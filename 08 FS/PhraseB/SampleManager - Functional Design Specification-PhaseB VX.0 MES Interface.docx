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1D95" w14:textId="4AC6DEA1" w:rsidR="4B98FE4B" w:rsidRPr="00656F9B" w:rsidRDefault="4B98FE4B" w:rsidP="00FA5B26">
      <w:pPr>
        <w:jc w:val="both"/>
        <w:rPr>
          <w:rFonts w:ascii="Times New Roman" w:eastAsiaTheme="minorEastAsia" w:hAnsi="Times New Roman"/>
          <w:lang w:val="en-US"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
      <w:tblGrid>
        <w:gridCol w:w="8551"/>
      </w:tblGrid>
      <w:tr w:rsidR="00874392" w:rsidRPr="00C26A90" w14:paraId="07F935F4" w14:textId="77777777" w:rsidTr="5C34DEE2">
        <w:tc>
          <w:tcPr>
            <w:tcW w:w="8551" w:type="dxa"/>
            <w:tcBorders>
              <w:top w:val="single" w:sz="4" w:space="0" w:color="auto"/>
              <w:left w:val="nil"/>
              <w:bottom w:val="nil"/>
              <w:right w:val="nil"/>
            </w:tcBorders>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5C34DEE2">
        <w:tc>
          <w:tcPr>
            <w:tcW w:w="8551" w:type="dxa"/>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5C34DEE2">
        <w:tc>
          <w:tcPr>
            <w:tcW w:w="8551" w:type="dxa"/>
            <w:tcBorders>
              <w:bottom w:val="single" w:sz="4" w:space="0" w:color="auto"/>
            </w:tcBorders>
          </w:tcPr>
          <w:p w14:paraId="285ED5C7" w14:textId="35867AA2" w:rsidR="00874392" w:rsidRPr="00BA743C" w:rsidRDefault="00874392" w:rsidP="004F0DBD">
            <w:pPr>
              <w:jc w:val="center"/>
              <w:rPr>
                <w:rFonts w:ascii="Times New Roman" w:eastAsiaTheme="minorEastAsia" w:hAnsi="Times New Roman"/>
                <w:sz w:val="36"/>
                <w:szCs w:val="36"/>
                <w:lang w:eastAsia="zh-CN"/>
              </w:rPr>
            </w:pPr>
            <w:r w:rsidRPr="00C26A90">
              <w:rPr>
                <w:rFonts w:ascii="Times New Roman" w:hAnsi="Times New Roman"/>
                <w:sz w:val="36"/>
                <w:szCs w:val="36"/>
              </w:rPr>
              <w:t xml:space="preserve">SampleManager </w:t>
            </w:r>
            <w:r w:rsidR="00784C53">
              <w:rPr>
                <w:rFonts w:ascii="Times New Roman" w:eastAsiaTheme="minorEastAsia" w:hAnsi="Times New Roman" w:hint="eastAsia"/>
                <w:sz w:val="36"/>
                <w:szCs w:val="36"/>
                <w:lang w:eastAsia="zh-CN"/>
              </w:rPr>
              <w:t>PhaseB</w:t>
            </w:r>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146"/>
      </w:tblGrid>
      <w:tr w:rsidR="00874392" w:rsidRPr="00C26A90" w14:paraId="25403CFA" w14:textId="77777777" w:rsidTr="52BF64D7">
        <w:tc>
          <w:tcPr>
            <w:tcW w:w="2405" w:type="dxa"/>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4D2A0F34">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http://schemas.openxmlformats.org/drawingml/2006/main">
                  <w:pict w14:anchorId="5C0BB105">
                    <v:rect id="Rectangle 23"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5c81aa" w14:anchorId="350902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w:pict>
                </mc:Fallback>
              </mc:AlternateContent>
            </w:r>
            <w:r w:rsidRPr="002A7DFD">
              <w:rPr>
                <w:rFonts w:ascii="Times New Roman" w:hAnsi="Times New Roman"/>
                <w:b/>
                <w:i/>
                <w:sz w:val="24"/>
              </w:rPr>
              <w:t>Document Reference</w:t>
            </w:r>
          </w:p>
        </w:tc>
        <w:tc>
          <w:tcPr>
            <w:tcW w:w="6146" w:type="dxa"/>
          </w:tcPr>
          <w:p w14:paraId="08439F3B" w14:textId="2DF049B4" w:rsidR="00874392" w:rsidRPr="002A7DFD" w:rsidRDefault="27BD2CD7" w:rsidP="52BF64D7">
            <w:pPr>
              <w:jc w:val="both"/>
              <w:rPr>
                <w:rFonts w:ascii="Times New Roman" w:hAnsi="Times New Roman"/>
                <w:sz w:val="24"/>
              </w:rPr>
            </w:pPr>
            <w:r w:rsidRPr="52BF64D7">
              <w:rPr>
                <w:rFonts w:ascii="Times New Roman" w:hAnsi="Times New Roman"/>
                <w:b/>
                <w:bCs/>
                <w:sz w:val="24"/>
                <w:lang w:val="fr-FR"/>
              </w:rPr>
              <w:t>xxxx</w:t>
            </w:r>
            <w:r w:rsidR="790AC320" w:rsidRPr="52BF64D7">
              <w:rPr>
                <w:rFonts w:ascii="Times New Roman" w:hAnsi="Times New Roman"/>
                <w:b/>
                <w:bCs/>
                <w:sz w:val="24"/>
                <w:lang w:val="fr-FR"/>
              </w:rPr>
              <w:t>-FDS-SAMPLEMANAGER-</w:t>
            </w:r>
            <w:r w:rsidR="767A4CDE" w:rsidRPr="52BF64D7">
              <w:rPr>
                <w:rFonts w:ascii="Times New Roman" w:hAnsi="Times New Roman"/>
                <w:b/>
                <w:bCs/>
                <w:sz w:val="24"/>
                <w:lang w:val="fr-FR"/>
              </w:rPr>
              <w:t>B</w:t>
            </w:r>
            <w:r w:rsidR="790AC320" w:rsidRPr="52BF64D7">
              <w:rPr>
                <w:rFonts w:ascii="Times New Roman" w:hAnsi="Times New Roman"/>
                <w:b/>
                <w:bCs/>
                <w:sz w:val="24"/>
                <w:lang w:val="fr-FR"/>
              </w:rPr>
              <w:t>001</w:t>
            </w:r>
          </w:p>
        </w:tc>
      </w:tr>
      <w:tr w:rsidR="00874392" w:rsidRPr="00C26A90" w14:paraId="06F8FB54" w14:textId="77777777" w:rsidTr="52BF64D7">
        <w:tc>
          <w:tcPr>
            <w:tcW w:w="2405" w:type="dxa"/>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
          <w:p w14:paraId="62844286" w14:textId="42924438" w:rsidR="00874392" w:rsidRPr="002A7DFD" w:rsidRDefault="00736613" w:rsidP="00FA5B26">
            <w:pPr>
              <w:jc w:val="both"/>
              <w:rPr>
                <w:rFonts w:ascii="Times New Roman" w:hAnsi="Times New Roman"/>
                <w:sz w:val="24"/>
              </w:rPr>
            </w:pPr>
            <w:r>
              <w:rPr>
                <w:rFonts w:ascii="Times New Roman" w:hAnsi="Times New Roman"/>
                <w:sz w:val="24"/>
              </w:rPr>
              <w:t>1.0</w:t>
            </w:r>
          </w:p>
        </w:tc>
      </w:tr>
      <w:tr w:rsidR="00874392" w:rsidRPr="00C26A90" w14:paraId="0C235118" w14:textId="77777777" w:rsidTr="52BF64D7">
        <w:tc>
          <w:tcPr>
            <w:tcW w:w="2405" w:type="dxa"/>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
          <w:p w14:paraId="463220DB" w14:textId="6CAD1663" w:rsidR="00874392" w:rsidRPr="002A7DFD" w:rsidRDefault="00736613" w:rsidP="00FA5B26">
            <w:pPr>
              <w:jc w:val="both"/>
              <w:rPr>
                <w:rFonts w:ascii="Times New Roman" w:hAnsi="Times New Roman"/>
                <w:sz w:val="24"/>
              </w:rPr>
            </w:pPr>
            <w:r>
              <w:rPr>
                <w:rFonts w:ascii="Times New Roman" w:hAnsi="Times New Roman"/>
                <w:sz w:val="24"/>
              </w:rPr>
              <w:t>Zhenjuan.Zhang</w:t>
            </w:r>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52BF64D7">
        <w:tc>
          <w:tcPr>
            <w:tcW w:w="2405" w:type="dxa"/>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52BF64D7">
        <w:trPr>
          <w:trHeight w:val="203"/>
        </w:trPr>
        <w:tc>
          <w:tcPr>
            <w:tcW w:w="2405" w:type="dxa"/>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
          <w:p w14:paraId="29178753" w14:textId="3EC9D6E3" w:rsidR="00874392" w:rsidRPr="002A7DFD" w:rsidRDefault="00874392" w:rsidP="0D75D5DB">
            <w:pPr>
              <w:jc w:val="both"/>
              <w:rPr>
                <w:rFonts w:ascii="Times New Roman" w:hAnsi="Times New Roman"/>
                <w:sz w:val="24"/>
              </w:rPr>
            </w:pPr>
          </w:p>
        </w:tc>
      </w:tr>
      <w:tr w:rsidR="00874392" w:rsidRPr="00C26A90" w14:paraId="3541699D" w14:textId="77777777" w:rsidTr="52BF64D7">
        <w:tc>
          <w:tcPr>
            <w:tcW w:w="2405" w:type="dxa"/>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hAnsi="Times New Roma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4E53A7C5" w:rsidR="00874392" w:rsidRPr="00C26A90"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af2"/>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0CABF4E6" w:rsidR="00E5313F" w:rsidRPr="00C26A90" w:rsidRDefault="00A151F1" w:rsidP="00FA5B26">
            <w:pPr>
              <w:jc w:val="both"/>
              <w:rPr>
                <w:rFonts w:ascii="Times New Roman" w:hAnsi="Times New Roman"/>
                <w:b/>
                <w:sz w:val="24"/>
                <w:szCs w:val="40"/>
              </w:rPr>
            </w:pPr>
            <w:r>
              <w:rPr>
                <w:rFonts w:ascii="Times New Roman" w:eastAsiaTheme="minorEastAsia" w:hAnsi="Times New Roman" w:hint="eastAsia"/>
                <w:b/>
                <w:sz w:val="24"/>
                <w:szCs w:val="40"/>
                <w:lang w:eastAsia="zh-CN"/>
              </w:rPr>
              <w:lastRenderedPageBreak/>
              <w:t>chuxia</w:t>
            </w:r>
            <w:r w:rsidR="00E5313F" w:rsidRPr="00C26A90">
              <w:rPr>
                <w:rFonts w:ascii="Times New Roman" w:hAnsi="Times New Roman"/>
                <w:b/>
                <w:sz w:val="24"/>
                <w:szCs w:val="40"/>
              </w:rPr>
              <w:t>Document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1"/>
        <w:jc w:val="both"/>
        <w:rPr>
          <w:rFonts w:ascii="Times New Roman" w:hAnsi="Times New Roman" w:cs="Times New Roman"/>
          <w:b/>
          <w:bCs w:val="0"/>
        </w:rPr>
      </w:pPr>
      <w:bookmarkStart w:id="0" w:name="_Ref811644"/>
      <w:bookmarkStart w:id="1" w:name="_Ref811642"/>
      <w:bookmarkStart w:id="2" w:name="_Ref811628"/>
      <w:bookmarkStart w:id="3" w:name="_Toc517274612"/>
      <w:bookmarkStart w:id="4" w:name="_Toc376341440"/>
      <w:bookmarkStart w:id="5" w:name="_Toc2017834906"/>
      <w:bookmarkStart w:id="6" w:name="_Toc135839029"/>
      <w:bookmarkStart w:id="7" w:name="_Toc198810666"/>
      <w:r w:rsidRPr="00C26A90">
        <w:rPr>
          <w:rFonts w:ascii="Times New Roman" w:hAnsi="Times New Roman" w:cs="Times New Roman"/>
          <w:b/>
          <w:bCs w:val="0"/>
        </w:rPr>
        <w:lastRenderedPageBreak/>
        <w:t>Table of Content</w:t>
      </w:r>
      <w:bookmarkStart w:id="8" w:name="_Toc376341441"/>
      <w:bookmarkEnd w:id="0"/>
      <w:bookmarkEnd w:id="1"/>
      <w:bookmarkEnd w:id="2"/>
      <w:bookmarkEnd w:id="3"/>
      <w:bookmarkEnd w:id="4"/>
      <w:r w:rsidRPr="00C26A90">
        <w:rPr>
          <w:rFonts w:ascii="Times New Roman" w:hAnsi="Times New Roman" w:cs="Times New Roman"/>
          <w:b/>
          <w:bCs w:val="0"/>
        </w:rPr>
        <w:t>s</w:t>
      </w:r>
      <w:bookmarkEnd w:id="5"/>
      <w:bookmarkEnd w:id="6"/>
      <w:bookmarkEnd w:id="7"/>
    </w:p>
    <w:sdt>
      <w:sdtPr>
        <w:rPr>
          <w:rFonts w:asciiTheme="minorHAnsi" w:eastAsia="Times New Roman" w:hAnsiTheme="minorHAnsi" w:cs="Times New Roman"/>
          <w:color w:val="auto"/>
          <w:sz w:val="20"/>
          <w:szCs w:val="20"/>
          <w:lang w:val="zh-CN" w:eastAsia="zh-CN"/>
        </w:rPr>
        <w:id w:val="-942842309"/>
        <w:docPartObj>
          <w:docPartGallery w:val="Table of Contents"/>
          <w:docPartUnique/>
        </w:docPartObj>
      </w:sdtPr>
      <w:sdtEndPr>
        <w:rPr>
          <w:b/>
          <w:bCs/>
          <w:lang w:eastAsia="en-US"/>
        </w:rPr>
      </w:sdtEndPr>
      <w:sdtContent>
        <w:p w14:paraId="062CF098" w14:textId="0993B0A4" w:rsidR="00B27542" w:rsidRDefault="00D25966">
          <w:pPr>
            <w:pStyle w:val="TOC"/>
          </w:pPr>
          <w:r>
            <w:rPr>
              <w:rFonts w:hint="eastAsia"/>
              <w:lang w:val="zh-CN" w:eastAsia="zh-CN"/>
            </w:rPr>
            <w:t>Contents</w:t>
          </w:r>
        </w:p>
        <w:p w14:paraId="3B45FABA" w14:textId="1F4B92EB" w:rsidR="00685A40" w:rsidRDefault="00B27542">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r>
            <w:fldChar w:fldCharType="begin"/>
          </w:r>
          <w:r>
            <w:instrText xml:space="preserve"> TOC \o "1-3" \h \z \u </w:instrText>
          </w:r>
          <w:r>
            <w:fldChar w:fldCharType="separate"/>
          </w:r>
          <w:hyperlink w:anchor="_Toc198810666" w:history="1">
            <w:r w:rsidR="00685A40" w:rsidRPr="007813ED">
              <w:rPr>
                <w:rStyle w:val="a3"/>
                <w:rFonts w:ascii="Times New Roman" w:hAnsi="Times New Roman"/>
                <w:noProof/>
              </w:rPr>
              <w:t>1</w:t>
            </w:r>
            <w:r w:rsidR="00685A40">
              <w:rPr>
                <w:rFonts w:eastAsiaTheme="minorEastAsia" w:cstheme="minorBidi"/>
                <w:b w:val="0"/>
                <w:bCs w:val="0"/>
                <w:caps w:val="0"/>
                <w:noProof/>
                <w:kern w:val="2"/>
                <w:sz w:val="22"/>
                <w:szCs w:val="24"/>
                <w:lang w:val="en-US" w:eastAsia="zh-CN"/>
                <w14:ligatures w14:val="standardContextual"/>
              </w:rPr>
              <w:tab/>
            </w:r>
            <w:r w:rsidR="00685A40" w:rsidRPr="007813ED">
              <w:rPr>
                <w:rStyle w:val="a3"/>
                <w:rFonts w:ascii="Times New Roman" w:hAnsi="Times New Roman"/>
                <w:noProof/>
              </w:rPr>
              <w:t>Table of Contents</w:t>
            </w:r>
            <w:r w:rsidR="00685A40">
              <w:rPr>
                <w:noProof/>
                <w:webHidden/>
              </w:rPr>
              <w:tab/>
            </w:r>
            <w:r w:rsidR="00685A40">
              <w:rPr>
                <w:noProof/>
                <w:webHidden/>
              </w:rPr>
              <w:fldChar w:fldCharType="begin"/>
            </w:r>
            <w:r w:rsidR="00685A40">
              <w:rPr>
                <w:noProof/>
                <w:webHidden/>
              </w:rPr>
              <w:instrText xml:space="preserve"> PAGEREF _Toc198810666 \h </w:instrText>
            </w:r>
            <w:r w:rsidR="00685A40">
              <w:rPr>
                <w:noProof/>
                <w:webHidden/>
              </w:rPr>
            </w:r>
            <w:r w:rsidR="00685A40">
              <w:rPr>
                <w:noProof/>
                <w:webHidden/>
              </w:rPr>
              <w:fldChar w:fldCharType="separate"/>
            </w:r>
            <w:r w:rsidR="0054245F">
              <w:rPr>
                <w:noProof/>
                <w:webHidden/>
              </w:rPr>
              <w:t>3</w:t>
            </w:r>
            <w:r w:rsidR="00685A40">
              <w:rPr>
                <w:noProof/>
                <w:webHidden/>
              </w:rPr>
              <w:fldChar w:fldCharType="end"/>
            </w:r>
          </w:hyperlink>
        </w:p>
        <w:p w14:paraId="06B08379" w14:textId="6819FBD6"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67" w:history="1">
            <w:r w:rsidRPr="007813ED">
              <w:rPr>
                <w:rStyle w:val="a3"/>
                <w:rFonts w:ascii="Times New Roman" w:hAnsi="Times New Roman"/>
                <w:noProof/>
              </w:rPr>
              <w:t>2</w:t>
            </w:r>
            <w:r>
              <w:rPr>
                <w:rFonts w:eastAsiaTheme="minorEastAsia" w:cstheme="minorBidi"/>
                <w:b w:val="0"/>
                <w:bCs w:val="0"/>
                <w:caps w:val="0"/>
                <w:noProof/>
                <w:kern w:val="2"/>
                <w:sz w:val="22"/>
                <w:szCs w:val="24"/>
                <w:lang w:val="en-US" w:eastAsia="zh-CN"/>
                <w14:ligatures w14:val="standardContextual"/>
              </w:rPr>
              <w:tab/>
            </w:r>
            <w:r w:rsidRPr="007813ED">
              <w:rPr>
                <w:rStyle w:val="a3"/>
                <w:rFonts w:ascii="Times New Roman" w:hAnsi="Times New Roman"/>
                <w:noProof/>
              </w:rPr>
              <w:t>Introduction</w:t>
            </w:r>
            <w:r>
              <w:rPr>
                <w:noProof/>
                <w:webHidden/>
              </w:rPr>
              <w:tab/>
            </w:r>
            <w:r>
              <w:rPr>
                <w:noProof/>
                <w:webHidden/>
              </w:rPr>
              <w:fldChar w:fldCharType="begin"/>
            </w:r>
            <w:r>
              <w:rPr>
                <w:noProof/>
                <w:webHidden/>
              </w:rPr>
              <w:instrText xml:space="preserve"> PAGEREF _Toc198810667 \h </w:instrText>
            </w:r>
            <w:r>
              <w:rPr>
                <w:noProof/>
                <w:webHidden/>
              </w:rPr>
            </w:r>
            <w:r>
              <w:rPr>
                <w:noProof/>
                <w:webHidden/>
              </w:rPr>
              <w:fldChar w:fldCharType="separate"/>
            </w:r>
            <w:r w:rsidR="0054245F">
              <w:rPr>
                <w:noProof/>
                <w:webHidden/>
              </w:rPr>
              <w:t>5</w:t>
            </w:r>
            <w:r>
              <w:rPr>
                <w:noProof/>
                <w:webHidden/>
              </w:rPr>
              <w:fldChar w:fldCharType="end"/>
            </w:r>
          </w:hyperlink>
        </w:p>
        <w:p w14:paraId="3CB05A87" w14:textId="56088C6B"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68" w:history="1">
            <w:r w:rsidRPr="007813ED">
              <w:rPr>
                <w:rStyle w:val="a3"/>
                <w:rFonts w:ascii="Times New Roman" w:hAnsi="Times New Roman"/>
                <w:noProof/>
              </w:rPr>
              <w:t>2.1</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This Document</w:t>
            </w:r>
            <w:r>
              <w:rPr>
                <w:noProof/>
                <w:webHidden/>
              </w:rPr>
              <w:tab/>
            </w:r>
            <w:r>
              <w:rPr>
                <w:noProof/>
                <w:webHidden/>
              </w:rPr>
              <w:fldChar w:fldCharType="begin"/>
            </w:r>
            <w:r>
              <w:rPr>
                <w:noProof/>
                <w:webHidden/>
              </w:rPr>
              <w:instrText xml:space="preserve"> PAGEREF _Toc198810668 \h </w:instrText>
            </w:r>
            <w:r>
              <w:rPr>
                <w:noProof/>
                <w:webHidden/>
              </w:rPr>
            </w:r>
            <w:r>
              <w:rPr>
                <w:noProof/>
                <w:webHidden/>
              </w:rPr>
              <w:fldChar w:fldCharType="separate"/>
            </w:r>
            <w:r w:rsidR="0054245F">
              <w:rPr>
                <w:noProof/>
                <w:webHidden/>
              </w:rPr>
              <w:t>5</w:t>
            </w:r>
            <w:r>
              <w:rPr>
                <w:noProof/>
                <w:webHidden/>
              </w:rPr>
              <w:fldChar w:fldCharType="end"/>
            </w:r>
          </w:hyperlink>
        </w:p>
        <w:p w14:paraId="548DAEE7" w14:textId="1157BA5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69" w:history="1">
            <w:r w:rsidRPr="007813ED">
              <w:rPr>
                <w:rStyle w:val="a3"/>
                <w:rFonts w:ascii="Times New Roman" w:hAnsi="Times New Roman"/>
                <w:noProof/>
              </w:rPr>
              <w:t>2.1.1</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Document overview</w:t>
            </w:r>
            <w:r>
              <w:rPr>
                <w:noProof/>
                <w:webHidden/>
              </w:rPr>
              <w:tab/>
            </w:r>
            <w:r>
              <w:rPr>
                <w:noProof/>
                <w:webHidden/>
              </w:rPr>
              <w:fldChar w:fldCharType="begin"/>
            </w:r>
            <w:r>
              <w:rPr>
                <w:noProof/>
                <w:webHidden/>
              </w:rPr>
              <w:instrText xml:space="preserve"> PAGEREF _Toc198810669 \h </w:instrText>
            </w:r>
            <w:r>
              <w:rPr>
                <w:noProof/>
                <w:webHidden/>
              </w:rPr>
            </w:r>
            <w:r>
              <w:rPr>
                <w:noProof/>
                <w:webHidden/>
              </w:rPr>
              <w:fldChar w:fldCharType="separate"/>
            </w:r>
            <w:r w:rsidR="0054245F">
              <w:rPr>
                <w:noProof/>
                <w:webHidden/>
              </w:rPr>
              <w:t>5</w:t>
            </w:r>
            <w:r>
              <w:rPr>
                <w:noProof/>
                <w:webHidden/>
              </w:rPr>
              <w:fldChar w:fldCharType="end"/>
            </w:r>
          </w:hyperlink>
        </w:p>
        <w:p w14:paraId="5A7BC728" w14:textId="07D9FCB7"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0" w:history="1">
            <w:r w:rsidRPr="007813ED">
              <w:rPr>
                <w:rStyle w:val="a3"/>
                <w:rFonts w:ascii="Times New Roman" w:hAnsi="Times New Roman"/>
                <w:noProof/>
              </w:rPr>
              <w:t>2.1.2</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lang w:eastAsia="zh-CN"/>
              </w:rPr>
              <w:t>D</w:t>
            </w:r>
            <w:r w:rsidRPr="007813ED">
              <w:rPr>
                <w:rStyle w:val="a3"/>
                <w:rFonts w:ascii="Times New Roman" w:hAnsi="Times New Roman"/>
                <w:noProof/>
              </w:rPr>
              <w:t>isclaimer</w:t>
            </w:r>
            <w:r>
              <w:rPr>
                <w:noProof/>
                <w:webHidden/>
              </w:rPr>
              <w:tab/>
            </w:r>
            <w:r>
              <w:rPr>
                <w:noProof/>
                <w:webHidden/>
              </w:rPr>
              <w:fldChar w:fldCharType="begin"/>
            </w:r>
            <w:r>
              <w:rPr>
                <w:noProof/>
                <w:webHidden/>
              </w:rPr>
              <w:instrText xml:space="preserve"> PAGEREF _Toc198810670 \h </w:instrText>
            </w:r>
            <w:r>
              <w:rPr>
                <w:noProof/>
                <w:webHidden/>
              </w:rPr>
            </w:r>
            <w:r>
              <w:rPr>
                <w:noProof/>
                <w:webHidden/>
              </w:rPr>
              <w:fldChar w:fldCharType="separate"/>
            </w:r>
            <w:r w:rsidR="0054245F">
              <w:rPr>
                <w:noProof/>
                <w:webHidden/>
              </w:rPr>
              <w:t>5</w:t>
            </w:r>
            <w:r>
              <w:rPr>
                <w:noProof/>
                <w:webHidden/>
              </w:rPr>
              <w:fldChar w:fldCharType="end"/>
            </w:r>
          </w:hyperlink>
        </w:p>
        <w:p w14:paraId="5994314E" w14:textId="0D5A879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1" w:history="1">
            <w:r w:rsidRPr="007813ED">
              <w:rPr>
                <w:rStyle w:val="a3"/>
                <w:rFonts w:ascii="Times New Roman" w:hAnsi="Times New Roman"/>
                <w:noProof/>
              </w:rPr>
              <w:t>2.1.3</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Purpose</w:t>
            </w:r>
            <w:r>
              <w:rPr>
                <w:noProof/>
                <w:webHidden/>
              </w:rPr>
              <w:tab/>
            </w:r>
            <w:r>
              <w:rPr>
                <w:noProof/>
                <w:webHidden/>
              </w:rPr>
              <w:fldChar w:fldCharType="begin"/>
            </w:r>
            <w:r>
              <w:rPr>
                <w:noProof/>
                <w:webHidden/>
              </w:rPr>
              <w:instrText xml:space="preserve"> PAGEREF _Toc198810671 \h </w:instrText>
            </w:r>
            <w:r>
              <w:rPr>
                <w:noProof/>
                <w:webHidden/>
              </w:rPr>
            </w:r>
            <w:r>
              <w:rPr>
                <w:noProof/>
                <w:webHidden/>
              </w:rPr>
              <w:fldChar w:fldCharType="separate"/>
            </w:r>
            <w:r w:rsidR="0054245F">
              <w:rPr>
                <w:noProof/>
                <w:webHidden/>
              </w:rPr>
              <w:t>5</w:t>
            </w:r>
            <w:r>
              <w:rPr>
                <w:noProof/>
                <w:webHidden/>
              </w:rPr>
              <w:fldChar w:fldCharType="end"/>
            </w:r>
          </w:hyperlink>
        </w:p>
        <w:p w14:paraId="25346D22" w14:textId="5924B1AC"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2" w:history="1">
            <w:r w:rsidRPr="007813ED">
              <w:rPr>
                <w:rStyle w:val="a3"/>
                <w:rFonts w:ascii="Times New Roman" w:hAnsi="Times New Roman"/>
                <w:noProof/>
              </w:rPr>
              <w:t>2.1.4</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Scope</w:t>
            </w:r>
            <w:r>
              <w:rPr>
                <w:noProof/>
                <w:webHidden/>
              </w:rPr>
              <w:tab/>
            </w:r>
            <w:r>
              <w:rPr>
                <w:noProof/>
                <w:webHidden/>
              </w:rPr>
              <w:fldChar w:fldCharType="begin"/>
            </w:r>
            <w:r>
              <w:rPr>
                <w:noProof/>
                <w:webHidden/>
              </w:rPr>
              <w:instrText xml:space="preserve"> PAGEREF _Toc198810672 \h </w:instrText>
            </w:r>
            <w:r>
              <w:rPr>
                <w:noProof/>
                <w:webHidden/>
              </w:rPr>
            </w:r>
            <w:r>
              <w:rPr>
                <w:noProof/>
                <w:webHidden/>
              </w:rPr>
              <w:fldChar w:fldCharType="separate"/>
            </w:r>
            <w:r w:rsidR="0054245F">
              <w:rPr>
                <w:noProof/>
                <w:webHidden/>
              </w:rPr>
              <w:t>5</w:t>
            </w:r>
            <w:r>
              <w:rPr>
                <w:noProof/>
                <w:webHidden/>
              </w:rPr>
              <w:fldChar w:fldCharType="end"/>
            </w:r>
          </w:hyperlink>
        </w:p>
        <w:p w14:paraId="674B6520" w14:textId="5699E39E"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3" w:history="1">
            <w:r w:rsidRPr="007813ED">
              <w:rPr>
                <w:rStyle w:val="a3"/>
                <w:rFonts w:ascii="Times New Roman" w:hAnsi="Times New Roman"/>
                <w:noProof/>
              </w:rPr>
              <w:t>2.2</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Synopsis</w:t>
            </w:r>
            <w:r>
              <w:rPr>
                <w:noProof/>
                <w:webHidden/>
              </w:rPr>
              <w:tab/>
            </w:r>
            <w:r>
              <w:rPr>
                <w:noProof/>
                <w:webHidden/>
              </w:rPr>
              <w:fldChar w:fldCharType="begin"/>
            </w:r>
            <w:r>
              <w:rPr>
                <w:noProof/>
                <w:webHidden/>
              </w:rPr>
              <w:instrText xml:space="preserve"> PAGEREF _Toc198810673 \h </w:instrText>
            </w:r>
            <w:r>
              <w:rPr>
                <w:noProof/>
                <w:webHidden/>
              </w:rPr>
            </w:r>
            <w:r>
              <w:rPr>
                <w:noProof/>
                <w:webHidden/>
              </w:rPr>
              <w:fldChar w:fldCharType="separate"/>
            </w:r>
            <w:r w:rsidR="0054245F">
              <w:rPr>
                <w:noProof/>
                <w:webHidden/>
              </w:rPr>
              <w:t>5</w:t>
            </w:r>
            <w:r>
              <w:rPr>
                <w:noProof/>
                <w:webHidden/>
              </w:rPr>
              <w:fldChar w:fldCharType="end"/>
            </w:r>
          </w:hyperlink>
        </w:p>
        <w:p w14:paraId="52736A2B" w14:textId="5D84282C"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4" w:history="1">
            <w:r w:rsidRPr="007813ED">
              <w:rPr>
                <w:rStyle w:val="a3"/>
                <w:rFonts w:ascii="Times New Roman" w:hAnsi="Times New Roman"/>
                <w:noProof/>
              </w:rPr>
              <w:t>2.3</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Definitions</w:t>
            </w:r>
            <w:r>
              <w:rPr>
                <w:noProof/>
                <w:webHidden/>
              </w:rPr>
              <w:tab/>
            </w:r>
            <w:r>
              <w:rPr>
                <w:noProof/>
                <w:webHidden/>
              </w:rPr>
              <w:fldChar w:fldCharType="begin"/>
            </w:r>
            <w:r>
              <w:rPr>
                <w:noProof/>
                <w:webHidden/>
              </w:rPr>
              <w:instrText xml:space="preserve"> PAGEREF _Toc198810674 \h </w:instrText>
            </w:r>
            <w:r>
              <w:rPr>
                <w:noProof/>
                <w:webHidden/>
              </w:rPr>
            </w:r>
            <w:r>
              <w:rPr>
                <w:noProof/>
                <w:webHidden/>
              </w:rPr>
              <w:fldChar w:fldCharType="separate"/>
            </w:r>
            <w:r w:rsidR="0054245F">
              <w:rPr>
                <w:noProof/>
                <w:webHidden/>
              </w:rPr>
              <w:t>5</w:t>
            </w:r>
            <w:r>
              <w:rPr>
                <w:noProof/>
                <w:webHidden/>
              </w:rPr>
              <w:fldChar w:fldCharType="end"/>
            </w:r>
          </w:hyperlink>
        </w:p>
        <w:p w14:paraId="30BCE2E4" w14:textId="2E19799D"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5" w:history="1">
            <w:r w:rsidRPr="007813ED">
              <w:rPr>
                <w:rStyle w:val="a3"/>
                <w:rFonts w:ascii="Times New Roman" w:hAnsi="Times New Roman"/>
                <w:noProof/>
              </w:rPr>
              <w:t>2.4</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References</w:t>
            </w:r>
            <w:r>
              <w:rPr>
                <w:noProof/>
                <w:webHidden/>
              </w:rPr>
              <w:tab/>
            </w:r>
            <w:r>
              <w:rPr>
                <w:noProof/>
                <w:webHidden/>
              </w:rPr>
              <w:fldChar w:fldCharType="begin"/>
            </w:r>
            <w:r>
              <w:rPr>
                <w:noProof/>
                <w:webHidden/>
              </w:rPr>
              <w:instrText xml:space="preserve"> PAGEREF _Toc198810675 \h </w:instrText>
            </w:r>
            <w:r>
              <w:rPr>
                <w:noProof/>
                <w:webHidden/>
              </w:rPr>
            </w:r>
            <w:r>
              <w:rPr>
                <w:noProof/>
                <w:webHidden/>
              </w:rPr>
              <w:fldChar w:fldCharType="separate"/>
            </w:r>
            <w:r w:rsidR="0054245F">
              <w:rPr>
                <w:noProof/>
                <w:webHidden/>
              </w:rPr>
              <w:t>6</w:t>
            </w:r>
            <w:r>
              <w:rPr>
                <w:noProof/>
                <w:webHidden/>
              </w:rPr>
              <w:fldChar w:fldCharType="end"/>
            </w:r>
          </w:hyperlink>
        </w:p>
        <w:p w14:paraId="5959148D" w14:textId="2322D942"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76" w:history="1">
            <w:r w:rsidRPr="007813ED">
              <w:rPr>
                <w:rStyle w:val="a3"/>
                <w:rFonts w:ascii="Times New Roman" w:hAnsi="Times New Roman"/>
                <w:noProof/>
              </w:rPr>
              <w:t>3</w:t>
            </w:r>
            <w:r>
              <w:rPr>
                <w:rFonts w:eastAsiaTheme="minorEastAsia" w:cstheme="minorBidi"/>
                <w:b w:val="0"/>
                <w:bCs w:val="0"/>
                <w:caps w:val="0"/>
                <w:noProof/>
                <w:kern w:val="2"/>
                <w:sz w:val="22"/>
                <w:szCs w:val="24"/>
                <w:lang w:val="en-US" w:eastAsia="zh-CN"/>
                <w14:ligatures w14:val="standardContextual"/>
              </w:rPr>
              <w:tab/>
            </w:r>
            <w:r w:rsidRPr="007813ED">
              <w:rPr>
                <w:rStyle w:val="a3"/>
                <w:rFonts w:ascii="Times New Roman" w:hAnsi="Times New Roman"/>
                <w:noProof/>
              </w:rPr>
              <w:t>Project Brief</w:t>
            </w:r>
            <w:r>
              <w:rPr>
                <w:noProof/>
                <w:webHidden/>
              </w:rPr>
              <w:tab/>
            </w:r>
            <w:r>
              <w:rPr>
                <w:noProof/>
                <w:webHidden/>
              </w:rPr>
              <w:fldChar w:fldCharType="begin"/>
            </w:r>
            <w:r>
              <w:rPr>
                <w:noProof/>
                <w:webHidden/>
              </w:rPr>
              <w:instrText xml:space="preserve"> PAGEREF _Toc198810676 \h </w:instrText>
            </w:r>
            <w:r>
              <w:rPr>
                <w:noProof/>
                <w:webHidden/>
              </w:rPr>
            </w:r>
            <w:r>
              <w:rPr>
                <w:noProof/>
                <w:webHidden/>
              </w:rPr>
              <w:fldChar w:fldCharType="separate"/>
            </w:r>
            <w:r w:rsidR="0054245F">
              <w:rPr>
                <w:noProof/>
                <w:webHidden/>
              </w:rPr>
              <w:t>7</w:t>
            </w:r>
            <w:r>
              <w:rPr>
                <w:noProof/>
                <w:webHidden/>
              </w:rPr>
              <w:fldChar w:fldCharType="end"/>
            </w:r>
          </w:hyperlink>
        </w:p>
        <w:p w14:paraId="49764940" w14:textId="07C987BA"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7" w:history="1">
            <w:r w:rsidRPr="007813ED">
              <w:rPr>
                <w:rStyle w:val="a3"/>
                <w:rFonts w:ascii="Times New Roman" w:hAnsi="Times New Roman"/>
                <w:noProof/>
              </w:rPr>
              <w:t>3.1</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Project Overview</w:t>
            </w:r>
            <w:r>
              <w:rPr>
                <w:noProof/>
                <w:webHidden/>
              </w:rPr>
              <w:tab/>
            </w:r>
            <w:r>
              <w:rPr>
                <w:noProof/>
                <w:webHidden/>
              </w:rPr>
              <w:fldChar w:fldCharType="begin"/>
            </w:r>
            <w:r>
              <w:rPr>
                <w:noProof/>
                <w:webHidden/>
              </w:rPr>
              <w:instrText xml:space="preserve"> PAGEREF _Toc198810677 \h </w:instrText>
            </w:r>
            <w:r>
              <w:rPr>
                <w:noProof/>
                <w:webHidden/>
              </w:rPr>
            </w:r>
            <w:r>
              <w:rPr>
                <w:noProof/>
                <w:webHidden/>
              </w:rPr>
              <w:fldChar w:fldCharType="separate"/>
            </w:r>
            <w:r w:rsidR="0054245F">
              <w:rPr>
                <w:noProof/>
                <w:webHidden/>
              </w:rPr>
              <w:t>7</w:t>
            </w:r>
            <w:r>
              <w:rPr>
                <w:noProof/>
                <w:webHidden/>
              </w:rPr>
              <w:fldChar w:fldCharType="end"/>
            </w:r>
          </w:hyperlink>
        </w:p>
        <w:p w14:paraId="59E508E5" w14:textId="1BB818BA"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8" w:history="1">
            <w:r w:rsidRPr="007813ED">
              <w:rPr>
                <w:rStyle w:val="a3"/>
                <w:rFonts w:ascii="Times New Roman" w:hAnsi="Times New Roman"/>
                <w:noProof/>
              </w:rPr>
              <w:t>3.1.1</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Project detail</w:t>
            </w:r>
            <w:r>
              <w:rPr>
                <w:noProof/>
                <w:webHidden/>
              </w:rPr>
              <w:tab/>
            </w:r>
            <w:r>
              <w:rPr>
                <w:noProof/>
                <w:webHidden/>
              </w:rPr>
              <w:fldChar w:fldCharType="begin"/>
            </w:r>
            <w:r>
              <w:rPr>
                <w:noProof/>
                <w:webHidden/>
              </w:rPr>
              <w:instrText xml:space="preserve"> PAGEREF _Toc198810678 \h </w:instrText>
            </w:r>
            <w:r>
              <w:rPr>
                <w:noProof/>
                <w:webHidden/>
              </w:rPr>
            </w:r>
            <w:r>
              <w:rPr>
                <w:noProof/>
                <w:webHidden/>
              </w:rPr>
              <w:fldChar w:fldCharType="separate"/>
            </w:r>
            <w:r w:rsidR="0054245F">
              <w:rPr>
                <w:noProof/>
                <w:webHidden/>
              </w:rPr>
              <w:t>7</w:t>
            </w:r>
            <w:r>
              <w:rPr>
                <w:noProof/>
                <w:webHidden/>
              </w:rPr>
              <w:fldChar w:fldCharType="end"/>
            </w:r>
          </w:hyperlink>
        </w:p>
        <w:p w14:paraId="42932191" w14:textId="14E39165"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9" w:history="1">
            <w:r w:rsidRPr="007813ED">
              <w:rPr>
                <w:rStyle w:val="a3"/>
                <w:rFonts w:ascii="Times New Roman" w:hAnsi="Times New Roman"/>
                <w:noProof/>
              </w:rPr>
              <w:t>3.2</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Functional Requirements</w:t>
            </w:r>
            <w:r>
              <w:rPr>
                <w:noProof/>
                <w:webHidden/>
              </w:rPr>
              <w:tab/>
            </w:r>
            <w:r>
              <w:rPr>
                <w:noProof/>
                <w:webHidden/>
              </w:rPr>
              <w:fldChar w:fldCharType="begin"/>
            </w:r>
            <w:r>
              <w:rPr>
                <w:noProof/>
                <w:webHidden/>
              </w:rPr>
              <w:instrText xml:space="preserve"> PAGEREF _Toc198810679 \h </w:instrText>
            </w:r>
            <w:r>
              <w:rPr>
                <w:noProof/>
                <w:webHidden/>
              </w:rPr>
            </w:r>
            <w:r>
              <w:rPr>
                <w:noProof/>
                <w:webHidden/>
              </w:rPr>
              <w:fldChar w:fldCharType="separate"/>
            </w:r>
            <w:r w:rsidR="0054245F">
              <w:rPr>
                <w:noProof/>
                <w:webHidden/>
              </w:rPr>
              <w:t>7</w:t>
            </w:r>
            <w:r>
              <w:rPr>
                <w:noProof/>
                <w:webHidden/>
              </w:rPr>
              <w:fldChar w:fldCharType="end"/>
            </w:r>
          </w:hyperlink>
        </w:p>
        <w:p w14:paraId="217B927E" w14:textId="2F855096"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80" w:history="1">
            <w:r w:rsidRPr="007813ED">
              <w:rPr>
                <w:rStyle w:val="a3"/>
                <w:noProof/>
              </w:rPr>
              <w:t>3.2.1</w:t>
            </w:r>
            <w:r>
              <w:rPr>
                <w:rFonts w:eastAsiaTheme="minorEastAsia" w:cstheme="minorBidi"/>
                <w:i w:val="0"/>
                <w:iCs w:val="0"/>
                <w:noProof/>
                <w:kern w:val="2"/>
                <w:sz w:val="22"/>
                <w:szCs w:val="24"/>
                <w:lang w:val="en-US" w:eastAsia="zh-CN"/>
                <w14:ligatures w14:val="standardContextual"/>
              </w:rPr>
              <w:tab/>
            </w:r>
            <w:r w:rsidRPr="007813ED">
              <w:rPr>
                <w:rStyle w:val="a3"/>
                <w:noProof/>
              </w:rPr>
              <w:t>Sample Management</w:t>
            </w:r>
            <w:r>
              <w:rPr>
                <w:noProof/>
                <w:webHidden/>
              </w:rPr>
              <w:tab/>
            </w:r>
            <w:r>
              <w:rPr>
                <w:noProof/>
                <w:webHidden/>
              </w:rPr>
              <w:fldChar w:fldCharType="begin"/>
            </w:r>
            <w:r>
              <w:rPr>
                <w:noProof/>
                <w:webHidden/>
              </w:rPr>
              <w:instrText xml:space="preserve"> PAGEREF _Toc198810680 \h </w:instrText>
            </w:r>
            <w:r>
              <w:rPr>
                <w:noProof/>
                <w:webHidden/>
              </w:rPr>
            </w:r>
            <w:r>
              <w:rPr>
                <w:noProof/>
                <w:webHidden/>
              </w:rPr>
              <w:fldChar w:fldCharType="separate"/>
            </w:r>
            <w:r w:rsidR="0054245F">
              <w:rPr>
                <w:noProof/>
                <w:webHidden/>
              </w:rPr>
              <w:t>7</w:t>
            </w:r>
            <w:r>
              <w:rPr>
                <w:noProof/>
                <w:webHidden/>
              </w:rPr>
              <w:fldChar w:fldCharType="end"/>
            </w:r>
          </w:hyperlink>
        </w:p>
        <w:p w14:paraId="0516A454" w14:textId="1CAFA4F2" w:rsidR="00B27542" w:rsidRDefault="00B27542">
          <w:r>
            <w:rPr>
              <w:b/>
              <w:bCs/>
              <w:lang w:val="zh-CN"/>
            </w:rPr>
            <w:fldChar w:fldCharType="end"/>
          </w:r>
        </w:p>
      </w:sdtContent>
    </w:sdt>
    <w:p w14:paraId="4E9C805B" w14:textId="77777777" w:rsidR="00C85861" w:rsidRPr="00B27542" w:rsidRDefault="00C85861" w:rsidP="00FA5B26">
      <w:pPr>
        <w:jc w:val="both"/>
        <w:rPr>
          <w:rFonts w:ascii="Times New Roman" w:hAnsi="Times New Roman"/>
          <w:b/>
          <w:sz w:val="28"/>
          <w:szCs w:val="36"/>
          <w:lang w:eastAsia="zh-CN"/>
        </w:rPr>
      </w:pPr>
    </w:p>
    <w:p w14:paraId="3385BE8A" w14:textId="77777777" w:rsidR="00523C29" w:rsidRDefault="00523C29" w:rsidP="00FA5B26">
      <w:pPr>
        <w:jc w:val="both"/>
        <w:rPr>
          <w:rFonts w:ascii="Times New Roman" w:hAnsi="Times New Roman"/>
          <w:b/>
          <w:sz w:val="28"/>
          <w:szCs w:val="36"/>
          <w:lang w:eastAsia="zh-CN"/>
        </w:rPr>
      </w:pPr>
    </w:p>
    <w:p w14:paraId="2F840CBE" w14:textId="77777777" w:rsidR="00523C29" w:rsidRDefault="00523C29" w:rsidP="00FA5B26">
      <w:pPr>
        <w:jc w:val="both"/>
        <w:rPr>
          <w:rFonts w:ascii="Times New Roman" w:hAnsi="Times New Roman"/>
          <w:b/>
          <w:sz w:val="28"/>
          <w:szCs w:val="36"/>
          <w:lang w:eastAsia="zh-CN"/>
        </w:rPr>
      </w:pPr>
    </w:p>
    <w:p w14:paraId="5BCC1B9C" w14:textId="77777777" w:rsidR="00523C29" w:rsidRDefault="00523C29" w:rsidP="00FA5B26">
      <w:pPr>
        <w:jc w:val="both"/>
        <w:rPr>
          <w:rFonts w:ascii="Times New Roman" w:hAnsi="Times New Roman"/>
          <w:b/>
          <w:sz w:val="28"/>
          <w:szCs w:val="36"/>
          <w:lang w:eastAsia="zh-CN"/>
        </w:rPr>
      </w:pPr>
    </w:p>
    <w:p w14:paraId="42601DE1" w14:textId="77777777" w:rsidR="00523C29" w:rsidRDefault="00523C29" w:rsidP="00FA5B26">
      <w:pPr>
        <w:jc w:val="both"/>
        <w:rPr>
          <w:rFonts w:ascii="Times New Roman" w:hAnsi="Times New Roman"/>
          <w:b/>
          <w:sz w:val="28"/>
          <w:szCs w:val="36"/>
          <w:lang w:eastAsia="zh-CN"/>
        </w:rPr>
      </w:pPr>
    </w:p>
    <w:p w14:paraId="1AE0AC87" w14:textId="77777777" w:rsidR="00523C29" w:rsidRPr="00C26A90" w:rsidRDefault="00523C29" w:rsidP="00FA5B26">
      <w:pPr>
        <w:jc w:val="both"/>
        <w:rPr>
          <w:rFonts w:ascii="Times New Roman" w:hAnsi="Times New Roman"/>
          <w:b/>
          <w:sz w:val="28"/>
          <w:szCs w:val="36"/>
          <w:lang w:eastAsia="zh-CN"/>
        </w:rPr>
      </w:pPr>
    </w:p>
    <w:p w14:paraId="23A58B9A" w14:textId="77777777" w:rsidR="00C85861" w:rsidRPr="00C26A90" w:rsidRDefault="00C85861" w:rsidP="00FA5B26">
      <w:pPr>
        <w:jc w:val="both"/>
        <w:rPr>
          <w:rFonts w:ascii="Times New Roman" w:hAnsi="Times New Roman"/>
          <w:b/>
          <w:sz w:val="28"/>
          <w:szCs w:val="36"/>
          <w:lang w:eastAsia="zh-CN"/>
        </w:rPr>
      </w:pPr>
    </w:p>
    <w:p w14:paraId="3389A904" w14:textId="77777777" w:rsidR="00C85861" w:rsidRPr="00C26A90" w:rsidRDefault="00C85861" w:rsidP="00FA5B26">
      <w:pPr>
        <w:jc w:val="both"/>
        <w:rPr>
          <w:rFonts w:ascii="Times New Roman" w:hAnsi="Times New Roman"/>
          <w:b/>
          <w:sz w:val="28"/>
          <w:szCs w:val="36"/>
          <w:lang w:eastAsia="zh-CN"/>
        </w:rPr>
      </w:pPr>
    </w:p>
    <w:p w14:paraId="1B1BC71F" w14:textId="77777777" w:rsidR="00C85861" w:rsidRPr="00C26A90" w:rsidRDefault="00C85861" w:rsidP="00FA5B26">
      <w:pPr>
        <w:jc w:val="both"/>
        <w:rPr>
          <w:rFonts w:ascii="Times New Roman" w:hAnsi="Times New Roman"/>
          <w:b/>
          <w:sz w:val="28"/>
          <w:szCs w:val="36"/>
          <w:lang w:eastAsia="zh-CN"/>
        </w:rPr>
      </w:pPr>
    </w:p>
    <w:p w14:paraId="4B7C0A93" w14:textId="77777777" w:rsidR="00C85861" w:rsidRPr="00C26A90" w:rsidRDefault="00C85861" w:rsidP="00FA5B26">
      <w:pPr>
        <w:jc w:val="both"/>
        <w:rPr>
          <w:rFonts w:ascii="Times New Roman" w:hAnsi="Times New Roman"/>
          <w:b/>
          <w:sz w:val="28"/>
          <w:szCs w:val="36"/>
          <w:lang w:eastAsia="zh-CN"/>
        </w:rPr>
      </w:pPr>
    </w:p>
    <w:p w14:paraId="74BF32BB" w14:textId="77777777" w:rsidR="00C85861" w:rsidRPr="00C26A90" w:rsidRDefault="00C85861" w:rsidP="00FA5B26">
      <w:pPr>
        <w:jc w:val="both"/>
        <w:rPr>
          <w:rFonts w:ascii="Times New Roman" w:hAnsi="Times New Roman"/>
          <w:b/>
          <w:sz w:val="28"/>
          <w:szCs w:val="36"/>
          <w:lang w:eastAsia="zh-CN"/>
        </w:rPr>
      </w:pPr>
    </w:p>
    <w:p w14:paraId="43BEB8D2" w14:textId="77777777" w:rsidR="003C1C96" w:rsidRPr="00C26A90" w:rsidRDefault="003C1C96" w:rsidP="00FA5B26">
      <w:pPr>
        <w:jc w:val="both"/>
        <w:rPr>
          <w:rFonts w:ascii="Times New Roman" w:hAnsi="Times New Roman"/>
          <w:b/>
          <w:sz w:val="28"/>
          <w:szCs w:val="36"/>
          <w:lang w:eastAsia="zh-CN"/>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397E4F"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Zhenjuan.Zhang</w:t>
            </w:r>
          </w:p>
        </w:tc>
        <w:tc>
          <w:tcPr>
            <w:tcW w:w="2194" w:type="dxa"/>
          </w:tcPr>
          <w:p w14:paraId="34004F05" w14:textId="6045A4D8" w:rsidR="00BD4138" w:rsidRPr="00BA743C" w:rsidRDefault="00BD4138" w:rsidP="00FA5B26">
            <w:pPr>
              <w:jc w:val="both"/>
              <w:rPr>
                <w:rFonts w:ascii="Times New Roman" w:eastAsiaTheme="minorEastAsia" w:hAnsi="Times New Roman"/>
                <w:sz w:val="24"/>
                <w:szCs w:val="32"/>
                <w:lang w:val="en-US" w:eastAsia="zh-CN"/>
              </w:rPr>
            </w:pP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1"/>
        <w:jc w:val="both"/>
        <w:rPr>
          <w:rFonts w:ascii="Times New Roman" w:hAnsi="Times New Roman" w:cs="Times New Roman"/>
          <w:b/>
          <w:bCs w:val="0"/>
          <w:sz w:val="36"/>
          <w:szCs w:val="36"/>
        </w:rPr>
      </w:pPr>
      <w:bookmarkStart w:id="9" w:name="_Toc517274613"/>
      <w:bookmarkStart w:id="10" w:name="_Toc376341442"/>
      <w:bookmarkStart w:id="11" w:name="_Toc1400476651"/>
      <w:bookmarkStart w:id="12" w:name="_Toc135839030"/>
      <w:bookmarkStart w:id="13" w:name="_Toc198810667"/>
      <w:r w:rsidRPr="00C26A90">
        <w:rPr>
          <w:rFonts w:ascii="Times New Roman" w:hAnsi="Times New Roman" w:cs="Times New Roman"/>
          <w:b/>
          <w:bCs w:val="0"/>
          <w:sz w:val="36"/>
          <w:szCs w:val="36"/>
        </w:rPr>
        <w:t>Introduction</w:t>
      </w:r>
      <w:bookmarkEnd w:id="9"/>
      <w:bookmarkEnd w:id="10"/>
      <w:bookmarkEnd w:id="11"/>
      <w:bookmarkEnd w:id="12"/>
      <w:bookmarkEnd w:id="13"/>
    </w:p>
    <w:p w14:paraId="234696E2" w14:textId="39B58294" w:rsidR="00BD4138" w:rsidRPr="00C26A90" w:rsidRDefault="00BD4138" w:rsidP="00FA5B26">
      <w:pPr>
        <w:pStyle w:val="2"/>
        <w:jc w:val="both"/>
        <w:rPr>
          <w:rFonts w:ascii="Times New Roman" w:hAnsi="Times New Roman" w:cs="Times New Roman"/>
          <w:sz w:val="32"/>
          <w:szCs w:val="36"/>
        </w:rPr>
      </w:pPr>
      <w:bookmarkStart w:id="14" w:name="_Toc517274614"/>
      <w:bookmarkStart w:id="15" w:name="_Toc376341443"/>
      <w:bookmarkStart w:id="16" w:name="_Toc502016387"/>
      <w:bookmarkStart w:id="17" w:name="_Toc135839031"/>
      <w:bookmarkStart w:id="18" w:name="_Toc198810668"/>
      <w:r w:rsidRPr="00C26A90">
        <w:rPr>
          <w:rFonts w:ascii="Times New Roman" w:hAnsi="Times New Roman" w:cs="Times New Roman"/>
          <w:sz w:val="32"/>
          <w:szCs w:val="36"/>
        </w:rPr>
        <w:t>This Document</w:t>
      </w:r>
      <w:bookmarkEnd w:id="14"/>
      <w:bookmarkEnd w:id="15"/>
      <w:bookmarkEnd w:id="16"/>
      <w:bookmarkEnd w:id="17"/>
      <w:bookmarkEnd w:id="18"/>
    </w:p>
    <w:p w14:paraId="1576BB30" w14:textId="4132B78D" w:rsidR="00BD4138" w:rsidRPr="00C26A90" w:rsidRDefault="00BD4138" w:rsidP="00FA5B26">
      <w:pPr>
        <w:pStyle w:val="3"/>
        <w:jc w:val="both"/>
        <w:rPr>
          <w:rFonts w:ascii="Times New Roman" w:hAnsi="Times New Roman" w:cs="Times New Roman"/>
          <w:sz w:val="28"/>
          <w:szCs w:val="32"/>
        </w:rPr>
      </w:pPr>
      <w:bookmarkStart w:id="19" w:name="_Ref90788390"/>
      <w:bookmarkStart w:id="20" w:name="_Toc624247946"/>
      <w:bookmarkStart w:id="21" w:name="_Toc135839032"/>
      <w:bookmarkStart w:id="22" w:name="_Toc198810669"/>
      <w:r w:rsidRPr="00C26A90">
        <w:rPr>
          <w:rFonts w:ascii="Times New Roman" w:hAnsi="Times New Roman" w:cs="Times New Roman"/>
          <w:sz w:val="28"/>
          <w:szCs w:val="32"/>
        </w:rPr>
        <w:t>Document overview</w:t>
      </w:r>
      <w:bookmarkEnd w:id="19"/>
      <w:bookmarkEnd w:id="20"/>
      <w:bookmarkEnd w:id="21"/>
      <w:bookmarkEnd w:id="22"/>
    </w:p>
    <w:p w14:paraId="65BEAA18" w14:textId="3E52CD98"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This document describes the system functionality</w:t>
      </w:r>
      <w:r w:rsidR="00530CF1">
        <w:rPr>
          <w:rFonts w:ascii="Times New Roman" w:eastAsiaTheme="minorEastAsia" w:hAnsi="Times New Roman" w:hint="eastAsia"/>
          <w:sz w:val="24"/>
          <w:lang w:eastAsia="zh-CN"/>
        </w:rPr>
        <w:t xml:space="preserve"> of Phase B </w:t>
      </w:r>
      <w:r w:rsidR="00083816">
        <w:rPr>
          <w:rFonts w:ascii="Times New Roman" w:eastAsiaTheme="minorEastAsia" w:hAnsi="Times New Roman" w:hint="eastAsia"/>
          <w:sz w:val="24"/>
          <w:lang w:eastAsia="zh-CN"/>
        </w:rPr>
        <w:t>pilot stage</w:t>
      </w:r>
      <w:r w:rsidRPr="00EB7DFD">
        <w:rPr>
          <w:rFonts w:ascii="Times New Roman" w:eastAsiaTheme="minorEastAsia" w:hAnsi="Times New Roman"/>
          <w:sz w:val="24"/>
          <w:lang w:eastAsia="zh-CN"/>
        </w:rPr>
        <w:t xml:space="preserve"> covered in the Henkel </w:t>
      </w:r>
      <w:r w:rsidR="000A0F30">
        <w:rPr>
          <w:rFonts w:ascii="Times New Roman" w:eastAsiaTheme="minorEastAsia" w:hAnsi="Times New Roman" w:hint="eastAsia"/>
          <w:sz w:val="24"/>
          <w:lang w:eastAsia="zh-CN"/>
        </w:rPr>
        <w:t>QCLad</w:t>
      </w:r>
      <w:r w:rsidRPr="00EB7DFD">
        <w:rPr>
          <w:rFonts w:ascii="Times New Roman" w:eastAsiaTheme="minorEastAsia" w:hAnsi="Times New Roman"/>
          <w:sz w:val="24"/>
          <w:lang w:eastAsia="zh-CN"/>
        </w:rPr>
        <w:t xml:space="preserve"> System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3"/>
        <w:tabs>
          <w:tab w:val="num" w:pos="2160"/>
        </w:tabs>
        <w:jc w:val="both"/>
        <w:rPr>
          <w:rFonts w:ascii="Times New Roman" w:hAnsi="Times New Roman" w:cs="Times New Roman"/>
          <w:sz w:val="28"/>
          <w:szCs w:val="32"/>
        </w:rPr>
      </w:pPr>
      <w:bookmarkStart w:id="23" w:name="_Toc198810670"/>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2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SimSun" w:eastAsia="SimSun" w:hAnsi="SimSun" w:cs="SimSun" w:hint="eastAsia"/>
          <w:sz w:val="24"/>
          <w:szCs w:val="32"/>
          <w:lang w:eastAsia="zh-CN"/>
        </w:rPr>
        <w:t>.</w:t>
      </w:r>
    </w:p>
    <w:p w14:paraId="39EC13BE" w14:textId="5B0D675E" w:rsidR="00BD4138" w:rsidRPr="00C26A90" w:rsidRDefault="00BD4138" w:rsidP="00FA5B26">
      <w:pPr>
        <w:pStyle w:val="3"/>
        <w:jc w:val="both"/>
        <w:rPr>
          <w:rFonts w:ascii="Times New Roman" w:hAnsi="Times New Roman" w:cs="Times New Roman"/>
          <w:sz w:val="28"/>
          <w:szCs w:val="32"/>
        </w:rPr>
      </w:pPr>
      <w:bookmarkStart w:id="24" w:name="_Toc1284859256"/>
      <w:bookmarkStart w:id="25" w:name="_Toc135839033"/>
      <w:bookmarkStart w:id="26" w:name="_Toc198810671"/>
      <w:r w:rsidRPr="00C26A90">
        <w:rPr>
          <w:rFonts w:ascii="Times New Roman" w:hAnsi="Times New Roman" w:cs="Times New Roman"/>
          <w:sz w:val="28"/>
          <w:szCs w:val="32"/>
        </w:rPr>
        <w:t>Purpose</w:t>
      </w:r>
      <w:bookmarkEnd w:id="24"/>
      <w:bookmarkEnd w:id="25"/>
      <w:bookmarkEnd w:id="26"/>
    </w:p>
    <w:p w14:paraId="1C5EC47A" w14:textId="1B418A4E"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 xml:space="preserve">This document is used to provide a detailed description of the functionality of the SampleManager system, identifying a description of the system functionality that meets the user's business needs as specified in the </w:t>
      </w:r>
      <w:r w:rsidR="006C3295">
        <w:rPr>
          <w:rFonts w:ascii="Times New Roman" w:eastAsiaTheme="minorEastAsia" w:hAnsi="Times New Roman" w:hint="eastAsia"/>
          <w:sz w:val="24"/>
          <w:szCs w:val="32"/>
          <w:lang w:eastAsia="zh-CN"/>
        </w:rPr>
        <w:t>phase B</w:t>
      </w:r>
      <w:r w:rsidR="00083816">
        <w:rPr>
          <w:rFonts w:ascii="Times New Roman" w:eastAsiaTheme="minorEastAsia" w:hAnsi="Times New Roman" w:hint="eastAsia"/>
          <w:sz w:val="24"/>
          <w:szCs w:val="32"/>
          <w:lang w:eastAsia="zh-CN"/>
        </w:rPr>
        <w:t xml:space="preserve"> pilot</w:t>
      </w:r>
      <w:r w:rsidR="006C3295">
        <w:rPr>
          <w:rFonts w:ascii="Times New Roman" w:eastAsiaTheme="minorEastAsia" w:hAnsi="Times New Roman" w:hint="eastAsia"/>
          <w:sz w:val="24"/>
          <w:szCs w:val="32"/>
          <w:lang w:eastAsia="zh-CN"/>
        </w:rPr>
        <w:t xml:space="preserve"> stage of </w:t>
      </w:r>
      <w:r w:rsidRPr="007121AB">
        <w:rPr>
          <w:rFonts w:ascii="Times New Roman" w:eastAsiaTheme="minorEastAsia" w:hAnsi="Times New Roman"/>
          <w:sz w:val="24"/>
          <w:szCs w:val="32"/>
          <w:lang w:eastAsia="zh-CN"/>
        </w:rPr>
        <w:t>User Requirements Analysis Report.</w:t>
      </w:r>
      <w:r w:rsidR="006C3295">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The functionality of phase</w:t>
      </w:r>
      <w:r w:rsidR="00BC319F">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A, which is already deployed in the system, will not be described further</w:t>
      </w:r>
    </w:p>
    <w:p w14:paraId="56DABE0D" w14:textId="5B76ABB0" w:rsidR="00BD4138" w:rsidRPr="00C26A90" w:rsidRDefault="00BD4138" w:rsidP="00FA5B26">
      <w:pPr>
        <w:pStyle w:val="3"/>
        <w:jc w:val="both"/>
        <w:rPr>
          <w:rFonts w:ascii="Times New Roman" w:hAnsi="Times New Roman" w:cs="Times New Roman"/>
          <w:sz w:val="28"/>
          <w:szCs w:val="32"/>
        </w:rPr>
      </w:pPr>
      <w:bookmarkStart w:id="27" w:name="_Toc706268524"/>
      <w:bookmarkStart w:id="28" w:name="_Toc135839034"/>
      <w:bookmarkStart w:id="29" w:name="_Toc198810672"/>
      <w:r w:rsidRPr="00C26A90">
        <w:rPr>
          <w:rFonts w:ascii="Times New Roman" w:hAnsi="Times New Roman" w:cs="Times New Roman"/>
          <w:sz w:val="28"/>
          <w:szCs w:val="32"/>
        </w:rPr>
        <w:t>Scope</w:t>
      </w:r>
      <w:bookmarkEnd w:id="27"/>
      <w:bookmarkEnd w:id="28"/>
      <w:bookmarkEnd w:id="2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3C9F8256"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2"/>
        <w:jc w:val="both"/>
        <w:rPr>
          <w:rFonts w:ascii="Times New Roman" w:hAnsi="Times New Roman" w:cs="Times New Roman"/>
          <w:sz w:val="32"/>
          <w:szCs w:val="36"/>
        </w:rPr>
      </w:pPr>
      <w:bookmarkStart w:id="30" w:name="_Toc517274615"/>
      <w:bookmarkStart w:id="31" w:name="_Toc1571401131"/>
      <w:bookmarkStart w:id="32" w:name="_Toc135839035"/>
      <w:bookmarkStart w:id="33" w:name="_Toc198810673"/>
      <w:r w:rsidRPr="00C26A90">
        <w:rPr>
          <w:rFonts w:ascii="Times New Roman" w:hAnsi="Times New Roman" w:cs="Times New Roman"/>
          <w:sz w:val="32"/>
          <w:szCs w:val="36"/>
        </w:rPr>
        <w:t>Synopsis</w:t>
      </w:r>
      <w:bookmarkEnd w:id="30"/>
      <w:bookmarkEnd w:id="31"/>
      <w:bookmarkEnd w:id="32"/>
      <w:bookmarkEnd w:id="3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r w:rsidR="000A0F30">
        <w:rPr>
          <w:rFonts w:ascii="Times New Roman" w:eastAsiaTheme="minorEastAsia" w:hAnsi="Times New Roman" w:hint="eastAsia"/>
          <w:sz w:val="24"/>
          <w:lang w:eastAsia="zh-CN"/>
        </w:rPr>
        <w:t>QCLad</w:t>
      </w:r>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r w:rsidR="00A3439B" w:rsidRPr="00A3439B">
        <w:rPr>
          <w:rFonts w:ascii="Times New Roman" w:eastAsiaTheme="minorEastAsia" w:hAnsi="Times New Roman"/>
          <w:sz w:val="24"/>
          <w:lang w:eastAsia="zh-CN"/>
        </w:rPr>
        <w:t>;</w:t>
      </w:r>
    </w:p>
    <w:p w14:paraId="32E1BFAF" w14:textId="650F2A0F" w:rsidR="00BD4138" w:rsidRPr="00C26A90" w:rsidRDefault="00BD4138" w:rsidP="00FA5B26">
      <w:pPr>
        <w:pStyle w:val="2"/>
        <w:jc w:val="both"/>
        <w:rPr>
          <w:rFonts w:ascii="Times New Roman" w:hAnsi="Times New Roman" w:cs="Times New Roman"/>
          <w:sz w:val="32"/>
          <w:szCs w:val="36"/>
        </w:rPr>
      </w:pPr>
      <w:bookmarkStart w:id="34" w:name="_Toc517274616"/>
      <w:bookmarkStart w:id="35" w:name="_Toc376341444"/>
      <w:bookmarkStart w:id="36" w:name="_Toc175579213"/>
      <w:bookmarkStart w:id="37" w:name="_Toc135839036"/>
      <w:bookmarkStart w:id="38" w:name="_Toc198810674"/>
      <w:r w:rsidRPr="00C26A90">
        <w:rPr>
          <w:rFonts w:ascii="Times New Roman" w:hAnsi="Times New Roman" w:cs="Times New Roman"/>
          <w:sz w:val="32"/>
          <w:szCs w:val="36"/>
        </w:rPr>
        <w:t>Definitions</w:t>
      </w:r>
      <w:bookmarkEnd w:id="34"/>
      <w:bookmarkEnd w:id="35"/>
      <w:bookmarkEnd w:id="36"/>
      <w:bookmarkEnd w:id="37"/>
      <w:bookmarkEnd w:id="3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r w:rsidRPr="00C26A90">
              <w:rPr>
                <w:rFonts w:ascii="Times New Roman" w:hAnsi="Times New Roman"/>
                <w:sz w:val="24"/>
              </w:rPr>
              <w:t>SampleManager</w:t>
            </w:r>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2"/>
        <w:jc w:val="both"/>
        <w:rPr>
          <w:rFonts w:ascii="Times New Roman" w:hAnsi="Times New Roman" w:cs="Times New Roman"/>
          <w:sz w:val="32"/>
          <w:szCs w:val="36"/>
        </w:rPr>
      </w:pPr>
      <w:bookmarkStart w:id="39" w:name="_Ref811491"/>
      <w:bookmarkStart w:id="40" w:name="_Ref811489"/>
      <w:bookmarkStart w:id="41" w:name="_Ref811483"/>
      <w:bookmarkStart w:id="42" w:name="_Toc517274617"/>
      <w:bookmarkStart w:id="43" w:name="_Toc376341445"/>
      <w:bookmarkStart w:id="44" w:name="_Toc1283722327"/>
      <w:bookmarkStart w:id="45" w:name="_Toc135839037"/>
      <w:bookmarkStart w:id="46" w:name="_Toc198810675"/>
      <w:r w:rsidRPr="00C26A90">
        <w:rPr>
          <w:rFonts w:ascii="Times New Roman" w:hAnsi="Times New Roman" w:cs="Times New Roman"/>
          <w:sz w:val="32"/>
          <w:szCs w:val="36"/>
        </w:rPr>
        <w:t>References</w:t>
      </w:r>
      <w:bookmarkEnd w:id="39"/>
      <w:bookmarkEnd w:id="40"/>
      <w:bookmarkEnd w:id="41"/>
      <w:bookmarkEnd w:id="42"/>
      <w:bookmarkEnd w:id="43"/>
      <w:bookmarkEnd w:id="44"/>
      <w:bookmarkEnd w:id="45"/>
      <w:bookmarkEnd w:id="4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4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1"/>
        <w:jc w:val="both"/>
        <w:rPr>
          <w:rFonts w:ascii="Times New Roman" w:hAnsi="Times New Roman" w:cs="Times New Roman"/>
        </w:rPr>
      </w:pPr>
      <w:bookmarkStart w:id="48" w:name="_Toc517274618"/>
      <w:bookmarkStart w:id="49" w:name="_Toc376341446"/>
      <w:bookmarkStart w:id="50" w:name="_Toc492012159"/>
      <w:bookmarkStart w:id="51" w:name="_Toc135839038"/>
      <w:bookmarkStart w:id="52" w:name="_Toc198810676"/>
      <w:bookmarkEnd w:id="47"/>
      <w:r w:rsidRPr="00C26A90">
        <w:rPr>
          <w:rFonts w:ascii="Times New Roman" w:hAnsi="Times New Roman" w:cs="Times New Roman"/>
        </w:rPr>
        <w:t>Project Brief</w:t>
      </w:r>
      <w:bookmarkEnd w:id="48"/>
      <w:bookmarkEnd w:id="49"/>
      <w:bookmarkEnd w:id="50"/>
      <w:bookmarkEnd w:id="51"/>
      <w:bookmarkEnd w:id="52"/>
    </w:p>
    <w:p w14:paraId="0BC9FAE4" w14:textId="563540CA" w:rsidR="00BD4138" w:rsidRPr="00C26A90" w:rsidRDefault="00BD4138" w:rsidP="00FA5B26">
      <w:pPr>
        <w:pStyle w:val="2"/>
        <w:jc w:val="both"/>
        <w:rPr>
          <w:rFonts w:ascii="Times New Roman" w:hAnsi="Times New Roman" w:cs="Times New Roman"/>
          <w:sz w:val="32"/>
          <w:szCs w:val="36"/>
        </w:rPr>
      </w:pPr>
      <w:bookmarkStart w:id="53" w:name="_Toc517274619"/>
      <w:bookmarkStart w:id="54" w:name="_Toc376341447"/>
      <w:bookmarkStart w:id="55" w:name="_Toc1450675629"/>
      <w:bookmarkStart w:id="56" w:name="_Toc135839039"/>
      <w:bookmarkStart w:id="57" w:name="_Toc198810677"/>
      <w:r w:rsidRPr="00C26A90">
        <w:rPr>
          <w:rFonts w:ascii="Times New Roman" w:hAnsi="Times New Roman" w:cs="Times New Roman"/>
          <w:sz w:val="32"/>
          <w:szCs w:val="36"/>
        </w:rPr>
        <w:t>Project Overview</w:t>
      </w:r>
      <w:bookmarkEnd w:id="53"/>
      <w:bookmarkEnd w:id="54"/>
      <w:bookmarkEnd w:id="55"/>
      <w:bookmarkEnd w:id="56"/>
      <w:bookmarkEnd w:id="57"/>
    </w:p>
    <w:p w14:paraId="0FEAC268" w14:textId="0E24E486" w:rsidR="00A12600" w:rsidRPr="00C26A90" w:rsidRDefault="00BD4138" w:rsidP="00FA5B26">
      <w:pPr>
        <w:pStyle w:val="3"/>
        <w:jc w:val="both"/>
        <w:rPr>
          <w:rFonts w:ascii="Times New Roman" w:hAnsi="Times New Roman" w:cs="Times New Roman"/>
          <w:sz w:val="28"/>
          <w:szCs w:val="32"/>
        </w:rPr>
      </w:pPr>
      <w:bookmarkStart w:id="58" w:name="_Ref263317759"/>
      <w:bookmarkStart w:id="59" w:name="_Toc1427305024"/>
      <w:bookmarkStart w:id="60" w:name="_Toc135839040"/>
      <w:bookmarkStart w:id="61" w:name="_Toc198810678"/>
      <w:r w:rsidRPr="00C26A90">
        <w:rPr>
          <w:rFonts w:ascii="Times New Roman" w:hAnsi="Times New Roman" w:cs="Times New Roman"/>
          <w:sz w:val="28"/>
          <w:szCs w:val="32"/>
        </w:rPr>
        <w:t xml:space="preserve">Project </w:t>
      </w:r>
      <w:bookmarkEnd w:id="5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59"/>
      <w:bookmarkEnd w:id="60"/>
      <w:bookmarkEnd w:id="6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SampleManager </w:t>
      </w:r>
      <w:r>
        <w:rPr>
          <w:rFonts w:ascii="Times New Roman" w:eastAsiaTheme="minorEastAsia" w:hAnsi="Times New Roman" w:hint="eastAsia"/>
          <w:sz w:val="24"/>
          <w:szCs w:val="32"/>
          <w:lang w:eastAsia="zh-CN"/>
        </w:rPr>
        <w:t>QCLad</w:t>
      </w:r>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2"/>
        <w:jc w:val="both"/>
        <w:rPr>
          <w:rFonts w:ascii="Times New Roman" w:hAnsi="Times New Roman" w:cs="Times New Roman"/>
          <w:sz w:val="32"/>
          <w:szCs w:val="36"/>
        </w:rPr>
      </w:pPr>
      <w:bookmarkStart w:id="62" w:name="_Toc275261461"/>
      <w:bookmarkStart w:id="63" w:name="_Toc135839041"/>
      <w:bookmarkStart w:id="64" w:name="_Toc198810679"/>
      <w:r w:rsidRPr="00C26A90">
        <w:rPr>
          <w:rFonts w:ascii="Times New Roman" w:hAnsi="Times New Roman" w:cs="Times New Roman"/>
          <w:sz w:val="32"/>
          <w:szCs w:val="36"/>
        </w:rPr>
        <w:t>Functional Requirements</w:t>
      </w:r>
      <w:bookmarkEnd w:id="62"/>
      <w:bookmarkEnd w:id="63"/>
      <w:bookmarkEnd w:id="64"/>
    </w:p>
    <w:p w14:paraId="0A1258CE" w14:textId="4E778C5C" w:rsidR="00237242" w:rsidRPr="00237242" w:rsidRDefault="00237242" w:rsidP="00237242">
      <w:pPr>
        <w:pStyle w:val="3"/>
        <w:rPr>
          <w:i w:val="0"/>
          <w:iCs/>
        </w:rPr>
      </w:pPr>
      <w:bookmarkStart w:id="65" w:name="_Toc198810680"/>
      <w:bookmarkStart w:id="66" w:name="_Toc720583739"/>
      <w:bookmarkStart w:id="67" w:name="_Toc135839042"/>
      <w:r w:rsidRPr="00237242">
        <w:rPr>
          <w:i w:val="0"/>
          <w:iCs/>
        </w:rPr>
        <w:t>Sample Management</w:t>
      </w:r>
      <w:bookmarkEnd w:id="65"/>
    </w:p>
    <w:p w14:paraId="3A6B5C4C" w14:textId="0B18CA0F" w:rsidR="00237242" w:rsidRDefault="008018BC" w:rsidP="00237242">
      <w:pPr>
        <w:pStyle w:val="4"/>
        <w:tabs>
          <w:tab w:val="clear" w:pos="3416"/>
        </w:tabs>
        <w:ind w:left="810" w:hanging="810"/>
        <w:rPr>
          <w:rFonts w:eastAsiaTheme="minorEastAsia"/>
          <w:i w:val="0"/>
          <w:iCs/>
          <w:lang w:eastAsia="zh-CN"/>
        </w:rPr>
      </w:pPr>
      <w:r>
        <w:rPr>
          <w:rFonts w:eastAsiaTheme="minorEastAsia" w:hint="eastAsia"/>
          <w:i w:val="0"/>
          <w:iCs/>
          <w:lang w:eastAsia="zh-CN"/>
        </w:rPr>
        <w:t xml:space="preserve">Lab </w:t>
      </w:r>
      <w:r w:rsidR="007913FA">
        <w:rPr>
          <w:rFonts w:eastAsiaTheme="minorEastAsia" w:hint="eastAsia"/>
          <w:i w:val="0"/>
          <w:iCs/>
          <w:lang w:eastAsia="zh-CN"/>
        </w:rPr>
        <w:t xml:space="preserve">Testing </w:t>
      </w:r>
      <w:r>
        <w:rPr>
          <w:rFonts w:eastAsiaTheme="minorEastAsia" w:hint="eastAsia"/>
          <w:i w:val="0"/>
          <w:iCs/>
          <w:lang w:eastAsia="zh-CN"/>
        </w:rPr>
        <w:t xml:space="preserve">Process </w:t>
      </w:r>
      <w:r w:rsidR="00C569C6">
        <w:rPr>
          <w:rFonts w:eastAsiaTheme="minorEastAsia" w:hint="eastAsia"/>
          <w:i w:val="0"/>
          <w:iCs/>
          <w:lang w:eastAsia="zh-CN"/>
        </w:rPr>
        <w:t>Workflow</w:t>
      </w:r>
    </w:p>
    <w:p w14:paraId="520DF80E" w14:textId="77777777" w:rsidR="005478F2" w:rsidRDefault="005478F2" w:rsidP="005478F2">
      <w:pPr>
        <w:pStyle w:val="5"/>
        <w:rPr>
          <w:rFonts w:eastAsiaTheme="minorEastAsia"/>
          <w:lang w:eastAsia="zh-CN"/>
        </w:rPr>
      </w:pPr>
      <w:r>
        <w:t>Business Scenarios</w:t>
      </w:r>
    </w:p>
    <w:p w14:paraId="7CF214F6" w14:textId="01C86FA1" w:rsidR="005478F2" w:rsidRPr="000E26FC" w:rsidRDefault="008B7E5C"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w:t>
      </w:r>
      <w:r w:rsidR="008018BC">
        <w:rPr>
          <w:rFonts w:ascii="Times New Roman" w:eastAsiaTheme="minorEastAsia" w:hAnsi="Times New Roman" w:hint="eastAsia"/>
          <w:sz w:val="24"/>
          <w:lang w:eastAsia="zh-CN"/>
        </w:rPr>
        <w:t xml:space="preserve"> samples and tests will flow the process of workflow</w:t>
      </w:r>
      <w:r>
        <w:rPr>
          <w:rFonts w:ascii="Times New Roman" w:eastAsiaTheme="minorEastAsia" w:hAnsi="Times New Roman" w:hint="eastAsia"/>
          <w:sz w:val="24"/>
          <w:lang w:eastAsia="zh-CN"/>
        </w:rPr>
        <w:t xml:space="preserve"> which is deployed </w:t>
      </w:r>
      <w:r>
        <w:rPr>
          <w:rFonts w:ascii="Times New Roman" w:eastAsiaTheme="minorEastAsia" w:hAnsi="Times New Roman"/>
          <w:sz w:val="24"/>
          <w:lang w:eastAsia="zh-CN"/>
        </w:rPr>
        <w:t>during</w:t>
      </w:r>
      <w:r>
        <w:rPr>
          <w:rFonts w:ascii="Times New Roman" w:eastAsiaTheme="minorEastAsia" w:hAnsi="Times New Roman" w:hint="eastAsia"/>
          <w:sz w:val="24"/>
          <w:lang w:eastAsia="zh-CN"/>
        </w:rPr>
        <w:t xml:space="preserve"> </w:t>
      </w:r>
      <w:r w:rsidR="007913FA">
        <w:rPr>
          <w:rFonts w:ascii="Times New Roman" w:eastAsiaTheme="minorEastAsia" w:hAnsi="Times New Roman" w:hint="eastAsia"/>
          <w:sz w:val="24"/>
          <w:lang w:eastAsia="zh-CN"/>
        </w:rPr>
        <w:t>project stage phase A</w:t>
      </w:r>
      <w:r w:rsidR="008018BC">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r w:rsidR="00D5737B" w:rsidRPr="00D5737B">
        <w:rPr>
          <w:rFonts w:ascii="Times New Roman" w:eastAsiaTheme="minorEastAsia" w:hAnsi="Times New Roman"/>
          <w:sz w:val="24"/>
          <w:lang w:eastAsia="zh-CN"/>
        </w:rPr>
        <w:t xml:space="preserve">In this document it will be referred to as the </w:t>
      </w:r>
      <w:r w:rsidR="00D5737B" w:rsidRPr="00D5737B">
        <w:rPr>
          <w:rFonts w:ascii="Times New Roman" w:eastAsiaTheme="minorEastAsia" w:hAnsi="Times New Roman"/>
          <w:i/>
          <w:iCs/>
          <w:sz w:val="24"/>
          <w:lang w:eastAsia="zh-CN"/>
        </w:rPr>
        <w:t xml:space="preserve">lab </w:t>
      </w:r>
      <w:r w:rsidR="00D5737B" w:rsidRPr="00D5737B">
        <w:rPr>
          <w:rFonts w:ascii="Times New Roman" w:eastAsiaTheme="minorEastAsia" w:hAnsi="Times New Roman" w:hint="eastAsia"/>
          <w:i/>
          <w:iCs/>
          <w:sz w:val="24"/>
          <w:lang w:eastAsia="zh-CN"/>
        </w:rPr>
        <w:t xml:space="preserve">testing </w:t>
      </w:r>
      <w:r w:rsidR="00D5737B" w:rsidRPr="00D5737B">
        <w:rPr>
          <w:rFonts w:ascii="Times New Roman" w:eastAsiaTheme="minorEastAsia" w:hAnsi="Times New Roman"/>
          <w:i/>
          <w:iCs/>
          <w:sz w:val="24"/>
          <w:lang w:eastAsia="zh-CN"/>
        </w:rPr>
        <w:t>process</w:t>
      </w:r>
      <w:r w:rsidR="00D5737B" w:rsidRPr="00D5737B">
        <w:rPr>
          <w:rFonts w:ascii="Times New Roman" w:eastAsiaTheme="minorEastAsia" w:hAnsi="Times New Roman"/>
          <w:sz w:val="24"/>
          <w:lang w:eastAsia="zh-CN"/>
        </w:rPr>
        <w:t xml:space="preserve"> and will be used in the lab as a base process for other subsequent workflows</w:t>
      </w:r>
      <w:r w:rsidR="00D5737B">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p>
    <w:p w14:paraId="6E1B2670" w14:textId="77777777" w:rsidR="005478F2" w:rsidRDefault="005478F2" w:rsidP="005478F2">
      <w:pPr>
        <w:pStyle w:val="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af2"/>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Microsoft YaHei" w:eastAsia="Microsoft YaHei" w:hAnsi="Microsoft YaHei" w:cs="Calibri" w:hint="eastAsia"/>
                <w:sz w:val="22"/>
                <w:szCs w:val="22"/>
                <w:lang w:bidi="ar-SA"/>
              </w:rPr>
              <w:t xml:space="preserve"> </w:t>
            </w:r>
            <w:r w:rsidR="00E26AE3" w:rsidRPr="00E26AE3">
              <w:rPr>
                <w:rFonts w:ascii="SimSun" w:eastAsia="SimSun" w:hAnsi="SimSun" w:cs="SimSun" w:hint="eastAsia"/>
              </w:rPr>
              <w:t>（</w:t>
            </w:r>
            <w:r w:rsidR="00E26AE3" w:rsidRPr="00E26AE3">
              <w:rPr>
                <w:rFonts w:hint="eastAsia"/>
              </w:rPr>
              <w:t>Standard RM</w:t>
            </w:r>
            <w:r w:rsidR="00E26AE3" w:rsidRPr="00E26AE3">
              <w:rPr>
                <w:rFonts w:ascii="SimSun" w:eastAsia="SimSun" w:hAnsi="SimSun" w:cs="SimSun"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System shall be able to manage Standard in process testing for semi finished and finished goods workflow.</w:t>
            </w:r>
            <w:r w:rsidR="009D39C4" w:rsidRPr="009D39C4">
              <w:rPr>
                <w:rFonts w:ascii="Microsoft YaHei" w:eastAsia="Microsoft YaHei" w:hAnsi="Microsoft YaHei" w:cs="Calibri" w:hint="eastAsia"/>
                <w:sz w:val="22"/>
                <w:szCs w:val="22"/>
                <w:lang w:bidi="ar-SA"/>
              </w:rPr>
              <w:t xml:space="preserve"> </w:t>
            </w:r>
            <w:r w:rsidR="009D39C4" w:rsidRPr="009D39C4">
              <w:rPr>
                <w:rFonts w:ascii="SimSun" w:eastAsia="SimSun" w:hAnsi="SimSun" w:cs="SimSun"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5"/>
      </w:pPr>
      <w:r>
        <w:t>Function Design</w:t>
      </w:r>
    </w:p>
    <w:p w14:paraId="131EE65B" w14:textId="69605E0D" w:rsidR="00436C09" w:rsidRDefault="00CC34C5" w:rsidP="003A7F4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Pr="00D5737B">
        <w:rPr>
          <w:rFonts w:ascii="Times New Roman" w:eastAsiaTheme="minorEastAsia" w:hAnsi="Times New Roman"/>
          <w:sz w:val="24"/>
          <w:lang w:eastAsia="zh-CN"/>
        </w:rPr>
        <w:t xml:space="preserve">he </w:t>
      </w:r>
      <w:r w:rsidRPr="00D5737B">
        <w:rPr>
          <w:rFonts w:ascii="Times New Roman" w:eastAsiaTheme="minorEastAsia" w:hAnsi="Times New Roman"/>
          <w:i/>
          <w:iCs/>
          <w:sz w:val="24"/>
          <w:lang w:eastAsia="zh-CN"/>
        </w:rPr>
        <w:t xml:space="preserve">lab </w:t>
      </w:r>
      <w:r w:rsidRPr="00D5737B">
        <w:rPr>
          <w:rFonts w:ascii="Times New Roman" w:eastAsiaTheme="minorEastAsia" w:hAnsi="Times New Roman" w:hint="eastAsia"/>
          <w:i/>
          <w:iCs/>
          <w:sz w:val="24"/>
          <w:lang w:eastAsia="zh-CN"/>
        </w:rPr>
        <w:t xml:space="preserve">testing </w:t>
      </w:r>
      <w:r w:rsidRPr="00D5737B">
        <w:rPr>
          <w:rFonts w:ascii="Times New Roman" w:eastAsiaTheme="minorEastAsia" w:hAnsi="Times New Roman"/>
          <w:i/>
          <w:iCs/>
          <w:sz w:val="24"/>
          <w:lang w:eastAsia="zh-CN"/>
        </w:rPr>
        <w:t>process</w:t>
      </w:r>
      <w:r>
        <w:rPr>
          <w:rFonts w:ascii="Times New Roman" w:eastAsiaTheme="minorEastAsia" w:hAnsi="Times New Roman" w:hint="eastAsia"/>
          <w:sz w:val="24"/>
          <w:lang w:eastAsia="zh-CN"/>
        </w:rPr>
        <w:t xml:space="preserve"> </w:t>
      </w:r>
      <w:r w:rsidR="00B35FDC" w:rsidRPr="00B35FDC">
        <w:rPr>
          <w:rFonts w:ascii="Times New Roman" w:eastAsiaTheme="minorEastAsia" w:hAnsi="Times New Roman"/>
          <w:sz w:val="24"/>
          <w:lang w:eastAsia="zh-CN"/>
        </w:rPr>
        <w:t>workflow defines the life</w:t>
      </w:r>
      <w:r w:rsidR="00B35FDC">
        <w:rPr>
          <w:rFonts w:ascii="Times New Roman" w:eastAsiaTheme="minorEastAsia" w:hAnsi="Times New Roman" w:hint="eastAsia"/>
          <w:sz w:val="24"/>
          <w:lang w:eastAsia="zh-CN"/>
        </w:rPr>
        <w:t>cycle</w:t>
      </w:r>
      <w:r w:rsidR="00B35FDC" w:rsidRPr="00B35FDC">
        <w:rPr>
          <w:rFonts w:ascii="Times New Roman" w:eastAsiaTheme="minorEastAsia" w:hAnsi="Times New Roman"/>
          <w:sz w:val="24"/>
          <w:lang w:eastAsia="zh-CN"/>
        </w:rPr>
        <w:t xml:space="preserve"> of a sample from </w:t>
      </w:r>
      <w:r w:rsidR="00B35FDC">
        <w:rPr>
          <w:rFonts w:ascii="Times New Roman" w:eastAsiaTheme="minorEastAsia" w:hAnsi="Times New Roman" w:hint="eastAsia"/>
          <w:sz w:val="24"/>
          <w:lang w:eastAsia="zh-CN"/>
        </w:rPr>
        <w:t>received status</w:t>
      </w:r>
      <w:r w:rsidR="00B35FDC" w:rsidRPr="00B35FDC">
        <w:rPr>
          <w:rFonts w:ascii="Times New Roman" w:eastAsiaTheme="minorEastAsia" w:hAnsi="Times New Roman"/>
          <w:sz w:val="24"/>
          <w:lang w:eastAsia="zh-CN"/>
        </w:rPr>
        <w:t xml:space="preserve"> to </w:t>
      </w:r>
      <w:r w:rsidR="00B35FDC">
        <w:rPr>
          <w:rFonts w:ascii="Times New Roman" w:eastAsiaTheme="minorEastAsia" w:hAnsi="Times New Roman" w:hint="eastAsia"/>
          <w:sz w:val="24"/>
          <w:lang w:eastAsia="zh-CN"/>
        </w:rPr>
        <w:t>authorization</w:t>
      </w:r>
      <w:r w:rsidR="00B35FDC" w:rsidRPr="00B35FDC">
        <w:rPr>
          <w:rFonts w:ascii="Times New Roman" w:eastAsiaTheme="minorEastAsia" w:hAnsi="Times New Roman"/>
          <w:sz w:val="24"/>
          <w:lang w:eastAsia="zh-CN"/>
        </w:rPr>
        <w:t>.</w:t>
      </w:r>
      <w:r w:rsidR="00436C09" w:rsidRPr="00436C09">
        <w:t xml:space="preserve"> </w:t>
      </w:r>
      <w:r w:rsidR="00436C09" w:rsidRPr="00436C09">
        <w:rPr>
          <w:rFonts w:ascii="Times New Roman" w:eastAsiaTheme="minorEastAsia" w:hAnsi="Times New Roman"/>
          <w:sz w:val="24"/>
          <w:lang w:eastAsia="zh-CN"/>
        </w:rPr>
        <w:t>See the flow chart belo</w:t>
      </w:r>
      <w:r w:rsidR="00527B63">
        <w:rPr>
          <w:rFonts w:ascii="Times New Roman" w:eastAsiaTheme="minorEastAsia" w:hAnsi="Times New Roman" w:hint="eastAsia"/>
          <w:sz w:val="24"/>
          <w:lang w:eastAsia="zh-CN"/>
        </w:rPr>
        <w:t>w</w:t>
      </w:r>
      <w:r w:rsidR="00436C09" w:rsidRPr="00436C09">
        <w:rPr>
          <w:rFonts w:ascii="Times New Roman" w:eastAsiaTheme="minorEastAsia" w:hAnsi="Times New Roman"/>
          <w:sz w:val="24"/>
          <w:lang w:eastAsia="zh-CN"/>
        </w:rPr>
        <w:t>.</w:t>
      </w:r>
    </w:p>
    <w:p w14:paraId="7DC2789B" w14:textId="6BE1FBFD" w:rsidR="005B4EC8" w:rsidRDefault="00436C09" w:rsidP="003A7F46">
      <w:pPr>
        <w:jc w:val="both"/>
        <w:rPr>
          <w:rFonts w:ascii="Times New Roman" w:eastAsiaTheme="minorEastAsia" w:hAnsi="Times New Roman"/>
          <w:sz w:val="24"/>
          <w:lang w:eastAsia="zh-CN"/>
        </w:rPr>
      </w:pPr>
      <w:r w:rsidRPr="00436C09">
        <w:rPr>
          <w:rFonts w:ascii="Times New Roman" w:eastAsiaTheme="minorEastAsia" w:hAnsi="Times New Roman"/>
          <w:sz w:val="24"/>
          <w:lang w:eastAsia="zh-CN"/>
        </w:rPr>
        <w:t>Samples</w:t>
      </w:r>
      <w:r>
        <w:rPr>
          <w:rFonts w:ascii="Times New Roman" w:eastAsiaTheme="minorEastAsia" w:hAnsi="Times New Roman" w:hint="eastAsia"/>
          <w:sz w:val="24"/>
          <w:lang w:eastAsia="zh-CN"/>
        </w:rPr>
        <w:t xml:space="preserve"> and tests</w:t>
      </w:r>
      <w:r w:rsidRPr="00436C09">
        <w:rPr>
          <w:rFonts w:ascii="Times New Roman" w:eastAsiaTheme="minorEastAsia" w:hAnsi="Times New Roman"/>
          <w:sz w:val="24"/>
          <w:lang w:eastAsia="zh-CN"/>
        </w:rPr>
        <w:t xml:space="preserve"> will be run according to this workflow if not otherwise specified</w:t>
      </w:r>
      <w:r>
        <w:rPr>
          <w:rFonts w:ascii="Times New Roman" w:eastAsiaTheme="minorEastAsia" w:hAnsi="Times New Roman" w:hint="eastAsia"/>
          <w:sz w:val="24"/>
          <w:lang w:eastAsia="zh-CN"/>
        </w:rPr>
        <w:t>.</w:t>
      </w:r>
    </w:p>
    <w:p w14:paraId="5E9286D9" w14:textId="7DC96580" w:rsidR="00436C09" w:rsidRPr="00436C09" w:rsidRDefault="001D29EC" w:rsidP="003A7F46">
      <w:pPr>
        <w:jc w:val="both"/>
        <w:rPr>
          <w:rFonts w:ascii="Times New Roman" w:eastAsiaTheme="minorEastAsia" w:hAnsi="Times New Roman"/>
          <w:sz w:val="24"/>
          <w:lang w:eastAsia="zh-CN"/>
        </w:rPr>
      </w:pPr>
      <w:r>
        <w:rPr>
          <w:noProof/>
        </w:rPr>
        <w:drawing>
          <wp:inline distT="0" distB="0" distL="0" distR="0" wp14:anchorId="3247D331" wp14:editId="62CA67FE">
            <wp:extent cx="4090375" cy="4302760"/>
            <wp:effectExtent l="0" t="0" r="5715" b="2540"/>
            <wp:docPr id="205269429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4296" name="Picture 1" descr="A diagram of a process&#10;&#10;AI-generated content may be incorrect."/>
                    <pic:cNvPicPr/>
                  </pic:nvPicPr>
                  <pic:blipFill>
                    <a:blip r:embed="rId11"/>
                    <a:stretch>
                      <a:fillRect/>
                    </a:stretch>
                  </pic:blipFill>
                  <pic:spPr>
                    <a:xfrm>
                      <a:off x="0" y="0"/>
                      <a:ext cx="4093267" cy="4305802"/>
                    </a:xfrm>
                    <a:prstGeom prst="rect">
                      <a:avLst/>
                    </a:prstGeom>
                  </pic:spPr>
                </pic:pic>
              </a:graphicData>
            </a:graphic>
          </wp:inline>
        </w:drawing>
      </w:r>
    </w:p>
    <w:p w14:paraId="0F4C3EDB" w14:textId="60EBA05B" w:rsidR="00C569C6" w:rsidRDefault="001D29EC" w:rsidP="00C569C6">
      <w:pPr>
        <w:pStyle w:val="4"/>
        <w:tabs>
          <w:tab w:val="clear" w:pos="3416"/>
        </w:tabs>
        <w:ind w:left="810" w:hanging="810"/>
        <w:rPr>
          <w:rFonts w:eastAsiaTheme="minorEastAsia"/>
          <w:i w:val="0"/>
          <w:iCs/>
          <w:lang w:eastAsia="zh-CN"/>
        </w:rPr>
      </w:pPr>
      <w:r>
        <w:rPr>
          <w:rFonts w:eastAsiaTheme="minorEastAsia" w:hint="eastAsia"/>
          <w:i w:val="0"/>
          <w:iCs/>
          <w:lang w:eastAsia="zh-CN"/>
        </w:rPr>
        <w:t>Truck Workflow</w:t>
      </w:r>
    </w:p>
    <w:p w14:paraId="6A7BE47E" w14:textId="7C65C30E" w:rsidR="00237242" w:rsidRDefault="00237242" w:rsidP="00237242">
      <w:pPr>
        <w:pStyle w:val="5"/>
        <w:rPr>
          <w:rFonts w:eastAsiaTheme="minorEastAsia"/>
          <w:lang w:eastAsia="zh-CN"/>
        </w:rPr>
      </w:pPr>
      <w:r>
        <w:t>Business Scenarios</w:t>
      </w:r>
    </w:p>
    <w:p w14:paraId="29D7F820" w14:textId="58A96E5F" w:rsidR="000E26FC" w:rsidRPr="00F63103" w:rsidRDefault="00F63103" w:rsidP="000E26F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here are TRUCK</w:t>
      </w:r>
      <w:r w:rsidR="00021E1A" w:rsidRPr="00021E1A">
        <w:rPr>
          <w:rFonts w:ascii="Times New Roman" w:hAnsi="Times New Roman"/>
          <w:sz w:val="24"/>
        </w:rPr>
        <w:t xml:space="preserve"> samples that need to be created manually first, and then the sap </w:t>
      </w:r>
      <w:r>
        <w:rPr>
          <w:rFonts w:ascii="Times New Roman" w:eastAsiaTheme="minorEastAsia" w:hAnsi="Times New Roman" w:hint="eastAsia"/>
          <w:sz w:val="24"/>
          <w:lang w:eastAsia="zh-CN"/>
        </w:rPr>
        <w:t>inspection batch</w:t>
      </w:r>
      <w:r w:rsidR="00021E1A" w:rsidRPr="00021E1A">
        <w:rPr>
          <w:rFonts w:ascii="Times New Roman" w:hAnsi="Times New Roman"/>
          <w:sz w:val="24"/>
        </w:rPr>
        <w:t xml:space="preserve"> will be pushed</w:t>
      </w:r>
      <w:r>
        <w:rPr>
          <w:rFonts w:ascii="Times New Roman" w:eastAsiaTheme="minorEastAsia" w:hAnsi="Times New Roman" w:hint="eastAsia"/>
          <w:sz w:val="24"/>
          <w:lang w:eastAsia="zh-CN"/>
        </w:rPr>
        <w:t>. QCLAD</w:t>
      </w:r>
      <w:r w:rsidR="00021E1A" w:rsidRPr="00021E1A">
        <w:rPr>
          <w:rFonts w:ascii="Times New Roman" w:hAnsi="Times New Roman"/>
          <w:sz w:val="24"/>
        </w:rPr>
        <w:t xml:space="preserve"> needs to be able to return the results correctly</w:t>
      </w:r>
      <w:r>
        <w:rPr>
          <w:rFonts w:ascii="Times New Roman" w:eastAsiaTheme="minorEastAsia" w:hAnsi="Times New Roman" w:hint="eastAsia"/>
          <w:sz w:val="24"/>
          <w:lang w:eastAsia="zh-CN"/>
        </w:rPr>
        <w:t>.</w:t>
      </w:r>
    </w:p>
    <w:p w14:paraId="3A24F4D7" w14:textId="3AEB8E68" w:rsidR="000E26FC" w:rsidRPr="00FB6810" w:rsidRDefault="00237242" w:rsidP="000E26FC">
      <w:pPr>
        <w:pStyle w:val="5"/>
        <w:rPr>
          <w:rFonts w:eastAsiaTheme="minorEastAsia"/>
          <w:lang w:eastAsia="zh-CN"/>
        </w:rPr>
      </w:pPr>
      <w:r>
        <w:t>RTM Mapping</w:t>
      </w:r>
    </w:p>
    <w:tbl>
      <w:tblPr>
        <w:tblStyle w:val="af2"/>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5"/>
        <w:rPr>
          <w:rFonts w:eastAsiaTheme="minorEastAsia"/>
          <w:lang w:eastAsia="zh-CN"/>
        </w:rPr>
      </w:pPr>
      <w:r>
        <w:t>Function</w:t>
      </w:r>
      <w:r w:rsidR="00237242">
        <w:t xml:space="preserve"> Design</w:t>
      </w:r>
    </w:p>
    <w:p w14:paraId="32992E06" w14:textId="53868B7C" w:rsidR="00617D88" w:rsidRPr="00B93C1A" w:rsidRDefault="00617D88" w:rsidP="00617D88">
      <w:pPr>
        <w:pStyle w:val="6"/>
        <w:rPr>
          <w:rFonts w:eastAsiaTheme="minorEastAsia"/>
          <w:lang w:eastAsia="zh-CN"/>
        </w:rPr>
      </w:pPr>
      <w:r w:rsidRPr="001C26C8">
        <w:rPr>
          <w:rFonts w:eastAsiaTheme="minorEastAsia"/>
          <w:lang w:eastAsia="zh-CN"/>
        </w:rPr>
        <w:t>Design Overviews</w:t>
      </w:r>
    </w:p>
    <w:p w14:paraId="389F0A0E" w14:textId="49A6F696" w:rsidR="00D03CE3" w:rsidRDefault="00764C57" w:rsidP="00D03CE3">
      <w:pPr>
        <w:ind w:firstLine="720"/>
        <w:jc w:val="both"/>
        <w:rPr>
          <w:ins w:id="68" w:author="Gu, Cheng" w:date="2025-05-22T16:37:00Z" w16du:dateUtc="2025-05-22T08:37:00Z"/>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w:t>
      </w:r>
      <w:r w:rsidR="001838F3">
        <w:rPr>
          <w:rFonts w:ascii="Times New Roman" w:eastAsiaTheme="minorEastAsia" w:hAnsi="Times New Roman" w:hint="eastAsia"/>
          <w:sz w:val="24"/>
          <w:lang w:eastAsia="zh-CN"/>
        </w:rPr>
        <w:t xml:space="preserve">Tank </w:t>
      </w:r>
      <w:r w:rsidRPr="00764C57">
        <w:rPr>
          <w:rFonts w:ascii="Times New Roman" w:eastAsiaTheme="minorEastAsia" w:hAnsi="Times New Roman"/>
          <w:sz w:val="24"/>
          <w:lang w:eastAsia="zh-CN"/>
        </w:rPr>
        <w:t>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w:t>
      </w:r>
      <w:r w:rsidR="00EE241A">
        <w:rPr>
          <w:rFonts w:ascii="Times New Roman" w:eastAsiaTheme="minorEastAsia" w:hAnsi="Times New Roman" w:hint="eastAsia"/>
          <w:sz w:val="24"/>
          <w:lang w:eastAsia="zh-CN"/>
        </w:rPr>
        <w:t xml:space="preserve"> QCLAD shall </w:t>
      </w:r>
      <w:r w:rsidR="00DB2662">
        <w:rPr>
          <w:rFonts w:ascii="Times New Roman" w:eastAsiaTheme="minorEastAsia" w:hAnsi="Times New Roman"/>
          <w:sz w:val="24"/>
          <w:lang w:eastAsia="zh-CN"/>
        </w:rPr>
        <w:t>retrieve</w:t>
      </w:r>
      <w:r w:rsidR="00EE241A">
        <w:rPr>
          <w:rFonts w:ascii="Times New Roman" w:eastAsiaTheme="minorEastAsia" w:hAnsi="Times New Roman" w:hint="eastAsia"/>
          <w:sz w:val="24"/>
          <w:lang w:eastAsia="zh-CN"/>
        </w:rPr>
        <w:t xml:space="preserve"> the results to SAP</w:t>
      </w:r>
      <w:r w:rsidR="00DB2662">
        <w:rPr>
          <w:rFonts w:ascii="Times New Roman" w:eastAsiaTheme="minorEastAsia" w:hAnsi="Times New Roman" w:hint="eastAsia"/>
          <w:sz w:val="24"/>
          <w:lang w:eastAsia="zh-CN"/>
        </w:rPr>
        <w:t xml:space="preserve"> after inspection lot is received. </w:t>
      </w:r>
      <w:r w:rsidR="00CD190B">
        <w:rPr>
          <w:rFonts w:ascii="Times New Roman" w:eastAsiaTheme="minorEastAsia" w:hAnsi="Times New Roman"/>
          <w:sz w:val="24"/>
          <w:lang w:eastAsia="zh-CN"/>
        </w:rPr>
        <w:t>(</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r w:rsidR="00617D88">
        <w:rPr>
          <w:rFonts w:ascii="Times New Roman" w:eastAsiaTheme="minorEastAsia" w:hAnsi="Times New Roman" w:hint="eastAsia"/>
          <w:sz w:val="24"/>
          <w:lang w:eastAsia="zh-CN"/>
        </w:rPr>
        <w:t>.</w:t>
      </w:r>
    </w:p>
    <w:p w14:paraId="1F2D4986" w14:textId="77777777" w:rsidR="005B4A64" w:rsidRPr="005D0DC5" w:rsidRDefault="005B4A64" w:rsidP="005B4A64">
      <w:pPr>
        <w:jc w:val="both"/>
        <w:rPr>
          <w:ins w:id="69" w:author="Gu, Cheng" w:date="2025-05-22T16:37:00Z" w16du:dateUtc="2025-05-22T08:37:00Z"/>
          <w:rFonts w:ascii="Times New Roman" w:eastAsiaTheme="minorEastAsia" w:hAnsi="Times New Roman"/>
          <w:bCs/>
          <w:sz w:val="24"/>
          <w:lang w:eastAsia="zh-CN"/>
        </w:rPr>
      </w:pPr>
      <w:commentRangeStart w:id="70"/>
      <w:ins w:id="71" w:author="Gu, Cheng" w:date="2025-05-22T16:37:00Z" w16du:dateUtc="2025-05-22T08:37:00Z">
        <w:r w:rsidRPr="005D0DC5">
          <w:rPr>
            <w:rFonts w:ascii="Times New Roman" w:eastAsiaTheme="minorEastAsia" w:hAnsi="Times New Roman"/>
            <w:bCs/>
            <w:sz w:val="24"/>
            <w:lang w:eastAsia="zh-CN"/>
          </w:rPr>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IQC-TRUCK.</w:t>
        </w:r>
      </w:ins>
      <w:commentRangeEnd w:id="70"/>
      <w:r w:rsidR="00DE3B4B">
        <w:rPr>
          <w:rStyle w:val="a5"/>
        </w:rPr>
        <w:commentReference w:id="70"/>
      </w:r>
    </w:p>
    <w:p w14:paraId="519F1BC6" w14:textId="77777777" w:rsidR="005B4A64" w:rsidRPr="005B4A64" w:rsidRDefault="005B4A64" w:rsidP="00D03CE3">
      <w:pPr>
        <w:ind w:firstLine="720"/>
        <w:jc w:val="both"/>
        <w:rPr>
          <w:rFonts w:ascii="Times New Roman" w:eastAsiaTheme="minorEastAsia" w:hAnsi="Times New Roman"/>
          <w:sz w:val="24"/>
          <w:lang w:eastAsia="zh-CN"/>
        </w:rPr>
      </w:pPr>
    </w:p>
    <w:p w14:paraId="561C640F" w14:textId="48EB1143" w:rsidR="00D03CE3" w:rsidRDefault="0052466E" w:rsidP="00D03CE3">
      <w:pPr>
        <w:ind w:firstLine="720"/>
        <w:jc w:val="both"/>
        <w:rPr>
          <w:rFonts w:ascii="Times New Roman" w:eastAsiaTheme="minorEastAsia" w:hAnsi="Times New Roman"/>
          <w:sz w:val="24"/>
          <w:lang w:eastAsia="zh-CN"/>
        </w:rPr>
      </w:pPr>
      <w:r>
        <w:rPr>
          <w:noProof/>
        </w:rPr>
        <w:drawing>
          <wp:inline distT="0" distB="0" distL="0" distR="0" wp14:anchorId="7268BA72" wp14:editId="2D82075A">
            <wp:extent cx="2997200" cy="4716003"/>
            <wp:effectExtent l="0" t="0" r="0" b="8890"/>
            <wp:docPr id="10308419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1908" name="Picture 1" descr="A diagram of a process&#10;&#10;AI-generated content may be incorrect."/>
                    <pic:cNvPicPr/>
                  </pic:nvPicPr>
                  <pic:blipFill>
                    <a:blip r:embed="rId16"/>
                    <a:stretch>
                      <a:fillRect/>
                    </a:stretch>
                  </pic:blipFill>
                  <pic:spPr>
                    <a:xfrm>
                      <a:off x="0" y="0"/>
                      <a:ext cx="3003458" cy="4725850"/>
                    </a:xfrm>
                    <a:prstGeom prst="rect">
                      <a:avLst/>
                    </a:prstGeom>
                  </pic:spPr>
                </pic:pic>
              </a:graphicData>
            </a:graphic>
          </wp:inline>
        </w:drawing>
      </w:r>
    </w:p>
    <w:p w14:paraId="529FABAD" w14:textId="6F1AEF1B" w:rsidR="00991B76" w:rsidRPr="00B93C1A" w:rsidRDefault="008C0469" w:rsidP="008C0469">
      <w:pPr>
        <w:pStyle w:val="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5E319CC5" w14:textId="6EB78FC0" w:rsidR="0043508F" w:rsidRDefault="0043508F" w:rsidP="0043508F">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25472ACE" w14:textId="4507EE18" w:rsidR="006B7437" w:rsidRDefault="0043508F" w:rsidP="00A019AD">
      <w:pPr>
        <w:jc w:val="both"/>
        <w:rPr>
          <w:ins w:id="72" w:author="Gu, Cheng" w:date="2025-05-22T12:54:00Z" w16du:dateUtc="2025-05-22T04:54:00Z"/>
          <w:rFonts w:ascii="Times New Roman" w:eastAsiaTheme="minorEastAsia" w:hAnsi="Times New Roman"/>
          <w:bCs/>
          <w:sz w:val="24"/>
          <w:lang w:val="en-US" w:eastAsia="zh-CN"/>
        </w:rPr>
      </w:pPr>
      <w:r>
        <w:rPr>
          <w:rFonts w:ascii="Times New Roman" w:eastAsiaTheme="minorEastAsia" w:hAnsi="Times New Roman" w:hint="eastAsia"/>
          <w:bCs/>
          <w:sz w:val="24"/>
          <w:lang w:eastAsia="zh-CN"/>
        </w:rPr>
        <w:t>Truck Samples will be login</w:t>
      </w:r>
      <w:r w:rsidR="00714FC8">
        <w:rPr>
          <w:rFonts w:ascii="Times New Roman" w:eastAsiaTheme="minorEastAsia" w:hAnsi="Times New Roman"/>
          <w:bCs/>
          <w:sz w:val="24"/>
          <w:lang w:val="en-US" w:eastAsia="zh-CN"/>
        </w:rPr>
        <w:t xml:space="preserve"> by </w:t>
      </w:r>
      <w:r w:rsidR="00F9713A">
        <w:rPr>
          <w:rFonts w:ascii="Times New Roman" w:eastAsiaTheme="minorEastAsia" w:hAnsi="Times New Roman"/>
          <w:bCs/>
          <w:sz w:val="24"/>
          <w:lang w:val="en-US" w:eastAsia="zh-CN"/>
        </w:rPr>
        <w:t xml:space="preserve">manually </w:t>
      </w:r>
      <w:r w:rsidR="00714FC8">
        <w:rPr>
          <w:rFonts w:ascii="Times New Roman" w:eastAsiaTheme="minorEastAsia" w:hAnsi="Times New Roman"/>
          <w:bCs/>
          <w:sz w:val="24"/>
          <w:lang w:val="en-US" w:eastAsia="zh-CN"/>
        </w:rPr>
        <w:t xml:space="preserve">running </w:t>
      </w:r>
      <w:r w:rsidR="00F9713A">
        <w:rPr>
          <w:rFonts w:ascii="Times New Roman" w:eastAsiaTheme="minorEastAsia" w:hAnsi="Times New Roman"/>
          <w:bCs/>
          <w:sz w:val="24"/>
          <w:lang w:val="en-US" w:eastAsia="zh-CN"/>
        </w:rPr>
        <w:t>sample login workflow</w:t>
      </w:r>
      <w:r w:rsidR="0045514D">
        <w:rPr>
          <w:rFonts w:ascii="Times New Roman" w:eastAsiaTheme="minorEastAsia" w:hAnsi="Times New Roman"/>
          <w:bCs/>
          <w:sz w:val="24"/>
          <w:lang w:val="en-US" w:eastAsia="zh-CN"/>
        </w:rPr>
        <w:t xml:space="preserve"> </w:t>
      </w:r>
      <w:r w:rsidR="0045514D" w:rsidRPr="0045514D">
        <w:rPr>
          <w:rFonts w:ascii="Times New Roman" w:eastAsiaTheme="minorEastAsia" w:hAnsi="Times New Roman"/>
          <w:bCs/>
          <w:i/>
          <w:iCs/>
          <w:sz w:val="24"/>
          <w:lang w:val="en-US" w:eastAsia="zh-CN"/>
        </w:rPr>
        <w:t>Truck Sample</w:t>
      </w:r>
      <w:r w:rsidR="0045514D">
        <w:rPr>
          <w:rFonts w:ascii="Times New Roman" w:eastAsiaTheme="minorEastAsia" w:hAnsi="Times New Roman"/>
          <w:bCs/>
          <w:sz w:val="24"/>
          <w:lang w:val="en-US" w:eastAsia="zh-CN"/>
        </w:rPr>
        <w:t xml:space="preserve"> by</w:t>
      </w:r>
      <w:r w:rsidR="00F9713A">
        <w:rPr>
          <w:rFonts w:ascii="Times New Roman" w:eastAsiaTheme="minorEastAsia" w:hAnsi="Times New Roman"/>
          <w:bCs/>
          <w:sz w:val="24"/>
          <w:lang w:val="en-US" w:eastAsia="zh-CN"/>
        </w:rPr>
        <w:t xml:space="preserve"> </w:t>
      </w:r>
      <w:r w:rsidR="00714FC8">
        <w:rPr>
          <w:rFonts w:ascii="Times New Roman" w:eastAsiaTheme="minorEastAsia" w:hAnsi="Times New Roman"/>
          <w:bCs/>
          <w:sz w:val="24"/>
          <w:lang w:val="en-US" w:eastAsia="zh-CN"/>
        </w:rPr>
        <w:t>navigating to: Public folders-Sample Management-Create Sample</w:t>
      </w:r>
      <w:r w:rsidR="00A54538">
        <w:rPr>
          <w:rFonts w:ascii="Times New Roman" w:eastAsiaTheme="minorEastAsia" w:hAnsi="Times New Roman"/>
          <w:bCs/>
          <w:sz w:val="24"/>
          <w:lang w:val="en-US" w:eastAsia="zh-CN"/>
        </w:rPr>
        <w:t>.</w:t>
      </w:r>
    </w:p>
    <w:p w14:paraId="027016AF" w14:textId="2A563F9E" w:rsidR="00903178" w:rsidRDefault="00903178" w:rsidP="00903178">
      <w:pPr>
        <w:jc w:val="both"/>
        <w:rPr>
          <w:ins w:id="73" w:author="Gu, Cheng [2]" w:date="2025-05-23T11:21:00Z" w16du:dateUtc="2025-05-23T03:21:00Z"/>
          <w:rFonts w:ascii="Times New Roman" w:eastAsiaTheme="minorEastAsia" w:hAnsi="Times New Roman"/>
          <w:bCs/>
          <w:sz w:val="24"/>
          <w:lang w:val="en-US" w:eastAsia="zh-CN"/>
        </w:rPr>
      </w:pPr>
      <w:ins w:id="74" w:author="Gu, Cheng" w:date="2025-05-22T12:54:00Z" w16du:dateUtc="2025-05-22T04:54:00Z">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ins>
    </w:p>
    <w:p w14:paraId="419C6508" w14:textId="44BDA9D8" w:rsidR="00717D1B" w:rsidRDefault="00717D1B" w:rsidP="00903178">
      <w:pPr>
        <w:jc w:val="both"/>
        <w:rPr>
          <w:ins w:id="75" w:author="Gu, Cheng" w:date="2025-05-22T12:54:00Z" w16du:dateUtc="2025-05-22T04:54:00Z"/>
          <w:rFonts w:ascii="Times New Roman" w:eastAsiaTheme="minorEastAsia" w:hAnsi="Times New Roman"/>
          <w:bCs/>
          <w:sz w:val="24"/>
          <w:lang w:val="en-US" w:eastAsia="zh-CN"/>
        </w:rPr>
      </w:pPr>
      <w:ins w:id="76" w:author="Gu, Cheng [2]" w:date="2025-05-23T11:21:00Z">
        <w:r w:rsidRPr="00717D1B">
          <w:rPr>
            <w:rFonts w:ascii="Times New Roman" w:eastAsiaTheme="minorEastAsia" w:hAnsi="Times New Roman"/>
            <w:bCs/>
            <w:sz w:val="24"/>
            <w:lang w:eastAsia="zh-CN"/>
          </w:rPr>
          <w:t>For truck material, creates the sample id by adding the entries.</w:t>
        </w:r>
      </w:ins>
    </w:p>
    <w:p w14:paraId="341BBD8E" w14:textId="77777777" w:rsidR="00903178" w:rsidRDefault="00903178" w:rsidP="00A019AD">
      <w:pPr>
        <w:jc w:val="both"/>
        <w:rPr>
          <w:rFonts w:ascii="Times New Roman" w:eastAsiaTheme="minorEastAsia" w:hAnsi="Times New Roman"/>
          <w:bCs/>
          <w:sz w:val="24"/>
          <w:lang w:val="en-US" w:eastAsia="zh-CN"/>
        </w:rPr>
      </w:pPr>
    </w:p>
    <w:p w14:paraId="7908FF7F" w14:textId="22812E49" w:rsidR="0085646D" w:rsidRPr="00714FC8" w:rsidRDefault="001D26EA" w:rsidP="00A019AD">
      <w:pPr>
        <w:jc w:val="both"/>
        <w:rPr>
          <w:rFonts w:ascii="Times New Roman" w:eastAsiaTheme="minorEastAsia" w:hAnsi="Times New Roman"/>
          <w:bCs/>
          <w:sz w:val="24"/>
          <w:lang w:val="en-US" w:eastAsia="zh-CN"/>
        </w:rPr>
      </w:pPr>
      <w:r>
        <w:rPr>
          <w:noProof/>
        </w:rPr>
        <w:drawing>
          <wp:inline distT="0" distB="0" distL="0" distR="0" wp14:anchorId="50D9786A" wp14:editId="06F5E8ED">
            <wp:extent cx="3708400" cy="3347465"/>
            <wp:effectExtent l="0" t="0" r="6350" b="5715"/>
            <wp:docPr id="183181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27BE727D" w14:textId="2BE903E5"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af2"/>
        <w:tblW w:w="9350" w:type="dxa"/>
        <w:tblLook w:val="04A0" w:firstRow="1" w:lastRow="0" w:firstColumn="1" w:lastColumn="0" w:noHBand="0" w:noVBand="1"/>
      </w:tblPr>
      <w:tblGrid>
        <w:gridCol w:w="653"/>
        <w:gridCol w:w="1772"/>
        <w:gridCol w:w="1558"/>
        <w:gridCol w:w="2004"/>
        <w:gridCol w:w="3363"/>
      </w:tblGrid>
      <w:tr w:rsidR="00A019AD" w14:paraId="4A7657AE" w14:textId="77777777" w:rsidTr="41EC023C">
        <w:tc>
          <w:tcPr>
            <w:tcW w:w="656" w:type="dxa"/>
            <w:shd w:val="clear" w:color="auto" w:fill="9CC2E5" w:themeFill="accent5" w:themeFillTint="99"/>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hemeFill="accent5" w:themeFillTint="99"/>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hemeFill="accent5" w:themeFillTint="99"/>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hemeFill="accent5" w:themeFillTint="99"/>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hemeFill="accent5" w:themeFillTint="99"/>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41EC023C">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1518F7C6" w:rsidR="00A019AD" w:rsidRDefault="692731BA" w:rsidP="41EC023C">
            <w:pPr>
              <w:jc w:val="both"/>
              <w:rPr>
                <w:rFonts w:ascii="Times New Roman" w:eastAsiaTheme="minorEastAsia" w:hAnsi="Times New Roman"/>
                <w:sz w:val="24"/>
                <w:lang w:eastAsia="zh-CN"/>
              </w:rPr>
            </w:pPr>
            <w:commentRangeStart w:id="77"/>
            <w:commentRangeStart w:id="78"/>
            <w:r w:rsidRPr="41EC023C">
              <w:rPr>
                <w:rFonts w:ascii="Times New Roman" w:eastAsiaTheme="minorEastAsia" w:hAnsi="Times New Roman"/>
                <w:sz w:val="24"/>
                <w:lang w:eastAsia="zh-CN"/>
              </w:rPr>
              <w:t>MLP</w:t>
            </w:r>
          </w:p>
        </w:tc>
        <w:tc>
          <w:tcPr>
            <w:tcW w:w="1574" w:type="dxa"/>
          </w:tcPr>
          <w:p w14:paraId="348BFF00" w14:textId="6DEAACE3" w:rsidR="00A019AD" w:rsidRDefault="00885FDA"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79C261CA" w14:textId="77777777" w:rsidR="00A019AD" w:rsidRDefault="01C2FAD3"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Mandatory</w:t>
            </w:r>
            <w:commentRangeEnd w:id="77"/>
            <w:r w:rsidR="00A019AD">
              <w:rPr>
                <w:rStyle w:val="a5"/>
              </w:rPr>
              <w:commentReference w:id="77"/>
            </w:r>
            <w:commentRangeEnd w:id="78"/>
            <w:r w:rsidR="00A019AD">
              <w:rPr>
                <w:rStyle w:val="a5"/>
              </w:rPr>
              <w:commentReference w:id="78"/>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41EC023C">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41EC023C">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058E7A1F"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41EC023C">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1B997C48" w:rsidR="009E1E5C" w:rsidRDefault="684D5C5A" w:rsidP="41EC023C">
            <w:pPr>
              <w:jc w:val="both"/>
            </w:pPr>
            <w:r w:rsidRPr="41EC023C">
              <w:rPr>
                <w:rFonts w:ascii="Times New Roman" w:eastAsiaTheme="minorEastAsia" w:hAnsi="Times New Roman"/>
                <w:sz w:val="24"/>
                <w:lang w:eastAsia="zh-CN"/>
              </w:rPr>
              <w:t>Optional</w:t>
            </w:r>
          </w:p>
        </w:tc>
        <w:tc>
          <w:tcPr>
            <w:tcW w:w="3427" w:type="dxa"/>
          </w:tcPr>
          <w:p w14:paraId="2CAD4A4E" w14:textId="0A2C0A64" w:rsidR="009E1E5C" w:rsidRDefault="684D5C5A" w:rsidP="41EC023C">
            <w:pPr>
              <w:jc w:val="both"/>
            </w:pPr>
            <w:r w:rsidRPr="41EC023C">
              <w:rPr>
                <w:rFonts w:ascii="Times New Roman" w:eastAsiaTheme="minorEastAsia" w:hAnsi="Times New Roman"/>
                <w:sz w:val="24"/>
                <w:lang w:eastAsia="zh-CN"/>
              </w:rPr>
              <w:t>Fetch from MLP</w:t>
            </w:r>
          </w:p>
        </w:tc>
      </w:tr>
      <w:tr w:rsidR="009E1E5C" w14:paraId="7EFC67B1" w14:textId="77777777" w:rsidTr="41EC023C">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41EC023C">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58C3228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41EC023C">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41EC023C">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Descriptiom</w:t>
            </w:r>
          </w:p>
        </w:tc>
      </w:tr>
      <w:tr w:rsidR="009E1E5C" w14:paraId="77755142" w14:textId="77777777" w:rsidTr="41EC023C">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1465CEB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9A01B33" w14:textId="1AFF02A3"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E401AF0" w14:textId="10E793F9" w:rsidR="009E1E5C" w:rsidRDefault="00E9263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C5657DB" w14:textId="0794F837"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4F719A" w14:paraId="30F2EBB9" w14:textId="77777777" w:rsidTr="41EC023C">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rsidTr="41EC023C">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rsidTr="41EC023C">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6E1C589D"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1CE87114" w14:textId="7A73CFF3"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C46BBFF" w14:textId="3876B6C4"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A6F429" w14:textId="6B15A53C" w:rsidR="005B56D7" w:rsidRDefault="00C50E21"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0E748FD" w14:textId="2980953D" w:rsidR="00272269" w:rsidRDefault="00272269" w:rsidP="00272269">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Receiving</w:t>
      </w:r>
      <w:r w:rsidRPr="00314CD6">
        <w:rPr>
          <w:rFonts w:ascii="Times New Roman" w:eastAsiaTheme="minorEastAsia" w:hAnsi="Times New Roman"/>
          <w:b/>
          <w:bCs/>
          <w:i/>
          <w:iCs/>
          <w:color w:val="4472C4" w:themeColor="accent1"/>
          <w:sz w:val="24"/>
          <w:lang w:eastAsia="zh-CN"/>
        </w:rPr>
        <w:t>:</w:t>
      </w:r>
    </w:p>
    <w:p w14:paraId="74D1765C" w14:textId="7C8E8DE9" w:rsidR="00F40BD0" w:rsidRDefault="005F5CE2" w:rsidP="0070169F">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 xml:space="preserve">The user needs to find the specified sample from the </w:t>
      </w:r>
      <w:r w:rsidRPr="005F5CE2">
        <w:rPr>
          <w:rFonts w:ascii="Times New Roman" w:eastAsiaTheme="minorEastAsia" w:hAnsi="Times New Roman" w:hint="eastAsia"/>
          <w:i/>
          <w:iCs/>
          <w:sz w:val="24"/>
          <w:lang w:eastAsia="zh-CN"/>
        </w:rPr>
        <w:t>New Sample Pending Receiving</w:t>
      </w:r>
      <w:r>
        <w:rPr>
          <w:rFonts w:ascii="Times New Roman" w:eastAsiaTheme="minorEastAsia" w:hAnsi="Times New Roman" w:hint="eastAsia"/>
          <w:sz w:val="24"/>
          <w:lang w:eastAsia="zh-CN"/>
        </w:rPr>
        <w:t xml:space="preserve"> </w:t>
      </w:r>
      <w:r w:rsidRPr="005F5CE2">
        <w:rPr>
          <w:rFonts w:ascii="Times New Roman" w:eastAsiaTheme="minorEastAsia" w:hAnsi="Times New Roman"/>
          <w:sz w:val="24"/>
          <w:lang w:eastAsia="zh-CN"/>
        </w:rPr>
        <w:t xml:space="preserve">folder and right-click </w:t>
      </w:r>
      <w:r w:rsidRPr="005F5CE2">
        <w:rPr>
          <w:rFonts w:ascii="Times New Roman" w:eastAsiaTheme="minorEastAsia" w:hAnsi="Times New Roman"/>
          <w:i/>
          <w:iCs/>
          <w:sz w:val="24"/>
          <w:lang w:eastAsia="zh-CN"/>
        </w:rPr>
        <w:t>Receive Sample</w:t>
      </w:r>
      <w:r w:rsidRPr="005F5CE2">
        <w:rPr>
          <w:rFonts w:ascii="Times New Roman" w:eastAsiaTheme="minorEastAsia" w:hAnsi="Times New Roman" w:hint="eastAsia"/>
          <w:i/>
          <w:iCs/>
          <w:sz w:val="24"/>
          <w:lang w:eastAsia="zh-CN"/>
        </w:rPr>
        <w:t>s</w:t>
      </w:r>
      <w:r>
        <w:rPr>
          <w:rFonts w:ascii="Times New Roman" w:eastAsiaTheme="minorEastAsia" w:hAnsi="Times New Roman" w:hint="eastAsia"/>
          <w:sz w:val="24"/>
          <w:lang w:eastAsia="zh-CN"/>
        </w:rPr>
        <w:t xml:space="preserve"> button</w:t>
      </w:r>
      <w:r w:rsidRPr="005F5CE2">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 xml:space="preserve">Sample </w:t>
      </w:r>
      <w:r w:rsidRPr="005F5CE2">
        <w:rPr>
          <w:rFonts w:ascii="Times New Roman" w:eastAsiaTheme="minorEastAsia" w:hAnsi="Times New Roman"/>
          <w:sz w:val="24"/>
          <w:lang w:eastAsia="zh-CN"/>
        </w:rPr>
        <w:t>Receiv</w:t>
      </w:r>
      <w:r>
        <w:rPr>
          <w:rFonts w:ascii="Times New Roman" w:eastAsiaTheme="minorEastAsia" w:hAnsi="Times New Roman" w:hint="eastAsia"/>
          <w:sz w:val="24"/>
          <w:lang w:eastAsia="zh-CN"/>
        </w:rPr>
        <w:t>ing</w:t>
      </w:r>
      <w:r w:rsidRPr="005F5CE2">
        <w:rPr>
          <w:rFonts w:ascii="Times New Roman" w:eastAsiaTheme="minorEastAsia" w:hAnsi="Times New Roman"/>
          <w:sz w:val="24"/>
          <w:lang w:eastAsia="zh-CN"/>
        </w:rPr>
        <w:t xml:space="preserve"> window. After the sample</w:t>
      </w:r>
      <w:r>
        <w:rPr>
          <w:rFonts w:ascii="Times New Roman" w:eastAsiaTheme="minorEastAsia" w:hAnsi="Times New Roman" w:hint="eastAsia"/>
          <w:sz w:val="24"/>
          <w:lang w:eastAsia="zh-CN"/>
        </w:rPr>
        <w:t xml:space="preserve"> is received</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154E5AC1" w14:textId="6DB5E9B5" w:rsidR="00246A3B" w:rsidRDefault="6115F0B1" w:rsidP="41EC023C">
      <w:pPr>
        <w:jc w:val="both"/>
        <w:rPr>
          <w:rFonts w:ascii="Times New Roman" w:eastAsiaTheme="minorEastAsia" w:hAnsi="Times New Roman"/>
          <w:b/>
          <w:bCs/>
          <w:i/>
          <w:iCs/>
          <w:color w:val="4472C4" w:themeColor="accent1"/>
          <w:sz w:val="24"/>
          <w:lang w:eastAsia="zh-CN"/>
        </w:rPr>
      </w:pPr>
      <w:commentRangeStart w:id="79"/>
      <w:commentRangeStart w:id="80"/>
      <w:r w:rsidRPr="41EC023C">
        <w:rPr>
          <w:rFonts w:ascii="Times New Roman" w:eastAsiaTheme="minorEastAsia" w:hAnsi="Times New Roman"/>
          <w:b/>
          <w:bCs/>
          <w:i/>
          <w:iCs/>
          <w:color w:val="4472C4" w:themeColor="accent1"/>
          <w:sz w:val="24"/>
          <w:lang w:eastAsia="zh-CN"/>
        </w:rPr>
        <w:t>Sample Authorize:</w:t>
      </w:r>
      <w:commentRangeEnd w:id="79"/>
      <w:r w:rsidR="00246A3B">
        <w:rPr>
          <w:rStyle w:val="a5"/>
        </w:rPr>
        <w:commentReference w:id="79"/>
      </w:r>
      <w:commentRangeEnd w:id="80"/>
      <w:r w:rsidR="00246A3B">
        <w:rPr>
          <w:rStyle w:val="a5"/>
        </w:rPr>
        <w:commentReference w:id="80"/>
      </w:r>
    </w:p>
    <w:p w14:paraId="260EE744" w14:textId="61FE89AC" w:rsidR="00342825" w:rsidRDefault="4DB03034" w:rsidP="41EC023C">
      <w:pPr>
        <w:jc w:val="both"/>
        <w:rPr>
          <w:ins w:id="81" w:author="Gu, Cheng" w:date="2025-05-22T13:12:00Z" w16du:dateUtc="2025-05-22T05:12:00Z"/>
          <w:rFonts w:ascii="Times New Roman" w:eastAsiaTheme="minorEastAsia" w:hAnsi="Times New Roman"/>
          <w:sz w:val="24"/>
          <w:lang w:eastAsia="zh-CN"/>
        </w:rPr>
      </w:pPr>
      <w:r w:rsidRPr="41EC023C">
        <w:rPr>
          <w:rFonts w:ascii="Times New Roman" w:eastAsiaTheme="minorEastAsia" w:hAnsi="Times New Roman"/>
          <w:sz w:val="24"/>
          <w:lang w:eastAsia="zh-CN"/>
        </w:rPr>
        <w:t>When all tests for a sample are in the authorized or rejected</w:t>
      </w:r>
      <w:ins w:id="82" w:author="Gu, Cheng" w:date="2025-05-22T12:58:00Z" w16du:dateUtc="2025-05-22T04:58:00Z">
        <w:r w:rsidR="0057563F">
          <w:rPr>
            <w:rFonts w:ascii="Times New Roman" w:eastAsiaTheme="minorEastAsia" w:hAnsi="Times New Roman" w:hint="eastAsia"/>
            <w:sz w:val="24"/>
            <w:lang w:eastAsia="zh-CN"/>
          </w:rPr>
          <w:t xml:space="preserve"> </w:t>
        </w:r>
      </w:ins>
      <w:r w:rsidRPr="41EC023C">
        <w:rPr>
          <w:rFonts w:ascii="Times New Roman" w:eastAsiaTheme="minorEastAsia" w:hAnsi="Times New Roman"/>
          <w:sz w:val="24"/>
          <w:lang w:eastAsia="zh-CN"/>
        </w:rPr>
        <w:t>status, the sample will automatically become authorized.</w:t>
      </w:r>
    </w:p>
    <w:p w14:paraId="5E7B4636" w14:textId="77777777" w:rsidR="005A7715" w:rsidRDefault="005A7715" w:rsidP="005A7715">
      <w:pPr>
        <w:jc w:val="both"/>
        <w:rPr>
          <w:ins w:id="83" w:author="Gu, Cheng" w:date="2025-05-22T13:12:00Z" w16du:dateUtc="2025-05-22T05:12:00Z"/>
          <w:rFonts w:ascii="Times New Roman" w:eastAsiaTheme="minorEastAsia" w:hAnsi="Times New Roman"/>
          <w:sz w:val="24"/>
          <w:lang w:eastAsia="zh-CN"/>
        </w:rPr>
      </w:pPr>
      <w:ins w:id="84" w:author="Gu, Cheng" w:date="2025-05-22T13:12:00Z" w16du:dateUtc="2025-05-22T05:12:00Z">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D249B9">
          <w:rPr>
            <w:rFonts w:ascii="Times New Roman" w:eastAsiaTheme="minorEastAsia" w:hAnsi="Times New Roman" w:hint="eastAsia"/>
            <w:i/>
            <w:iCs/>
            <w:sz w:val="24"/>
            <w:lang w:eastAsia="zh-CN"/>
          </w:rPr>
          <w:t>ample management-</w:t>
        </w:r>
        <w:r>
          <w:rPr>
            <w:rFonts w:ascii="Times New Roman" w:eastAsiaTheme="minorEastAsia" w:hAnsi="Times New Roman" w:hint="eastAsia"/>
            <w:i/>
            <w:iCs/>
            <w:sz w:val="24"/>
            <w:lang w:eastAsia="zh-CN"/>
          </w:rPr>
          <w:t>A</w:t>
        </w:r>
        <w:r w:rsidRPr="00D249B9">
          <w:rPr>
            <w:rFonts w:ascii="Times New Roman" w:eastAsiaTheme="minorEastAsia" w:hAnsi="Times New Roman" w:hint="eastAsia"/>
            <w:i/>
            <w:iCs/>
            <w:sz w:val="24"/>
            <w:lang w:eastAsia="zh-CN"/>
          </w:rPr>
          <w:t>uthorized samples</w:t>
        </w:r>
        <w:r>
          <w:rPr>
            <w:rFonts w:ascii="Times New Roman" w:eastAsiaTheme="minorEastAsia" w:hAnsi="Times New Roman" w:hint="eastAsia"/>
            <w:sz w:val="24"/>
            <w:lang w:eastAsia="zh-CN"/>
          </w:rPr>
          <w:t xml:space="preserve"> folder. </w:t>
        </w: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will highlight the JIT samples which has not received inspection lots from SAP </w:t>
        </w:r>
        <w:r w:rsidRPr="00F86B7E">
          <w:rPr>
            <w:rFonts w:ascii="Times New Roman" w:eastAsiaTheme="minorEastAsia" w:hAnsi="Times New Roman"/>
            <w:sz w:val="24"/>
            <w:lang w:eastAsia="zh-CN"/>
          </w:rPr>
          <w:t>by highlighting the background color</w:t>
        </w:r>
        <w:r>
          <w:rPr>
            <w:rFonts w:ascii="Times New Roman" w:eastAsiaTheme="minorEastAsia" w:hAnsi="Times New Roman" w:hint="eastAsia"/>
            <w:sz w:val="24"/>
            <w:lang w:eastAsia="zh-CN"/>
          </w:rPr>
          <w:t xml:space="preserve"> in the Authorized samples folder.</w:t>
        </w:r>
      </w:ins>
    </w:p>
    <w:p w14:paraId="4ED93F10" w14:textId="77777777" w:rsidR="005A7715" w:rsidRPr="00342825" w:rsidRDefault="005A7715" w:rsidP="41EC023C">
      <w:pPr>
        <w:jc w:val="both"/>
        <w:rPr>
          <w:rFonts w:ascii="Times New Roman" w:eastAsiaTheme="minorEastAsia" w:hAnsi="Times New Roman"/>
          <w:sz w:val="24"/>
          <w:lang w:eastAsia="zh-CN"/>
        </w:rPr>
      </w:pPr>
    </w:p>
    <w:p w14:paraId="6A8BD41C" w14:textId="54DD820A" w:rsidR="00246A3B" w:rsidRDefault="0016612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Truck </w:t>
      </w:r>
      <w:r w:rsidR="00F15FF0" w:rsidRPr="00F15FF0">
        <w:rPr>
          <w:rFonts w:ascii="Times New Roman" w:eastAsiaTheme="minorEastAsia" w:hAnsi="Times New Roman"/>
          <w:sz w:val="24"/>
          <w:lang w:eastAsia="zh-CN"/>
        </w:rPr>
        <w:t xml:space="preserve">Samples are not automatically marked as waiting to be sent </w:t>
      </w:r>
      <w:r w:rsidR="00F15FF0">
        <w:rPr>
          <w:rFonts w:ascii="Times New Roman" w:eastAsiaTheme="minorEastAsia" w:hAnsi="Times New Roman" w:hint="eastAsia"/>
          <w:sz w:val="24"/>
          <w:lang w:eastAsia="zh-CN"/>
        </w:rPr>
        <w:t>results</w:t>
      </w:r>
      <w:r w:rsidR="00342825">
        <w:rPr>
          <w:rFonts w:ascii="Times New Roman" w:eastAsiaTheme="minorEastAsia" w:hAnsi="Times New Roman" w:hint="eastAsia"/>
          <w:sz w:val="24"/>
          <w:lang w:eastAsia="zh-CN"/>
        </w:rPr>
        <w:t xml:space="preserve"> to SAP</w:t>
      </w:r>
      <w:r w:rsidR="00F15FF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w:t>
      </w:r>
      <w:r w:rsidR="00342825">
        <w:rPr>
          <w:rFonts w:ascii="Times New Roman" w:eastAsiaTheme="minorEastAsia" w:hAnsi="Times New Roman" w:hint="eastAsia"/>
          <w:sz w:val="24"/>
          <w:lang w:eastAsia="zh-CN"/>
        </w:rPr>
        <w:t xml:space="preserve"> is</w:t>
      </w:r>
      <w:r>
        <w:rPr>
          <w:rFonts w:ascii="Times New Roman" w:eastAsiaTheme="minorEastAsia" w:hAnsi="Times New Roman" w:hint="eastAsia"/>
          <w:sz w:val="24"/>
          <w:lang w:eastAsia="zh-CN"/>
        </w:rPr>
        <w:t xml:space="preserve"> authorized</w:t>
      </w:r>
      <w:r w:rsidR="00F15FF0" w:rsidRPr="00F15FF0">
        <w:rPr>
          <w:rFonts w:ascii="Times New Roman" w:eastAsiaTheme="minorEastAsia" w:hAnsi="Times New Roman"/>
          <w:sz w:val="24"/>
          <w:lang w:eastAsia="zh-CN"/>
        </w:rPr>
        <w:t>, but need to wait for a response from the sap interface</w:t>
      </w:r>
      <w:r>
        <w:rPr>
          <w:rFonts w:ascii="Times New Roman" w:eastAsiaTheme="minorEastAsia" w:hAnsi="Times New Roman" w:hint="eastAsia"/>
          <w:sz w:val="24"/>
          <w:lang w:eastAsia="zh-CN"/>
        </w:rPr>
        <w:t>.</w:t>
      </w:r>
    </w:p>
    <w:p w14:paraId="037C75A4" w14:textId="3EDA5CEE" w:rsidR="0059216C" w:rsidRDefault="00CF1823" w:rsidP="0001034D">
      <w:pPr>
        <w:pStyle w:val="6"/>
        <w:rPr>
          <w:rFonts w:eastAsiaTheme="minorEastAsia"/>
          <w:lang w:eastAsia="zh-CN"/>
        </w:rPr>
      </w:pPr>
      <w:r>
        <w:rPr>
          <w:rFonts w:eastAsiaTheme="minorEastAsia" w:hint="eastAsia"/>
          <w:lang w:eastAsia="zh-CN"/>
        </w:rPr>
        <w:t xml:space="preserve">SAP </w:t>
      </w:r>
      <w:r w:rsidR="0028389F">
        <w:rPr>
          <w:rFonts w:eastAsiaTheme="minorEastAsia" w:hint="eastAsia"/>
          <w:lang w:eastAsia="zh-CN"/>
        </w:rPr>
        <w:t>interactive</w:t>
      </w:r>
    </w:p>
    <w:p w14:paraId="2A514B13" w14:textId="77777777" w:rsidR="0016612C" w:rsidRDefault="00246A3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Truck sample is created manually in QCLAD system.</w:t>
      </w:r>
      <w:r w:rsidR="0016612C">
        <w:rPr>
          <w:rFonts w:ascii="Times New Roman" w:eastAsiaTheme="minorEastAsia" w:hAnsi="Times New Roman" w:hint="eastAsia"/>
          <w:sz w:val="24"/>
          <w:lang w:eastAsia="zh-CN"/>
        </w:rPr>
        <w:t xml:space="preserve"> </w:t>
      </w:r>
    </w:p>
    <w:p w14:paraId="2D8CB94B" w14:textId="53BF6CD1" w:rsidR="0059216C" w:rsidRDefault="0A945169"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 xml:space="preserve">When inspection lot created in SAP is pushed to QCLAD, </w:t>
      </w:r>
      <w:r w:rsidR="77DE2B87" w:rsidRPr="41EC023C">
        <w:rPr>
          <w:rFonts w:ascii="Times New Roman" w:eastAsiaTheme="minorEastAsia" w:hAnsi="Times New Roman"/>
          <w:sz w:val="24"/>
          <w:lang w:eastAsia="zh-CN"/>
        </w:rPr>
        <w:t>interface</w:t>
      </w:r>
      <w:r w:rsidRPr="41EC023C">
        <w:rPr>
          <w:rFonts w:ascii="Times New Roman" w:eastAsiaTheme="minorEastAsia" w:hAnsi="Times New Roman"/>
          <w:sz w:val="24"/>
          <w:lang w:eastAsia="zh-CN"/>
        </w:rPr>
        <w:t xml:space="preserve"> would</w:t>
      </w:r>
      <w:r w:rsidR="77DE2B87" w:rsidRPr="41EC023C">
        <w:rPr>
          <w:rFonts w:ascii="Times New Roman" w:eastAsiaTheme="minorEastAsia" w:hAnsi="Times New Roman"/>
          <w:sz w:val="24"/>
          <w:lang w:eastAsia="zh-CN"/>
        </w:rPr>
        <w:t xml:space="preserve"> find the sample already existed in system and </w:t>
      </w:r>
      <w:r w:rsidR="18E92037" w:rsidRPr="41EC023C">
        <w:rPr>
          <w:rFonts w:ascii="Times New Roman" w:eastAsiaTheme="minorEastAsia" w:hAnsi="Times New Roman"/>
          <w:sz w:val="24"/>
          <w:lang w:eastAsia="zh-CN"/>
        </w:rPr>
        <w:t xml:space="preserve">save the inspection lot number in the field ‘hen_inspection_lot’ and </w:t>
      </w:r>
      <w:r w:rsidR="77DE2B87" w:rsidRPr="41EC023C">
        <w:rPr>
          <w:rFonts w:ascii="Times New Roman" w:eastAsiaTheme="minorEastAsia" w:hAnsi="Times New Roman"/>
          <w:sz w:val="24"/>
          <w:lang w:eastAsia="zh-CN"/>
        </w:rPr>
        <w:t xml:space="preserve">mark </w:t>
      </w:r>
      <w:r w:rsidR="261C5CF0" w:rsidRPr="41EC023C">
        <w:rPr>
          <w:rFonts w:ascii="Times New Roman" w:eastAsiaTheme="minorEastAsia" w:hAnsi="Times New Roman"/>
          <w:sz w:val="24"/>
          <w:lang w:eastAsia="zh-CN"/>
        </w:rPr>
        <w:t>the field ‘hen_to_be_sent’ to true</w:t>
      </w:r>
      <w:r w:rsidRPr="41EC023C">
        <w:rPr>
          <w:rFonts w:ascii="Times New Roman" w:eastAsiaTheme="minorEastAsia" w:hAnsi="Times New Roman"/>
          <w:sz w:val="24"/>
          <w:lang w:eastAsia="zh-CN"/>
        </w:rPr>
        <w:t>.</w:t>
      </w:r>
    </w:p>
    <w:p w14:paraId="552E2544" w14:textId="77777777" w:rsidR="0059216C" w:rsidRPr="0016612C" w:rsidRDefault="0059216C" w:rsidP="0070169F">
      <w:pPr>
        <w:jc w:val="both"/>
        <w:rPr>
          <w:rFonts w:ascii="Times New Roman" w:eastAsiaTheme="minorEastAsia" w:hAnsi="Times New Roman"/>
          <w:sz w:val="24"/>
          <w:lang w:eastAsia="zh-CN"/>
        </w:rPr>
      </w:pPr>
    </w:p>
    <w:p w14:paraId="1D09C4B6" w14:textId="439A352E" w:rsidR="00E86F95" w:rsidRDefault="00E86F95" w:rsidP="00E86F95">
      <w:pPr>
        <w:pStyle w:val="4"/>
        <w:tabs>
          <w:tab w:val="clear" w:pos="3416"/>
        </w:tabs>
        <w:ind w:left="810" w:hanging="810"/>
        <w:rPr>
          <w:rFonts w:eastAsiaTheme="minorEastAsia"/>
          <w:i w:val="0"/>
          <w:iCs/>
          <w:lang w:eastAsia="zh-CN"/>
        </w:rPr>
      </w:pPr>
      <w:r>
        <w:rPr>
          <w:rFonts w:eastAsiaTheme="minorEastAsia" w:hint="eastAsia"/>
          <w:i w:val="0"/>
          <w:iCs/>
          <w:lang w:eastAsia="zh-CN"/>
        </w:rPr>
        <w:t>JIT Workflow</w:t>
      </w:r>
    </w:p>
    <w:p w14:paraId="1ACC4739" w14:textId="77777777" w:rsidR="00E86F95" w:rsidRDefault="00E86F95" w:rsidP="00E86F95">
      <w:pPr>
        <w:pStyle w:val="5"/>
        <w:rPr>
          <w:rFonts w:eastAsiaTheme="minorEastAsia"/>
          <w:lang w:eastAsia="zh-CN"/>
        </w:rPr>
      </w:pPr>
      <w:r>
        <w:t>Business Scenarios</w:t>
      </w:r>
    </w:p>
    <w:p w14:paraId="29D505AA" w14:textId="03DA58CE" w:rsidR="00E86F95" w:rsidRPr="00F549C5" w:rsidRDefault="00A06C3E"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There are JIT</w:t>
      </w:r>
      <w:r w:rsidRPr="00A06C3E">
        <w:rPr>
          <w:rFonts w:ascii="Times New Roman" w:hAnsi="Times New Roman"/>
          <w:sz w:val="24"/>
        </w:rPr>
        <w:t xml:space="preserve"> samples that need to be created manually first</w:t>
      </w:r>
      <w:r w:rsidR="00F549C5">
        <w:rPr>
          <w:rFonts w:ascii="Times New Roman" w:eastAsiaTheme="minorEastAsia" w:hAnsi="Times New Roman" w:hint="eastAsia"/>
          <w:sz w:val="24"/>
          <w:lang w:eastAsia="zh-CN"/>
        </w:rPr>
        <w:t xml:space="preserve">. When </w:t>
      </w:r>
      <w:r>
        <w:rPr>
          <w:rFonts w:ascii="Times New Roman" w:eastAsiaTheme="minorEastAsia" w:hAnsi="Times New Roman" w:hint="eastAsia"/>
          <w:sz w:val="24"/>
          <w:lang w:eastAsia="zh-CN"/>
        </w:rPr>
        <w:t>all</w:t>
      </w:r>
      <w:r w:rsidRPr="00A06C3E">
        <w:rPr>
          <w:rFonts w:ascii="Times New Roman" w:hAnsi="Times New Roman"/>
          <w:sz w:val="24"/>
        </w:rPr>
        <w:t xml:space="preserve"> test</w:t>
      </w:r>
      <w:r>
        <w:rPr>
          <w:rFonts w:ascii="Times New Roman" w:eastAsiaTheme="minorEastAsia" w:hAnsi="Times New Roman" w:hint="eastAsia"/>
          <w:sz w:val="24"/>
          <w:lang w:eastAsia="zh-CN"/>
        </w:rPr>
        <w:t>s</w:t>
      </w:r>
      <w:r w:rsidRPr="00A06C3E">
        <w:rPr>
          <w:rFonts w:ascii="Times New Roman" w:hAnsi="Times New Roman"/>
          <w:sz w:val="24"/>
        </w:rPr>
        <w:t xml:space="preserve"> </w:t>
      </w:r>
      <w:r>
        <w:rPr>
          <w:rFonts w:ascii="Times New Roman" w:eastAsiaTheme="minorEastAsia" w:hAnsi="Times New Roman" w:hint="eastAsia"/>
          <w:sz w:val="24"/>
          <w:lang w:eastAsia="zh-CN"/>
        </w:rPr>
        <w:t>are</w:t>
      </w:r>
      <w:r w:rsidRPr="00A06C3E">
        <w:rPr>
          <w:rFonts w:ascii="Times New Roman" w:hAnsi="Times New Roman"/>
          <w:sz w:val="24"/>
        </w:rPr>
        <w:t xml:space="preserve"> all completed and </w:t>
      </w:r>
      <w:r>
        <w:rPr>
          <w:rFonts w:ascii="Times New Roman" w:eastAsiaTheme="minorEastAsia" w:hAnsi="Times New Roman" w:hint="eastAsia"/>
          <w:sz w:val="24"/>
          <w:lang w:eastAsia="zh-CN"/>
        </w:rPr>
        <w:t>reviewed</w:t>
      </w:r>
      <w:r w:rsidR="00F549C5">
        <w:rPr>
          <w:rFonts w:ascii="Times New Roman" w:eastAsiaTheme="minorEastAsia" w:hAnsi="Times New Roman" w:hint="eastAsia"/>
          <w:sz w:val="24"/>
          <w:lang w:eastAsia="zh-CN"/>
        </w:rPr>
        <w:t>, QCLAD will</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send the message which including</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sample decision information(A/R)</w:t>
      </w:r>
      <w:r w:rsidRPr="00A06C3E">
        <w:rPr>
          <w:rFonts w:ascii="Times New Roman" w:hAnsi="Times New Roman"/>
          <w:sz w:val="24"/>
        </w:rPr>
        <w:t xml:space="preserve"> to the MES</w:t>
      </w:r>
      <w:r w:rsidR="00F549C5">
        <w:rPr>
          <w:rFonts w:ascii="Times New Roman" w:eastAsiaTheme="minorEastAsia" w:hAnsi="Times New Roman" w:hint="eastAsia"/>
          <w:sz w:val="24"/>
          <w:lang w:eastAsia="zh-CN"/>
        </w:rPr>
        <w:t>.</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Then SAP will push the inspection lot</w:t>
      </w:r>
      <w:r w:rsidRPr="00A06C3E">
        <w:rPr>
          <w:rFonts w:ascii="Times New Roman" w:hAnsi="Times New Roman"/>
          <w:sz w:val="24"/>
        </w:rPr>
        <w:t xml:space="preserve"> and </w:t>
      </w:r>
      <w:r w:rsidR="00F549C5">
        <w:rPr>
          <w:rFonts w:ascii="Times New Roman" w:eastAsiaTheme="minorEastAsia" w:hAnsi="Times New Roman" w:hint="eastAsia"/>
          <w:sz w:val="24"/>
          <w:lang w:eastAsia="zh-CN"/>
        </w:rPr>
        <w:t>QCLAD</w:t>
      </w:r>
      <w:r w:rsidRPr="00A06C3E">
        <w:rPr>
          <w:rFonts w:ascii="Times New Roman" w:hAnsi="Times New Roman"/>
          <w:sz w:val="24"/>
        </w:rPr>
        <w:t xml:space="preserve"> needs to be able to return the results correctly</w:t>
      </w:r>
      <w:r w:rsidR="00F549C5">
        <w:rPr>
          <w:rFonts w:ascii="Times New Roman" w:eastAsiaTheme="minorEastAsia" w:hAnsi="Times New Roman" w:hint="eastAsia"/>
          <w:sz w:val="24"/>
          <w:lang w:eastAsia="zh-CN"/>
        </w:rPr>
        <w:t>.</w:t>
      </w:r>
    </w:p>
    <w:p w14:paraId="6C4707D2" w14:textId="77777777" w:rsidR="00E86F95" w:rsidRPr="00FB6810" w:rsidRDefault="00E86F95" w:rsidP="00E86F95">
      <w:pPr>
        <w:pStyle w:val="5"/>
        <w:rPr>
          <w:rFonts w:eastAsiaTheme="minorEastAsia"/>
          <w:lang w:eastAsia="zh-CN"/>
        </w:rPr>
      </w:pPr>
      <w:r>
        <w:t>RTM Mapping</w:t>
      </w:r>
    </w:p>
    <w:tbl>
      <w:tblPr>
        <w:tblStyle w:val="af2"/>
        <w:tblW w:w="9535" w:type="dxa"/>
        <w:tblLook w:val="04A0" w:firstRow="1" w:lastRow="0" w:firstColumn="1" w:lastColumn="0" w:noHBand="0" w:noVBand="1"/>
      </w:tblPr>
      <w:tblGrid>
        <w:gridCol w:w="1615"/>
        <w:gridCol w:w="5940"/>
        <w:gridCol w:w="1980"/>
      </w:tblGrid>
      <w:tr w:rsidR="00E86F95" w14:paraId="490F6491" w14:textId="77777777" w:rsidTr="000C7D23">
        <w:tc>
          <w:tcPr>
            <w:tcW w:w="1615" w:type="dxa"/>
            <w:shd w:val="clear" w:color="auto" w:fill="9CC2E5" w:themeFill="accent5" w:themeFillTint="99"/>
          </w:tcPr>
          <w:p w14:paraId="7C0404E9" w14:textId="77777777" w:rsidR="00E86F95" w:rsidRDefault="00E86F95" w:rsidP="000C7D23">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413D6823" w14:textId="77777777" w:rsidR="00E86F95" w:rsidRDefault="00E86F95" w:rsidP="000C7D23">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6BD0EC8A" w14:textId="77777777" w:rsidR="00E86F95" w:rsidRDefault="00E86F95" w:rsidP="000C7D23">
            <w:pPr>
              <w:rPr>
                <w:rFonts w:eastAsiaTheme="minorEastAsia"/>
                <w:lang w:eastAsia="zh-CN"/>
              </w:rPr>
            </w:pPr>
            <w:r>
              <w:rPr>
                <w:rFonts w:eastAsiaTheme="minorEastAsia" w:hint="eastAsia"/>
                <w:lang w:eastAsia="zh-CN"/>
              </w:rPr>
              <w:t>Type</w:t>
            </w:r>
          </w:p>
        </w:tc>
      </w:tr>
      <w:tr w:rsidR="00E86F95" w14:paraId="07B051B9" w14:textId="77777777" w:rsidTr="000C7D23">
        <w:tc>
          <w:tcPr>
            <w:tcW w:w="1615" w:type="dxa"/>
          </w:tcPr>
          <w:p w14:paraId="6E91E105" w14:textId="77777777" w:rsidR="00E86F95" w:rsidRDefault="00E86F95" w:rsidP="000C7D23">
            <w:pPr>
              <w:rPr>
                <w:rFonts w:eastAsiaTheme="minorEastAsia"/>
                <w:lang w:eastAsia="zh-CN"/>
              </w:rPr>
            </w:pPr>
            <w:r w:rsidRPr="006603C1">
              <w:rPr>
                <w:rFonts w:eastAsiaTheme="minorEastAsia"/>
                <w:lang w:eastAsia="zh-CN"/>
              </w:rPr>
              <w:t>4.1.1.1.1</w:t>
            </w:r>
          </w:p>
        </w:tc>
        <w:tc>
          <w:tcPr>
            <w:tcW w:w="5940" w:type="dxa"/>
          </w:tcPr>
          <w:p w14:paraId="6D726E8E" w14:textId="77777777" w:rsidR="00E86F95" w:rsidRDefault="00E86F95" w:rsidP="000C7D23">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5A083399" w14:textId="77777777" w:rsidR="00E86F95" w:rsidRDefault="00E86F95" w:rsidP="000C7D23">
            <w:pPr>
              <w:rPr>
                <w:rFonts w:eastAsiaTheme="minorEastAsia"/>
                <w:lang w:eastAsia="zh-CN"/>
              </w:rPr>
            </w:pPr>
            <w:r w:rsidRPr="006603C1">
              <w:rPr>
                <w:rFonts w:eastAsiaTheme="minorEastAsia"/>
                <w:lang w:eastAsia="zh-CN"/>
              </w:rPr>
              <w:t>Configuration</w:t>
            </w:r>
          </w:p>
        </w:tc>
      </w:tr>
      <w:tr w:rsidR="00E86F95" w14:paraId="1DF6CD1C" w14:textId="77777777" w:rsidTr="000C7D23">
        <w:tc>
          <w:tcPr>
            <w:tcW w:w="1615" w:type="dxa"/>
          </w:tcPr>
          <w:p w14:paraId="123BD138" w14:textId="77777777" w:rsidR="00E86F95" w:rsidRPr="006603C1" w:rsidRDefault="00E86F95" w:rsidP="000C7D23">
            <w:pPr>
              <w:rPr>
                <w:rFonts w:eastAsiaTheme="minorEastAsia"/>
                <w:lang w:eastAsia="zh-CN"/>
              </w:rPr>
            </w:pPr>
            <w:r w:rsidRPr="006603C1">
              <w:rPr>
                <w:rFonts w:eastAsiaTheme="minorEastAsia"/>
                <w:lang w:eastAsia="zh-CN"/>
              </w:rPr>
              <w:t>4.1.1.1.3</w:t>
            </w:r>
          </w:p>
        </w:tc>
        <w:tc>
          <w:tcPr>
            <w:tcW w:w="5940" w:type="dxa"/>
          </w:tcPr>
          <w:p w14:paraId="1BD60EDD" w14:textId="77777777" w:rsidR="00E86F95" w:rsidRPr="006603C1" w:rsidRDefault="00E86F95" w:rsidP="000C7D23">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7E04ECA1" w14:textId="77777777" w:rsidR="00E86F95" w:rsidRPr="006603C1" w:rsidRDefault="00E86F95" w:rsidP="000C7D23">
            <w:pPr>
              <w:rPr>
                <w:rFonts w:eastAsiaTheme="minorEastAsia"/>
                <w:lang w:eastAsia="zh-CN"/>
              </w:rPr>
            </w:pPr>
            <w:r w:rsidRPr="006603C1">
              <w:rPr>
                <w:rFonts w:eastAsiaTheme="minorEastAsia"/>
                <w:lang w:eastAsia="zh-CN"/>
              </w:rPr>
              <w:t>Configuration</w:t>
            </w:r>
          </w:p>
        </w:tc>
      </w:tr>
    </w:tbl>
    <w:p w14:paraId="20275EF3" w14:textId="77777777" w:rsidR="00E86F95" w:rsidRPr="000E26FC" w:rsidRDefault="00E86F95" w:rsidP="00E86F95">
      <w:pPr>
        <w:rPr>
          <w:rFonts w:eastAsiaTheme="minorEastAsia"/>
          <w:lang w:eastAsia="zh-CN"/>
        </w:rPr>
      </w:pPr>
    </w:p>
    <w:p w14:paraId="21725776" w14:textId="77777777" w:rsidR="00E86F95" w:rsidRDefault="00E86F95" w:rsidP="00E86F95">
      <w:pPr>
        <w:pStyle w:val="5"/>
        <w:rPr>
          <w:rFonts w:eastAsiaTheme="minorEastAsia"/>
          <w:lang w:eastAsia="zh-CN"/>
        </w:rPr>
      </w:pPr>
      <w:r>
        <w:t>Function Design</w:t>
      </w:r>
    </w:p>
    <w:p w14:paraId="3A9212C6" w14:textId="77777777" w:rsidR="00E86F95" w:rsidRPr="00B93C1A" w:rsidRDefault="00E86F95" w:rsidP="00E86F95">
      <w:pPr>
        <w:pStyle w:val="6"/>
        <w:rPr>
          <w:rFonts w:eastAsiaTheme="minorEastAsia"/>
          <w:lang w:eastAsia="zh-CN"/>
        </w:rPr>
      </w:pPr>
      <w:r w:rsidRPr="001C26C8">
        <w:rPr>
          <w:rFonts w:eastAsiaTheme="minorEastAsia"/>
          <w:lang w:eastAsia="zh-CN"/>
        </w:rPr>
        <w:t>Design Overviews</w:t>
      </w:r>
    </w:p>
    <w:p w14:paraId="10E705A8" w14:textId="4E920972" w:rsidR="00E86F95" w:rsidRDefault="13A973F3" w:rsidP="3C3F5863">
      <w:pPr>
        <w:ind w:firstLine="720"/>
        <w:jc w:val="both"/>
        <w:rPr>
          <w:ins w:id="85" w:author="Gu, Cheng" w:date="2025-05-22T16:37:00Z" w16du:dateUtc="2025-05-22T08:37:00Z"/>
          <w:rFonts w:ascii="Times New Roman" w:eastAsiaTheme="minorEastAsia" w:hAnsi="Times New Roman"/>
          <w:sz w:val="24"/>
          <w:lang w:eastAsia="zh-CN"/>
        </w:rPr>
      </w:pPr>
      <w:r w:rsidRPr="3C3F5863">
        <w:rPr>
          <w:rFonts w:ascii="Times New Roman" w:eastAsiaTheme="minorEastAsia" w:hAnsi="Times New Roman"/>
          <w:sz w:val="24"/>
          <w:lang w:eastAsia="zh-CN"/>
        </w:rPr>
        <w:t xml:space="preserve">Users can create </w:t>
      </w:r>
      <w:r w:rsidR="6639A8AC" w:rsidRPr="3C3F5863">
        <w:rPr>
          <w:rFonts w:ascii="Times New Roman" w:eastAsiaTheme="minorEastAsia" w:hAnsi="Times New Roman"/>
          <w:sz w:val="24"/>
          <w:lang w:eastAsia="zh-CN"/>
        </w:rPr>
        <w:t>JIT</w:t>
      </w:r>
      <w:r w:rsidRPr="3C3F5863">
        <w:rPr>
          <w:rFonts w:ascii="Times New Roman" w:eastAsiaTheme="minorEastAsia" w:hAnsi="Times New Roman"/>
          <w:sz w:val="24"/>
          <w:lang w:eastAsia="zh-CN"/>
        </w:rPr>
        <w:t xml:space="preserve"> </w:t>
      </w:r>
      <w:commentRangeStart w:id="86"/>
      <w:commentRangeStart w:id="87"/>
      <w:r w:rsidRPr="3C3F5863">
        <w:rPr>
          <w:rFonts w:ascii="Times New Roman" w:eastAsiaTheme="minorEastAsia" w:hAnsi="Times New Roman"/>
          <w:sz w:val="24"/>
          <w:lang w:eastAsia="zh-CN"/>
        </w:rPr>
        <w:t>samples</w:t>
      </w:r>
      <w:commentRangeEnd w:id="86"/>
      <w:r>
        <w:rPr>
          <w:rStyle w:val="a5"/>
        </w:rPr>
        <w:commentReference w:id="86"/>
      </w:r>
      <w:commentRangeEnd w:id="87"/>
      <w:r>
        <w:rPr>
          <w:rStyle w:val="a5"/>
        </w:rPr>
        <w:commentReference w:id="87"/>
      </w:r>
      <w:r w:rsidRPr="3C3F5863">
        <w:rPr>
          <w:rFonts w:ascii="Times New Roman" w:eastAsiaTheme="minorEastAsia" w:hAnsi="Times New Roman"/>
          <w:sz w:val="24"/>
          <w:lang w:eastAsia="zh-CN"/>
        </w:rPr>
        <w:t xml:space="preserve"> and tests manually. QCLAD shall </w:t>
      </w:r>
      <w:r w:rsidR="1A4A4F85" w:rsidRPr="3C3F5863">
        <w:rPr>
          <w:rFonts w:ascii="Times New Roman" w:eastAsiaTheme="minorEastAsia" w:hAnsi="Times New Roman"/>
          <w:sz w:val="24"/>
          <w:lang w:eastAsia="zh-CN"/>
        </w:rPr>
        <w:t>send the message</w:t>
      </w:r>
      <w:r w:rsidR="7060AF01" w:rsidRPr="3C3F5863">
        <w:rPr>
          <w:rFonts w:ascii="Times New Roman" w:eastAsiaTheme="minorEastAsia" w:hAnsi="Times New Roman"/>
          <w:sz w:val="24"/>
          <w:lang w:eastAsia="zh-CN"/>
        </w:rPr>
        <w:t xml:space="preserve"> to MES</w:t>
      </w:r>
      <w:r w:rsidR="1A4A4F85" w:rsidRPr="3C3F5863">
        <w:rPr>
          <w:rFonts w:ascii="Times New Roman" w:eastAsiaTheme="minorEastAsia" w:hAnsi="Times New Roman"/>
          <w:sz w:val="24"/>
          <w:lang w:eastAsia="zh-CN"/>
        </w:rPr>
        <w:t xml:space="preserve"> when sample is authorized and </w:t>
      </w:r>
      <w:r w:rsidRPr="3C3F5863">
        <w:rPr>
          <w:rFonts w:ascii="Times New Roman" w:eastAsiaTheme="minorEastAsia" w:hAnsi="Times New Roman"/>
          <w:sz w:val="24"/>
          <w:lang w:eastAsia="zh-CN"/>
        </w:rPr>
        <w:t>retrieve the results to SAP after inspection lot is received. (Based on RTM as above).</w:t>
      </w:r>
    </w:p>
    <w:p w14:paraId="20AA57CA" w14:textId="6B8B4CB3" w:rsidR="005B4A64" w:rsidRPr="005D0DC5" w:rsidRDefault="005B4A64" w:rsidP="005B4A64">
      <w:pPr>
        <w:jc w:val="both"/>
        <w:rPr>
          <w:ins w:id="88" w:author="Gu, Cheng" w:date="2025-05-22T16:37:00Z" w16du:dateUtc="2025-05-22T08:37:00Z"/>
          <w:rFonts w:ascii="Times New Roman" w:eastAsiaTheme="minorEastAsia" w:hAnsi="Times New Roman"/>
          <w:bCs/>
          <w:sz w:val="24"/>
          <w:lang w:eastAsia="zh-CN"/>
        </w:rPr>
      </w:pPr>
      <w:commentRangeStart w:id="89"/>
      <w:ins w:id="90" w:author="Gu, Cheng" w:date="2025-05-22T16:37:00Z" w16du:dateUtc="2025-05-22T08:37:00Z">
        <w:r w:rsidRPr="005D0DC5">
          <w:rPr>
            <w:rFonts w:ascii="Times New Roman" w:eastAsiaTheme="minorEastAsia" w:hAnsi="Times New Roman"/>
            <w:bCs/>
            <w:sz w:val="24"/>
            <w:lang w:eastAsia="zh-CN"/>
          </w:rPr>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w:t>
        </w:r>
      </w:ins>
      <w:ins w:id="91" w:author="Gu, Cheng" w:date="2025-05-22T16:38:00Z" w16du:dateUtc="2025-05-22T08:38:00Z">
        <w:r>
          <w:rPr>
            <w:rFonts w:ascii="Times New Roman" w:eastAsiaTheme="minorEastAsia" w:hAnsi="Times New Roman" w:hint="eastAsia"/>
            <w:bCs/>
            <w:sz w:val="24"/>
            <w:lang w:eastAsia="zh-CN"/>
          </w:rPr>
          <w:t>JIT</w:t>
        </w:r>
      </w:ins>
      <w:ins w:id="92" w:author="Gu, Cheng" w:date="2025-05-22T16:37:00Z" w16du:dateUtc="2025-05-22T08:37:00Z">
        <w:r>
          <w:rPr>
            <w:rFonts w:ascii="Times New Roman" w:eastAsiaTheme="minorEastAsia" w:hAnsi="Times New Roman" w:hint="eastAsia"/>
            <w:bCs/>
            <w:sz w:val="24"/>
            <w:lang w:eastAsia="zh-CN"/>
          </w:rPr>
          <w:t>.</w:t>
        </w:r>
      </w:ins>
      <w:commentRangeEnd w:id="89"/>
      <w:r w:rsidR="00DE3B4B">
        <w:rPr>
          <w:rStyle w:val="a5"/>
        </w:rPr>
        <w:commentReference w:id="89"/>
      </w:r>
    </w:p>
    <w:p w14:paraId="499E4903" w14:textId="77777777" w:rsidR="005B4A64" w:rsidRPr="005B4A64" w:rsidRDefault="005B4A64" w:rsidP="3C3F5863">
      <w:pPr>
        <w:ind w:firstLine="720"/>
        <w:jc w:val="both"/>
        <w:rPr>
          <w:rFonts w:ascii="Times New Roman" w:eastAsiaTheme="minorEastAsia" w:hAnsi="Times New Roman"/>
          <w:sz w:val="24"/>
          <w:lang w:eastAsia="zh-CN"/>
        </w:rPr>
      </w:pPr>
    </w:p>
    <w:p w14:paraId="09D0BBB3" w14:textId="4C59CEFD" w:rsidR="00E86F95" w:rsidRDefault="00FF7AA2" w:rsidP="00E86F95">
      <w:pPr>
        <w:ind w:firstLine="720"/>
        <w:jc w:val="both"/>
        <w:rPr>
          <w:rFonts w:ascii="Times New Roman" w:eastAsiaTheme="minorEastAsia" w:hAnsi="Times New Roman"/>
          <w:sz w:val="24"/>
          <w:lang w:eastAsia="zh-CN"/>
        </w:rPr>
      </w:pPr>
      <w:r>
        <w:rPr>
          <w:noProof/>
        </w:rPr>
        <w:drawing>
          <wp:inline distT="0" distB="0" distL="0" distR="0" wp14:anchorId="352E0028" wp14:editId="787E529C">
            <wp:extent cx="4716780" cy="5554815"/>
            <wp:effectExtent l="0" t="0" r="7620" b="8255"/>
            <wp:docPr id="10935416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41658" name="Picture 1" descr="A diagram of a process&#10;&#10;AI-generated content may be incorrect."/>
                    <pic:cNvPicPr/>
                  </pic:nvPicPr>
                  <pic:blipFill>
                    <a:blip r:embed="rId18"/>
                    <a:stretch>
                      <a:fillRect/>
                    </a:stretch>
                  </pic:blipFill>
                  <pic:spPr>
                    <a:xfrm>
                      <a:off x="0" y="0"/>
                      <a:ext cx="4719273" cy="5557751"/>
                    </a:xfrm>
                    <a:prstGeom prst="rect">
                      <a:avLst/>
                    </a:prstGeom>
                  </pic:spPr>
                </pic:pic>
              </a:graphicData>
            </a:graphic>
          </wp:inline>
        </w:drawing>
      </w:r>
    </w:p>
    <w:p w14:paraId="27BD8850" w14:textId="77777777" w:rsidR="00E86F95" w:rsidRPr="00B93C1A" w:rsidRDefault="00E86F95" w:rsidP="00E86F95">
      <w:pPr>
        <w:pStyle w:val="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2D232713"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389EDEB7" w14:textId="14A71709" w:rsidR="00E86F95" w:rsidRDefault="755634D5" w:rsidP="41EC023C">
      <w:pPr>
        <w:jc w:val="both"/>
        <w:rPr>
          <w:ins w:id="93" w:author="Gu, Cheng" w:date="2025-05-22T12:58:00Z" w16du:dateUtc="2025-05-22T04:58:00Z"/>
          <w:rFonts w:ascii="Times New Roman" w:eastAsiaTheme="minorEastAsia" w:hAnsi="Times New Roman"/>
          <w:sz w:val="24"/>
          <w:lang w:val="en-US" w:eastAsia="zh-CN"/>
        </w:rPr>
      </w:pPr>
      <w:commentRangeStart w:id="94"/>
      <w:commentRangeStart w:id="95"/>
      <w:r w:rsidRPr="41EC023C">
        <w:rPr>
          <w:rFonts w:ascii="Times New Roman" w:eastAsiaTheme="minorEastAsia" w:hAnsi="Times New Roman"/>
          <w:sz w:val="24"/>
          <w:lang w:eastAsia="zh-CN"/>
        </w:rPr>
        <w:t>JIT</w:t>
      </w:r>
      <w:r w:rsidR="13A973F3" w:rsidRPr="41EC023C">
        <w:rPr>
          <w:rFonts w:ascii="Times New Roman" w:eastAsiaTheme="minorEastAsia" w:hAnsi="Times New Roman"/>
          <w:sz w:val="24"/>
          <w:lang w:eastAsia="zh-CN"/>
        </w:rPr>
        <w:t xml:space="preserve"> Samples will be login</w:t>
      </w:r>
      <w:r w:rsidR="13A973F3" w:rsidRPr="41EC023C">
        <w:rPr>
          <w:rFonts w:ascii="Times New Roman" w:eastAsiaTheme="minorEastAsia" w:hAnsi="Times New Roman"/>
          <w:sz w:val="24"/>
          <w:lang w:val="en-US" w:eastAsia="zh-CN"/>
        </w:rPr>
        <w:t xml:space="preserve"> by manually running sample login workflow </w:t>
      </w:r>
      <w:r w:rsidR="018972CD" w:rsidRPr="41EC023C">
        <w:rPr>
          <w:rFonts w:ascii="Times New Roman" w:eastAsiaTheme="minorEastAsia" w:hAnsi="Times New Roman"/>
          <w:i/>
          <w:iCs/>
          <w:sz w:val="24"/>
          <w:lang w:val="en-US" w:eastAsia="zh-CN"/>
        </w:rPr>
        <w:t>JIT</w:t>
      </w:r>
      <w:r w:rsidR="13A973F3" w:rsidRPr="41EC023C">
        <w:rPr>
          <w:rFonts w:ascii="Times New Roman" w:eastAsiaTheme="minorEastAsia" w:hAnsi="Times New Roman"/>
          <w:i/>
          <w:iCs/>
          <w:sz w:val="24"/>
          <w:lang w:val="en-US" w:eastAsia="zh-CN"/>
        </w:rPr>
        <w:t xml:space="preserve"> Sample</w:t>
      </w:r>
      <w:r w:rsidR="13A973F3" w:rsidRPr="41EC023C">
        <w:rPr>
          <w:rFonts w:ascii="Times New Roman" w:eastAsiaTheme="minorEastAsia" w:hAnsi="Times New Roman"/>
          <w:sz w:val="24"/>
          <w:lang w:val="en-US" w:eastAsia="zh-CN"/>
        </w:rPr>
        <w:t xml:space="preserve"> by navigating to: Public folders-Sample Management-Create Sample</w:t>
      </w:r>
      <w:commentRangeEnd w:id="94"/>
      <w:r w:rsidR="00E86F95">
        <w:rPr>
          <w:rStyle w:val="a5"/>
        </w:rPr>
        <w:commentReference w:id="94"/>
      </w:r>
      <w:commentRangeEnd w:id="95"/>
      <w:r w:rsidR="00E86F95">
        <w:rPr>
          <w:rStyle w:val="a5"/>
        </w:rPr>
        <w:commentReference w:id="95"/>
      </w:r>
    </w:p>
    <w:p w14:paraId="5CEB31C0" w14:textId="4D5BB23B" w:rsidR="001E0392" w:rsidRDefault="001E0392" w:rsidP="00351FCE">
      <w:pPr>
        <w:jc w:val="both"/>
        <w:rPr>
          <w:ins w:id="96" w:author="Gu, Cheng [2]" w:date="2025-05-23T11:42:00Z" w16du:dateUtc="2025-05-23T03:42:00Z"/>
          <w:rFonts w:ascii="Times New Roman" w:eastAsiaTheme="minorEastAsia" w:hAnsi="Times New Roman"/>
          <w:bCs/>
          <w:sz w:val="24"/>
          <w:lang w:val="en-US" w:eastAsia="zh-CN"/>
        </w:rPr>
      </w:pPr>
      <w:ins w:id="97" w:author="Gu, Cheng [2]" w:date="2025-05-23T11:42:00Z" w16du:dateUtc="2025-05-23T03:42:00Z">
        <w:r>
          <w:rPr>
            <w:rFonts w:ascii="Times New Roman" w:eastAsiaTheme="minorEastAsia" w:hAnsi="Times New Roman" w:hint="eastAsia"/>
            <w:bCs/>
            <w:sz w:val="24"/>
            <w:lang w:val="en-US" w:eastAsia="zh-CN"/>
          </w:rPr>
          <w:t xml:space="preserve">System shall remind user to create JIT sample when scanning receive the sample which </w:t>
        </w:r>
        <w:r w:rsidRPr="00021AC9">
          <w:rPr>
            <w:rFonts w:ascii="Times New Roman" w:eastAsiaTheme="minorEastAsia" w:hAnsi="Times New Roman"/>
            <w:sz w:val="24"/>
            <w:lang w:eastAsia="zh-CN"/>
          </w:rPr>
          <w:t xml:space="preserve">has not yet been created in </w:t>
        </w:r>
        <w:r>
          <w:rPr>
            <w:rFonts w:ascii="Times New Roman" w:eastAsiaTheme="minorEastAsia" w:hAnsi="Times New Roman" w:hint="eastAsia"/>
            <w:sz w:val="24"/>
            <w:lang w:eastAsia="zh-CN"/>
          </w:rPr>
          <w:t>QCLAD</w:t>
        </w:r>
      </w:ins>
    </w:p>
    <w:p w14:paraId="4124C162" w14:textId="10B3CDCF" w:rsidR="00351FCE" w:rsidRDefault="00351FCE" w:rsidP="00351FCE">
      <w:pPr>
        <w:jc w:val="both"/>
        <w:rPr>
          <w:ins w:id="98" w:author="Gu, Cheng" w:date="2025-05-22T12:58:00Z" w16du:dateUtc="2025-05-22T04:58:00Z"/>
          <w:rFonts w:ascii="Times New Roman" w:eastAsiaTheme="minorEastAsia" w:hAnsi="Times New Roman"/>
          <w:bCs/>
          <w:sz w:val="24"/>
          <w:lang w:val="en-US" w:eastAsia="zh-CN"/>
        </w:rPr>
      </w:pPr>
      <w:ins w:id="99" w:author="Gu, Cheng" w:date="2025-05-22T12:58:00Z" w16du:dateUtc="2025-05-22T04:58:00Z">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ins>
    </w:p>
    <w:p w14:paraId="42DFC944" w14:textId="77777777" w:rsidR="00351FCE" w:rsidRDefault="00351FCE" w:rsidP="41EC023C">
      <w:pPr>
        <w:jc w:val="both"/>
        <w:rPr>
          <w:rFonts w:ascii="Times New Roman" w:eastAsiaTheme="minorEastAsia" w:hAnsi="Times New Roman"/>
          <w:sz w:val="24"/>
          <w:lang w:val="en-US" w:eastAsia="zh-CN"/>
        </w:rPr>
      </w:pPr>
    </w:p>
    <w:p w14:paraId="41D2F204" w14:textId="77777777" w:rsidR="00E86F95" w:rsidRPr="00714FC8" w:rsidRDefault="00E86F95" w:rsidP="00E86F95">
      <w:pPr>
        <w:jc w:val="both"/>
        <w:rPr>
          <w:rFonts w:ascii="Times New Roman" w:eastAsiaTheme="minorEastAsia" w:hAnsi="Times New Roman"/>
          <w:bCs/>
          <w:sz w:val="24"/>
          <w:lang w:val="en-US" w:eastAsia="zh-CN"/>
        </w:rPr>
      </w:pPr>
      <w:r>
        <w:rPr>
          <w:noProof/>
        </w:rPr>
        <w:drawing>
          <wp:inline distT="0" distB="0" distL="0" distR="0" wp14:anchorId="406D96C3" wp14:editId="473D8391">
            <wp:extent cx="3708400" cy="3347465"/>
            <wp:effectExtent l="0" t="0" r="6350" b="5715"/>
            <wp:docPr id="157838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549B4DA2" w14:textId="77777777" w:rsidR="00E86F95" w:rsidRPr="0026143E" w:rsidRDefault="00E86F95" w:rsidP="00E86F95">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af2"/>
        <w:tblW w:w="9350" w:type="dxa"/>
        <w:tblLook w:val="04A0" w:firstRow="1" w:lastRow="0" w:firstColumn="1" w:lastColumn="0" w:noHBand="0" w:noVBand="1"/>
      </w:tblPr>
      <w:tblGrid>
        <w:gridCol w:w="656"/>
        <w:gridCol w:w="1787"/>
        <w:gridCol w:w="1574"/>
        <w:gridCol w:w="1906"/>
        <w:gridCol w:w="3427"/>
      </w:tblGrid>
      <w:tr w:rsidR="00E86F95" w14:paraId="6E44AC95" w14:textId="77777777" w:rsidTr="000C7D23">
        <w:tc>
          <w:tcPr>
            <w:tcW w:w="656" w:type="dxa"/>
            <w:shd w:val="clear" w:color="auto" w:fill="9CC2E5"/>
          </w:tcPr>
          <w:p w14:paraId="64FE12F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0229B89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59C2BB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2344D1D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2231DEF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E86F95" w14:paraId="60BC9482" w14:textId="77777777" w:rsidTr="000C7D23">
        <w:tc>
          <w:tcPr>
            <w:tcW w:w="656" w:type="dxa"/>
          </w:tcPr>
          <w:p w14:paraId="5B9DC9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F374B3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MLP</w:t>
            </w:r>
          </w:p>
        </w:tc>
        <w:tc>
          <w:tcPr>
            <w:tcW w:w="1574" w:type="dxa"/>
          </w:tcPr>
          <w:p w14:paraId="174E80F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39B6256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BC49CB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E86F95" w14:paraId="6E4790DF" w14:textId="77777777" w:rsidTr="000C7D23">
        <w:tc>
          <w:tcPr>
            <w:tcW w:w="656" w:type="dxa"/>
          </w:tcPr>
          <w:p w14:paraId="3D9A276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5DE57A2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478BC957"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58B7D7A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FD94C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E86F95" w14:paraId="322D1168" w14:textId="77777777" w:rsidTr="000C7D23">
        <w:tc>
          <w:tcPr>
            <w:tcW w:w="656" w:type="dxa"/>
          </w:tcPr>
          <w:p w14:paraId="4A8DA86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37827F1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 code</w:t>
            </w:r>
          </w:p>
        </w:tc>
        <w:tc>
          <w:tcPr>
            <w:tcW w:w="1574" w:type="dxa"/>
          </w:tcPr>
          <w:p w14:paraId="24535381"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BB738C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0A1DF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Links to Plant table</w:t>
            </w:r>
          </w:p>
        </w:tc>
      </w:tr>
      <w:tr w:rsidR="00E86F95" w14:paraId="78290CAA" w14:textId="77777777" w:rsidTr="000C7D23">
        <w:tc>
          <w:tcPr>
            <w:tcW w:w="656" w:type="dxa"/>
          </w:tcPr>
          <w:p w14:paraId="060199D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0677F63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32D9A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4796EB34" w14:textId="65864ADF" w:rsidR="00E86F95" w:rsidRDefault="00650324"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03CA04D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E86F95" w14:paraId="37145298" w14:textId="77777777" w:rsidTr="000C7D23">
        <w:tc>
          <w:tcPr>
            <w:tcW w:w="656" w:type="dxa"/>
          </w:tcPr>
          <w:p w14:paraId="59D7BE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44A3194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400E35E7" w14:textId="77777777" w:rsidR="00E86F95" w:rsidRPr="00FD109B"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36A8B8" w14:textId="77777777" w:rsidR="00E86F95" w:rsidRDefault="00E86F95" w:rsidP="000C7D23">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57F397D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Work </w:t>
            </w:r>
            <w:r>
              <w:rPr>
                <w:rFonts w:ascii="Times New Roman" w:eastAsiaTheme="minorEastAsia" w:hAnsi="Times New Roman"/>
                <w:sz w:val="24"/>
                <w:lang w:eastAsia="zh-CN"/>
              </w:rPr>
              <w:t>centre</w:t>
            </w:r>
            <w:r>
              <w:rPr>
                <w:rFonts w:ascii="Times New Roman" w:eastAsiaTheme="minorEastAsia" w:hAnsi="Times New Roman" w:hint="eastAsia"/>
                <w:sz w:val="24"/>
                <w:lang w:eastAsia="zh-CN"/>
              </w:rPr>
              <w:t xml:space="preserve"> table</w:t>
            </w:r>
          </w:p>
        </w:tc>
      </w:tr>
      <w:tr w:rsidR="00E86F95" w14:paraId="14228DDA" w14:textId="77777777" w:rsidTr="000C7D23">
        <w:tc>
          <w:tcPr>
            <w:tcW w:w="656" w:type="dxa"/>
          </w:tcPr>
          <w:p w14:paraId="21B15C0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2C232A1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5C138AA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4BA122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156A5C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E86F95" w14:paraId="6900E10E" w14:textId="77777777" w:rsidTr="000C7D23">
        <w:tc>
          <w:tcPr>
            <w:tcW w:w="656" w:type="dxa"/>
          </w:tcPr>
          <w:p w14:paraId="0CA88D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3945A4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3FD2F3E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1AE3A62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A6B149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E86F95" w14:paraId="18A4FEBF" w14:textId="77777777" w:rsidTr="000C7D23">
        <w:tc>
          <w:tcPr>
            <w:tcW w:w="656" w:type="dxa"/>
          </w:tcPr>
          <w:p w14:paraId="61C6C2E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12F280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9204D4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74216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D67228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Descriptiom</w:t>
            </w:r>
          </w:p>
        </w:tc>
      </w:tr>
      <w:tr w:rsidR="00E86F95" w14:paraId="7D04B05F" w14:textId="77777777" w:rsidTr="000C7D23">
        <w:tc>
          <w:tcPr>
            <w:tcW w:w="656" w:type="dxa"/>
          </w:tcPr>
          <w:p w14:paraId="0CCDAD7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4984A46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0A37B5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ABF07A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D96609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E86F95" w14:paraId="2BEB3FF0" w14:textId="77777777" w:rsidTr="000C7D23">
        <w:tc>
          <w:tcPr>
            <w:tcW w:w="656" w:type="dxa"/>
          </w:tcPr>
          <w:p w14:paraId="37EF2C7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6D892AA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235C0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23352F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A68A7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E86F95" w14:paraId="75AEEEE5" w14:textId="77777777" w:rsidTr="000C7D23">
        <w:tc>
          <w:tcPr>
            <w:tcW w:w="656" w:type="dxa"/>
          </w:tcPr>
          <w:p w14:paraId="7B00970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0AED44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2E11FD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340D92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9D6EF8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E86F95" w14:paraId="605BF712" w14:textId="77777777" w:rsidTr="000C7D23">
        <w:tc>
          <w:tcPr>
            <w:tcW w:w="656" w:type="dxa"/>
          </w:tcPr>
          <w:p w14:paraId="530FBF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1E336D1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35ECFD6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FC1F7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3005D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32246B4"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Receiving</w:t>
      </w:r>
      <w:r w:rsidRPr="00314CD6">
        <w:rPr>
          <w:rFonts w:ascii="Times New Roman" w:eastAsiaTheme="minorEastAsia" w:hAnsi="Times New Roman"/>
          <w:b/>
          <w:bCs/>
          <w:i/>
          <w:iCs/>
          <w:color w:val="4472C4" w:themeColor="accent1"/>
          <w:sz w:val="24"/>
          <w:lang w:eastAsia="zh-CN"/>
        </w:rPr>
        <w:t>:</w:t>
      </w:r>
    </w:p>
    <w:p w14:paraId="1D8A8AEE" w14:textId="77777777" w:rsidR="00F8150A" w:rsidRDefault="003A26F6" w:rsidP="00E86F95">
      <w:pPr>
        <w:jc w:val="both"/>
        <w:rPr>
          <w:ins w:id="100" w:author="Gu, Cheng" w:date="2025-05-22T16:45:00Z" w16du:dateUtc="2025-05-22T08:45:00Z"/>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w:t>
      </w:r>
      <w:r>
        <w:rPr>
          <w:rFonts w:ascii="Times New Roman" w:eastAsiaTheme="minorEastAsia" w:hAnsi="Times New Roman"/>
          <w:sz w:val="24"/>
          <w:lang w:eastAsia="zh-CN"/>
        </w:rPr>
        <w:t>receive</w:t>
      </w:r>
      <w:r>
        <w:rPr>
          <w:rFonts w:ascii="Times New Roman" w:eastAsiaTheme="minorEastAsia" w:hAnsi="Times New Roman" w:hint="eastAsia"/>
          <w:sz w:val="24"/>
          <w:lang w:eastAsia="zh-CN"/>
        </w:rPr>
        <w:t xml:space="preserve"> sample by scan</w:t>
      </w:r>
      <w:r w:rsidR="00D238E9">
        <w:rPr>
          <w:rFonts w:ascii="Times New Roman" w:eastAsiaTheme="minorEastAsia" w:hAnsi="Times New Roman" w:hint="eastAsia"/>
          <w:sz w:val="24"/>
          <w:lang w:eastAsia="zh-CN"/>
        </w:rPr>
        <w:t>ning</w:t>
      </w:r>
      <w:r>
        <w:rPr>
          <w:rFonts w:ascii="Times New Roman" w:eastAsiaTheme="minorEastAsia" w:hAnsi="Times New Roman" w:hint="eastAsia"/>
          <w:sz w:val="24"/>
          <w:lang w:eastAsia="zh-CN"/>
        </w:rPr>
        <w:t xml:space="preserve"> the MES label </w:t>
      </w:r>
      <w:r w:rsidR="00581768">
        <w:rPr>
          <w:rFonts w:ascii="Times New Roman" w:eastAsiaTheme="minorEastAsia" w:hAnsi="Times New Roman" w:hint="eastAsia"/>
          <w:sz w:val="24"/>
          <w:lang w:eastAsia="zh-CN"/>
        </w:rPr>
        <w:t>in sample receiv</w:t>
      </w:r>
      <w:r w:rsidR="00D238E9">
        <w:rPr>
          <w:rFonts w:ascii="Times New Roman" w:eastAsiaTheme="minorEastAsia" w:hAnsi="Times New Roman" w:hint="eastAsia"/>
          <w:sz w:val="24"/>
          <w:lang w:eastAsia="zh-CN"/>
        </w:rPr>
        <w:t>e</w:t>
      </w:r>
      <w:r w:rsidR="00581768">
        <w:rPr>
          <w:rFonts w:ascii="Times New Roman" w:eastAsiaTheme="minorEastAsia" w:hAnsi="Times New Roman" w:hint="eastAsia"/>
          <w:sz w:val="24"/>
          <w:lang w:eastAsia="zh-CN"/>
        </w:rPr>
        <w:t xml:space="preserve"> window </w:t>
      </w:r>
      <w:r>
        <w:rPr>
          <w:rFonts w:ascii="Times New Roman" w:eastAsiaTheme="minorEastAsia" w:hAnsi="Times New Roman" w:hint="eastAsia"/>
          <w:sz w:val="24"/>
          <w:lang w:eastAsia="zh-CN"/>
        </w:rPr>
        <w:t xml:space="preserve">or </w:t>
      </w:r>
      <w:r w:rsidR="00581768">
        <w:rPr>
          <w:rFonts w:ascii="Times New Roman" w:eastAsiaTheme="minorEastAsia" w:hAnsi="Times New Roman" w:hint="eastAsia"/>
          <w:sz w:val="24"/>
          <w:lang w:eastAsia="zh-CN"/>
        </w:rPr>
        <w:t xml:space="preserve">manually </w:t>
      </w:r>
      <w:r w:rsidR="00E86F95" w:rsidRPr="005F5CE2">
        <w:rPr>
          <w:rFonts w:ascii="Times New Roman" w:eastAsiaTheme="minorEastAsia" w:hAnsi="Times New Roman"/>
          <w:sz w:val="24"/>
          <w:lang w:eastAsia="zh-CN"/>
        </w:rPr>
        <w:t>find</w:t>
      </w:r>
      <w:r w:rsidR="00581768">
        <w:rPr>
          <w:rFonts w:ascii="Times New Roman" w:eastAsiaTheme="minorEastAsia" w:hAnsi="Times New Roman" w:hint="eastAsia"/>
          <w:sz w:val="24"/>
          <w:lang w:eastAsia="zh-CN"/>
        </w:rPr>
        <w:t>ing</w:t>
      </w:r>
      <w:r w:rsidR="00E86F95" w:rsidRPr="005F5CE2">
        <w:rPr>
          <w:rFonts w:ascii="Times New Roman" w:eastAsiaTheme="minorEastAsia" w:hAnsi="Times New Roman"/>
          <w:sz w:val="24"/>
          <w:lang w:eastAsia="zh-CN"/>
        </w:rPr>
        <w:t xml:space="preserve"> the specified sample from the </w:t>
      </w:r>
      <w:r w:rsidR="00E86F95" w:rsidRPr="005F5CE2">
        <w:rPr>
          <w:rFonts w:ascii="Times New Roman" w:eastAsiaTheme="minorEastAsia" w:hAnsi="Times New Roman" w:hint="eastAsia"/>
          <w:i/>
          <w:iCs/>
          <w:sz w:val="24"/>
          <w:lang w:eastAsia="zh-CN"/>
        </w:rPr>
        <w:t>New Sample Pending Receiving</w:t>
      </w:r>
      <w:r w:rsidR="00E86F95">
        <w:rPr>
          <w:rFonts w:ascii="Times New Roman" w:eastAsiaTheme="minorEastAsia" w:hAnsi="Times New Roman" w:hint="eastAsia"/>
          <w:sz w:val="24"/>
          <w:lang w:eastAsia="zh-CN"/>
        </w:rPr>
        <w:t xml:space="preserve"> </w:t>
      </w:r>
      <w:r w:rsidR="00E86F95" w:rsidRPr="005F5CE2">
        <w:rPr>
          <w:rFonts w:ascii="Times New Roman" w:eastAsiaTheme="minorEastAsia" w:hAnsi="Times New Roman"/>
          <w:sz w:val="24"/>
          <w:lang w:eastAsia="zh-CN"/>
        </w:rPr>
        <w:t xml:space="preserve">folder. </w:t>
      </w:r>
    </w:p>
    <w:p w14:paraId="14FF4714" w14:textId="24B587A6" w:rsidR="00E86F95" w:rsidRDefault="00E86F95" w:rsidP="00E86F95">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After the sample</w:t>
      </w:r>
      <w:r>
        <w:rPr>
          <w:rFonts w:ascii="Times New Roman" w:eastAsiaTheme="minorEastAsia" w:hAnsi="Times New Roman" w:hint="eastAsia"/>
          <w:sz w:val="24"/>
          <w:lang w:eastAsia="zh-CN"/>
        </w:rPr>
        <w:t xml:space="preserve"> is received</w:t>
      </w:r>
      <w:ins w:id="101" w:author="Gu, Cheng" w:date="2025-05-22T16:45:00Z" w16du:dateUtc="2025-05-22T08:45:00Z">
        <w:r w:rsidR="00F8150A">
          <w:rPr>
            <w:rFonts w:ascii="Times New Roman" w:eastAsiaTheme="minorEastAsia" w:hAnsi="Times New Roman" w:hint="eastAsia"/>
            <w:sz w:val="24"/>
            <w:lang w:eastAsia="zh-CN"/>
          </w:rPr>
          <w:t xml:space="preserve"> successfully</w:t>
        </w:r>
      </w:ins>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3F189453" w14:textId="3DF24165" w:rsidR="00D238E9" w:rsidRDefault="00D238E9" w:rsidP="00E86F95">
      <w:pPr>
        <w:jc w:val="both"/>
        <w:rPr>
          <w:ins w:id="102" w:author="Gu, Cheng" w:date="2025-05-22T12:58:00Z" w16du:dateUtc="2025-05-22T04:58:00Z"/>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MES label </w:t>
      </w:r>
      <w:r w:rsidR="00A66267" w:rsidRPr="00A66267">
        <w:rPr>
          <w:rFonts w:ascii="Times New Roman" w:eastAsiaTheme="minorEastAsia" w:hAnsi="Times New Roman"/>
          <w:sz w:val="24"/>
          <w:lang w:eastAsia="zh-CN"/>
        </w:rPr>
        <w:t>should have a QR code that contains the information</w:t>
      </w:r>
      <w:r w:rsidR="00A66267">
        <w:rPr>
          <w:rFonts w:ascii="Times New Roman" w:eastAsiaTheme="minorEastAsia" w:hAnsi="Times New Roman" w:hint="eastAsia"/>
          <w:sz w:val="24"/>
          <w:lang w:eastAsia="zh-CN"/>
        </w:rPr>
        <w:t xml:space="preserve"> in the same format</w:t>
      </w:r>
      <w:r w:rsidR="00A66267" w:rsidRPr="00A66267">
        <w:rPr>
          <w:rFonts w:ascii="Times New Roman" w:eastAsiaTheme="minorEastAsia" w:hAnsi="Times New Roman"/>
          <w:sz w:val="24"/>
          <w:lang w:eastAsia="zh-CN"/>
        </w:rPr>
        <w:t xml:space="preserve"> as phase A</w:t>
      </w:r>
      <w:r w:rsidR="00A66267">
        <w:rPr>
          <w:rFonts w:ascii="Times New Roman" w:eastAsiaTheme="minorEastAsia" w:hAnsi="Times New Roman" w:hint="eastAsia"/>
          <w:sz w:val="24"/>
          <w:lang w:eastAsia="zh-CN"/>
        </w:rPr>
        <w:t>.</w:t>
      </w:r>
    </w:p>
    <w:p w14:paraId="7A1ECDC1" w14:textId="52F7A46C" w:rsidR="00E761B0" w:rsidRDefault="00021AC9" w:rsidP="00E86F95">
      <w:pPr>
        <w:jc w:val="both"/>
        <w:rPr>
          <w:ins w:id="103" w:author="Gu, Cheng" w:date="2025-05-22T13:00:00Z" w16du:dateUtc="2025-05-22T05:00:00Z"/>
          <w:rFonts w:ascii="Times New Roman" w:eastAsiaTheme="minorEastAsia" w:hAnsi="Times New Roman"/>
          <w:sz w:val="24"/>
          <w:lang w:eastAsia="zh-CN"/>
        </w:rPr>
      </w:pPr>
      <w:ins w:id="104" w:author="Gu, Cheng" w:date="2025-05-22T12:59:00Z" w16du:dateUtc="2025-05-22T04:59:00Z">
        <w:r w:rsidRPr="00021AC9">
          <w:rPr>
            <w:rFonts w:ascii="Times New Roman" w:eastAsiaTheme="minorEastAsia" w:hAnsi="Times New Roman"/>
            <w:sz w:val="24"/>
            <w:lang w:eastAsia="zh-CN"/>
          </w:rPr>
          <w:t xml:space="preserve">When a user scans to receive a JIT sample but the sample has not yet been created in </w:t>
        </w:r>
        <w:r w:rsidR="00810CD2">
          <w:rPr>
            <w:rFonts w:ascii="Times New Roman" w:eastAsiaTheme="minorEastAsia" w:hAnsi="Times New Roman" w:hint="eastAsia"/>
            <w:sz w:val="24"/>
            <w:lang w:eastAsia="zh-CN"/>
          </w:rPr>
          <w:t>QCLAD</w:t>
        </w:r>
        <w:r w:rsidRPr="00021AC9">
          <w:rPr>
            <w:rFonts w:ascii="Times New Roman" w:eastAsiaTheme="minorEastAsia" w:hAnsi="Times New Roman"/>
            <w:sz w:val="24"/>
            <w:lang w:eastAsia="zh-CN"/>
          </w:rPr>
          <w:t>, system will remind the user</w:t>
        </w:r>
      </w:ins>
      <w:ins w:id="105" w:author="Gu, Cheng" w:date="2025-05-22T13:00:00Z" w16du:dateUtc="2025-05-22T05:00:00Z">
        <w:r w:rsidR="00810CD2">
          <w:rPr>
            <w:rFonts w:ascii="Times New Roman" w:eastAsiaTheme="minorEastAsia" w:hAnsi="Times New Roman" w:hint="eastAsia"/>
            <w:sz w:val="24"/>
            <w:lang w:eastAsia="zh-CN"/>
          </w:rPr>
          <w:t xml:space="preserve"> </w:t>
        </w:r>
        <w:r w:rsidR="00810CD2" w:rsidRPr="00021AC9">
          <w:rPr>
            <w:rFonts w:ascii="Times New Roman" w:eastAsiaTheme="minorEastAsia" w:hAnsi="Times New Roman"/>
            <w:sz w:val="24"/>
            <w:lang w:eastAsia="zh-CN"/>
          </w:rPr>
          <w:t>in the scan window</w:t>
        </w:r>
      </w:ins>
      <w:ins w:id="106" w:author="Gu, Cheng" w:date="2025-05-22T12:59:00Z" w16du:dateUtc="2025-05-22T04:59:00Z">
        <w:r w:rsidRPr="00021AC9">
          <w:rPr>
            <w:rFonts w:ascii="Times New Roman" w:eastAsiaTheme="minorEastAsia" w:hAnsi="Times New Roman"/>
            <w:sz w:val="24"/>
            <w:lang w:eastAsia="zh-CN"/>
          </w:rPr>
          <w:t xml:space="preserve"> that the sample is a JIT sample.</w:t>
        </w:r>
      </w:ins>
    </w:p>
    <w:p w14:paraId="296D3A39" w14:textId="481C565B" w:rsidR="00DB5880" w:rsidRPr="00D238E9" w:rsidRDefault="782B1992" w:rsidP="00BD73C0">
      <w:pPr>
        <w:jc w:val="both"/>
        <w:rPr>
          <w:rFonts w:eastAsiaTheme="minorEastAsia"/>
        </w:rPr>
      </w:pPr>
      <w:ins w:id="107" w:author="Gu, Cheng" w:date="2025-05-22T07:19:00Z">
        <w:r>
          <w:rPr>
            <w:noProof/>
          </w:rPr>
          <w:drawing>
            <wp:inline distT="0" distB="0" distL="0" distR="0" wp14:anchorId="7C76B28B" wp14:editId="42219DFC">
              <wp:extent cx="5606592" cy="1743075"/>
              <wp:effectExtent l="0" t="0" r="0" b="0"/>
              <wp:docPr id="865718814" name="Picture 86571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6592" cy="1743075"/>
                      </a:xfrm>
                      <a:prstGeom prst="rect">
                        <a:avLst/>
                      </a:prstGeom>
                    </pic:spPr>
                  </pic:pic>
                </a:graphicData>
              </a:graphic>
            </wp:inline>
          </w:drawing>
        </w:r>
      </w:ins>
    </w:p>
    <w:p w14:paraId="20567C05"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Authorize</w:t>
      </w:r>
      <w:r w:rsidRPr="00314CD6">
        <w:rPr>
          <w:rFonts w:ascii="Times New Roman" w:eastAsiaTheme="minorEastAsia" w:hAnsi="Times New Roman"/>
          <w:b/>
          <w:bCs/>
          <w:i/>
          <w:iCs/>
          <w:color w:val="4472C4" w:themeColor="accent1"/>
          <w:sz w:val="24"/>
          <w:lang w:eastAsia="zh-CN"/>
        </w:rPr>
        <w:t>:</w:t>
      </w:r>
    </w:p>
    <w:p w14:paraId="416EAB30" w14:textId="3FD5852C" w:rsidR="009E0278" w:rsidRDefault="00342825" w:rsidP="00E86F95">
      <w:pPr>
        <w:jc w:val="both"/>
        <w:rPr>
          <w:ins w:id="108" w:author="Gu, Cheng" w:date="2025-05-22T13:01:00Z" w16du:dateUtc="2025-05-22T05:01:00Z"/>
          <w:rFonts w:ascii="Times New Roman" w:eastAsiaTheme="minorEastAsia" w:hAnsi="Times New Roman"/>
          <w:sz w:val="24"/>
          <w:lang w:eastAsia="zh-CN"/>
        </w:rPr>
      </w:pPr>
      <w:r w:rsidRPr="00342825">
        <w:rPr>
          <w:rFonts w:ascii="Times New Roman" w:eastAsiaTheme="minorEastAsia" w:hAnsi="Times New Roman"/>
          <w:sz w:val="24"/>
          <w:lang w:eastAsia="zh-CN"/>
        </w:rPr>
        <w:t xml:space="preserve">When all tests for a sample are in the </w:t>
      </w:r>
      <w:r>
        <w:rPr>
          <w:rFonts w:ascii="Times New Roman" w:eastAsiaTheme="minorEastAsia" w:hAnsi="Times New Roman" w:hint="eastAsia"/>
          <w:sz w:val="24"/>
          <w:lang w:eastAsia="zh-CN"/>
        </w:rPr>
        <w:t>authorized or rejected</w:t>
      </w:r>
      <w:r w:rsidRPr="00342825">
        <w:rPr>
          <w:rFonts w:ascii="Times New Roman" w:eastAsiaTheme="minorEastAsia" w:hAnsi="Times New Roman"/>
          <w:sz w:val="24"/>
          <w:lang w:eastAsia="zh-CN"/>
        </w:rPr>
        <w:t xml:space="preserve"> status, the sample will automatically become authorized.</w:t>
      </w:r>
    </w:p>
    <w:p w14:paraId="23B2B8CA" w14:textId="702735B9" w:rsidR="00A3347B" w:rsidRDefault="00A3347B" w:rsidP="00E86F95">
      <w:pPr>
        <w:jc w:val="both"/>
        <w:rPr>
          <w:rFonts w:ascii="Times New Roman" w:eastAsiaTheme="minorEastAsia" w:hAnsi="Times New Roman"/>
          <w:sz w:val="24"/>
          <w:lang w:eastAsia="zh-CN"/>
        </w:rPr>
      </w:pPr>
      <w:ins w:id="109" w:author="Gu, Cheng" w:date="2025-05-22T13:01:00Z" w16du:dateUtc="2025-05-22T05:01:00Z">
        <w:r>
          <w:rPr>
            <w:rFonts w:ascii="Times New Roman" w:eastAsiaTheme="minorEastAsia" w:hAnsi="Times New Roman" w:hint="eastAsia"/>
            <w:sz w:val="24"/>
            <w:lang w:eastAsia="zh-CN"/>
          </w:rPr>
          <w:t xml:space="preserve">Authorized JIT samples will be listed in the </w:t>
        </w:r>
      </w:ins>
      <w:ins w:id="110" w:author="Gu, Cheng" w:date="2025-05-22T13:02:00Z" w16du:dateUtc="2025-05-22T05:02:00Z">
        <w:r>
          <w:rPr>
            <w:rFonts w:ascii="Times New Roman" w:eastAsiaTheme="minorEastAsia" w:hAnsi="Times New Roman" w:hint="eastAsia"/>
            <w:i/>
            <w:iCs/>
            <w:sz w:val="24"/>
            <w:lang w:eastAsia="zh-CN"/>
          </w:rPr>
          <w:t>S</w:t>
        </w:r>
      </w:ins>
      <w:ins w:id="111" w:author="Gu, Cheng" w:date="2025-05-22T13:01:00Z" w16du:dateUtc="2025-05-22T05:01:00Z">
        <w:r w:rsidRPr="00A3347B">
          <w:rPr>
            <w:rFonts w:ascii="Times New Roman" w:eastAsiaTheme="minorEastAsia" w:hAnsi="Times New Roman"/>
            <w:i/>
            <w:iCs/>
            <w:sz w:val="24"/>
            <w:lang w:eastAsia="zh-CN"/>
            <w:rPrChange w:id="112" w:author="Gu, Cheng" w:date="2025-05-22T13:01:00Z" w16du:dateUtc="2025-05-22T05:01:00Z">
              <w:rPr>
                <w:rFonts w:ascii="Times New Roman" w:eastAsiaTheme="minorEastAsia" w:hAnsi="Times New Roman"/>
                <w:sz w:val="24"/>
                <w:lang w:eastAsia="zh-CN"/>
              </w:rPr>
            </w:rPrChange>
          </w:rPr>
          <w:t>ample management-</w:t>
        </w:r>
      </w:ins>
      <w:ins w:id="113" w:author="Gu, Cheng" w:date="2025-05-22T13:02:00Z" w16du:dateUtc="2025-05-22T05:02:00Z">
        <w:r>
          <w:rPr>
            <w:rFonts w:ascii="Times New Roman" w:eastAsiaTheme="minorEastAsia" w:hAnsi="Times New Roman" w:hint="eastAsia"/>
            <w:i/>
            <w:iCs/>
            <w:sz w:val="24"/>
            <w:lang w:eastAsia="zh-CN"/>
          </w:rPr>
          <w:t>A</w:t>
        </w:r>
      </w:ins>
      <w:ins w:id="114" w:author="Gu, Cheng" w:date="2025-05-22T13:01:00Z" w16du:dateUtc="2025-05-22T05:01:00Z">
        <w:r w:rsidRPr="00A3347B">
          <w:rPr>
            <w:rFonts w:ascii="Times New Roman" w:eastAsiaTheme="minorEastAsia" w:hAnsi="Times New Roman"/>
            <w:i/>
            <w:iCs/>
            <w:sz w:val="24"/>
            <w:lang w:eastAsia="zh-CN"/>
            <w:rPrChange w:id="115" w:author="Gu, Cheng" w:date="2025-05-22T13:01:00Z" w16du:dateUtc="2025-05-22T05:01:00Z">
              <w:rPr>
                <w:rFonts w:ascii="Times New Roman" w:eastAsiaTheme="minorEastAsia" w:hAnsi="Times New Roman"/>
                <w:sz w:val="24"/>
                <w:lang w:eastAsia="zh-CN"/>
              </w:rPr>
            </w:rPrChange>
          </w:rPr>
          <w:t>uthorized samples</w:t>
        </w:r>
        <w:r>
          <w:rPr>
            <w:rFonts w:ascii="Times New Roman" w:eastAsiaTheme="minorEastAsia" w:hAnsi="Times New Roman" w:hint="eastAsia"/>
            <w:sz w:val="24"/>
            <w:lang w:eastAsia="zh-CN"/>
          </w:rPr>
          <w:t xml:space="preserve"> folder.</w:t>
        </w:r>
      </w:ins>
      <w:ins w:id="116" w:author="Gu, Cheng" w:date="2025-05-22T13:02:00Z" w16du:dateUtc="2025-05-22T05:02:00Z">
        <w:r>
          <w:rPr>
            <w:rFonts w:ascii="Times New Roman" w:eastAsiaTheme="minorEastAsia" w:hAnsi="Times New Roman" w:hint="eastAsia"/>
            <w:sz w:val="24"/>
            <w:lang w:eastAsia="zh-CN"/>
          </w:rPr>
          <w:t xml:space="preserve"> </w:t>
        </w:r>
        <w:r w:rsidR="00437E7B">
          <w:rPr>
            <w:rFonts w:ascii="Times New Roman" w:eastAsiaTheme="minorEastAsia" w:hAnsi="Times New Roman"/>
            <w:sz w:val="24"/>
            <w:lang w:eastAsia="zh-CN"/>
          </w:rPr>
          <w:t>S</w:t>
        </w:r>
        <w:r w:rsidR="00437E7B">
          <w:rPr>
            <w:rFonts w:ascii="Times New Roman" w:eastAsiaTheme="minorEastAsia" w:hAnsi="Times New Roman" w:hint="eastAsia"/>
            <w:sz w:val="24"/>
            <w:lang w:eastAsia="zh-CN"/>
          </w:rPr>
          <w:t>ystem will highlight the</w:t>
        </w:r>
      </w:ins>
      <w:ins w:id="117" w:author="Gu, Cheng" w:date="2025-05-22T13:03:00Z" w16du:dateUtc="2025-05-22T05:03:00Z">
        <w:r w:rsidR="00F86B7E">
          <w:rPr>
            <w:rFonts w:ascii="Times New Roman" w:eastAsiaTheme="minorEastAsia" w:hAnsi="Times New Roman" w:hint="eastAsia"/>
            <w:sz w:val="24"/>
            <w:lang w:eastAsia="zh-CN"/>
          </w:rPr>
          <w:t xml:space="preserve"> JIT</w:t>
        </w:r>
      </w:ins>
      <w:ins w:id="118" w:author="Gu, Cheng" w:date="2025-05-22T13:02:00Z" w16du:dateUtc="2025-05-22T05:02:00Z">
        <w:r w:rsidR="00437E7B">
          <w:rPr>
            <w:rFonts w:ascii="Times New Roman" w:eastAsiaTheme="minorEastAsia" w:hAnsi="Times New Roman" w:hint="eastAsia"/>
            <w:sz w:val="24"/>
            <w:lang w:eastAsia="zh-CN"/>
          </w:rPr>
          <w:t xml:space="preserve"> samples which has not received </w:t>
        </w:r>
        <w:r w:rsidR="00B261DE">
          <w:rPr>
            <w:rFonts w:ascii="Times New Roman" w:eastAsiaTheme="minorEastAsia" w:hAnsi="Times New Roman" w:hint="eastAsia"/>
            <w:sz w:val="24"/>
            <w:lang w:eastAsia="zh-CN"/>
          </w:rPr>
          <w:t>inspection lots from SAP</w:t>
        </w:r>
      </w:ins>
      <w:ins w:id="119" w:author="Gu, Cheng" w:date="2025-05-22T13:03:00Z" w16du:dateUtc="2025-05-22T05:03:00Z">
        <w:r w:rsidR="00F86B7E">
          <w:rPr>
            <w:rFonts w:ascii="Times New Roman" w:eastAsiaTheme="minorEastAsia" w:hAnsi="Times New Roman" w:hint="eastAsia"/>
            <w:sz w:val="24"/>
            <w:lang w:eastAsia="zh-CN"/>
          </w:rPr>
          <w:t xml:space="preserve"> </w:t>
        </w:r>
        <w:r w:rsidR="00F86B7E" w:rsidRPr="00F86B7E">
          <w:rPr>
            <w:rFonts w:ascii="Times New Roman" w:eastAsiaTheme="minorEastAsia" w:hAnsi="Times New Roman"/>
            <w:sz w:val="24"/>
            <w:lang w:eastAsia="zh-CN"/>
          </w:rPr>
          <w:t>by highlighting the background color</w:t>
        </w:r>
      </w:ins>
      <w:ins w:id="120" w:author="Gu, Cheng" w:date="2025-05-22T13:02:00Z" w16du:dateUtc="2025-05-22T05:02:00Z">
        <w:r w:rsidR="00B261DE">
          <w:rPr>
            <w:rFonts w:ascii="Times New Roman" w:eastAsiaTheme="minorEastAsia" w:hAnsi="Times New Roman" w:hint="eastAsia"/>
            <w:sz w:val="24"/>
            <w:lang w:eastAsia="zh-CN"/>
          </w:rPr>
          <w:t xml:space="preserve"> in the</w:t>
        </w:r>
      </w:ins>
      <w:ins w:id="121" w:author="Gu, Cheng" w:date="2025-05-22T13:03:00Z" w16du:dateUtc="2025-05-22T05:03:00Z">
        <w:r w:rsidR="00F86B7E">
          <w:rPr>
            <w:rFonts w:ascii="Times New Roman" w:eastAsiaTheme="minorEastAsia" w:hAnsi="Times New Roman" w:hint="eastAsia"/>
            <w:sz w:val="24"/>
            <w:lang w:eastAsia="zh-CN"/>
          </w:rPr>
          <w:t xml:space="preserve"> Authorized samples</w:t>
        </w:r>
      </w:ins>
      <w:ins w:id="122" w:author="Gu, Cheng" w:date="2025-05-22T13:02:00Z" w16du:dateUtc="2025-05-22T05:02:00Z">
        <w:r w:rsidR="00B261DE">
          <w:rPr>
            <w:rFonts w:ascii="Times New Roman" w:eastAsiaTheme="minorEastAsia" w:hAnsi="Times New Roman" w:hint="eastAsia"/>
            <w:sz w:val="24"/>
            <w:lang w:eastAsia="zh-CN"/>
          </w:rPr>
          <w:t xml:space="preserve"> folder.</w:t>
        </w:r>
      </w:ins>
    </w:p>
    <w:p w14:paraId="30E096AC" w14:textId="7682A5BA"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w:t>
      </w:r>
      <w:r w:rsidR="00E86F95" w:rsidRPr="00F15FF0">
        <w:rPr>
          <w:rFonts w:ascii="Times New Roman" w:eastAsiaTheme="minorEastAsia" w:hAnsi="Times New Roman"/>
          <w:sz w:val="24"/>
          <w:lang w:eastAsia="zh-CN"/>
        </w:rPr>
        <w:t xml:space="preserve">Samples are not automatically marked as waiting to be sent </w:t>
      </w:r>
      <w:r w:rsidR="00E86F95">
        <w:rPr>
          <w:rFonts w:ascii="Times New Roman" w:eastAsiaTheme="minorEastAsia" w:hAnsi="Times New Roman" w:hint="eastAsia"/>
          <w:sz w:val="24"/>
          <w:lang w:eastAsia="zh-CN"/>
        </w:rPr>
        <w:t xml:space="preserve">results </w:t>
      </w:r>
      <w:r w:rsidR="00342825">
        <w:rPr>
          <w:rFonts w:ascii="Times New Roman" w:eastAsiaTheme="minorEastAsia" w:hAnsi="Times New Roman" w:hint="eastAsia"/>
          <w:sz w:val="24"/>
          <w:lang w:eastAsia="zh-CN"/>
        </w:rPr>
        <w:t xml:space="preserve">to SAP </w:t>
      </w:r>
      <w:r w:rsidR="00E86F95">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sidR="00E86F95">
        <w:rPr>
          <w:rFonts w:ascii="Times New Roman" w:eastAsiaTheme="minorEastAsia" w:hAnsi="Times New Roman" w:hint="eastAsia"/>
          <w:sz w:val="24"/>
          <w:lang w:eastAsia="zh-CN"/>
        </w:rPr>
        <w:t xml:space="preserve">sample </w:t>
      </w:r>
      <w:r w:rsidR="00342825">
        <w:rPr>
          <w:rFonts w:ascii="Times New Roman" w:eastAsiaTheme="minorEastAsia" w:hAnsi="Times New Roman" w:hint="eastAsia"/>
          <w:sz w:val="24"/>
          <w:lang w:eastAsia="zh-CN"/>
        </w:rPr>
        <w:t>is</w:t>
      </w:r>
      <w:r w:rsidR="00E86F95">
        <w:rPr>
          <w:rFonts w:ascii="Times New Roman" w:eastAsiaTheme="minorEastAsia" w:hAnsi="Times New Roman" w:hint="eastAsia"/>
          <w:sz w:val="24"/>
          <w:lang w:eastAsia="zh-CN"/>
        </w:rPr>
        <w:t xml:space="preserve"> </w:t>
      </w:r>
      <w:r w:rsidR="00544533">
        <w:rPr>
          <w:rFonts w:ascii="Times New Roman" w:eastAsiaTheme="minorEastAsia" w:hAnsi="Times New Roman"/>
          <w:sz w:val="24"/>
          <w:lang w:eastAsia="zh-CN"/>
        </w:rPr>
        <w:t>authorized</w:t>
      </w:r>
      <w:r w:rsidR="00544533" w:rsidRPr="00F15FF0">
        <w:rPr>
          <w:rFonts w:ascii="Times New Roman" w:eastAsiaTheme="minorEastAsia" w:hAnsi="Times New Roman"/>
          <w:sz w:val="24"/>
          <w:lang w:eastAsia="zh-CN"/>
        </w:rPr>
        <w:t xml:space="preserve"> but</w:t>
      </w:r>
      <w:r w:rsidR="00E86F95" w:rsidRPr="00F15FF0">
        <w:rPr>
          <w:rFonts w:ascii="Times New Roman" w:eastAsiaTheme="minorEastAsia" w:hAnsi="Times New Roman"/>
          <w:sz w:val="24"/>
          <w:lang w:eastAsia="zh-CN"/>
        </w:rPr>
        <w:t xml:space="preserve"> need to wait for a response from the sap interface</w:t>
      </w:r>
      <w:r w:rsidR="00E86F95">
        <w:rPr>
          <w:rFonts w:ascii="Times New Roman" w:eastAsiaTheme="minorEastAsia" w:hAnsi="Times New Roman" w:hint="eastAsia"/>
          <w:sz w:val="24"/>
          <w:lang w:eastAsia="zh-CN"/>
        </w:rPr>
        <w:t>.</w:t>
      </w:r>
    </w:p>
    <w:p w14:paraId="33010992" w14:textId="77777777" w:rsidR="00E86F95" w:rsidRDefault="00E86F95" w:rsidP="00E86F95">
      <w:pPr>
        <w:pStyle w:val="6"/>
        <w:rPr>
          <w:rFonts w:eastAsiaTheme="minorEastAsia"/>
          <w:lang w:eastAsia="zh-CN"/>
        </w:rPr>
      </w:pPr>
      <w:r>
        <w:rPr>
          <w:rFonts w:eastAsiaTheme="minorEastAsia" w:hint="eastAsia"/>
          <w:lang w:eastAsia="zh-CN"/>
        </w:rPr>
        <w:t>SAP interactive</w:t>
      </w:r>
    </w:p>
    <w:p w14:paraId="49D8EBA6" w14:textId="1390F960"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sample is created manually in QCLAD system. </w:t>
      </w:r>
    </w:p>
    <w:p w14:paraId="21D50F55" w14:textId="77777777" w:rsidR="00E86F95" w:rsidRDefault="00E86F95"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hen inspection lot created in SAP is pushed to QCLAD, interface would find the sample already </w:t>
      </w:r>
      <w:r>
        <w:rPr>
          <w:rFonts w:ascii="Times New Roman" w:eastAsiaTheme="minorEastAsia" w:hAnsi="Times New Roman"/>
          <w:sz w:val="24"/>
          <w:lang w:eastAsia="zh-CN"/>
        </w:rPr>
        <w:t>existed</w:t>
      </w:r>
      <w:r>
        <w:rPr>
          <w:rFonts w:ascii="Times New Roman" w:eastAsiaTheme="minorEastAsia" w:hAnsi="Times New Roman" w:hint="eastAsia"/>
          <w:sz w:val="24"/>
          <w:lang w:eastAsia="zh-CN"/>
        </w:rPr>
        <w:t xml:space="preserve"> in system and mark it as waiting to be sent results.</w:t>
      </w:r>
    </w:p>
    <w:p w14:paraId="53749F4D" w14:textId="4C53624F" w:rsidR="0059216C" w:rsidRPr="00E86F95" w:rsidRDefault="000A299D" w:rsidP="000A299D">
      <w:pPr>
        <w:pStyle w:val="6"/>
        <w:rPr>
          <w:rFonts w:eastAsiaTheme="minorEastAsia"/>
          <w:lang w:eastAsia="zh-CN"/>
        </w:rPr>
      </w:pPr>
      <w:r>
        <w:rPr>
          <w:rFonts w:eastAsiaTheme="minorEastAsia" w:hint="eastAsia"/>
          <w:lang w:eastAsia="zh-CN"/>
        </w:rPr>
        <w:t>MES interactive</w:t>
      </w:r>
    </w:p>
    <w:p w14:paraId="63C3355B" w14:textId="530E4DDB" w:rsidR="0059216C" w:rsidRDefault="00CD28D7" w:rsidP="0070169F">
      <w:pPr>
        <w:jc w:val="both"/>
        <w:rPr>
          <w:rFonts w:ascii="Times New Roman" w:eastAsiaTheme="minorEastAsia" w:hAnsi="Times New Roman"/>
          <w:sz w:val="24"/>
          <w:lang w:eastAsia="zh-CN"/>
        </w:rPr>
      </w:pPr>
      <w:r w:rsidRPr="00CD28D7">
        <w:rPr>
          <w:rFonts w:ascii="Times New Roman" w:eastAsiaTheme="minorEastAsia" w:hAnsi="Times New Roman"/>
          <w:sz w:val="24"/>
          <w:lang w:eastAsia="zh-CN"/>
        </w:rPr>
        <w:t xml:space="preserve">When the sample is </w:t>
      </w:r>
      <w:r>
        <w:rPr>
          <w:rFonts w:ascii="Times New Roman" w:eastAsiaTheme="minorEastAsia" w:hAnsi="Times New Roman" w:hint="eastAsia"/>
          <w:sz w:val="24"/>
          <w:lang w:eastAsia="zh-CN"/>
        </w:rPr>
        <w:t>authorized</w:t>
      </w:r>
      <w:r w:rsidRPr="00CD28D7">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QCLAD</w:t>
      </w:r>
      <w:r w:rsidRPr="00CD28D7">
        <w:rPr>
          <w:rFonts w:ascii="Times New Roman" w:eastAsiaTheme="minorEastAsia" w:hAnsi="Times New Roman"/>
          <w:sz w:val="24"/>
          <w:lang w:eastAsia="zh-CN"/>
        </w:rPr>
        <w:t xml:space="preserve"> determines the sample </w:t>
      </w:r>
      <w:r>
        <w:rPr>
          <w:rFonts w:ascii="Times New Roman" w:eastAsiaTheme="minorEastAsia" w:hAnsi="Times New Roman" w:hint="eastAsia"/>
          <w:sz w:val="24"/>
          <w:lang w:eastAsia="zh-CN"/>
        </w:rPr>
        <w:t>decision</w:t>
      </w:r>
      <w:r w:rsidRPr="00CD28D7">
        <w:rPr>
          <w:rFonts w:ascii="Times New Roman" w:eastAsiaTheme="minorEastAsia" w:hAnsi="Times New Roman"/>
          <w:sz w:val="24"/>
          <w:lang w:eastAsia="zh-CN"/>
        </w:rPr>
        <w:t xml:space="preserve"> based on the </w:t>
      </w:r>
      <w:r w:rsidRPr="00CD28D7">
        <w:rPr>
          <w:rFonts w:ascii="Times New Roman" w:eastAsiaTheme="minorEastAsia" w:hAnsi="Times New Roman"/>
          <w:i/>
          <w:iCs/>
          <w:sz w:val="24"/>
          <w:lang w:eastAsia="zh-CN"/>
        </w:rPr>
        <w:t>on spec</w:t>
      </w:r>
      <w:r w:rsidRPr="00CD28D7">
        <w:rPr>
          <w:rFonts w:ascii="Times New Roman" w:eastAsiaTheme="minorEastAsia" w:hAnsi="Times New Roman"/>
          <w:sz w:val="24"/>
          <w:lang w:eastAsia="zh-CN"/>
        </w:rPr>
        <w:t xml:space="preserve"> field on </w:t>
      </w:r>
      <w:r>
        <w:rPr>
          <w:rFonts w:ascii="Times New Roman" w:eastAsiaTheme="minorEastAsia" w:hAnsi="Times New Roman" w:hint="eastAsia"/>
          <w:sz w:val="24"/>
          <w:lang w:eastAsia="zh-CN"/>
        </w:rPr>
        <w:t xml:space="preserve">the </w:t>
      </w:r>
      <w:r w:rsidRPr="00CD28D7">
        <w:rPr>
          <w:rFonts w:ascii="Times New Roman" w:eastAsiaTheme="minorEastAsia" w:hAnsi="Times New Roman"/>
          <w:sz w:val="24"/>
          <w:lang w:eastAsia="zh-CN"/>
        </w:rPr>
        <w:t xml:space="preserve">sample </w:t>
      </w:r>
      <w:r>
        <w:rPr>
          <w:rFonts w:ascii="Times New Roman" w:eastAsiaTheme="minorEastAsia" w:hAnsi="Times New Roman" w:hint="eastAsia"/>
          <w:sz w:val="24"/>
          <w:lang w:eastAsia="zh-CN"/>
        </w:rPr>
        <w:t xml:space="preserve">table </w:t>
      </w:r>
      <w:r w:rsidRPr="00CD28D7">
        <w:rPr>
          <w:rFonts w:ascii="Times New Roman" w:eastAsiaTheme="minorEastAsia" w:hAnsi="Times New Roman"/>
          <w:sz w:val="24"/>
          <w:lang w:eastAsia="zh-CN"/>
        </w:rPr>
        <w:t xml:space="preserve">and sends a string to the </w:t>
      </w:r>
      <w:r>
        <w:rPr>
          <w:rFonts w:ascii="Times New Roman" w:eastAsiaTheme="minorEastAsia" w:hAnsi="Times New Roman" w:hint="eastAsia"/>
          <w:sz w:val="24"/>
          <w:lang w:eastAsia="zh-CN"/>
        </w:rPr>
        <w:t>MES</w:t>
      </w:r>
      <w:r w:rsidRPr="00CD28D7">
        <w:rPr>
          <w:rFonts w:ascii="Times New Roman" w:eastAsiaTheme="minorEastAsia" w:hAnsi="Times New Roman"/>
          <w:sz w:val="24"/>
          <w:lang w:eastAsia="zh-CN"/>
        </w:rPr>
        <w:t xml:space="preserve"> interface</w:t>
      </w:r>
      <w:r>
        <w:rPr>
          <w:rFonts w:ascii="Times New Roman" w:eastAsiaTheme="minorEastAsia" w:hAnsi="Times New Roman" w:hint="eastAsia"/>
          <w:sz w:val="24"/>
          <w:lang w:eastAsia="zh-CN"/>
        </w:rPr>
        <w:t>.</w:t>
      </w:r>
    </w:p>
    <w:p w14:paraId="1C2F8445" w14:textId="77777777" w:rsidR="001166EC" w:rsidRDefault="001166EC" w:rsidP="0070169F">
      <w:pPr>
        <w:jc w:val="both"/>
        <w:rPr>
          <w:rFonts w:ascii="Times New Roman" w:eastAsiaTheme="minorEastAsia" w:hAnsi="Times New Roman"/>
          <w:sz w:val="24"/>
          <w:lang w:eastAsia="zh-CN"/>
        </w:rPr>
      </w:pPr>
    </w:p>
    <w:p w14:paraId="4E30212F" w14:textId="77777777" w:rsidR="001166EC" w:rsidRPr="00237242" w:rsidRDefault="001166EC" w:rsidP="001166EC">
      <w:pPr>
        <w:pStyle w:val="3"/>
        <w:rPr>
          <w:i w:val="0"/>
          <w:iCs/>
        </w:rPr>
      </w:pPr>
      <w:r>
        <w:rPr>
          <w:rFonts w:asciiTheme="minorEastAsia" w:eastAsiaTheme="minorEastAsia" w:hAnsiTheme="minorEastAsia" w:hint="eastAsia"/>
          <w:i w:val="0"/>
          <w:iCs/>
          <w:lang w:eastAsia="zh-CN"/>
        </w:rPr>
        <w:t>MES</w:t>
      </w:r>
      <w:r>
        <w:rPr>
          <w:rFonts w:eastAsiaTheme="minorEastAsia" w:hint="eastAsia"/>
          <w:i w:val="0"/>
          <w:iCs/>
          <w:lang w:eastAsia="zh-CN"/>
        </w:rPr>
        <w:t xml:space="preserve"> Interface</w:t>
      </w:r>
    </w:p>
    <w:p w14:paraId="2775DBFF" w14:textId="77777777" w:rsidR="001166EC" w:rsidRDefault="001166EC" w:rsidP="001166EC">
      <w:pPr>
        <w:pStyle w:val="4"/>
        <w:tabs>
          <w:tab w:val="clear" w:pos="3416"/>
        </w:tabs>
        <w:ind w:left="810" w:hanging="810"/>
        <w:rPr>
          <w:rFonts w:eastAsiaTheme="minorEastAsia"/>
          <w:i w:val="0"/>
          <w:iCs/>
          <w:lang w:eastAsia="zh-CN"/>
        </w:rPr>
      </w:pPr>
      <w:r w:rsidRPr="00CC7388">
        <w:rPr>
          <w:rFonts w:eastAsiaTheme="minorEastAsia"/>
          <w:i w:val="0"/>
          <w:iCs/>
          <w:lang w:eastAsia="zh-CN"/>
        </w:rPr>
        <w:t>General requirement</w:t>
      </w:r>
    </w:p>
    <w:p w14:paraId="6F8589E5" w14:textId="77777777" w:rsidR="001166EC" w:rsidRPr="00CC7388" w:rsidRDefault="001166EC" w:rsidP="001166EC">
      <w:pPr>
        <w:rPr>
          <w:rFonts w:eastAsiaTheme="minorEastAsia"/>
          <w:lang w:eastAsia="zh-CN"/>
        </w:rPr>
      </w:pPr>
      <w:r w:rsidRPr="008106E0">
        <w:rPr>
          <w:rFonts w:eastAsiaTheme="minorEastAsia"/>
          <w:lang w:eastAsia="zh-CN"/>
        </w:rPr>
        <w:t>Refer to section 3.2.6.1 of the Phrase A FS document SampleManager - Functional Design Specification-v6.docx</w:t>
      </w:r>
    </w:p>
    <w:p w14:paraId="7108023C" w14:textId="77777777" w:rsidR="001166EC" w:rsidRPr="00C150E0" w:rsidRDefault="001166EC" w:rsidP="001166EC">
      <w:pPr>
        <w:pStyle w:val="4"/>
        <w:tabs>
          <w:tab w:val="clear" w:pos="3416"/>
        </w:tabs>
        <w:ind w:left="810" w:hanging="810"/>
        <w:rPr>
          <w:rFonts w:eastAsiaTheme="minorEastAsia"/>
          <w:i w:val="0"/>
          <w:iCs/>
          <w:lang w:eastAsia="zh-CN"/>
        </w:rPr>
      </w:pPr>
      <w:r w:rsidRPr="00C150E0">
        <w:rPr>
          <w:rFonts w:eastAsiaTheme="minorEastAsia"/>
          <w:i w:val="0"/>
          <w:iCs/>
          <w:lang w:eastAsia="zh-CN"/>
        </w:rPr>
        <w:t>RTM Mapping</w:t>
      </w:r>
    </w:p>
    <w:p w14:paraId="5B4AB54D" w14:textId="77777777" w:rsidR="001166EC" w:rsidRPr="00711A06" w:rsidRDefault="001166EC" w:rsidP="001166EC">
      <w:pPr>
        <w:rPr>
          <w:rFonts w:eastAsiaTheme="minorEastAsia"/>
          <w:lang w:eastAsia="zh-CN"/>
        </w:rPr>
      </w:pPr>
      <w:r>
        <w:rPr>
          <w:rFonts w:eastAsiaTheme="minorEastAsia" w:hint="eastAsia"/>
          <w:lang w:eastAsia="zh-CN"/>
        </w:rPr>
        <w:t>NA</w:t>
      </w:r>
    </w:p>
    <w:p w14:paraId="5C1A2E67" w14:textId="77777777" w:rsidR="001166EC" w:rsidRDefault="001166EC" w:rsidP="001166EC">
      <w:pPr>
        <w:pStyle w:val="4"/>
        <w:tabs>
          <w:tab w:val="clear" w:pos="3416"/>
        </w:tabs>
        <w:ind w:left="810" w:hanging="810"/>
        <w:rPr>
          <w:rFonts w:eastAsiaTheme="minorEastAsia"/>
          <w:i w:val="0"/>
          <w:iCs/>
          <w:lang w:eastAsia="zh-CN"/>
        </w:rPr>
      </w:pPr>
      <w:r w:rsidRPr="00497DEB">
        <w:rPr>
          <w:rFonts w:eastAsiaTheme="minorEastAsia"/>
          <w:i w:val="0"/>
          <w:iCs/>
          <w:lang w:eastAsia="zh-CN"/>
        </w:rPr>
        <w:t>MES requests the results of the JIT process from QCLAD</w:t>
      </w:r>
    </w:p>
    <w:p w14:paraId="737300AE" w14:textId="77777777" w:rsidR="001166EC" w:rsidRDefault="001166EC" w:rsidP="001166EC">
      <w:pPr>
        <w:pStyle w:val="5"/>
        <w:rPr>
          <w:rFonts w:eastAsiaTheme="minorEastAsia"/>
          <w:lang w:eastAsia="zh-CN"/>
        </w:rPr>
      </w:pPr>
      <w:r>
        <w:t>Introduction</w:t>
      </w:r>
    </w:p>
    <w:p w14:paraId="1DEDF632" w14:textId="76792EC7" w:rsidR="001166EC" w:rsidRPr="00774026" w:rsidRDefault="001166EC" w:rsidP="001166EC">
      <w:pPr>
        <w:rPr>
          <w:rFonts w:ascii="Times New Roman" w:eastAsiaTheme="minorEastAsia" w:hAnsi="Times New Roman"/>
          <w:sz w:val="24"/>
          <w:lang w:eastAsia="zh-CN"/>
        </w:rPr>
      </w:pPr>
      <w:r w:rsidRPr="00721125">
        <w:rPr>
          <w:rFonts w:ascii="Times New Roman" w:eastAsiaTheme="minorEastAsia" w:hAnsi="Times New Roman"/>
          <w:sz w:val="24"/>
          <w:lang w:eastAsia="zh-CN"/>
        </w:rPr>
        <w:t>In the JIT process, there will initially be no inspection lot in SAP. Samples need to be manually received, results recorded and stored in QC</w:t>
      </w:r>
      <w:r w:rsidRPr="00721125">
        <w:rPr>
          <w:rFonts w:ascii="Times New Roman" w:eastAsiaTheme="minorEastAsia" w:hAnsi="Times New Roman" w:hint="eastAsia"/>
          <w:sz w:val="24"/>
          <w:lang w:eastAsia="zh-CN"/>
        </w:rPr>
        <w:t>Lad</w:t>
      </w:r>
      <w:r w:rsidRPr="00721125">
        <w:rPr>
          <w:rFonts w:ascii="Times New Roman" w:eastAsiaTheme="minorEastAsia" w:hAnsi="Times New Roman"/>
          <w:sz w:val="24"/>
          <w:lang w:eastAsia="zh-CN"/>
        </w:rPr>
        <w:t>. This process requires manual handling to ensure that sample receipt and result recording are</w:t>
      </w:r>
      <w:r w:rsidRPr="00721125">
        <w:rPr>
          <w:rFonts w:ascii="Times New Roman" w:eastAsiaTheme="minorEastAsia" w:hAnsi="Times New Roman" w:hint="eastAsia"/>
          <w:sz w:val="24"/>
          <w:lang w:eastAsia="zh-CN"/>
        </w:rPr>
        <w:t xml:space="preserve"> </w:t>
      </w:r>
      <w:r w:rsidRPr="00721125">
        <w:rPr>
          <w:rFonts w:ascii="Times New Roman" w:eastAsiaTheme="minorEastAsia" w:hAnsi="Times New Roman"/>
          <w:sz w:val="24"/>
          <w:lang w:eastAsia="zh-CN"/>
        </w:rPr>
        <w:t>completed.</w:t>
      </w:r>
      <w:r w:rsidR="00C87389" w:rsidRPr="00C87389">
        <w:t xml:space="preserve"> </w:t>
      </w:r>
      <w:r w:rsidR="00774026" w:rsidRPr="00F26346">
        <w:rPr>
          <w:rFonts w:ascii="Times New Roman" w:eastAsiaTheme="minorEastAsia" w:hAnsi="Times New Roman"/>
          <w:sz w:val="24"/>
          <w:lang w:eastAsia="zh-CN"/>
        </w:rPr>
        <w:t>After the JIT sample audit is completed, QCLAD will send the quality results back to MES, and MES will provide a result feedback interface.</w:t>
      </w:r>
    </w:p>
    <w:p w14:paraId="66D34A36" w14:textId="77777777" w:rsidR="005B5555" w:rsidRDefault="005B5555" w:rsidP="001166EC">
      <w:pPr>
        <w:rPr>
          <w:rFonts w:ascii="Times New Roman" w:eastAsiaTheme="minorEastAsia" w:hAnsi="Times New Roman"/>
          <w:sz w:val="24"/>
          <w:lang w:eastAsia="zh-CN"/>
        </w:rPr>
      </w:pPr>
      <w:r w:rsidRPr="005B5555">
        <w:rPr>
          <w:rFonts w:ascii="Times New Roman" w:eastAsiaTheme="minorEastAsia" w:hAnsi="Times New Roman"/>
          <w:sz w:val="24"/>
          <w:lang w:eastAsia="zh-CN"/>
        </w:rPr>
        <w:t>When the SAP system generates an inspection batch, it is sent to QCLAD. At this point, the QCLAD system will use (factory + batch + IDH + activity number + lot) to match the sample.</w:t>
      </w:r>
    </w:p>
    <w:p w14:paraId="4D0A8DB1" w14:textId="49629AA3" w:rsidR="001166EC" w:rsidRDefault="001166EC" w:rsidP="001166EC">
      <w:pPr>
        <w:rPr>
          <w:rFonts w:ascii="Times New Roman" w:eastAsiaTheme="minorEastAsia" w:hAnsi="Times New Roman"/>
          <w:sz w:val="24"/>
          <w:lang w:eastAsia="zh-CN"/>
        </w:rPr>
      </w:pPr>
      <w:r w:rsidRPr="00721125">
        <w:rPr>
          <w:rFonts w:ascii="Times New Roman" w:eastAsiaTheme="minorEastAsia" w:hAnsi="Times New Roman"/>
          <w:sz w:val="24"/>
          <w:lang w:eastAsia="zh-CN"/>
        </w:rPr>
        <w:t xml:space="preserve">. </w:t>
      </w:r>
    </w:p>
    <w:p w14:paraId="56060488" w14:textId="77777777" w:rsidR="001166EC" w:rsidRDefault="001166EC" w:rsidP="001166EC">
      <w:pPr>
        <w:pStyle w:val="5"/>
        <w:rPr>
          <w:rFonts w:eastAsiaTheme="minorEastAsia"/>
          <w:lang w:eastAsia="zh-CN"/>
        </w:rPr>
      </w:pPr>
      <w:r>
        <w:t>Interface URL address</w:t>
      </w:r>
    </w:p>
    <w:p w14:paraId="71E7F1A7" w14:textId="77777777" w:rsidR="00511AB3" w:rsidRDefault="00511AB3" w:rsidP="00511AB3">
      <w:pPr>
        <w:rPr>
          <w:ins w:id="123" w:author="Zhang, Zhenjuan" w:date="2025-06-06T11:01:00Z" w16du:dateUtc="2025-06-06T03:01:00Z"/>
          <w:rFonts w:eastAsiaTheme="minorEastAsia"/>
          <w:lang w:eastAsia="zh-CN"/>
        </w:rPr>
      </w:pPr>
      <w:ins w:id="124" w:author="Zhang, Zhenjuan" w:date="2025-06-06T11:01:00Z" w16du:dateUtc="2025-06-06T03:01:00Z">
        <w:r>
          <w:rPr>
            <w:lang w:eastAsia="zh-CN"/>
          </w:rPr>
          <w:t>MES</w:t>
        </w:r>
        <w:r>
          <w:rPr>
            <w:rFonts w:hint="eastAsia"/>
            <w:lang w:eastAsia="zh-CN"/>
          </w:rPr>
          <w:t xml:space="preserve"> </w:t>
        </w:r>
        <w:r>
          <w:rPr>
            <w:lang w:eastAsia="zh-CN"/>
          </w:rPr>
          <w:t>should</w:t>
        </w:r>
        <w:r>
          <w:rPr>
            <w:rFonts w:hint="eastAsia"/>
            <w:lang w:eastAsia="zh-CN"/>
          </w:rPr>
          <w:t xml:space="preserve"> provide the URL</w:t>
        </w:r>
      </w:ins>
    </w:p>
    <w:p w14:paraId="6A2E9691" w14:textId="77777777" w:rsidR="00511AB3" w:rsidRDefault="00511AB3" w:rsidP="00511AB3">
      <w:pPr>
        <w:rPr>
          <w:ins w:id="125" w:author="Zhang, Zhenjuan" w:date="2025-06-06T11:01:00Z" w16du:dateUtc="2025-06-06T03:01:00Z"/>
          <w:rFonts w:eastAsiaTheme="minorEastAsia"/>
          <w:lang w:eastAsia="zh-CN"/>
        </w:rPr>
      </w:pPr>
      <w:ins w:id="126" w:author="Zhang, Zhenjuan" w:date="2025-06-06T11:01:00Z" w16du:dateUtc="2025-06-06T03:01:00Z">
        <w:r w:rsidRPr="00A111F7">
          <w:rPr>
            <w:rFonts w:eastAsiaTheme="minorEastAsia"/>
            <w:lang w:eastAsia="zh-CN"/>
          </w:rPr>
          <w:t>Request whether the MES interface requires Token, if so please provide the Token interface address and parameters</w:t>
        </w:r>
        <w:r>
          <w:rPr>
            <w:rFonts w:eastAsiaTheme="minorEastAsia" w:hint="eastAsia"/>
            <w:lang w:eastAsia="zh-CN"/>
          </w:rPr>
          <w:t>.</w:t>
        </w:r>
      </w:ins>
    </w:p>
    <w:p w14:paraId="16A8CB40" w14:textId="77777777" w:rsidR="001166EC" w:rsidRPr="00866E18" w:rsidRDefault="001166EC" w:rsidP="001166EC">
      <w:pPr>
        <w:rPr>
          <w:rFonts w:eastAsiaTheme="minorEastAsia"/>
          <w:lang w:eastAsia="zh-CN"/>
        </w:rPr>
      </w:pPr>
    </w:p>
    <w:p w14:paraId="648A01DB" w14:textId="77777777" w:rsidR="001166EC" w:rsidRDefault="001166EC" w:rsidP="001166EC">
      <w:pPr>
        <w:pStyle w:val="5"/>
        <w:rPr>
          <w:rFonts w:eastAsiaTheme="minorEastAsia"/>
          <w:lang w:eastAsia="zh-CN"/>
        </w:rPr>
      </w:pPr>
      <w:r>
        <w:t>Field Mapping</w:t>
      </w:r>
    </w:p>
    <w:p w14:paraId="1D7623D3" w14:textId="6054744F" w:rsidR="001166EC" w:rsidRDefault="001166EC" w:rsidP="001166EC">
      <w:pPr>
        <w:rPr>
          <w:rFonts w:eastAsiaTheme="minorEastAsia"/>
          <w:lang w:eastAsia="zh-CN"/>
        </w:rPr>
      </w:pPr>
    </w:p>
    <w:tbl>
      <w:tblPr>
        <w:tblStyle w:val="af2"/>
        <w:tblW w:w="9350" w:type="dxa"/>
        <w:tblLook w:val="04A0" w:firstRow="1" w:lastRow="0" w:firstColumn="1" w:lastColumn="0" w:noHBand="0" w:noVBand="1"/>
      </w:tblPr>
      <w:tblGrid>
        <w:gridCol w:w="644"/>
        <w:gridCol w:w="1903"/>
        <w:gridCol w:w="3118"/>
        <w:gridCol w:w="1985"/>
        <w:gridCol w:w="1700"/>
      </w:tblGrid>
      <w:tr w:rsidR="001952E2" w14:paraId="0E49DC88" w14:textId="77777777" w:rsidTr="00DA572C">
        <w:tc>
          <w:tcPr>
            <w:tcW w:w="644" w:type="dxa"/>
            <w:vMerge w:val="restart"/>
            <w:shd w:val="clear" w:color="auto" w:fill="9CC2E5" w:themeFill="accent5" w:themeFillTint="99"/>
          </w:tcPr>
          <w:p w14:paraId="0F22338F" w14:textId="77777777" w:rsidR="001952E2" w:rsidRPr="001952E2" w:rsidRDefault="001952E2" w:rsidP="001952E2">
            <w:pPr>
              <w:jc w:val="center"/>
              <w:rPr>
                <w:rFonts w:ascii="Times New Roman" w:eastAsiaTheme="minorEastAsia" w:hAnsi="Times New Roman"/>
                <w:b/>
                <w:bCs/>
                <w:sz w:val="24"/>
                <w:lang w:eastAsia="zh-CN"/>
              </w:rPr>
            </w:pPr>
            <w:r w:rsidRPr="001952E2">
              <w:rPr>
                <w:rFonts w:ascii="Times New Roman" w:eastAsiaTheme="minorEastAsia" w:hAnsi="Times New Roman" w:hint="eastAsia"/>
                <w:b/>
                <w:bCs/>
                <w:sz w:val="24"/>
                <w:lang w:eastAsia="zh-CN"/>
              </w:rPr>
              <w:t>No.</w:t>
            </w:r>
          </w:p>
        </w:tc>
        <w:tc>
          <w:tcPr>
            <w:tcW w:w="5021" w:type="dxa"/>
            <w:gridSpan w:val="2"/>
            <w:shd w:val="clear" w:color="auto" w:fill="9CC2E5" w:themeFill="accent5" w:themeFillTint="99"/>
          </w:tcPr>
          <w:p w14:paraId="39038B94" w14:textId="11B70DC4" w:rsidR="001952E2" w:rsidRPr="001952E2" w:rsidRDefault="001952E2" w:rsidP="001952E2">
            <w:pPr>
              <w:jc w:val="center"/>
              <w:rPr>
                <w:rFonts w:ascii="Times New Roman" w:eastAsiaTheme="minorEastAsia" w:hAnsi="Times New Roman"/>
                <w:b/>
                <w:bCs/>
                <w:sz w:val="24"/>
                <w:lang w:eastAsia="zh-CN"/>
              </w:rPr>
            </w:pPr>
            <w:r w:rsidRPr="001952E2">
              <w:rPr>
                <w:b/>
                <w:bCs/>
              </w:rPr>
              <w:t>MES Field</w:t>
            </w:r>
          </w:p>
        </w:tc>
        <w:tc>
          <w:tcPr>
            <w:tcW w:w="3685" w:type="dxa"/>
            <w:gridSpan w:val="2"/>
            <w:shd w:val="clear" w:color="auto" w:fill="9CC2E5" w:themeFill="accent5" w:themeFillTint="99"/>
          </w:tcPr>
          <w:p w14:paraId="3C8325B1" w14:textId="79595946" w:rsidR="001952E2" w:rsidRPr="001952E2" w:rsidRDefault="001952E2" w:rsidP="001952E2">
            <w:pPr>
              <w:jc w:val="center"/>
              <w:rPr>
                <w:rFonts w:ascii="Times New Roman" w:eastAsiaTheme="minorEastAsia" w:hAnsi="Times New Roman"/>
                <w:b/>
                <w:bCs/>
                <w:sz w:val="24"/>
                <w:lang w:eastAsia="zh-CN"/>
              </w:rPr>
            </w:pPr>
            <w:r w:rsidRPr="001952E2">
              <w:rPr>
                <w:b/>
                <w:bCs/>
              </w:rPr>
              <w:t>Mapping QCLAD field</w:t>
            </w:r>
          </w:p>
        </w:tc>
      </w:tr>
      <w:tr w:rsidR="001952E2" w14:paraId="1AC91DA1" w14:textId="77777777" w:rsidTr="00DA572C">
        <w:tc>
          <w:tcPr>
            <w:tcW w:w="644" w:type="dxa"/>
            <w:vMerge/>
            <w:shd w:val="clear" w:color="auto" w:fill="9CC2E5" w:themeFill="accent5" w:themeFillTint="99"/>
          </w:tcPr>
          <w:p w14:paraId="165B1602" w14:textId="77777777" w:rsidR="001952E2" w:rsidRPr="001952E2" w:rsidRDefault="001952E2" w:rsidP="001952E2">
            <w:pPr>
              <w:jc w:val="center"/>
              <w:rPr>
                <w:rFonts w:ascii="Times New Roman" w:eastAsiaTheme="minorEastAsia" w:hAnsi="Times New Roman"/>
                <w:b/>
                <w:bCs/>
                <w:sz w:val="24"/>
                <w:lang w:eastAsia="zh-CN"/>
              </w:rPr>
            </w:pPr>
          </w:p>
        </w:tc>
        <w:tc>
          <w:tcPr>
            <w:tcW w:w="1903" w:type="dxa"/>
            <w:shd w:val="clear" w:color="auto" w:fill="9CC2E5" w:themeFill="accent5" w:themeFillTint="99"/>
          </w:tcPr>
          <w:p w14:paraId="3F6812CF" w14:textId="0EFA83F1" w:rsidR="001952E2" w:rsidRPr="001952E2" w:rsidRDefault="001952E2" w:rsidP="001952E2">
            <w:pPr>
              <w:rPr>
                <w:rFonts w:ascii="Times New Roman" w:eastAsiaTheme="minorEastAsia" w:hAnsi="Times New Roman"/>
                <w:b/>
                <w:bCs/>
                <w:sz w:val="24"/>
                <w:lang w:eastAsia="zh-CN"/>
              </w:rPr>
            </w:pPr>
            <w:r w:rsidRPr="001952E2">
              <w:rPr>
                <w:b/>
                <w:bCs/>
              </w:rPr>
              <w:t>Field</w:t>
            </w:r>
          </w:p>
        </w:tc>
        <w:tc>
          <w:tcPr>
            <w:tcW w:w="3118" w:type="dxa"/>
            <w:shd w:val="clear" w:color="auto" w:fill="9CC2E5" w:themeFill="accent5" w:themeFillTint="99"/>
          </w:tcPr>
          <w:p w14:paraId="16A65F00" w14:textId="3BA45F09" w:rsidR="001952E2" w:rsidRPr="001952E2" w:rsidRDefault="001952E2" w:rsidP="001952E2">
            <w:pPr>
              <w:rPr>
                <w:rFonts w:ascii="Times New Roman" w:eastAsiaTheme="minorEastAsia" w:hAnsi="Times New Roman"/>
                <w:b/>
                <w:bCs/>
                <w:sz w:val="24"/>
                <w:lang w:eastAsia="zh-CN"/>
              </w:rPr>
            </w:pPr>
            <w:r w:rsidRPr="001952E2">
              <w:rPr>
                <w:b/>
                <w:bCs/>
              </w:rPr>
              <w:t>Description</w:t>
            </w:r>
          </w:p>
        </w:tc>
        <w:tc>
          <w:tcPr>
            <w:tcW w:w="1985" w:type="dxa"/>
            <w:shd w:val="clear" w:color="auto" w:fill="9CC2E5" w:themeFill="accent5" w:themeFillTint="99"/>
          </w:tcPr>
          <w:p w14:paraId="079747A3" w14:textId="2BDEB5BC" w:rsidR="001952E2" w:rsidRPr="001952E2" w:rsidRDefault="001952E2" w:rsidP="001952E2">
            <w:pPr>
              <w:rPr>
                <w:rFonts w:ascii="Times New Roman" w:eastAsiaTheme="minorEastAsia" w:hAnsi="Times New Roman"/>
                <w:b/>
                <w:bCs/>
                <w:sz w:val="24"/>
                <w:lang w:eastAsia="zh-CN"/>
              </w:rPr>
            </w:pPr>
            <w:r w:rsidRPr="001952E2">
              <w:rPr>
                <w:b/>
                <w:bCs/>
              </w:rPr>
              <w:t>Table</w:t>
            </w:r>
          </w:p>
        </w:tc>
        <w:tc>
          <w:tcPr>
            <w:tcW w:w="1700" w:type="dxa"/>
            <w:shd w:val="clear" w:color="auto" w:fill="9CC2E5" w:themeFill="accent5" w:themeFillTint="99"/>
          </w:tcPr>
          <w:p w14:paraId="51A3FA60" w14:textId="19EEC27E" w:rsidR="001952E2" w:rsidRPr="001952E2" w:rsidRDefault="001952E2" w:rsidP="001952E2">
            <w:pPr>
              <w:rPr>
                <w:rFonts w:ascii="Times New Roman" w:eastAsiaTheme="minorEastAsia" w:hAnsi="Times New Roman"/>
                <w:b/>
                <w:bCs/>
                <w:sz w:val="24"/>
                <w:lang w:eastAsia="zh-CN"/>
              </w:rPr>
            </w:pPr>
            <w:r w:rsidRPr="001952E2">
              <w:rPr>
                <w:b/>
                <w:bCs/>
              </w:rPr>
              <w:t>Field</w:t>
            </w:r>
          </w:p>
        </w:tc>
      </w:tr>
      <w:tr w:rsidR="001952E2" w14:paraId="76FBCC3C" w14:textId="77777777" w:rsidTr="00DA572C">
        <w:tc>
          <w:tcPr>
            <w:tcW w:w="644" w:type="dxa"/>
          </w:tcPr>
          <w:p w14:paraId="429E1018" w14:textId="77777777" w:rsidR="001952E2" w:rsidRDefault="001952E2" w:rsidP="001952E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903" w:type="dxa"/>
          </w:tcPr>
          <w:p w14:paraId="44DC3585" w14:textId="08631923" w:rsidR="001952E2" w:rsidRDefault="001952E2" w:rsidP="001952E2">
            <w:pPr>
              <w:jc w:val="both"/>
              <w:rPr>
                <w:rFonts w:ascii="Times New Roman" w:eastAsiaTheme="minorEastAsia" w:hAnsi="Times New Roman"/>
                <w:sz w:val="24"/>
                <w:lang w:eastAsia="zh-CN"/>
              </w:rPr>
            </w:pPr>
            <w:r w:rsidRPr="00F02DE6">
              <w:t>Sample Label Number</w:t>
            </w:r>
          </w:p>
        </w:tc>
        <w:tc>
          <w:tcPr>
            <w:tcW w:w="3118" w:type="dxa"/>
          </w:tcPr>
          <w:p w14:paraId="4EFE1020" w14:textId="0152AE45" w:rsidR="001952E2" w:rsidRDefault="001952E2" w:rsidP="001952E2">
            <w:pPr>
              <w:jc w:val="both"/>
              <w:rPr>
                <w:rFonts w:ascii="Times New Roman" w:eastAsiaTheme="minorEastAsia" w:hAnsi="Times New Roman"/>
                <w:sz w:val="24"/>
                <w:lang w:eastAsia="zh-CN"/>
              </w:rPr>
            </w:pPr>
            <w:r w:rsidRPr="00F02DE6">
              <w:t>Unique ID for the sample</w:t>
            </w:r>
          </w:p>
        </w:tc>
        <w:tc>
          <w:tcPr>
            <w:tcW w:w="1985" w:type="dxa"/>
          </w:tcPr>
          <w:p w14:paraId="03BD692E" w14:textId="4365B14B" w:rsidR="001952E2" w:rsidRDefault="001952E2" w:rsidP="001952E2">
            <w:pPr>
              <w:jc w:val="both"/>
              <w:rPr>
                <w:rFonts w:ascii="Times New Roman" w:eastAsiaTheme="minorEastAsia" w:hAnsi="Times New Roman"/>
                <w:sz w:val="24"/>
                <w:lang w:eastAsia="zh-CN"/>
              </w:rPr>
            </w:pPr>
            <w:r w:rsidRPr="00F02DE6">
              <w:t>sample</w:t>
            </w:r>
          </w:p>
        </w:tc>
        <w:tc>
          <w:tcPr>
            <w:tcW w:w="1700" w:type="dxa"/>
          </w:tcPr>
          <w:p w14:paraId="1478BD1D" w14:textId="1104F118" w:rsidR="001952E2" w:rsidRDefault="001952E2" w:rsidP="001952E2">
            <w:pPr>
              <w:jc w:val="both"/>
              <w:rPr>
                <w:rFonts w:ascii="Times New Roman" w:eastAsiaTheme="minorEastAsia" w:hAnsi="Times New Roman"/>
                <w:sz w:val="24"/>
                <w:lang w:eastAsia="zh-CN"/>
              </w:rPr>
            </w:pPr>
            <w:r w:rsidRPr="00F02DE6">
              <w:t>HenMesId</w:t>
            </w:r>
          </w:p>
        </w:tc>
      </w:tr>
      <w:tr w:rsidR="001952E2" w14:paraId="4729D56C" w14:textId="77777777" w:rsidTr="00DA572C">
        <w:tc>
          <w:tcPr>
            <w:tcW w:w="644" w:type="dxa"/>
          </w:tcPr>
          <w:p w14:paraId="34D71DAC" w14:textId="77777777" w:rsidR="001952E2" w:rsidRDefault="001952E2" w:rsidP="001952E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903" w:type="dxa"/>
          </w:tcPr>
          <w:p w14:paraId="3B9A1D56" w14:textId="2D9D3EC2" w:rsidR="001952E2" w:rsidRDefault="001952E2" w:rsidP="001952E2">
            <w:pPr>
              <w:jc w:val="both"/>
              <w:rPr>
                <w:rFonts w:ascii="Times New Roman" w:eastAsiaTheme="minorEastAsia" w:hAnsi="Times New Roman"/>
                <w:sz w:val="24"/>
                <w:lang w:eastAsia="zh-CN"/>
              </w:rPr>
            </w:pPr>
            <w:r w:rsidRPr="00F02DE6">
              <w:t>Batch Number</w:t>
            </w:r>
          </w:p>
        </w:tc>
        <w:tc>
          <w:tcPr>
            <w:tcW w:w="3118" w:type="dxa"/>
          </w:tcPr>
          <w:p w14:paraId="22643B85" w14:textId="5B3E431B" w:rsidR="001952E2" w:rsidRDefault="001952E2" w:rsidP="001952E2">
            <w:pPr>
              <w:jc w:val="both"/>
              <w:rPr>
                <w:rFonts w:ascii="Times New Roman" w:eastAsiaTheme="minorEastAsia" w:hAnsi="Times New Roman"/>
                <w:sz w:val="24"/>
                <w:lang w:eastAsia="zh-CN"/>
              </w:rPr>
            </w:pPr>
            <w:r w:rsidRPr="00F02DE6">
              <w:t>SAP Batch Number</w:t>
            </w:r>
          </w:p>
        </w:tc>
        <w:tc>
          <w:tcPr>
            <w:tcW w:w="1985" w:type="dxa"/>
          </w:tcPr>
          <w:p w14:paraId="7A4C1788" w14:textId="0C7508E6" w:rsidR="001952E2" w:rsidRDefault="001952E2" w:rsidP="001952E2">
            <w:pPr>
              <w:jc w:val="both"/>
              <w:rPr>
                <w:rFonts w:ascii="Times New Roman" w:eastAsiaTheme="minorEastAsia" w:hAnsi="Times New Roman"/>
                <w:sz w:val="24"/>
                <w:lang w:eastAsia="zh-CN"/>
              </w:rPr>
            </w:pPr>
            <w:r w:rsidRPr="00F02DE6">
              <w:t>sample</w:t>
            </w:r>
          </w:p>
        </w:tc>
        <w:tc>
          <w:tcPr>
            <w:tcW w:w="1700" w:type="dxa"/>
          </w:tcPr>
          <w:p w14:paraId="542FC1C7" w14:textId="25210BC4" w:rsidR="001952E2" w:rsidRDefault="001952E2" w:rsidP="001952E2">
            <w:pPr>
              <w:jc w:val="both"/>
              <w:rPr>
                <w:rFonts w:ascii="Times New Roman" w:eastAsiaTheme="minorEastAsia" w:hAnsi="Times New Roman"/>
                <w:sz w:val="24"/>
                <w:lang w:eastAsia="zh-CN"/>
              </w:rPr>
            </w:pPr>
            <w:r w:rsidRPr="00F02DE6">
              <w:t>BatchName</w:t>
            </w:r>
          </w:p>
        </w:tc>
      </w:tr>
      <w:tr w:rsidR="001952E2" w14:paraId="024865E7" w14:textId="77777777" w:rsidTr="00DA572C">
        <w:tc>
          <w:tcPr>
            <w:tcW w:w="644" w:type="dxa"/>
          </w:tcPr>
          <w:p w14:paraId="2AED59D1" w14:textId="77777777" w:rsidR="001952E2" w:rsidRDefault="001952E2" w:rsidP="001952E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903" w:type="dxa"/>
          </w:tcPr>
          <w:p w14:paraId="6E9B68A3" w14:textId="7C67F823" w:rsidR="001952E2" w:rsidRDefault="001952E2" w:rsidP="001952E2">
            <w:pPr>
              <w:jc w:val="both"/>
              <w:rPr>
                <w:rFonts w:ascii="Times New Roman" w:eastAsiaTheme="minorEastAsia" w:hAnsi="Times New Roman"/>
                <w:sz w:val="24"/>
                <w:lang w:eastAsia="zh-CN"/>
              </w:rPr>
            </w:pPr>
            <w:r w:rsidRPr="00F02DE6">
              <w:t>Material Number</w:t>
            </w:r>
          </w:p>
        </w:tc>
        <w:tc>
          <w:tcPr>
            <w:tcW w:w="3118" w:type="dxa"/>
          </w:tcPr>
          <w:p w14:paraId="5B0A1A84" w14:textId="1A7CACA0" w:rsidR="001952E2" w:rsidRDefault="001952E2" w:rsidP="001952E2">
            <w:pPr>
              <w:jc w:val="both"/>
              <w:rPr>
                <w:rFonts w:ascii="Times New Roman" w:eastAsiaTheme="minorEastAsia" w:hAnsi="Times New Roman"/>
                <w:sz w:val="24"/>
                <w:lang w:eastAsia="zh-CN"/>
              </w:rPr>
            </w:pPr>
            <w:r w:rsidRPr="00F02DE6">
              <w:t>SAP Material Code</w:t>
            </w:r>
          </w:p>
        </w:tc>
        <w:tc>
          <w:tcPr>
            <w:tcW w:w="1985" w:type="dxa"/>
          </w:tcPr>
          <w:p w14:paraId="2DA829F9" w14:textId="15DE1548" w:rsidR="001952E2" w:rsidRDefault="001952E2" w:rsidP="001952E2">
            <w:pPr>
              <w:jc w:val="both"/>
              <w:rPr>
                <w:rFonts w:ascii="Times New Roman" w:eastAsiaTheme="minorEastAsia" w:hAnsi="Times New Roman"/>
                <w:sz w:val="24"/>
                <w:lang w:eastAsia="zh-CN"/>
              </w:rPr>
            </w:pPr>
            <w:r w:rsidRPr="00F02DE6">
              <w:t>Substance</w:t>
            </w:r>
          </w:p>
        </w:tc>
        <w:tc>
          <w:tcPr>
            <w:tcW w:w="1700" w:type="dxa"/>
          </w:tcPr>
          <w:p w14:paraId="275EFE24" w14:textId="3C9F0D11" w:rsidR="001952E2" w:rsidRDefault="001952E2" w:rsidP="001952E2">
            <w:pPr>
              <w:jc w:val="both"/>
              <w:rPr>
                <w:rFonts w:ascii="Times New Roman" w:eastAsiaTheme="minorEastAsia" w:hAnsi="Times New Roman"/>
                <w:sz w:val="24"/>
                <w:lang w:eastAsia="zh-CN"/>
              </w:rPr>
            </w:pPr>
            <w:r w:rsidRPr="00F02DE6">
              <w:t>Identity</w:t>
            </w:r>
          </w:p>
        </w:tc>
      </w:tr>
      <w:tr w:rsidR="001952E2" w14:paraId="0BF36181" w14:textId="77777777" w:rsidTr="00DA572C">
        <w:tc>
          <w:tcPr>
            <w:tcW w:w="644" w:type="dxa"/>
          </w:tcPr>
          <w:p w14:paraId="2E79F296" w14:textId="77777777" w:rsidR="001952E2" w:rsidRDefault="001952E2" w:rsidP="001952E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903" w:type="dxa"/>
          </w:tcPr>
          <w:p w14:paraId="175C29A8" w14:textId="6E4FB023" w:rsidR="001952E2" w:rsidRDefault="001952E2" w:rsidP="001952E2">
            <w:pPr>
              <w:jc w:val="both"/>
              <w:rPr>
                <w:rFonts w:ascii="Times New Roman" w:eastAsiaTheme="minorEastAsia" w:hAnsi="Times New Roman"/>
                <w:sz w:val="24"/>
                <w:lang w:eastAsia="zh-CN"/>
              </w:rPr>
            </w:pPr>
            <w:r w:rsidRPr="00F02DE6">
              <w:t>Material Description</w:t>
            </w:r>
          </w:p>
        </w:tc>
        <w:tc>
          <w:tcPr>
            <w:tcW w:w="3118" w:type="dxa"/>
          </w:tcPr>
          <w:p w14:paraId="45B6CF3F" w14:textId="63279180" w:rsidR="001952E2" w:rsidRDefault="001952E2" w:rsidP="001952E2">
            <w:pPr>
              <w:jc w:val="both"/>
              <w:rPr>
                <w:rFonts w:ascii="Times New Roman" w:eastAsiaTheme="minorEastAsia" w:hAnsi="Times New Roman"/>
                <w:sz w:val="24"/>
                <w:lang w:eastAsia="zh-CN"/>
              </w:rPr>
            </w:pPr>
            <w:r w:rsidRPr="00F02DE6">
              <w:t>Description of material</w:t>
            </w:r>
          </w:p>
        </w:tc>
        <w:tc>
          <w:tcPr>
            <w:tcW w:w="1985" w:type="dxa"/>
          </w:tcPr>
          <w:p w14:paraId="11398D17" w14:textId="76D6CA18" w:rsidR="001952E2" w:rsidRDefault="001952E2" w:rsidP="001952E2">
            <w:pPr>
              <w:jc w:val="both"/>
            </w:pPr>
            <w:r w:rsidRPr="00F02DE6">
              <w:t>Substance</w:t>
            </w:r>
          </w:p>
        </w:tc>
        <w:tc>
          <w:tcPr>
            <w:tcW w:w="1700" w:type="dxa"/>
          </w:tcPr>
          <w:p w14:paraId="67E65FBA" w14:textId="7F4606FD" w:rsidR="001952E2" w:rsidRDefault="001952E2" w:rsidP="001952E2">
            <w:pPr>
              <w:jc w:val="both"/>
            </w:pPr>
            <w:r w:rsidRPr="00F02DE6">
              <w:t>Name</w:t>
            </w:r>
          </w:p>
        </w:tc>
      </w:tr>
      <w:tr w:rsidR="001952E2" w14:paraId="0355CAF6" w14:textId="77777777" w:rsidTr="00DA572C">
        <w:tc>
          <w:tcPr>
            <w:tcW w:w="644" w:type="dxa"/>
          </w:tcPr>
          <w:p w14:paraId="12F039CE" w14:textId="77777777" w:rsidR="001952E2" w:rsidRDefault="001952E2" w:rsidP="001952E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903" w:type="dxa"/>
          </w:tcPr>
          <w:p w14:paraId="24E64032" w14:textId="2414151C" w:rsidR="001952E2" w:rsidRDefault="001952E2" w:rsidP="001952E2">
            <w:pPr>
              <w:jc w:val="both"/>
              <w:rPr>
                <w:rFonts w:ascii="Times New Roman" w:eastAsiaTheme="minorEastAsia" w:hAnsi="Times New Roman"/>
                <w:sz w:val="24"/>
                <w:lang w:eastAsia="zh-CN"/>
              </w:rPr>
            </w:pPr>
            <w:r w:rsidRPr="00F02DE6">
              <w:t>Plant Code</w:t>
            </w:r>
          </w:p>
        </w:tc>
        <w:tc>
          <w:tcPr>
            <w:tcW w:w="3118" w:type="dxa"/>
          </w:tcPr>
          <w:p w14:paraId="30398606" w14:textId="49E1C28C" w:rsidR="001952E2" w:rsidRPr="00FD109B" w:rsidRDefault="001952E2" w:rsidP="001952E2">
            <w:pPr>
              <w:jc w:val="both"/>
              <w:rPr>
                <w:rFonts w:ascii="Times New Roman" w:eastAsiaTheme="minorEastAsia" w:hAnsi="Times New Roman"/>
                <w:sz w:val="24"/>
                <w:lang w:eastAsia="zh-CN"/>
              </w:rPr>
            </w:pPr>
            <w:r w:rsidRPr="00F02DE6">
              <w:t>SAP Plant</w:t>
            </w:r>
          </w:p>
        </w:tc>
        <w:tc>
          <w:tcPr>
            <w:tcW w:w="1985" w:type="dxa"/>
          </w:tcPr>
          <w:p w14:paraId="29D74F13" w14:textId="682E5D27" w:rsidR="001952E2" w:rsidRDefault="001952E2" w:rsidP="001952E2">
            <w:pPr>
              <w:jc w:val="both"/>
              <w:rPr>
                <w:rFonts w:ascii="Times New Roman" w:eastAsiaTheme="minorEastAsia" w:hAnsi="Times New Roman"/>
                <w:sz w:val="24"/>
                <w:lang w:eastAsia="zh-CN"/>
              </w:rPr>
            </w:pPr>
            <w:r w:rsidRPr="00F02DE6">
              <w:t>sample</w:t>
            </w:r>
          </w:p>
        </w:tc>
        <w:tc>
          <w:tcPr>
            <w:tcW w:w="1700" w:type="dxa"/>
          </w:tcPr>
          <w:p w14:paraId="44015CE6" w14:textId="2741891E" w:rsidR="001952E2" w:rsidRDefault="001952E2" w:rsidP="001952E2">
            <w:pPr>
              <w:jc w:val="both"/>
              <w:rPr>
                <w:rFonts w:ascii="Times New Roman" w:eastAsiaTheme="minorEastAsia" w:hAnsi="Times New Roman"/>
                <w:sz w:val="24"/>
                <w:lang w:eastAsia="zh-CN"/>
              </w:rPr>
            </w:pPr>
            <w:r w:rsidRPr="00F02DE6">
              <w:t>HenPlant</w:t>
            </w:r>
          </w:p>
        </w:tc>
      </w:tr>
      <w:tr w:rsidR="001952E2" w14:paraId="1260A24A" w14:textId="77777777" w:rsidTr="00DA572C">
        <w:tc>
          <w:tcPr>
            <w:tcW w:w="644" w:type="dxa"/>
          </w:tcPr>
          <w:p w14:paraId="0D57E5F5" w14:textId="77777777" w:rsidR="001952E2" w:rsidRDefault="001952E2" w:rsidP="001952E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903" w:type="dxa"/>
          </w:tcPr>
          <w:p w14:paraId="001DB064" w14:textId="6AEC9DB3" w:rsidR="001952E2" w:rsidRDefault="001952E2" w:rsidP="001952E2">
            <w:pPr>
              <w:jc w:val="both"/>
              <w:rPr>
                <w:rFonts w:ascii="Times New Roman" w:eastAsiaTheme="minorEastAsia" w:hAnsi="Times New Roman"/>
                <w:sz w:val="24"/>
                <w:lang w:eastAsia="zh-CN"/>
              </w:rPr>
            </w:pPr>
            <w:r w:rsidRPr="00F02DE6">
              <w:t>Sample approval/rejected Time</w:t>
            </w:r>
          </w:p>
        </w:tc>
        <w:tc>
          <w:tcPr>
            <w:tcW w:w="3118" w:type="dxa"/>
          </w:tcPr>
          <w:p w14:paraId="0E048B47" w14:textId="23C14C89" w:rsidR="001952E2" w:rsidRDefault="001952E2" w:rsidP="001952E2">
            <w:pPr>
              <w:jc w:val="both"/>
              <w:rPr>
                <w:rFonts w:ascii="Times New Roman" w:eastAsiaTheme="minorEastAsia" w:hAnsi="Times New Roman"/>
                <w:sz w:val="24"/>
                <w:lang w:eastAsia="zh-CN"/>
              </w:rPr>
            </w:pPr>
            <w:r w:rsidRPr="00F02DE6">
              <w:t>Date and time sample was approved/rejected</w:t>
            </w:r>
          </w:p>
        </w:tc>
        <w:tc>
          <w:tcPr>
            <w:tcW w:w="1985" w:type="dxa"/>
          </w:tcPr>
          <w:p w14:paraId="5F5FD6F1" w14:textId="61A2F3DB" w:rsidR="001952E2" w:rsidRDefault="001952E2" w:rsidP="001952E2">
            <w:pPr>
              <w:jc w:val="both"/>
              <w:rPr>
                <w:rFonts w:ascii="Times New Roman" w:eastAsiaTheme="minorEastAsia" w:hAnsi="Times New Roman"/>
                <w:sz w:val="24"/>
                <w:lang w:eastAsia="zh-CN"/>
              </w:rPr>
            </w:pPr>
            <w:r w:rsidRPr="00F02DE6">
              <w:t>sample</w:t>
            </w:r>
          </w:p>
        </w:tc>
        <w:tc>
          <w:tcPr>
            <w:tcW w:w="1700" w:type="dxa"/>
          </w:tcPr>
          <w:p w14:paraId="7AC5D3F0" w14:textId="0AC8270B" w:rsidR="001952E2" w:rsidRDefault="001952E2" w:rsidP="001952E2">
            <w:pPr>
              <w:jc w:val="both"/>
              <w:rPr>
                <w:rFonts w:ascii="Times New Roman" w:eastAsiaTheme="minorEastAsia" w:hAnsi="Times New Roman"/>
                <w:sz w:val="24"/>
                <w:lang w:eastAsia="zh-CN"/>
              </w:rPr>
            </w:pPr>
            <w:r w:rsidRPr="00F02DE6">
              <w:t>DateAuthorised</w:t>
            </w:r>
          </w:p>
        </w:tc>
      </w:tr>
      <w:tr w:rsidR="001952E2" w14:paraId="3A850AF3" w14:textId="77777777" w:rsidTr="00DA572C">
        <w:tc>
          <w:tcPr>
            <w:tcW w:w="644" w:type="dxa"/>
          </w:tcPr>
          <w:p w14:paraId="203EAD5A" w14:textId="77777777" w:rsidR="001952E2" w:rsidRDefault="001952E2" w:rsidP="001952E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903" w:type="dxa"/>
          </w:tcPr>
          <w:p w14:paraId="1F8D1F94" w14:textId="640A184F" w:rsidR="001952E2" w:rsidRDefault="001952E2" w:rsidP="001952E2">
            <w:pPr>
              <w:jc w:val="both"/>
              <w:rPr>
                <w:rFonts w:ascii="Times New Roman" w:eastAsiaTheme="minorEastAsia" w:hAnsi="Times New Roman"/>
                <w:sz w:val="24"/>
                <w:lang w:eastAsia="zh-CN"/>
              </w:rPr>
            </w:pPr>
            <w:r w:rsidRPr="00F02DE6">
              <w:t>Operator Name</w:t>
            </w:r>
          </w:p>
        </w:tc>
        <w:tc>
          <w:tcPr>
            <w:tcW w:w="3118" w:type="dxa"/>
          </w:tcPr>
          <w:p w14:paraId="040127FE" w14:textId="09BAEFCF" w:rsidR="001952E2" w:rsidRDefault="001952E2" w:rsidP="001952E2">
            <w:pPr>
              <w:jc w:val="both"/>
              <w:rPr>
                <w:rFonts w:ascii="Times New Roman" w:eastAsiaTheme="minorEastAsia" w:hAnsi="Times New Roman"/>
                <w:sz w:val="24"/>
                <w:lang w:eastAsia="zh-CN"/>
              </w:rPr>
            </w:pPr>
            <w:r w:rsidRPr="00F02DE6">
              <w:t>Operator who approved sample</w:t>
            </w:r>
          </w:p>
        </w:tc>
        <w:tc>
          <w:tcPr>
            <w:tcW w:w="1985" w:type="dxa"/>
          </w:tcPr>
          <w:p w14:paraId="3B67E9BB" w14:textId="714E9DF6" w:rsidR="001952E2" w:rsidRDefault="001952E2" w:rsidP="001952E2">
            <w:pPr>
              <w:jc w:val="both"/>
              <w:rPr>
                <w:rFonts w:ascii="Times New Roman" w:eastAsiaTheme="minorEastAsia" w:hAnsi="Times New Roman"/>
                <w:sz w:val="24"/>
                <w:lang w:eastAsia="zh-CN"/>
              </w:rPr>
            </w:pPr>
            <w:r w:rsidRPr="00F02DE6">
              <w:t>sample</w:t>
            </w:r>
          </w:p>
        </w:tc>
        <w:tc>
          <w:tcPr>
            <w:tcW w:w="1700" w:type="dxa"/>
          </w:tcPr>
          <w:p w14:paraId="1C7E7617" w14:textId="05688F88" w:rsidR="001952E2" w:rsidRDefault="001952E2" w:rsidP="001952E2">
            <w:pPr>
              <w:jc w:val="both"/>
              <w:rPr>
                <w:rFonts w:ascii="Times New Roman" w:eastAsiaTheme="minorEastAsia" w:hAnsi="Times New Roman"/>
                <w:sz w:val="24"/>
                <w:lang w:eastAsia="zh-CN"/>
              </w:rPr>
            </w:pPr>
            <w:r w:rsidRPr="00F02DE6">
              <w:t>Authoriser</w:t>
            </w:r>
          </w:p>
        </w:tc>
      </w:tr>
      <w:tr w:rsidR="001952E2" w14:paraId="4A90309C" w14:textId="77777777" w:rsidTr="00DA572C">
        <w:tc>
          <w:tcPr>
            <w:tcW w:w="644" w:type="dxa"/>
          </w:tcPr>
          <w:p w14:paraId="1D01E7C4" w14:textId="77777777" w:rsidR="001952E2" w:rsidRDefault="001952E2" w:rsidP="001952E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903" w:type="dxa"/>
          </w:tcPr>
          <w:p w14:paraId="6D251BB9" w14:textId="033D5F1A" w:rsidR="001952E2" w:rsidRDefault="001952E2" w:rsidP="001952E2">
            <w:pPr>
              <w:jc w:val="both"/>
              <w:rPr>
                <w:rFonts w:ascii="Times New Roman" w:eastAsiaTheme="minorEastAsia" w:hAnsi="Times New Roman"/>
                <w:sz w:val="24"/>
                <w:lang w:eastAsia="zh-CN"/>
              </w:rPr>
            </w:pPr>
            <w:r w:rsidRPr="00F02DE6">
              <w:t>Sample Status</w:t>
            </w:r>
          </w:p>
        </w:tc>
        <w:tc>
          <w:tcPr>
            <w:tcW w:w="3118" w:type="dxa"/>
          </w:tcPr>
          <w:p w14:paraId="43A57A06" w14:textId="2219FE69" w:rsidR="001952E2" w:rsidRDefault="001952E2" w:rsidP="001952E2">
            <w:pPr>
              <w:jc w:val="both"/>
              <w:rPr>
                <w:rFonts w:ascii="Times New Roman" w:eastAsiaTheme="minorEastAsia" w:hAnsi="Times New Roman"/>
                <w:sz w:val="24"/>
                <w:lang w:eastAsia="zh-CN"/>
              </w:rPr>
            </w:pPr>
            <w:r w:rsidRPr="00F02DE6">
              <w:t>"Pass", "Reject"</w:t>
            </w:r>
          </w:p>
        </w:tc>
        <w:tc>
          <w:tcPr>
            <w:tcW w:w="1985" w:type="dxa"/>
          </w:tcPr>
          <w:p w14:paraId="3E470EB9" w14:textId="29429F82" w:rsidR="001952E2" w:rsidRDefault="001952E2" w:rsidP="001952E2">
            <w:pPr>
              <w:jc w:val="both"/>
              <w:rPr>
                <w:rFonts w:ascii="Times New Roman" w:eastAsiaTheme="minorEastAsia" w:hAnsi="Times New Roman"/>
                <w:sz w:val="24"/>
                <w:lang w:eastAsia="zh-CN"/>
              </w:rPr>
            </w:pPr>
            <w:r w:rsidRPr="00F02DE6">
              <w:t>sample</w:t>
            </w:r>
          </w:p>
        </w:tc>
        <w:tc>
          <w:tcPr>
            <w:tcW w:w="1700" w:type="dxa"/>
          </w:tcPr>
          <w:p w14:paraId="470CA12E" w14:textId="76214CBC" w:rsidR="001952E2" w:rsidRDefault="001952E2" w:rsidP="001952E2">
            <w:pPr>
              <w:jc w:val="both"/>
              <w:rPr>
                <w:rFonts w:ascii="Times New Roman" w:eastAsiaTheme="minorEastAsia" w:hAnsi="Times New Roman"/>
                <w:sz w:val="24"/>
                <w:lang w:eastAsia="zh-CN"/>
              </w:rPr>
            </w:pPr>
            <w:r w:rsidRPr="00F02DE6">
              <w:t>OnSpec</w:t>
            </w:r>
          </w:p>
        </w:tc>
      </w:tr>
    </w:tbl>
    <w:p w14:paraId="7B5F8BFD" w14:textId="77777777" w:rsidR="00E93142" w:rsidRPr="00B719C8" w:rsidRDefault="00E93142" w:rsidP="001166EC">
      <w:pPr>
        <w:rPr>
          <w:rFonts w:eastAsiaTheme="minorEastAsia"/>
          <w:lang w:eastAsia="zh-CN"/>
        </w:rPr>
      </w:pPr>
    </w:p>
    <w:p w14:paraId="58491364" w14:textId="77777777" w:rsidR="001166EC" w:rsidRDefault="001166EC" w:rsidP="001166EC">
      <w:pPr>
        <w:pStyle w:val="5"/>
        <w:rPr>
          <w:rFonts w:eastAsiaTheme="minorEastAsia"/>
          <w:lang w:eastAsia="zh-CN"/>
        </w:rPr>
      </w:pPr>
      <w:r>
        <w:t>Exampled transaction json</w:t>
      </w:r>
    </w:p>
    <w:p w14:paraId="6D6471B4" w14:textId="77777777" w:rsidR="005F11A7" w:rsidRPr="00F458B9" w:rsidRDefault="001166EC" w:rsidP="005F11A7">
      <w:pPr>
        <w:shd w:val="clear" w:color="auto" w:fill="FFFFFF"/>
        <w:spacing w:after="0" w:line="270" w:lineRule="atLeast"/>
        <w:rPr>
          <w:rFonts w:ascii="Courier New" w:hAnsi="Courier New" w:cs="Courier New"/>
          <w:color w:val="000000"/>
          <w:sz w:val="18"/>
          <w:szCs w:val="18"/>
          <w:lang w:eastAsia="zh-CN"/>
        </w:rPr>
      </w:pPr>
      <w:r w:rsidRPr="00F458B9">
        <w:rPr>
          <w:rFonts w:ascii="Courier New" w:hAnsi="Courier New" w:cs="Courier New"/>
          <w:color w:val="000000"/>
          <w:sz w:val="18"/>
          <w:szCs w:val="18"/>
          <w:lang w:eastAsia="zh-CN"/>
        </w:rPr>
        <w:t>{</w:t>
      </w:r>
    </w:p>
    <w:p w14:paraId="416B0B2A" w14:textId="1D2B09AE" w:rsidR="005F11A7" w:rsidRDefault="005F11A7" w:rsidP="00A515EA">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00E77035">
        <w:rPr>
          <w:rFonts w:asciiTheme="minorEastAsia" w:eastAsiaTheme="minorEastAsia" w:hAnsiTheme="minorEastAsia" w:cs="Courier New" w:hint="eastAsia"/>
          <w:color w:val="A31515"/>
          <w:sz w:val="18"/>
          <w:szCs w:val="18"/>
          <w:lang w:eastAsia="zh-CN"/>
        </w:rPr>
        <w:t>Mes</w:t>
      </w:r>
      <w:r w:rsidR="00E77035">
        <w:rPr>
          <w:rFonts w:ascii="Courier New" w:eastAsiaTheme="minorEastAsia" w:hAnsi="Courier New" w:cs="Courier New" w:hint="eastAsia"/>
          <w:color w:val="A31515"/>
          <w:sz w:val="18"/>
          <w:szCs w:val="18"/>
          <w:lang w:eastAsia="zh-CN"/>
        </w:rPr>
        <w:t>Sample</w:t>
      </w:r>
      <w:r w:rsidR="006A40E2">
        <w:rPr>
          <w:rFonts w:ascii="Courier New" w:eastAsiaTheme="minorEastAsia" w:hAnsi="Courier New" w:cs="Courier New" w:hint="eastAsia"/>
          <w:color w:val="A31515"/>
          <w:sz w:val="18"/>
          <w:szCs w:val="18"/>
          <w:lang w:eastAsia="zh-CN"/>
        </w:rPr>
        <w:t>Id</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sidR="008C4BD3">
        <w:rPr>
          <w:rFonts w:ascii="Courier New" w:eastAsiaTheme="minorEastAsia" w:hAnsi="Courier New" w:cs="Courier New" w:hint="eastAsia"/>
          <w:color w:val="0451A5"/>
          <w:sz w:val="18"/>
          <w:szCs w:val="18"/>
          <w:lang w:eastAsia="zh-CN"/>
        </w:rPr>
        <w:t>0000574979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0862BFCD" w14:textId="69589277" w:rsidR="00A515EA" w:rsidRDefault="00A515EA" w:rsidP="00A515EA">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"batch"</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"B230501A"</w:t>
      </w:r>
      <w:r w:rsidRPr="00F458B9">
        <w:rPr>
          <w:rFonts w:ascii="Courier New" w:hAnsi="Courier New" w:cs="Courier New"/>
          <w:color w:val="000000"/>
          <w:sz w:val="18"/>
          <w:szCs w:val="18"/>
          <w:lang w:eastAsia="zh-CN"/>
        </w:rPr>
        <w:t>,</w:t>
      </w:r>
    </w:p>
    <w:p w14:paraId="797A26C2" w14:textId="2433BE89" w:rsidR="00581725" w:rsidRDefault="00581725" w:rsidP="00581725">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Pr>
          <w:rFonts w:ascii="Courier New" w:eastAsiaTheme="minorEastAsia" w:hAnsi="Courier New" w:cs="Courier New" w:hint="eastAsia"/>
          <w:color w:val="A31515"/>
          <w:sz w:val="18"/>
          <w:szCs w:val="18"/>
          <w:lang w:eastAsia="zh-CN"/>
        </w:rPr>
        <w:t>MaterialNumber</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sidR="006A40E2" w:rsidRPr="006A40E2">
        <w:t xml:space="preserve"> </w:t>
      </w:r>
      <w:r w:rsidR="006A40E2" w:rsidRPr="006A40E2">
        <w:rPr>
          <w:rFonts w:ascii="Courier New" w:hAnsi="Courier New" w:cs="Courier New"/>
          <w:color w:val="0451A5"/>
          <w:sz w:val="18"/>
          <w:szCs w:val="18"/>
          <w:lang w:eastAsia="zh-CN"/>
        </w:rPr>
        <w:t xml:space="preserve">1165394 </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5E2DC973" w14:textId="42E9799B" w:rsidR="00581725" w:rsidRDefault="00581725" w:rsidP="00581725">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Pr>
          <w:rFonts w:ascii="Courier New" w:eastAsiaTheme="minorEastAsia" w:hAnsi="Courier New" w:cs="Courier New" w:hint="eastAsia"/>
          <w:color w:val="A31515"/>
          <w:sz w:val="18"/>
          <w:szCs w:val="18"/>
          <w:lang w:eastAsia="zh-CN"/>
        </w:rPr>
        <w:t>MaterialDe</w:t>
      </w:r>
      <w:r w:rsidR="00F14D4E">
        <w:rPr>
          <w:rFonts w:ascii="Courier New" w:eastAsiaTheme="minorEastAsia" w:hAnsi="Courier New" w:cs="Courier New" w:hint="eastAsia"/>
          <w:color w:val="A31515"/>
          <w:sz w:val="18"/>
          <w:szCs w:val="18"/>
          <w:lang w:eastAsia="zh-CN"/>
        </w:rPr>
        <w:t>scription</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sidR="001B0007" w:rsidRPr="001B0007">
        <w:t xml:space="preserve"> </w:t>
      </w:r>
      <w:r w:rsidR="001B0007" w:rsidRPr="001B0007">
        <w:rPr>
          <w:rFonts w:ascii="Courier New" w:hAnsi="Courier New" w:cs="Courier New"/>
          <w:color w:val="0451A5"/>
          <w:sz w:val="18"/>
          <w:szCs w:val="18"/>
          <w:lang w:eastAsia="zh-CN"/>
        </w:rPr>
        <w:t xml:space="preserve">LOCTITE LIOFOL LA 4501 25KG </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41F42DE0" w14:textId="4F90BBF9" w:rsidR="00F14D4E" w:rsidRDefault="00F14D4E" w:rsidP="00581725">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"plant"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hAnsi="Courier New" w:cs="Courier New" w:hint="eastAsia"/>
          <w:color w:val="0451A5"/>
          <w:sz w:val="18"/>
          <w:szCs w:val="18"/>
          <w:lang w:eastAsia="zh-CN"/>
        </w:rPr>
        <w:t>0759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4522B716" w14:textId="27BEDECA" w:rsidR="00F14D4E" w:rsidRDefault="00F14D4E" w:rsidP="00581725">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DC789B">
        <w:rPr>
          <w:rFonts w:ascii="Courier New" w:hAnsi="Courier New" w:cs="Courier New"/>
          <w:color w:val="A31515"/>
          <w:sz w:val="18"/>
          <w:szCs w:val="18"/>
          <w:lang w:eastAsia="zh-CN"/>
        </w:rPr>
        <w:t>Authorised</w:t>
      </w:r>
      <w:r w:rsidRPr="00DC789B">
        <w:rPr>
          <w:rFonts w:ascii="Courier New" w:eastAsiaTheme="minorEastAsia" w:hAnsi="Courier New" w:cs="Courier New" w:hint="eastAsia"/>
          <w:color w:val="A31515"/>
          <w:sz w:val="18"/>
          <w:szCs w:val="18"/>
          <w:lang w:eastAsia="zh-CN"/>
        </w:rPr>
        <w:t>Datw</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2025-06-0</w:t>
      </w:r>
      <w:r w:rsidR="00DC789B">
        <w:rPr>
          <w:rFonts w:ascii="Courier New" w:eastAsiaTheme="minorEastAsia" w:hAnsi="Courier New" w:cs="Courier New" w:hint="eastAsia"/>
          <w:color w:val="0451A5"/>
          <w:sz w:val="18"/>
          <w:szCs w:val="18"/>
          <w:lang w:eastAsia="zh-CN"/>
        </w:rPr>
        <w:t>8 13:09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103EDC24" w14:textId="772B48A4" w:rsidR="00DC789B" w:rsidRDefault="00DC789B" w:rsidP="00DC789B">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836CF3">
        <w:rPr>
          <w:rFonts w:ascii="Courier New" w:hAnsi="Courier New" w:cs="Courier New"/>
          <w:color w:val="A31515"/>
          <w:sz w:val="18"/>
          <w:szCs w:val="18"/>
          <w:lang w:eastAsia="zh-CN"/>
        </w:rPr>
        <w:t>OperatorName</w:t>
      </w:r>
      <w:r w:rsidRPr="00F458B9">
        <w:rPr>
          <w:rFonts w:ascii="Courier New" w:hAnsi="Courier New" w:cs="Courier New"/>
          <w:color w:val="A31515"/>
          <w:sz w:val="18"/>
          <w:szCs w:val="18"/>
          <w:lang w:eastAsia="zh-CN"/>
        </w:rPr>
        <w:t xml:space="preserve"> "</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sidR="001B0007">
        <w:rPr>
          <w:rFonts w:ascii="Courier New" w:eastAsiaTheme="minorEastAsia" w:hAnsi="Courier New" w:cs="Courier New" w:hint="eastAsia"/>
          <w:color w:val="0451A5"/>
          <w:sz w:val="18"/>
          <w:szCs w:val="18"/>
          <w:lang w:eastAsia="zh-CN"/>
        </w:rPr>
        <w:t>zzj</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0FD572BE" w14:textId="1C0C0BEB" w:rsidR="001166EC" w:rsidRPr="003C7DC0" w:rsidRDefault="00DC789B" w:rsidP="00836CF3">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836CF3">
        <w:rPr>
          <w:rFonts w:ascii="Courier New" w:hAnsi="Courier New" w:cs="Courier New"/>
          <w:color w:val="A31515"/>
          <w:sz w:val="18"/>
          <w:szCs w:val="18"/>
          <w:lang w:eastAsia="zh-CN"/>
        </w:rPr>
        <w:t>SampleStatus</w:t>
      </w:r>
      <w:r w:rsidRPr="00F458B9">
        <w:rPr>
          <w:rFonts w:ascii="Courier New" w:hAnsi="Courier New" w:cs="Courier New"/>
          <w:color w:val="A31515"/>
          <w:sz w:val="18"/>
          <w:szCs w:val="18"/>
          <w:lang w:eastAsia="zh-CN"/>
        </w:rPr>
        <w:t xml:space="preserve"> "</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sidR="00836CF3">
        <w:rPr>
          <w:rFonts w:ascii="Courier New" w:eastAsiaTheme="minorEastAsia" w:hAnsi="Courier New" w:cs="Courier New" w:hint="eastAsia"/>
          <w:color w:val="0451A5"/>
          <w:sz w:val="18"/>
          <w:szCs w:val="18"/>
          <w:lang w:eastAsia="zh-CN"/>
        </w:rPr>
        <w:t>Pass</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0A9F91B5" w14:textId="77777777" w:rsidR="001166EC" w:rsidRPr="00F458B9" w:rsidRDefault="001166EC" w:rsidP="001166EC">
      <w:pPr>
        <w:shd w:val="clear" w:color="auto" w:fill="FFFFFF"/>
        <w:spacing w:after="0" w:line="270" w:lineRule="atLeast"/>
        <w:rPr>
          <w:rFonts w:ascii="Courier New" w:hAnsi="Courier New" w:cs="Courier New"/>
          <w:color w:val="000000"/>
          <w:sz w:val="18"/>
          <w:szCs w:val="18"/>
          <w:lang w:eastAsia="zh-CN"/>
        </w:rPr>
      </w:pPr>
      <w:r w:rsidRPr="00F458B9">
        <w:rPr>
          <w:rFonts w:ascii="Courier New" w:hAnsi="Courier New" w:cs="Courier New"/>
          <w:color w:val="000000"/>
          <w:sz w:val="18"/>
          <w:szCs w:val="18"/>
          <w:lang w:eastAsia="zh-CN"/>
        </w:rPr>
        <w:t>}</w:t>
      </w:r>
    </w:p>
    <w:p w14:paraId="26A58673" w14:textId="77777777" w:rsidR="001166EC" w:rsidRPr="00D85E30" w:rsidRDefault="001166EC" w:rsidP="001166EC">
      <w:pPr>
        <w:rPr>
          <w:rFonts w:eastAsiaTheme="minorEastAsia"/>
          <w:lang w:eastAsia="zh-CN"/>
        </w:rPr>
      </w:pPr>
    </w:p>
    <w:p w14:paraId="3723BE5F" w14:textId="77777777" w:rsidR="001166EC" w:rsidRDefault="001166EC" w:rsidP="001166EC">
      <w:pPr>
        <w:pStyle w:val="5"/>
        <w:rPr>
          <w:rFonts w:eastAsiaTheme="minorEastAsia"/>
          <w:lang w:eastAsia="zh-CN"/>
        </w:rPr>
      </w:pPr>
      <w:bookmarkStart w:id="127" w:name="_Ref180071988"/>
      <w:r>
        <w:t>Exampled response json</w:t>
      </w:r>
      <w:bookmarkEnd w:id="127"/>
    </w:p>
    <w:p w14:paraId="714B1F1F" w14:textId="77777777" w:rsidR="001166EC" w:rsidRPr="00F458B9" w:rsidRDefault="001166EC" w:rsidP="001166EC">
      <w:pPr>
        <w:shd w:val="clear" w:color="auto" w:fill="FFFFFF"/>
        <w:spacing w:after="0" w:line="270" w:lineRule="atLeast"/>
        <w:rPr>
          <w:rFonts w:ascii="Courier New" w:hAnsi="Courier New" w:cs="Courier New"/>
          <w:color w:val="000000"/>
          <w:sz w:val="18"/>
          <w:szCs w:val="18"/>
          <w:lang w:eastAsia="zh-CN"/>
        </w:rPr>
      </w:pPr>
      <w:r w:rsidRPr="00F458B9">
        <w:rPr>
          <w:rFonts w:ascii="Courier New" w:hAnsi="Courier New" w:cs="Courier New"/>
          <w:color w:val="000000"/>
          <w:sz w:val="18"/>
          <w:szCs w:val="18"/>
          <w:lang w:eastAsia="zh-CN"/>
        </w:rPr>
        <w:t>{</w:t>
      </w:r>
    </w:p>
    <w:p w14:paraId="170F8F92" w14:textId="57778E4D" w:rsidR="001166EC" w:rsidRDefault="001166EC" w:rsidP="00967D26">
      <w:pPr>
        <w:shd w:val="clear" w:color="auto" w:fill="FFFFFF"/>
        <w:spacing w:after="0" w:line="270" w:lineRule="atLeast"/>
        <w:rPr>
          <w:rFonts w:ascii="Courier New" w:hAnsi="Courier New" w:cs="Courier New"/>
          <w:color w:val="0451A5"/>
          <w:sz w:val="18"/>
          <w:szCs w:val="18"/>
          <w:lang w:eastAsia="zh-CN"/>
        </w:rPr>
      </w:pPr>
      <w:r w:rsidRPr="00F458B9">
        <w:rPr>
          <w:rFonts w:ascii="Courier New" w:hAnsi="Courier New" w:cs="Courier New"/>
          <w:color w:val="000000"/>
          <w:sz w:val="18"/>
          <w:szCs w:val="18"/>
          <w:lang w:eastAsia="zh-CN"/>
        </w:rPr>
        <w:t xml:space="preserve">    </w:t>
      </w:r>
      <w:r w:rsidRPr="00F458B9">
        <w:rPr>
          <w:rFonts w:ascii="Courier New" w:hAnsi="Courier New" w:cs="Courier New"/>
          <w:color w:val="A31515"/>
          <w:sz w:val="18"/>
          <w:szCs w:val="18"/>
          <w:lang w:eastAsia="zh-CN"/>
        </w:rPr>
        <w:t>"</w:t>
      </w:r>
      <w:r w:rsidR="0060737B" w:rsidRPr="0060737B">
        <w:rPr>
          <w:rFonts w:asciiTheme="minorEastAsia" w:eastAsiaTheme="minorEastAsia" w:hAnsiTheme="minorEastAsia" w:cs="Courier New" w:hint="eastAsia"/>
          <w:color w:val="A31515"/>
          <w:sz w:val="18"/>
          <w:szCs w:val="18"/>
          <w:lang w:eastAsia="zh-CN"/>
        </w:rPr>
        <w:t xml:space="preserve"> </w:t>
      </w:r>
      <w:r w:rsidR="0060737B">
        <w:rPr>
          <w:rFonts w:asciiTheme="minorEastAsia" w:eastAsiaTheme="minorEastAsia" w:hAnsiTheme="minorEastAsia" w:cs="Courier New" w:hint="eastAsia"/>
          <w:color w:val="A31515"/>
          <w:sz w:val="18"/>
          <w:szCs w:val="18"/>
          <w:lang w:eastAsia="zh-CN"/>
        </w:rPr>
        <w:t>Mes</w:t>
      </w:r>
      <w:r w:rsidR="0060737B">
        <w:rPr>
          <w:rFonts w:ascii="Courier New" w:eastAsiaTheme="minorEastAsia" w:hAnsi="Courier New" w:cs="Courier New" w:hint="eastAsia"/>
          <w:color w:val="A31515"/>
          <w:sz w:val="18"/>
          <w:szCs w:val="18"/>
          <w:lang w:eastAsia="zh-CN"/>
        </w:rPr>
        <w:t>SampleId</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sidR="00CB50EF">
        <w:rPr>
          <w:rFonts w:ascii="Courier New" w:eastAsiaTheme="minorEastAsia" w:hAnsi="Courier New" w:cs="Courier New" w:hint="eastAsia"/>
          <w:color w:val="0451A5"/>
          <w:sz w:val="18"/>
          <w:szCs w:val="18"/>
          <w:lang w:eastAsia="zh-CN"/>
        </w:rPr>
        <w:t>0000574979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4B0390BB" w14:textId="77777777" w:rsidR="001166EC" w:rsidRPr="00351B75" w:rsidRDefault="001166EC" w:rsidP="001166EC">
      <w:pPr>
        <w:shd w:val="clear" w:color="auto" w:fill="FFFFFF"/>
        <w:spacing w:after="0" w:line="270" w:lineRule="atLeast"/>
        <w:ind w:firstLine="432"/>
        <w:rPr>
          <w:rFonts w:ascii="Courier New" w:hAnsi="Courier New" w:cs="Courier New"/>
          <w:color w:val="A31515"/>
          <w:sz w:val="18"/>
          <w:szCs w:val="18"/>
          <w:lang w:eastAsia="zh-CN"/>
        </w:rPr>
      </w:pPr>
      <w:r w:rsidRPr="00F458B9">
        <w:rPr>
          <w:rFonts w:ascii="Courier New" w:hAnsi="Courier New" w:cs="Courier New"/>
          <w:color w:val="A31515"/>
          <w:sz w:val="18"/>
          <w:szCs w:val="18"/>
          <w:lang w:eastAsia="zh-CN"/>
        </w:rPr>
        <w:t>"</w:t>
      </w:r>
      <w:r w:rsidRPr="00351B75">
        <w:rPr>
          <w:rFonts w:ascii="Courier New" w:hAnsi="Courier New" w:cs="Courier New"/>
          <w:color w:val="A31515"/>
          <w:sz w:val="18"/>
          <w:szCs w:val="18"/>
          <w:lang w:eastAsia="zh-CN"/>
        </w:rPr>
        <w:t>S</w:t>
      </w:r>
      <w:r w:rsidRPr="00351B75">
        <w:rPr>
          <w:rFonts w:ascii="Courier New" w:hAnsi="Courier New" w:cs="Courier New" w:hint="eastAsia"/>
          <w:color w:val="A31515"/>
          <w:sz w:val="18"/>
          <w:szCs w:val="18"/>
          <w:lang w:eastAsia="zh-CN"/>
        </w:rPr>
        <w:t>tatus</w:t>
      </w:r>
      <w:r w:rsidRPr="00F458B9">
        <w:rPr>
          <w:rFonts w:ascii="Courier New" w:hAnsi="Courier New" w:cs="Courier New"/>
          <w:color w:val="A31515"/>
          <w:sz w:val="18"/>
          <w:szCs w:val="18"/>
          <w:lang w:eastAsia="zh-CN"/>
        </w:rPr>
        <w:t>"</w:t>
      </w:r>
      <w:r w:rsidRPr="00351B75">
        <w:rPr>
          <w:rFonts w:ascii="Courier New" w:hAnsi="Courier New" w:cs="Courier New" w:hint="eastAsia"/>
          <w:color w:val="A31515"/>
          <w:sz w:val="18"/>
          <w:szCs w:val="18"/>
          <w:lang w:eastAsia="zh-CN"/>
        </w:rPr>
        <w:t xml:space="preserve"> :</w:t>
      </w:r>
      <w:r>
        <w:rPr>
          <w:rFonts w:ascii="Courier New" w:hAnsi="Courier New" w:cs="Courier New" w:hint="eastAsia"/>
          <w:color w:val="A31515"/>
          <w:sz w:val="18"/>
          <w:szCs w:val="18"/>
          <w:lang w:eastAsia="zh-CN"/>
        </w:rPr>
        <w:t>0</w:t>
      </w:r>
    </w:p>
    <w:p w14:paraId="62D434B7" w14:textId="77777777" w:rsidR="001166EC" w:rsidRPr="00F458B9" w:rsidRDefault="001166EC" w:rsidP="001166EC">
      <w:pPr>
        <w:shd w:val="clear" w:color="auto" w:fill="FFFFFF"/>
        <w:spacing w:after="0" w:line="270" w:lineRule="atLeast"/>
        <w:ind w:firstLine="432"/>
        <w:rPr>
          <w:rFonts w:ascii="Courier New" w:hAnsi="Courier New" w:cs="Courier New"/>
          <w:color w:val="A31515"/>
          <w:sz w:val="18"/>
          <w:szCs w:val="18"/>
          <w:lang w:eastAsia="zh-CN"/>
        </w:rPr>
      </w:pPr>
      <w:r w:rsidRPr="00F458B9">
        <w:rPr>
          <w:rFonts w:ascii="Courier New" w:hAnsi="Courier New" w:cs="Courier New"/>
          <w:color w:val="A31515"/>
          <w:sz w:val="18"/>
          <w:szCs w:val="18"/>
          <w:lang w:eastAsia="zh-CN"/>
        </w:rPr>
        <w:t>"</w:t>
      </w:r>
      <w:r w:rsidRPr="00351B75">
        <w:rPr>
          <w:rFonts w:ascii="Courier New" w:hAnsi="Courier New" w:cs="Courier New"/>
          <w:color w:val="A31515"/>
          <w:sz w:val="18"/>
          <w:szCs w:val="18"/>
          <w:lang w:eastAsia="zh-CN"/>
        </w:rPr>
        <w:t>M</w:t>
      </w:r>
      <w:r w:rsidRPr="00351B75">
        <w:rPr>
          <w:rFonts w:ascii="Courier New" w:hAnsi="Courier New" w:cs="Courier New" w:hint="eastAsia"/>
          <w:color w:val="A31515"/>
          <w:sz w:val="18"/>
          <w:szCs w:val="18"/>
          <w:lang w:eastAsia="zh-CN"/>
        </w:rPr>
        <w:t>essage</w:t>
      </w:r>
      <w:r w:rsidRPr="00F458B9">
        <w:rPr>
          <w:rFonts w:ascii="Courier New" w:hAnsi="Courier New" w:cs="Courier New"/>
          <w:color w:val="A31515"/>
          <w:sz w:val="18"/>
          <w:szCs w:val="18"/>
          <w:lang w:eastAsia="zh-CN"/>
        </w:rPr>
        <w:t>"</w:t>
      </w:r>
      <w:r w:rsidRPr="00351B75">
        <w:rPr>
          <w:rFonts w:ascii="Courier New" w:hAnsi="Courier New" w:cs="Courier New" w:hint="eastAsia"/>
          <w:color w:val="A31515"/>
          <w:sz w:val="18"/>
          <w:szCs w:val="18"/>
          <w:lang w:eastAsia="zh-CN"/>
        </w:rPr>
        <w:t>:</w:t>
      </w:r>
      <w:r>
        <w:rPr>
          <w:rFonts w:ascii="Courier New" w:hAnsi="Courier New" w:cs="Courier New"/>
          <w:color w:val="A31515"/>
          <w:sz w:val="18"/>
          <w:szCs w:val="18"/>
          <w:lang w:eastAsia="zh-CN"/>
        </w:rPr>
        <w:t>””</w:t>
      </w:r>
    </w:p>
    <w:p w14:paraId="01F74812" w14:textId="77777777" w:rsidR="001166EC" w:rsidRDefault="001166EC" w:rsidP="001166EC">
      <w:pPr>
        <w:shd w:val="clear" w:color="auto" w:fill="FFFFFF"/>
        <w:spacing w:after="0" w:line="270" w:lineRule="atLeast"/>
        <w:rPr>
          <w:rFonts w:ascii="Courier New" w:eastAsiaTheme="minorEastAsia" w:hAnsi="Courier New" w:cs="Courier New"/>
          <w:color w:val="000000"/>
          <w:sz w:val="18"/>
          <w:szCs w:val="18"/>
          <w:lang w:eastAsia="zh-CN"/>
        </w:rPr>
      </w:pPr>
      <w:r w:rsidRPr="00F458B9">
        <w:rPr>
          <w:rFonts w:ascii="Courier New" w:hAnsi="Courier New" w:cs="Courier New"/>
          <w:color w:val="000000"/>
          <w:sz w:val="18"/>
          <w:szCs w:val="18"/>
          <w:lang w:eastAsia="zh-CN"/>
        </w:rPr>
        <w:t>}</w:t>
      </w:r>
    </w:p>
    <w:p w14:paraId="1F401DE3" w14:textId="26832C08" w:rsidR="00DA14E3" w:rsidRPr="00DA14E3" w:rsidRDefault="004B6E2C" w:rsidP="001166EC">
      <w:pPr>
        <w:shd w:val="clear" w:color="auto" w:fill="FFFFFF"/>
        <w:spacing w:after="0" w:line="270" w:lineRule="atLeast"/>
        <w:rPr>
          <w:rFonts w:ascii="Courier New" w:eastAsiaTheme="minorEastAsia" w:hAnsi="Courier New" w:cs="Courier New"/>
          <w:color w:val="000000"/>
          <w:sz w:val="18"/>
          <w:szCs w:val="18"/>
          <w:lang w:eastAsia="zh-CN"/>
        </w:rPr>
      </w:pPr>
      <w:r>
        <w:rPr>
          <w:rFonts w:ascii="Courier New" w:eastAsiaTheme="minorEastAsia" w:hAnsi="Courier New" w:cs="Courier New"/>
          <w:color w:val="000000"/>
          <w:sz w:val="18"/>
          <w:szCs w:val="18"/>
          <w:lang w:eastAsia="zh-CN"/>
        </w:rPr>
        <w:t>A</w:t>
      </w:r>
      <w:r>
        <w:rPr>
          <w:rFonts w:ascii="Courier New" w:eastAsiaTheme="minorEastAsia" w:hAnsi="Courier New" w:cs="Courier New" w:hint="eastAsia"/>
          <w:color w:val="000000"/>
          <w:sz w:val="18"/>
          <w:szCs w:val="18"/>
          <w:lang w:eastAsia="zh-CN"/>
        </w:rPr>
        <w:t>nd</w:t>
      </w:r>
    </w:p>
    <w:p w14:paraId="3018DEE5" w14:textId="77777777" w:rsidR="003C5E66" w:rsidRPr="00F458B9" w:rsidRDefault="003C5E66" w:rsidP="003C5E66">
      <w:pPr>
        <w:shd w:val="clear" w:color="auto" w:fill="FFFFFF"/>
        <w:spacing w:after="0" w:line="270" w:lineRule="atLeast"/>
        <w:rPr>
          <w:rFonts w:ascii="Courier New" w:hAnsi="Courier New" w:cs="Courier New"/>
          <w:color w:val="000000"/>
          <w:sz w:val="18"/>
          <w:szCs w:val="18"/>
          <w:lang w:eastAsia="zh-CN"/>
        </w:rPr>
      </w:pPr>
      <w:r w:rsidRPr="00F458B9">
        <w:rPr>
          <w:rFonts w:ascii="Courier New" w:hAnsi="Courier New" w:cs="Courier New"/>
          <w:color w:val="000000"/>
          <w:sz w:val="18"/>
          <w:szCs w:val="18"/>
          <w:lang w:eastAsia="zh-CN"/>
        </w:rPr>
        <w:t>{</w:t>
      </w:r>
    </w:p>
    <w:p w14:paraId="3858E71F" w14:textId="209B1217" w:rsidR="003C5E66" w:rsidRDefault="003C5E66" w:rsidP="00967D26">
      <w:pPr>
        <w:shd w:val="clear" w:color="auto" w:fill="FFFFFF"/>
        <w:spacing w:after="0" w:line="270" w:lineRule="atLeast"/>
        <w:rPr>
          <w:rFonts w:ascii="Courier New" w:hAnsi="Courier New" w:cs="Courier New"/>
          <w:color w:val="0451A5"/>
          <w:sz w:val="18"/>
          <w:szCs w:val="18"/>
          <w:lang w:eastAsia="zh-CN"/>
        </w:rPr>
      </w:pPr>
      <w:r w:rsidRPr="00F458B9">
        <w:rPr>
          <w:rFonts w:ascii="Courier New" w:hAnsi="Courier New" w:cs="Courier New"/>
          <w:color w:val="000000"/>
          <w:sz w:val="18"/>
          <w:szCs w:val="18"/>
          <w:lang w:eastAsia="zh-CN"/>
        </w:rPr>
        <w:t xml:space="preserve">    </w:t>
      </w:r>
      <w:r w:rsidRPr="00F458B9">
        <w:rPr>
          <w:rFonts w:ascii="Courier New" w:hAnsi="Courier New" w:cs="Courier New"/>
          <w:color w:val="A31515"/>
          <w:sz w:val="18"/>
          <w:szCs w:val="18"/>
          <w:lang w:eastAsia="zh-CN"/>
        </w:rPr>
        <w:t>"</w:t>
      </w:r>
      <w:r w:rsidR="0060737B">
        <w:rPr>
          <w:rFonts w:asciiTheme="minorEastAsia" w:eastAsiaTheme="minorEastAsia" w:hAnsiTheme="minorEastAsia" w:cs="Courier New" w:hint="eastAsia"/>
          <w:color w:val="A31515"/>
          <w:sz w:val="18"/>
          <w:szCs w:val="18"/>
          <w:lang w:eastAsia="zh-CN"/>
        </w:rPr>
        <w:t>Mes</w:t>
      </w:r>
      <w:r w:rsidR="0060737B">
        <w:rPr>
          <w:rFonts w:ascii="Courier New" w:eastAsiaTheme="minorEastAsia" w:hAnsi="Courier New" w:cs="Courier New" w:hint="eastAsia"/>
          <w:color w:val="A31515"/>
          <w:sz w:val="18"/>
          <w:szCs w:val="18"/>
          <w:lang w:eastAsia="zh-CN"/>
        </w:rPr>
        <w:t>SampleId</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sidR="00CB50EF">
        <w:rPr>
          <w:rFonts w:ascii="Courier New" w:eastAsiaTheme="minorEastAsia" w:hAnsi="Courier New" w:cs="Courier New" w:hint="eastAsia"/>
          <w:color w:val="0451A5"/>
          <w:sz w:val="18"/>
          <w:szCs w:val="18"/>
          <w:lang w:eastAsia="zh-CN"/>
        </w:rPr>
        <w:t>0000574979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45A7556C" w14:textId="60597E6D" w:rsidR="003C5E66" w:rsidRPr="003C5E66" w:rsidRDefault="003C5E66" w:rsidP="003C5E66">
      <w:pPr>
        <w:shd w:val="clear" w:color="auto" w:fill="FFFFFF"/>
        <w:spacing w:after="0" w:line="270" w:lineRule="atLeast"/>
        <w:ind w:firstLine="432"/>
        <w:rPr>
          <w:rFonts w:ascii="Courier New" w:eastAsiaTheme="minorEastAsia" w:hAnsi="Courier New" w:cs="Courier New"/>
          <w:color w:val="A31515"/>
          <w:sz w:val="18"/>
          <w:szCs w:val="18"/>
          <w:lang w:eastAsia="zh-CN"/>
        </w:rPr>
      </w:pPr>
      <w:r w:rsidRPr="00F458B9">
        <w:rPr>
          <w:rFonts w:ascii="Courier New" w:hAnsi="Courier New" w:cs="Courier New"/>
          <w:color w:val="A31515"/>
          <w:sz w:val="18"/>
          <w:szCs w:val="18"/>
          <w:lang w:eastAsia="zh-CN"/>
        </w:rPr>
        <w:t>"</w:t>
      </w:r>
      <w:r w:rsidRPr="00351B75">
        <w:rPr>
          <w:rFonts w:ascii="Courier New" w:hAnsi="Courier New" w:cs="Courier New"/>
          <w:color w:val="A31515"/>
          <w:sz w:val="18"/>
          <w:szCs w:val="18"/>
          <w:lang w:eastAsia="zh-CN"/>
        </w:rPr>
        <w:t>S</w:t>
      </w:r>
      <w:r w:rsidRPr="00351B75">
        <w:rPr>
          <w:rFonts w:ascii="Courier New" w:hAnsi="Courier New" w:cs="Courier New" w:hint="eastAsia"/>
          <w:color w:val="A31515"/>
          <w:sz w:val="18"/>
          <w:szCs w:val="18"/>
          <w:lang w:eastAsia="zh-CN"/>
        </w:rPr>
        <w:t>tatus</w:t>
      </w:r>
      <w:r w:rsidRPr="00F458B9">
        <w:rPr>
          <w:rFonts w:ascii="Courier New" w:hAnsi="Courier New" w:cs="Courier New"/>
          <w:color w:val="A31515"/>
          <w:sz w:val="18"/>
          <w:szCs w:val="18"/>
          <w:lang w:eastAsia="zh-CN"/>
        </w:rPr>
        <w:t>"</w:t>
      </w:r>
      <w:r w:rsidRPr="00351B75">
        <w:rPr>
          <w:rFonts w:ascii="Courier New" w:hAnsi="Courier New" w:cs="Courier New" w:hint="eastAsia"/>
          <w:color w:val="A31515"/>
          <w:sz w:val="18"/>
          <w:szCs w:val="18"/>
          <w:lang w:eastAsia="zh-CN"/>
        </w:rPr>
        <w:t xml:space="preserve"> :</w:t>
      </w:r>
      <w:r>
        <w:rPr>
          <w:rFonts w:ascii="Courier New" w:eastAsiaTheme="minorEastAsia" w:hAnsi="Courier New" w:cs="Courier New" w:hint="eastAsia"/>
          <w:color w:val="A31515"/>
          <w:sz w:val="18"/>
          <w:szCs w:val="18"/>
          <w:lang w:eastAsia="zh-CN"/>
        </w:rPr>
        <w:t>1</w:t>
      </w:r>
    </w:p>
    <w:p w14:paraId="3F84DCD0" w14:textId="61E7FE5D" w:rsidR="003C5E66" w:rsidRPr="00F458B9" w:rsidRDefault="003C5E66" w:rsidP="003C5E66">
      <w:pPr>
        <w:shd w:val="clear" w:color="auto" w:fill="FFFFFF"/>
        <w:spacing w:after="0" w:line="270" w:lineRule="atLeast"/>
        <w:ind w:firstLine="432"/>
        <w:rPr>
          <w:rFonts w:ascii="Courier New" w:hAnsi="Courier New" w:cs="Courier New"/>
          <w:color w:val="A31515"/>
          <w:sz w:val="18"/>
          <w:szCs w:val="18"/>
          <w:lang w:eastAsia="zh-CN"/>
        </w:rPr>
      </w:pPr>
      <w:r w:rsidRPr="00F458B9">
        <w:rPr>
          <w:rFonts w:ascii="Courier New" w:hAnsi="Courier New" w:cs="Courier New"/>
          <w:color w:val="A31515"/>
          <w:sz w:val="18"/>
          <w:szCs w:val="18"/>
          <w:lang w:eastAsia="zh-CN"/>
        </w:rPr>
        <w:t>"</w:t>
      </w:r>
      <w:r w:rsidRPr="00351B75">
        <w:rPr>
          <w:rFonts w:ascii="Courier New" w:hAnsi="Courier New" w:cs="Courier New"/>
          <w:color w:val="A31515"/>
          <w:sz w:val="18"/>
          <w:szCs w:val="18"/>
          <w:lang w:eastAsia="zh-CN"/>
        </w:rPr>
        <w:t>M</w:t>
      </w:r>
      <w:r w:rsidRPr="00351B75">
        <w:rPr>
          <w:rFonts w:ascii="Courier New" w:hAnsi="Courier New" w:cs="Courier New" w:hint="eastAsia"/>
          <w:color w:val="A31515"/>
          <w:sz w:val="18"/>
          <w:szCs w:val="18"/>
          <w:lang w:eastAsia="zh-CN"/>
        </w:rPr>
        <w:t>essage</w:t>
      </w:r>
      <w:r w:rsidRPr="00F458B9">
        <w:rPr>
          <w:rFonts w:ascii="Courier New" w:hAnsi="Courier New" w:cs="Courier New"/>
          <w:color w:val="A31515"/>
          <w:sz w:val="18"/>
          <w:szCs w:val="18"/>
          <w:lang w:eastAsia="zh-CN"/>
        </w:rPr>
        <w:t>"</w:t>
      </w:r>
      <w:r w:rsidRPr="00351B75">
        <w:rPr>
          <w:rFonts w:ascii="Courier New" w:hAnsi="Courier New" w:cs="Courier New" w:hint="eastAsia"/>
          <w:color w:val="A31515"/>
          <w:sz w:val="18"/>
          <w:szCs w:val="18"/>
          <w:lang w:eastAsia="zh-CN"/>
        </w:rPr>
        <w:t>:</w:t>
      </w:r>
      <w:r>
        <w:rPr>
          <w:rFonts w:ascii="Courier New" w:hAnsi="Courier New" w:cs="Courier New"/>
          <w:color w:val="A31515"/>
          <w:sz w:val="18"/>
          <w:szCs w:val="18"/>
          <w:lang w:eastAsia="zh-CN"/>
        </w:rPr>
        <w:t>”</w:t>
      </w:r>
      <w:r w:rsidR="00DA14E3" w:rsidRPr="00DA14E3">
        <w:t xml:space="preserve"> </w:t>
      </w:r>
      <w:r w:rsidR="00DA14E3" w:rsidRPr="00DA14E3">
        <w:rPr>
          <w:rFonts w:ascii="Courier New" w:hAnsi="Courier New" w:cs="Courier New"/>
          <w:color w:val="0451A5"/>
          <w:sz w:val="18"/>
          <w:szCs w:val="18"/>
          <w:lang w:eastAsia="zh-CN"/>
        </w:rPr>
        <w:t>sample number does not exist</w:t>
      </w:r>
      <w:r>
        <w:rPr>
          <w:rFonts w:ascii="Courier New" w:hAnsi="Courier New" w:cs="Courier New"/>
          <w:color w:val="A31515"/>
          <w:sz w:val="18"/>
          <w:szCs w:val="18"/>
          <w:lang w:eastAsia="zh-CN"/>
        </w:rPr>
        <w:t>”</w:t>
      </w:r>
    </w:p>
    <w:p w14:paraId="6717E376" w14:textId="77777777" w:rsidR="003C5E66" w:rsidRPr="00742DCF" w:rsidRDefault="003C5E66" w:rsidP="003C5E66">
      <w:pPr>
        <w:shd w:val="clear" w:color="auto" w:fill="FFFFFF"/>
        <w:spacing w:after="0" w:line="270" w:lineRule="atLeast"/>
        <w:rPr>
          <w:rFonts w:eastAsiaTheme="minorEastAsia"/>
          <w:lang w:eastAsia="zh-CN"/>
        </w:rPr>
      </w:pPr>
      <w:r w:rsidRPr="00F458B9">
        <w:rPr>
          <w:rFonts w:ascii="Courier New" w:hAnsi="Courier New" w:cs="Courier New"/>
          <w:color w:val="000000"/>
          <w:sz w:val="18"/>
          <w:szCs w:val="18"/>
          <w:lang w:eastAsia="zh-CN"/>
        </w:rPr>
        <w:t>}</w:t>
      </w:r>
    </w:p>
    <w:p w14:paraId="7809EEBE" w14:textId="77777777" w:rsidR="003C5E66" w:rsidRPr="003C5E66" w:rsidRDefault="003C5E66" w:rsidP="001166EC">
      <w:pPr>
        <w:shd w:val="clear" w:color="auto" w:fill="FFFFFF"/>
        <w:spacing w:after="0" w:line="270" w:lineRule="atLeast"/>
        <w:rPr>
          <w:rFonts w:eastAsiaTheme="minorEastAsia"/>
          <w:lang w:eastAsia="zh-CN"/>
        </w:rPr>
      </w:pPr>
    </w:p>
    <w:p w14:paraId="06948A1F" w14:textId="77777777" w:rsidR="001166EC" w:rsidRDefault="001166EC" w:rsidP="001166EC">
      <w:pPr>
        <w:pStyle w:val="5"/>
        <w:rPr>
          <w:rFonts w:eastAsiaTheme="minorEastAsia"/>
          <w:lang w:eastAsia="zh-CN"/>
        </w:rPr>
      </w:pPr>
      <w:r>
        <w:t>Frequency</w:t>
      </w:r>
    </w:p>
    <w:p w14:paraId="0B8387DB" w14:textId="32A53319" w:rsidR="001166EC" w:rsidRPr="00F72A69" w:rsidRDefault="00F856C8" w:rsidP="001166EC">
      <w:pPr>
        <w:rPr>
          <w:rFonts w:ascii="Times New Roman" w:eastAsiaTheme="minorEastAsia" w:hAnsi="Times New Roman"/>
          <w:sz w:val="24"/>
          <w:lang w:eastAsia="zh-CN"/>
        </w:rPr>
      </w:pPr>
      <w:r w:rsidRPr="00F856C8">
        <w:rPr>
          <w:rFonts w:ascii="Times New Roman" w:eastAsiaTheme="minorEastAsia" w:hAnsi="Times New Roman"/>
          <w:sz w:val="24"/>
          <w:lang w:eastAsia="zh-CN"/>
        </w:rPr>
        <w:t>As frequency defined in the scheduled background task in QCLAD</w:t>
      </w:r>
      <w:r w:rsidR="001166EC" w:rsidRPr="00F72A69">
        <w:rPr>
          <w:rFonts w:ascii="Times New Roman" w:eastAsiaTheme="minorEastAsia" w:hAnsi="Times New Roman"/>
          <w:sz w:val="24"/>
          <w:lang w:eastAsia="zh-CN"/>
        </w:rPr>
        <w:t>.</w:t>
      </w:r>
    </w:p>
    <w:p w14:paraId="4FFF96B1" w14:textId="77777777" w:rsidR="001166EC" w:rsidRDefault="001166EC" w:rsidP="001166EC">
      <w:pPr>
        <w:pStyle w:val="5"/>
        <w:rPr>
          <w:rFonts w:eastAsiaTheme="minorEastAsia"/>
          <w:lang w:eastAsia="zh-CN"/>
        </w:rPr>
      </w:pPr>
      <w:r>
        <w:t>System Logic</w:t>
      </w:r>
    </w:p>
    <w:p w14:paraId="3597E7AB" w14:textId="783BB569" w:rsidR="001B4A1F" w:rsidRPr="007E0EF6" w:rsidRDefault="001B4A1F" w:rsidP="001B4A1F">
      <w:pPr>
        <w:rPr>
          <w:lang w:eastAsia="zh-CN"/>
        </w:rPr>
      </w:pPr>
      <w:r w:rsidRPr="0067158C">
        <w:rPr>
          <w:lang w:eastAsia="zh-CN"/>
        </w:rPr>
        <w:t>B</w:t>
      </w:r>
      <w:r w:rsidRPr="0067158C">
        <w:rPr>
          <w:rFonts w:hint="eastAsia"/>
          <w:lang w:eastAsia="zh-CN"/>
        </w:rPr>
        <w:t>ackgroundTask</w:t>
      </w:r>
      <w:r w:rsidRPr="0067158C">
        <w:rPr>
          <w:lang w:eastAsia="zh-CN"/>
        </w:rPr>
        <w:t xml:space="preserve"> or workflow</w:t>
      </w:r>
      <w:r w:rsidRPr="0067158C">
        <w:rPr>
          <w:rFonts w:hint="eastAsia"/>
          <w:lang w:eastAsia="zh-CN"/>
        </w:rPr>
        <w:t>T</w:t>
      </w:r>
      <w:r w:rsidRPr="0067158C">
        <w:rPr>
          <w:lang w:eastAsia="zh-CN"/>
        </w:rPr>
        <w:t>ask</w:t>
      </w:r>
      <w:r w:rsidRPr="0067158C">
        <w:rPr>
          <w:rFonts w:hint="eastAsia"/>
          <w:lang w:eastAsia="zh-CN"/>
        </w:rPr>
        <w:t>: Send</w:t>
      </w:r>
      <w:r w:rsidRPr="0067158C">
        <w:rPr>
          <w:rFonts w:eastAsiaTheme="minorEastAsia" w:hint="eastAsia"/>
          <w:lang w:eastAsia="zh-CN"/>
        </w:rPr>
        <w:t>JIT</w:t>
      </w:r>
      <w:r w:rsidRPr="0067158C">
        <w:rPr>
          <w:rFonts w:hint="eastAsia"/>
          <w:lang w:eastAsia="zh-CN"/>
        </w:rPr>
        <w:t>ResultToMESTask</w:t>
      </w:r>
      <w:r w:rsidR="0067158C" w:rsidRPr="0067158C">
        <w:rPr>
          <w:rFonts w:ascii="SimSun" w:eastAsia="SimSun" w:hAnsi="SimSun" w:cs="SimSun" w:hint="eastAsia"/>
          <w:lang w:eastAsia="zh-CN"/>
        </w:rPr>
        <w:t>.</w:t>
      </w:r>
    </w:p>
    <w:p w14:paraId="3F3C4BFC" w14:textId="2F6B74C2" w:rsidR="001166EC" w:rsidRDefault="00EE31E2" w:rsidP="001166EC">
      <w:pPr>
        <w:rPr>
          <w:lang w:eastAsia="zh-CN"/>
        </w:rPr>
      </w:pPr>
      <w:r w:rsidRPr="00EE31E2">
        <w:rPr>
          <w:lang w:eastAsia="zh-CN"/>
        </w:rPr>
        <w:t>When JIT sample is authorized , QCLAD will set the filed MES_to_be_sent to true and wait for sending the sample decision to MES.</w:t>
      </w:r>
    </w:p>
    <w:p w14:paraId="0A71FD82" w14:textId="77777777" w:rsidR="00DF23C0" w:rsidRDefault="00DF23C0" w:rsidP="00DF23C0">
      <w:pPr>
        <w:pStyle w:val="a4"/>
        <w:numPr>
          <w:ilvl w:val="0"/>
          <w:numId w:val="44"/>
        </w:numPr>
        <w:spacing w:before="0" w:after="200" w:line="276" w:lineRule="auto"/>
        <w:contextualSpacing w:val="0"/>
        <w:rPr>
          <w:lang w:eastAsia="zh-CN"/>
        </w:rPr>
      </w:pPr>
      <w:r>
        <w:rPr>
          <w:rFonts w:hint="eastAsia"/>
          <w:lang w:eastAsia="zh-CN"/>
        </w:rPr>
        <w:t xml:space="preserve">The new background task SendResultToMESTask executes every </w:t>
      </w:r>
      <w:r w:rsidRPr="00303516">
        <w:rPr>
          <w:rFonts w:hint="eastAsia"/>
          <w:highlight w:val="yellow"/>
          <w:lang w:eastAsia="zh-CN"/>
        </w:rPr>
        <w:t>5</w:t>
      </w:r>
      <w:r>
        <w:rPr>
          <w:rFonts w:hint="eastAsia"/>
          <w:lang w:eastAsia="zh-CN"/>
        </w:rPr>
        <w:t xml:space="preserve"> minutes.</w:t>
      </w:r>
    </w:p>
    <w:p w14:paraId="52172C75" w14:textId="55187858" w:rsidR="00DF23C0" w:rsidRPr="008A27D7" w:rsidRDefault="00DF23C0" w:rsidP="00DF23C0">
      <w:pPr>
        <w:pStyle w:val="a4"/>
        <w:numPr>
          <w:ilvl w:val="0"/>
          <w:numId w:val="44"/>
        </w:numPr>
        <w:spacing w:before="0" w:after="200" w:line="276" w:lineRule="auto"/>
        <w:contextualSpacing w:val="0"/>
        <w:rPr>
          <w:lang w:eastAsia="zh-CN"/>
        </w:rPr>
      </w:pPr>
      <w:r>
        <w:rPr>
          <w:rFonts w:hint="eastAsia"/>
          <w:lang w:eastAsia="zh-CN"/>
        </w:rPr>
        <w:t>R</w:t>
      </w:r>
      <w:r>
        <w:rPr>
          <w:lang w:eastAsia="zh-CN"/>
        </w:rPr>
        <w:t>etrieve</w:t>
      </w:r>
      <w:r>
        <w:rPr>
          <w:rFonts w:hint="eastAsia"/>
          <w:lang w:eastAsia="zh-CN"/>
        </w:rPr>
        <w:t xml:space="preserve"> all the </w:t>
      </w:r>
      <w:r w:rsidR="001D52D3">
        <w:rPr>
          <w:rFonts w:eastAsiaTheme="minorEastAsia" w:hint="eastAsia"/>
          <w:lang w:eastAsia="zh-CN"/>
        </w:rPr>
        <w:t>JIT</w:t>
      </w:r>
      <w:r>
        <w:rPr>
          <w:rFonts w:hint="eastAsia"/>
          <w:lang w:eastAsia="zh-CN"/>
        </w:rPr>
        <w:t xml:space="preserve"> samples </w:t>
      </w:r>
      <w:r>
        <w:rPr>
          <w:lang w:eastAsia="zh-CN"/>
        </w:rPr>
        <w:t xml:space="preserve">(or only the current sample) </w:t>
      </w:r>
      <w:r>
        <w:rPr>
          <w:rFonts w:hint="eastAsia"/>
          <w:lang w:eastAsia="zh-CN"/>
        </w:rPr>
        <w:t xml:space="preserve">that </w:t>
      </w:r>
      <w:r>
        <w:rPr>
          <w:lang w:eastAsia="zh-CN"/>
        </w:rPr>
        <w:t>with</w:t>
      </w:r>
      <w:r>
        <w:rPr>
          <w:rFonts w:hint="eastAsia"/>
          <w:lang w:eastAsia="zh-CN"/>
        </w:rPr>
        <w:t xml:space="preserve"> </w:t>
      </w:r>
      <w:r w:rsidRPr="003E2468">
        <w:rPr>
          <w:rFonts w:hint="eastAsia"/>
          <w:b/>
          <w:bCs/>
        </w:rPr>
        <w:t>MES_</w:t>
      </w:r>
      <w:r w:rsidRPr="003E2468">
        <w:rPr>
          <w:b/>
          <w:bCs/>
        </w:rPr>
        <w:t>to_be_sent</w:t>
      </w:r>
      <w:r>
        <w:rPr>
          <w:rFonts w:hint="eastAsia"/>
          <w:b/>
          <w:bCs/>
          <w:lang w:eastAsia="zh-CN"/>
        </w:rPr>
        <w:t xml:space="preserve"> </w:t>
      </w:r>
      <w:r w:rsidRPr="00716EC4">
        <w:rPr>
          <w:rFonts w:hint="eastAsia"/>
          <w:lang w:eastAsia="zh-CN"/>
        </w:rPr>
        <w:t xml:space="preserve">is </w:t>
      </w:r>
      <w:r w:rsidRPr="00716EC4">
        <w:rPr>
          <w:lang w:eastAsia="zh-CN"/>
        </w:rPr>
        <w:t>true</w:t>
      </w:r>
      <w:r>
        <w:rPr>
          <w:rFonts w:hint="eastAsia"/>
          <w:lang w:eastAsia="zh-CN"/>
        </w:rPr>
        <w:t xml:space="preserve"> and </w:t>
      </w:r>
      <w:r w:rsidRPr="00303516">
        <w:rPr>
          <w:rFonts w:hint="eastAsia"/>
          <w:b/>
          <w:bCs/>
        </w:rPr>
        <w:t>MES_</w:t>
      </w:r>
      <w:r w:rsidRPr="00303516">
        <w:rPr>
          <w:b/>
          <w:bCs/>
        </w:rPr>
        <w:t>Has_sent</w:t>
      </w:r>
      <w:r>
        <w:rPr>
          <w:rFonts w:hint="eastAsia"/>
          <w:b/>
          <w:bCs/>
          <w:lang w:eastAsia="zh-CN"/>
        </w:rPr>
        <w:t xml:space="preserve"> </w:t>
      </w:r>
      <w:r w:rsidRPr="000A2578">
        <w:rPr>
          <w:rFonts w:hint="eastAsia"/>
          <w:lang w:eastAsia="zh-CN"/>
        </w:rPr>
        <w:t>is false</w:t>
      </w:r>
      <w:r w:rsidRPr="00716EC4">
        <w:rPr>
          <w:rFonts w:hint="eastAsia"/>
          <w:lang w:eastAsia="zh-CN"/>
        </w:rPr>
        <w:t>.</w:t>
      </w:r>
    </w:p>
    <w:p w14:paraId="61D7A353" w14:textId="48ACA4C9" w:rsidR="002938DE" w:rsidRDefault="002938DE" w:rsidP="002938DE">
      <w:pPr>
        <w:pStyle w:val="a4"/>
        <w:numPr>
          <w:ilvl w:val="0"/>
          <w:numId w:val="44"/>
        </w:numPr>
        <w:spacing w:before="0" w:after="200" w:line="276" w:lineRule="auto"/>
        <w:contextualSpacing w:val="0"/>
        <w:rPr>
          <w:lang w:eastAsia="zh-CN"/>
        </w:rPr>
      </w:pPr>
      <w:r>
        <w:rPr>
          <w:rFonts w:hint="eastAsia"/>
          <w:lang w:eastAsia="zh-CN"/>
        </w:rPr>
        <w:t xml:space="preserve">Loops the selected samples. For each sample, </w:t>
      </w:r>
      <w:r w:rsidR="008D1221" w:rsidRPr="008D1221">
        <w:rPr>
          <w:lang w:eastAsia="zh-CN"/>
        </w:rPr>
        <w:t>if the sample calls the MES interface, the sample information and test results are sent back to MES. If the test results are qualified (i.e., the Onspec field in the sample table is YES), the Sample Status is marked as ‘</w:t>
      </w:r>
      <w:r w:rsidR="001E35CA">
        <w:rPr>
          <w:rFonts w:eastAsiaTheme="minorEastAsia" w:hint="eastAsia"/>
          <w:lang w:eastAsia="zh-CN"/>
        </w:rPr>
        <w:t>Pass</w:t>
      </w:r>
      <w:r w:rsidR="008D1221" w:rsidRPr="008D1221">
        <w:rPr>
          <w:lang w:eastAsia="zh-CN"/>
        </w:rPr>
        <w:t>’; otherwise, it is marked as ‘</w:t>
      </w:r>
      <w:r w:rsidR="001E35CA" w:rsidRPr="00F02DE6">
        <w:t>Reject</w:t>
      </w:r>
      <w:r w:rsidR="001E35CA">
        <w:rPr>
          <w:rFonts w:eastAsiaTheme="minorEastAsia"/>
          <w:lang w:eastAsia="zh-CN"/>
        </w:rPr>
        <w:t>’</w:t>
      </w:r>
      <w:r w:rsidR="00580DF9" w:rsidRPr="00580DF9">
        <w:rPr>
          <w:lang w:eastAsia="zh-CN"/>
        </w:rPr>
        <w:t>.</w:t>
      </w:r>
    </w:p>
    <w:p w14:paraId="2F6ED90E" w14:textId="77777777" w:rsidR="00E67D76" w:rsidRDefault="00E67D76" w:rsidP="00E67D76">
      <w:pPr>
        <w:pStyle w:val="a4"/>
        <w:numPr>
          <w:ilvl w:val="0"/>
          <w:numId w:val="44"/>
        </w:numPr>
        <w:spacing w:before="0" w:after="200" w:line="276" w:lineRule="auto"/>
        <w:contextualSpacing w:val="0"/>
        <w:rPr>
          <w:lang w:eastAsia="zh-CN"/>
        </w:rPr>
      </w:pPr>
      <w:r w:rsidRPr="00303516">
        <w:rPr>
          <w:rFonts w:hint="eastAsia"/>
          <w:lang w:eastAsia="zh-CN"/>
        </w:rPr>
        <w:t xml:space="preserve">After sending the decision to MES, then set the </w:t>
      </w:r>
      <w:r>
        <w:rPr>
          <w:rFonts w:hint="eastAsia"/>
          <w:lang w:eastAsia="zh-CN"/>
        </w:rPr>
        <w:t>filed</w:t>
      </w:r>
      <w:r w:rsidRPr="00260D67">
        <w:rPr>
          <w:rFonts w:hint="eastAsia"/>
          <w:b/>
          <w:bCs/>
        </w:rPr>
        <w:t xml:space="preserve"> </w:t>
      </w:r>
      <w:r w:rsidRPr="00303516">
        <w:rPr>
          <w:rFonts w:hint="eastAsia"/>
          <w:b/>
          <w:bCs/>
        </w:rPr>
        <w:t>MES_</w:t>
      </w:r>
      <w:r w:rsidRPr="00303516">
        <w:rPr>
          <w:b/>
          <w:bCs/>
        </w:rPr>
        <w:t>Has_sent</w:t>
      </w:r>
      <w:r>
        <w:rPr>
          <w:rFonts w:hint="eastAsia"/>
          <w:lang w:eastAsia="zh-CN"/>
        </w:rPr>
        <w:t xml:space="preserve"> </w:t>
      </w:r>
      <w:r w:rsidRPr="00303516">
        <w:rPr>
          <w:rFonts w:hint="eastAsia"/>
          <w:lang w:eastAsia="zh-CN"/>
        </w:rPr>
        <w:t>to true.</w:t>
      </w:r>
    </w:p>
    <w:p w14:paraId="4A89CA79" w14:textId="77777777" w:rsidR="00E67D76" w:rsidRDefault="00E67D76" w:rsidP="00E67D76">
      <w:pPr>
        <w:pStyle w:val="a4"/>
        <w:numPr>
          <w:ilvl w:val="0"/>
          <w:numId w:val="44"/>
        </w:numPr>
        <w:spacing w:before="0" w:after="200" w:line="276" w:lineRule="auto"/>
        <w:contextualSpacing w:val="0"/>
        <w:rPr>
          <w:lang w:eastAsia="zh-CN"/>
        </w:rPr>
      </w:pPr>
      <w:r>
        <w:rPr>
          <w:lang w:eastAsia="zh-CN"/>
        </w:rPr>
        <w:t>C</w:t>
      </w:r>
      <w:r>
        <w:rPr>
          <w:rFonts w:hint="eastAsia"/>
          <w:lang w:eastAsia="zh-CN"/>
        </w:rPr>
        <w:t>ommit the changes for the current sample.</w:t>
      </w:r>
    </w:p>
    <w:p w14:paraId="09981248" w14:textId="77777777" w:rsidR="001166EC" w:rsidRPr="00786D26" w:rsidRDefault="001166EC" w:rsidP="001166EC">
      <w:pPr>
        <w:rPr>
          <w:rFonts w:eastAsiaTheme="minorEastAsia"/>
          <w:lang w:eastAsia="zh-CN"/>
        </w:rPr>
      </w:pPr>
    </w:p>
    <w:p w14:paraId="2A020BD4" w14:textId="77777777" w:rsidR="001166EC" w:rsidRDefault="001166EC" w:rsidP="001166EC">
      <w:pPr>
        <w:pStyle w:val="4"/>
        <w:tabs>
          <w:tab w:val="clear" w:pos="3416"/>
        </w:tabs>
        <w:ind w:left="810" w:hanging="810"/>
        <w:rPr>
          <w:rFonts w:eastAsiaTheme="minorEastAsia"/>
          <w:i w:val="0"/>
          <w:iCs/>
          <w:lang w:eastAsia="zh-CN"/>
        </w:rPr>
      </w:pPr>
      <w:r w:rsidRPr="00CC0FF6">
        <w:rPr>
          <w:rFonts w:eastAsiaTheme="minorEastAsia"/>
          <w:i w:val="0"/>
          <w:iCs/>
          <w:lang w:eastAsia="zh-CN"/>
        </w:rPr>
        <w:t xml:space="preserve">QCLAD to MES Sample Conclusion and Adjustment </w:t>
      </w:r>
      <w:r>
        <w:rPr>
          <w:rFonts w:eastAsiaTheme="minorEastAsia" w:hint="eastAsia"/>
          <w:i w:val="0"/>
          <w:iCs/>
          <w:lang w:eastAsia="zh-CN"/>
        </w:rPr>
        <w:t>IPQC</w:t>
      </w:r>
    </w:p>
    <w:p w14:paraId="2B8C9C48" w14:textId="77777777" w:rsidR="001166EC" w:rsidRDefault="001166EC" w:rsidP="001166EC">
      <w:pPr>
        <w:pStyle w:val="5"/>
        <w:rPr>
          <w:rFonts w:eastAsiaTheme="minorEastAsia"/>
          <w:lang w:eastAsia="zh-CN"/>
        </w:rPr>
      </w:pPr>
      <w:r>
        <w:t>Introduction</w:t>
      </w:r>
    </w:p>
    <w:p w14:paraId="4C544EF2" w14:textId="77777777" w:rsidR="001166EC" w:rsidRPr="00571FB1" w:rsidRDefault="001166EC" w:rsidP="001166EC">
      <w:pPr>
        <w:rPr>
          <w:lang w:eastAsia="zh-CN"/>
        </w:rPr>
      </w:pPr>
      <w:r w:rsidRPr="00571FB1">
        <w:rPr>
          <w:lang w:eastAsia="zh-CN"/>
        </w:rPr>
        <w:t xml:space="preserve">First, we determine whether integration with MES is needed based on workcenter configuration. If integration is required, for completed/authorized IPQC samples, </w:t>
      </w:r>
      <w:r w:rsidRPr="00571FB1">
        <w:rPr>
          <w:highlight w:val="yellow"/>
          <w:lang w:eastAsia="zh-CN"/>
        </w:rPr>
        <w:t xml:space="preserve">QCLad provides a </w:t>
      </w:r>
      <w:r>
        <w:rPr>
          <w:highlight w:val="yellow"/>
          <w:lang w:eastAsia="zh-CN"/>
        </w:rPr>
        <w:t>background</w:t>
      </w:r>
      <w:r>
        <w:rPr>
          <w:rFonts w:hint="eastAsia"/>
          <w:highlight w:val="yellow"/>
          <w:lang w:eastAsia="zh-CN"/>
        </w:rPr>
        <w:t xml:space="preserve"> </w:t>
      </w:r>
      <w:r>
        <w:rPr>
          <w:highlight w:val="yellow"/>
          <w:lang w:eastAsia="zh-CN"/>
        </w:rPr>
        <w:t xml:space="preserve">task </w:t>
      </w:r>
      <w:r w:rsidRPr="00571FB1">
        <w:rPr>
          <w:highlight w:val="yellow"/>
          <w:lang w:eastAsia="zh-CN"/>
        </w:rPr>
        <w:t>to send the test results to MES</w:t>
      </w:r>
      <w:r w:rsidRPr="00571FB1">
        <w:rPr>
          <w:lang w:eastAsia="zh-CN"/>
        </w:rPr>
        <w:t>. This is divided into two scenarios:</w:t>
      </w:r>
    </w:p>
    <w:p w14:paraId="59657D1E" w14:textId="77777777" w:rsidR="001166EC" w:rsidRPr="00571FB1" w:rsidRDefault="001166EC" w:rsidP="001166EC">
      <w:pPr>
        <w:numPr>
          <w:ilvl w:val="0"/>
          <w:numId w:val="45"/>
        </w:numPr>
        <w:spacing w:before="0" w:after="200" w:line="276" w:lineRule="auto"/>
        <w:rPr>
          <w:lang w:eastAsia="zh-CN"/>
        </w:rPr>
      </w:pPr>
      <w:r w:rsidRPr="00571FB1">
        <w:rPr>
          <w:lang w:eastAsia="zh-CN"/>
        </w:rPr>
        <w:t>If the sample (M1) passes the test, send plant + batch + IDH + activity number + A.</w:t>
      </w:r>
    </w:p>
    <w:p w14:paraId="257DD49F" w14:textId="77777777" w:rsidR="001166EC" w:rsidRPr="00571FB1" w:rsidRDefault="001166EC" w:rsidP="001166EC">
      <w:pPr>
        <w:numPr>
          <w:ilvl w:val="0"/>
          <w:numId w:val="45"/>
        </w:numPr>
        <w:spacing w:before="0" w:after="200" w:line="276" w:lineRule="auto"/>
        <w:rPr>
          <w:lang w:eastAsia="zh-CN"/>
        </w:rPr>
      </w:pPr>
      <w:r w:rsidRPr="00571FB1">
        <w:rPr>
          <w:lang w:eastAsia="zh-CN"/>
        </w:rPr>
        <w:t>If the sample (M1) fails the test (results exceed MLP limit), the user can choose to adjust the material (M1a, M1b, ...) and input the adjustment amount in LES. The interface will send plant + batch + IDH + activity number + R + adjusted material and adjustment amount to MES, then MES will resubmit the sample for testing (with the same activity number).</w:t>
      </w:r>
    </w:p>
    <w:p w14:paraId="6752A0BD" w14:textId="77777777" w:rsidR="001166EC" w:rsidRPr="00FF2654" w:rsidRDefault="001166EC" w:rsidP="001166EC">
      <w:pPr>
        <w:rPr>
          <w:rFonts w:ascii="Times New Roman" w:eastAsiaTheme="minorEastAsia" w:hAnsi="Times New Roman"/>
          <w:sz w:val="24"/>
          <w:lang w:eastAsia="zh-CN"/>
        </w:rPr>
      </w:pPr>
    </w:p>
    <w:p w14:paraId="67ED6FB7" w14:textId="77777777" w:rsidR="001166EC" w:rsidRPr="00721125" w:rsidRDefault="001166EC" w:rsidP="001166EC">
      <w:pPr>
        <w:rPr>
          <w:rFonts w:eastAsiaTheme="minorEastAsia"/>
          <w:lang w:eastAsia="zh-CN"/>
        </w:rPr>
      </w:pPr>
    </w:p>
    <w:p w14:paraId="1AE39F64" w14:textId="77777777" w:rsidR="001166EC" w:rsidRDefault="001166EC" w:rsidP="001166EC">
      <w:pPr>
        <w:pStyle w:val="5"/>
        <w:rPr>
          <w:rFonts w:eastAsiaTheme="minorEastAsia"/>
          <w:lang w:eastAsia="zh-CN"/>
        </w:rPr>
      </w:pPr>
      <w:r>
        <w:t>Interface URL address</w:t>
      </w:r>
    </w:p>
    <w:p w14:paraId="296685FD" w14:textId="77777777" w:rsidR="001166EC" w:rsidRDefault="001166EC" w:rsidP="001166EC">
      <w:pPr>
        <w:rPr>
          <w:rFonts w:eastAsiaTheme="minorEastAsia"/>
          <w:lang w:eastAsia="zh-CN"/>
        </w:rPr>
      </w:pPr>
      <w:r>
        <w:rPr>
          <w:lang w:eastAsia="zh-CN"/>
        </w:rPr>
        <w:t>MES</w:t>
      </w:r>
      <w:r>
        <w:rPr>
          <w:rFonts w:hint="eastAsia"/>
          <w:lang w:eastAsia="zh-CN"/>
        </w:rPr>
        <w:t xml:space="preserve"> </w:t>
      </w:r>
      <w:r>
        <w:rPr>
          <w:lang w:eastAsia="zh-CN"/>
        </w:rPr>
        <w:t>should</w:t>
      </w:r>
      <w:r>
        <w:rPr>
          <w:rFonts w:hint="eastAsia"/>
          <w:lang w:eastAsia="zh-CN"/>
        </w:rPr>
        <w:t xml:space="preserve"> provide the URL</w:t>
      </w:r>
    </w:p>
    <w:p w14:paraId="5D2EF966" w14:textId="77777777" w:rsidR="001166EC" w:rsidRDefault="001166EC" w:rsidP="001166EC">
      <w:pPr>
        <w:rPr>
          <w:rFonts w:eastAsiaTheme="minorEastAsia"/>
          <w:lang w:eastAsia="zh-CN"/>
        </w:rPr>
      </w:pPr>
      <w:r w:rsidRPr="00A111F7">
        <w:rPr>
          <w:rFonts w:eastAsiaTheme="minorEastAsia"/>
          <w:lang w:eastAsia="zh-CN"/>
        </w:rPr>
        <w:t>Request whether the MES interface requires Token, if so please provide the Token interface address and parameters</w:t>
      </w:r>
      <w:r>
        <w:rPr>
          <w:rFonts w:eastAsiaTheme="minorEastAsia" w:hint="eastAsia"/>
          <w:lang w:eastAsia="zh-CN"/>
        </w:rPr>
        <w:t>.</w:t>
      </w:r>
    </w:p>
    <w:p w14:paraId="6E22AAA0" w14:textId="77777777" w:rsidR="001166EC" w:rsidRPr="00DB2979" w:rsidRDefault="001166EC" w:rsidP="001166EC">
      <w:pPr>
        <w:rPr>
          <w:rFonts w:eastAsiaTheme="minorEastAsia"/>
          <w:lang w:eastAsia="zh-CN"/>
        </w:rPr>
      </w:pPr>
      <w:r>
        <w:rPr>
          <w:rFonts w:eastAsiaTheme="minorEastAsia" w:hint="eastAsia"/>
          <w:lang w:eastAsia="zh-CN"/>
        </w:rPr>
        <w:t>接口调用方式，</w:t>
      </w:r>
    </w:p>
    <w:p w14:paraId="42F89D88" w14:textId="77777777" w:rsidR="001166EC" w:rsidRDefault="001166EC" w:rsidP="001166EC">
      <w:pPr>
        <w:pStyle w:val="5"/>
        <w:rPr>
          <w:rFonts w:eastAsiaTheme="minorEastAsia"/>
          <w:lang w:eastAsia="zh-CN"/>
        </w:rPr>
      </w:pPr>
      <w:r>
        <w:t>Field Mapping</w:t>
      </w:r>
    </w:p>
    <w:tbl>
      <w:tblPr>
        <w:tblStyle w:val="af2"/>
        <w:tblW w:w="9350" w:type="dxa"/>
        <w:tblLook w:val="04A0" w:firstRow="1" w:lastRow="0" w:firstColumn="1" w:lastColumn="0" w:noHBand="0" w:noVBand="1"/>
      </w:tblPr>
      <w:tblGrid>
        <w:gridCol w:w="584"/>
        <w:gridCol w:w="1887"/>
        <w:gridCol w:w="3194"/>
        <w:gridCol w:w="1672"/>
        <w:gridCol w:w="2013"/>
      </w:tblGrid>
      <w:tr w:rsidR="001C0409" w14:paraId="3F135026" w14:textId="77777777" w:rsidTr="000D4201">
        <w:tc>
          <w:tcPr>
            <w:tcW w:w="584" w:type="dxa"/>
            <w:vMerge w:val="restart"/>
            <w:shd w:val="clear" w:color="auto" w:fill="9CC2E5" w:themeFill="accent5" w:themeFillTint="99"/>
          </w:tcPr>
          <w:p w14:paraId="134D2AEF" w14:textId="77777777" w:rsidR="001C0409" w:rsidRPr="001952E2" w:rsidRDefault="001C0409" w:rsidP="00F82AA0">
            <w:pPr>
              <w:jc w:val="center"/>
              <w:rPr>
                <w:rFonts w:ascii="Times New Roman" w:eastAsiaTheme="minorEastAsia" w:hAnsi="Times New Roman"/>
                <w:b/>
                <w:bCs/>
                <w:sz w:val="24"/>
                <w:lang w:eastAsia="zh-CN"/>
              </w:rPr>
            </w:pPr>
            <w:r w:rsidRPr="001952E2">
              <w:rPr>
                <w:rFonts w:ascii="Times New Roman" w:eastAsiaTheme="minorEastAsia" w:hAnsi="Times New Roman" w:hint="eastAsia"/>
                <w:b/>
                <w:bCs/>
                <w:sz w:val="24"/>
                <w:lang w:eastAsia="zh-CN"/>
              </w:rPr>
              <w:t>No.</w:t>
            </w:r>
          </w:p>
        </w:tc>
        <w:tc>
          <w:tcPr>
            <w:tcW w:w="5081" w:type="dxa"/>
            <w:gridSpan w:val="2"/>
            <w:shd w:val="clear" w:color="auto" w:fill="9CC2E5" w:themeFill="accent5" w:themeFillTint="99"/>
          </w:tcPr>
          <w:p w14:paraId="1274D164" w14:textId="77777777" w:rsidR="001C0409" w:rsidRPr="001952E2" w:rsidRDefault="001C0409" w:rsidP="00F82AA0">
            <w:pPr>
              <w:jc w:val="center"/>
              <w:rPr>
                <w:rFonts w:ascii="Times New Roman" w:eastAsiaTheme="minorEastAsia" w:hAnsi="Times New Roman"/>
                <w:b/>
                <w:bCs/>
                <w:sz w:val="24"/>
                <w:lang w:eastAsia="zh-CN"/>
              </w:rPr>
            </w:pPr>
            <w:r w:rsidRPr="001952E2">
              <w:rPr>
                <w:b/>
                <w:bCs/>
              </w:rPr>
              <w:t>MES Field</w:t>
            </w:r>
          </w:p>
        </w:tc>
        <w:tc>
          <w:tcPr>
            <w:tcW w:w="3685" w:type="dxa"/>
            <w:gridSpan w:val="2"/>
            <w:shd w:val="clear" w:color="auto" w:fill="9CC2E5" w:themeFill="accent5" w:themeFillTint="99"/>
          </w:tcPr>
          <w:p w14:paraId="2691B682" w14:textId="77777777" w:rsidR="001C0409" w:rsidRPr="001952E2" w:rsidRDefault="001C0409" w:rsidP="00F82AA0">
            <w:pPr>
              <w:jc w:val="center"/>
              <w:rPr>
                <w:rFonts w:ascii="Times New Roman" w:eastAsiaTheme="minorEastAsia" w:hAnsi="Times New Roman"/>
                <w:b/>
                <w:bCs/>
                <w:sz w:val="24"/>
                <w:lang w:eastAsia="zh-CN"/>
              </w:rPr>
            </w:pPr>
            <w:r w:rsidRPr="001952E2">
              <w:rPr>
                <w:b/>
                <w:bCs/>
              </w:rPr>
              <w:t>Mapping QCLAD field</w:t>
            </w:r>
          </w:p>
        </w:tc>
      </w:tr>
      <w:tr w:rsidR="000D4201" w14:paraId="6A464CED" w14:textId="77777777" w:rsidTr="000D4201">
        <w:tc>
          <w:tcPr>
            <w:tcW w:w="584" w:type="dxa"/>
            <w:vMerge/>
            <w:shd w:val="clear" w:color="auto" w:fill="9CC2E5" w:themeFill="accent5" w:themeFillTint="99"/>
          </w:tcPr>
          <w:p w14:paraId="62F6A11D" w14:textId="77777777" w:rsidR="001C0409" w:rsidRPr="001952E2" w:rsidRDefault="001C0409" w:rsidP="00F82AA0">
            <w:pPr>
              <w:jc w:val="center"/>
              <w:rPr>
                <w:rFonts w:ascii="Times New Roman" w:eastAsiaTheme="minorEastAsia" w:hAnsi="Times New Roman"/>
                <w:b/>
                <w:bCs/>
                <w:sz w:val="24"/>
                <w:lang w:eastAsia="zh-CN"/>
              </w:rPr>
            </w:pPr>
          </w:p>
        </w:tc>
        <w:tc>
          <w:tcPr>
            <w:tcW w:w="1887" w:type="dxa"/>
            <w:shd w:val="clear" w:color="auto" w:fill="9CC2E5" w:themeFill="accent5" w:themeFillTint="99"/>
          </w:tcPr>
          <w:p w14:paraId="2A8FB12D" w14:textId="77777777" w:rsidR="001C0409" w:rsidRPr="001952E2" w:rsidRDefault="001C0409" w:rsidP="00F82AA0">
            <w:pPr>
              <w:rPr>
                <w:rFonts w:ascii="Times New Roman" w:eastAsiaTheme="minorEastAsia" w:hAnsi="Times New Roman"/>
                <w:b/>
                <w:bCs/>
                <w:sz w:val="24"/>
                <w:lang w:eastAsia="zh-CN"/>
              </w:rPr>
            </w:pPr>
            <w:r w:rsidRPr="001952E2">
              <w:rPr>
                <w:b/>
                <w:bCs/>
              </w:rPr>
              <w:t>Field</w:t>
            </w:r>
          </w:p>
        </w:tc>
        <w:tc>
          <w:tcPr>
            <w:tcW w:w="3194" w:type="dxa"/>
            <w:shd w:val="clear" w:color="auto" w:fill="9CC2E5" w:themeFill="accent5" w:themeFillTint="99"/>
          </w:tcPr>
          <w:p w14:paraId="658CC471" w14:textId="77777777" w:rsidR="001C0409" w:rsidRPr="001952E2" w:rsidRDefault="001C0409" w:rsidP="00F82AA0">
            <w:pPr>
              <w:rPr>
                <w:rFonts w:ascii="Times New Roman" w:eastAsiaTheme="minorEastAsia" w:hAnsi="Times New Roman"/>
                <w:b/>
                <w:bCs/>
                <w:sz w:val="24"/>
                <w:lang w:eastAsia="zh-CN"/>
              </w:rPr>
            </w:pPr>
            <w:r w:rsidRPr="001952E2">
              <w:rPr>
                <w:b/>
                <w:bCs/>
              </w:rPr>
              <w:t>Description</w:t>
            </w:r>
          </w:p>
        </w:tc>
        <w:tc>
          <w:tcPr>
            <w:tcW w:w="1672" w:type="dxa"/>
            <w:shd w:val="clear" w:color="auto" w:fill="9CC2E5" w:themeFill="accent5" w:themeFillTint="99"/>
          </w:tcPr>
          <w:p w14:paraId="64590C9F" w14:textId="77777777" w:rsidR="001C0409" w:rsidRPr="001952E2" w:rsidRDefault="001C0409" w:rsidP="00F82AA0">
            <w:pPr>
              <w:rPr>
                <w:rFonts w:ascii="Times New Roman" w:eastAsiaTheme="minorEastAsia" w:hAnsi="Times New Roman"/>
                <w:b/>
                <w:bCs/>
                <w:sz w:val="24"/>
                <w:lang w:eastAsia="zh-CN"/>
              </w:rPr>
            </w:pPr>
            <w:r w:rsidRPr="001952E2">
              <w:rPr>
                <w:b/>
                <w:bCs/>
              </w:rPr>
              <w:t>Table</w:t>
            </w:r>
          </w:p>
        </w:tc>
        <w:tc>
          <w:tcPr>
            <w:tcW w:w="2013" w:type="dxa"/>
            <w:shd w:val="clear" w:color="auto" w:fill="9CC2E5" w:themeFill="accent5" w:themeFillTint="99"/>
          </w:tcPr>
          <w:p w14:paraId="47462D57" w14:textId="77777777" w:rsidR="001C0409" w:rsidRPr="001952E2" w:rsidRDefault="001C0409" w:rsidP="00F82AA0">
            <w:pPr>
              <w:rPr>
                <w:rFonts w:ascii="Times New Roman" w:eastAsiaTheme="minorEastAsia" w:hAnsi="Times New Roman"/>
                <w:b/>
                <w:bCs/>
                <w:sz w:val="24"/>
                <w:lang w:eastAsia="zh-CN"/>
              </w:rPr>
            </w:pPr>
            <w:r w:rsidRPr="001952E2">
              <w:rPr>
                <w:b/>
                <w:bCs/>
              </w:rPr>
              <w:t>Field</w:t>
            </w:r>
          </w:p>
        </w:tc>
      </w:tr>
      <w:tr w:rsidR="00C32D5E" w14:paraId="22DAB15C" w14:textId="77777777" w:rsidTr="000D4201">
        <w:tc>
          <w:tcPr>
            <w:tcW w:w="584" w:type="dxa"/>
          </w:tcPr>
          <w:p w14:paraId="260216A3" w14:textId="77777777" w:rsidR="00C32D5E" w:rsidRDefault="00C32D5E" w:rsidP="00C32D5E">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887" w:type="dxa"/>
          </w:tcPr>
          <w:p w14:paraId="392B2C54" w14:textId="18C4B89B"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Sample Label Number</w:t>
            </w:r>
          </w:p>
        </w:tc>
        <w:tc>
          <w:tcPr>
            <w:tcW w:w="3194" w:type="dxa"/>
          </w:tcPr>
          <w:p w14:paraId="4850666F" w14:textId="4295C2FC"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Unique ID for the sample</w:t>
            </w:r>
          </w:p>
        </w:tc>
        <w:tc>
          <w:tcPr>
            <w:tcW w:w="1672" w:type="dxa"/>
          </w:tcPr>
          <w:p w14:paraId="4F769AF2" w14:textId="29499DC5"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sample</w:t>
            </w:r>
          </w:p>
        </w:tc>
        <w:tc>
          <w:tcPr>
            <w:tcW w:w="2013" w:type="dxa"/>
          </w:tcPr>
          <w:p w14:paraId="142321F7" w14:textId="0952BCCE" w:rsidR="00C32D5E" w:rsidRDefault="008970C7"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HenMesId</w:t>
            </w:r>
          </w:p>
        </w:tc>
      </w:tr>
      <w:tr w:rsidR="00C32D5E" w14:paraId="5C0E2B8D" w14:textId="77777777" w:rsidTr="000D4201">
        <w:tc>
          <w:tcPr>
            <w:tcW w:w="584" w:type="dxa"/>
          </w:tcPr>
          <w:p w14:paraId="3AD2EBD7" w14:textId="77777777" w:rsidR="00C32D5E" w:rsidRDefault="00C32D5E" w:rsidP="00C32D5E">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887" w:type="dxa"/>
          </w:tcPr>
          <w:p w14:paraId="48AE73A4" w14:textId="15F7FE80"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Process Order</w:t>
            </w:r>
          </w:p>
        </w:tc>
        <w:tc>
          <w:tcPr>
            <w:tcW w:w="3194" w:type="dxa"/>
          </w:tcPr>
          <w:p w14:paraId="679740EE" w14:textId="0C940F07"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SAP Process Order</w:t>
            </w:r>
          </w:p>
        </w:tc>
        <w:tc>
          <w:tcPr>
            <w:tcW w:w="1672" w:type="dxa"/>
          </w:tcPr>
          <w:p w14:paraId="30A2C8F2" w14:textId="3BDEF5B4" w:rsidR="00C32D5E" w:rsidRDefault="008970C7"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lang w:eastAsia="zh-CN"/>
              </w:rPr>
              <w:t>sample</w:t>
            </w:r>
          </w:p>
        </w:tc>
        <w:tc>
          <w:tcPr>
            <w:tcW w:w="2013" w:type="dxa"/>
          </w:tcPr>
          <w:p w14:paraId="7003C7A0" w14:textId="4965A335" w:rsidR="00C32D5E" w:rsidRPr="008970C7" w:rsidRDefault="008970C7" w:rsidP="00C32D5E">
            <w:pPr>
              <w:jc w:val="both"/>
              <w:rPr>
                <w:rFonts w:ascii="Times New Roman" w:eastAsiaTheme="minorEastAsia" w:hAnsi="Times New Roman"/>
                <w:sz w:val="24"/>
                <w:lang w:eastAsia="zh-CN"/>
              </w:rPr>
            </w:pPr>
            <w:r>
              <w:rPr>
                <w:rFonts w:eastAsiaTheme="minorEastAsia" w:hint="eastAsia"/>
                <w:lang w:eastAsia="zh-CN"/>
              </w:rPr>
              <w:t>Hen</w:t>
            </w:r>
            <w:r>
              <w:rPr>
                <w:rFonts w:ascii="DengXian" w:eastAsia="DengXian" w:hAnsi="DengXian" w:hint="eastAsia"/>
                <w:color w:val="000000"/>
                <w:sz w:val="22"/>
                <w:szCs w:val="22"/>
              </w:rPr>
              <w:t>ProcessOrder</w:t>
            </w:r>
          </w:p>
        </w:tc>
      </w:tr>
      <w:tr w:rsidR="00C32D5E" w14:paraId="1AB41B39" w14:textId="77777777" w:rsidTr="000D4201">
        <w:tc>
          <w:tcPr>
            <w:tcW w:w="584" w:type="dxa"/>
          </w:tcPr>
          <w:p w14:paraId="26A9A5C1" w14:textId="77777777" w:rsidR="00C32D5E" w:rsidRDefault="00C32D5E" w:rsidP="00C32D5E">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887" w:type="dxa"/>
          </w:tcPr>
          <w:p w14:paraId="5548954F" w14:textId="581EACA9"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Batch Number</w:t>
            </w:r>
          </w:p>
        </w:tc>
        <w:tc>
          <w:tcPr>
            <w:tcW w:w="3194" w:type="dxa"/>
          </w:tcPr>
          <w:p w14:paraId="5C94DA61" w14:textId="4FFD4311"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SAP Batch Number</w:t>
            </w:r>
          </w:p>
        </w:tc>
        <w:tc>
          <w:tcPr>
            <w:tcW w:w="1672" w:type="dxa"/>
          </w:tcPr>
          <w:p w14:paraId="558A9D8B" w14:textId="1BCCAE26"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sample</w:t>
            </w:r>
          </w:p>
        </w:tc>
        <w:tc>
          <w:tcPr>
            <w:tcW w:w="2013" w:type="dxa"/>
          </w:tcPr>
          <w:p w14:paraId="41CAC353" w14:textId="49259FD1" w:rsidR="00C32D5E" w:rsidRDefault="008970C7"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BatchName</w:t>
            </w:r>
          </w:p>
        </w:tc>
      </w:tr>
      <w:tr w:rsidR="008970C7" w14:paraId="28F0D529" w14:textId="77777777" w:rsidTr="000D4201">
        <w:tc>
          <w:tcPr>
            <w:tcW w:w="584" w:type="dxa"/>
          </w:tcPr>
          <w:p w14:paraId="0A852BE8" w14:textId="77777777" w:rsidR="008970C7" w:rsidRDefault="008970C7" w:rsidP="008970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887" w:type="dxa"/>
          </w:tcPr>
          <w:p w14:paraId="31F220B9" w14:textId="7DD5173A" w:rsidR="008970C7" w:rsidRDefault="008970C7" w:rsidP="008970C7">
            <w:pPr>
              <w:jc w:val="both"/>
              <w:rPr>
                <w:rFonts w:ascii="Times New Roman" w:eastAsiaTheme="minorEastAsia" w:hAnsi="Times New Roman"/>
                <w:sz w:val="24"/>
                <w:lang w:eastAsia="zh-CN"/>
              </w:rPr>
            </w:pPr>
            <w:r>
              <w:rPr>
                <w:rFonts w:ascii="DengXian" w:eastAsia="DengXian" w:hAnsi="DengXian" w:hint="eastAsia"/>
                <w:color w:val="000000"/>
                <w:sz w:val="22"/>
                <w:szCs w:val="22"/>
              </w:rPr>
              <w:t>Material Number</w:t>
            </w:r>
          </w:p>
        </w:tc>
        <w:tc>
          <w:tcPr>
            <w:tcW w:w="3194" w:type="dxa"/>
          </w:tcPr>
          <w:p w14:paraId="30DE30F3" w14:textId="6F0A87E2" w:rsidR="008970C7" w:rsidRDefault="008970C7" w:rsidP="008970C7">
            <w:pPr>
              <w:jc w:val="both"/>
              <w:rPr>
                <w:rFonts w:ascii="Times New Roman" w:eastAsiaTheme="minorEastAsia" w:hAnsi="Times New Roman"/>
                <w:sz w:val="24"/>
                <w:lang w:eastAsia="zh-CN"/>
              </w:rPr>
            </w:pPr>
            <w:r>
              <w:rPr>
                <w:rFonts w:ascii="DengXian" w:eastAsia="DengXian" w:hAnsi="DengXian" w:hint="eastAsia"/>
                <w:color w:val="000000"/>
                <w:sz w:val="22"/>
                <w:szCs w:val="22"/>
              </w:rPr>
              <w:t>SAP Material Code</w:t>
            </w:r>
          </w:p>
        </w:tc>
        <w:tc>
          <w:tcPr>
            <w:tcW w:w="1672" w:type="dxa"/>
          </w:tcPr>
          <w:p w14:paraId="5708A8A7" w14:textId="2BB78D16" w:rsidR="008970C7" w:rsidRDefault="008970C7" w:rsidP="008970C7">
            <w:pPr>
              <w:jc w:val="both"/>
            </w:pPr>
            <w:r w:rsidRPr="00F02DE6">
              <w:t>Substance</w:t>
            </w:r>
          </w:p>
        </w:tc>
        <w:tc>
          <w:tcPr>
            <w:tcW w:w="2013" w:type="dxa"/>
          </w:tcPr>
          <w:p w14:paraId="023AE85C" w14:textId="59DC88F1" w:rsidR="008970C7" w:rsidRDefault="008970C7" w:rsidP="008970C7">
            <w:pPr>
              <w:jc w:val="both"/>
            </w:pPr>
            <w:r w:rsidRPr="00F02DE6">
              <w:t>Identity</w:t>
            </w:r>
          </w:p>
        </w:tc>
      </w:tr>
      <w:tr w:rsidR="008970C7" w14:paraId="26484A82" w14:textId="77777777" w:rsidTr="000D4201">
        <w:tc>
          <w:tcPr>
            <w:tcW w:w="584" w:type="dxa"/>
          </w:tcPr>
          <w:p w14:paraId="3A2E412A" w14:textId="77777777" w:rsidR="008970C7" w:rsidRDefault="008970C7" w:rsidP="008970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887" w:type="dxa"/>
          </w:tcPr>
          <w:p w14:paraId="1B86CCBD" w14:textId="1E1EE5CB" w:rsidR="008970C7" w:rsidRDefault="008970C7" w:rsidP="008970C7">
            <w:pPr>
              <w:jc w:val="both"/>
              <w:rPr>
                <w:rFonts w:ascii="Times New Roman" w:eastAsiaTheme="minorEastAsia" w:hAnsi="Times New Roman"/>
                <w:sz w:val="24"/>
                <w:lang w:eastAsia="zh-CN"/>
              </w:rPr>
            </w:pPr>
            <w:r>
              <w:rPr>
                <w:rFonts w:ascii="DengXian" w:eastAsia="DengXian" w:hAnsi="DengXian" w:hint="eastAsia"/>
                <w:color w:val="000000"/>
                <w:sz w:val="22"/>
                <w:szCs w:val="22"/>
              </w:rPr>
              <w:t>Material Description</w:t>
            </w:r>
          </w:p>
        </w:tc>
        <w:tc>
          <w:tcPr>
            <w:tcW w:w="3194" w:type="dxa"/>
          </w:tcPr>
          <w:p w14:paraId="1D693864" w14:textId="31395D0C" w:rsidR="008970C7" w:rsidRPr="00FD109B" w:rsidRDefault="008970C7" w:rsidP="008970C7">
            <w:pPr>
              <w:jc w:val="both"/>
              <w:rPr>
                <w:rFonts w:ascii="Times New Roman" w:eastAsiaTheme="minorEastAsia" w:hAnsi="Times New Roman"/>
                <w:sz w:val="24"/>
                <w:lang w:eastAsia="zh-CN"/>
              </w:rPr>
            </w:pPr>
            <w:r>
              <w:rPr>
                <w:rFonts w:ascii="DengXian" w:eastAsia="DengXian" w:hAnsi="DengXian" w:hint="eastAsia"/>
                <w:color w:val="000000"/>
                <w:sz w:val="22"/>
                <w:szCs w:val="22"/>
              </w:rPr>
              <w:t>Description of material</w:t>
            </w:r>
          </w:p>
        </w:tc>
        <w:tc>
          <w:tcPr>
            <w:tcW w:w="1672" w:type="dxa"/>
          </w:tcPr>
          <w:p w14:paraId="68A523FA" w14:textId="1B937DA9" w:rsidR="008970C7" w:rsidRDefault="008970C7" w:rsidP="008970C7">
            <w:pPr>
              <w:jc w:val="both"/>
              <w:rPr>
                <w:rFonts w:ascii="Times New Roman" w:eastAsiaTheme="minorEastAsia" w:hAnsi="Times New Roman"/>
                <w:sz w:val="24"/>
                <w:lang w:eastAsia="zh-CN"/>
              </w:rPr>
            </w:pPr>
            <w:r w:rsidRPr="00F02DE6">
              <w:t>Substance</w:t>
            </w:r>
          </w:p>
        </w:tc>
        <w:tc>
          <w:tcPr>
            <w:tcW w:w="2013" w:type="dxa"/>
          </w:tcPr>
          <w:p w14:paraId="22620AE2" w14:textId="6BF278EB" w:rsidR="008970C7" w:rsidRDefault="008970C7" w:rsidP="008970C7">
            <w:pPr>
              <w:jc w:val="both"/>
              <w:rPr>
                <w:rFonts w:ascii="Times New Roman" w:eastAsiaTheme="minorEastAsia" w:hAnsi="Times New Roman"/>
                <w:sz w:val="24"/>
                <w:lang w:eastAsia="zh-CN"/>
              </w:rPr>
            </w:pPr>
            <w:r w:rsidRPr="00F02DE6">
              <w:t>Name</w:t>
            </w:r>
          </w:p>
        </w:tc>
      </w:tr>
      <w:tr w:rsidR="00C32D5E" w14:paraId="6D7A00F6" w14:textId="77777777" w:rsidTr="000D4201">
        <w:tc>
          <w:tcPr>
            <w:tcW w:w="584" w:type="dxa"/>
          </w:tcPr>
          <w:p w14:paraId="3E5F1EDD" w14:textId="77777777" w:rsidR="00C32D5E" w:rsidRDefault="00C32D5E" w:rsidP="00C32D5E">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887" w:type="dxa"/>
          </w:tcPr>
          <w:p w14:paraId="622FE29E" w14:textId="7BCCAB14"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Plant Code</w:t>
            </w:r>
          </w:p>
        </w:tc>
        <w:tc>
          <w:tcPr>
            <w:tcW w:w="3194" w:type="dxa"/>
          </w:tcPr>
          <w:p w14:paraId="6215BB89" w14:textId="337D3616"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SAP Plant</w:t>
            </w:r>
          </w:p>
        </w:tc>
        <w:tc>
          <w:tcPr>
            <w:tcW w:w="1672" w:type="dxa"/>
          </w:tcPr>
          <w:p w14:paraId="76C86570" w14:textId="00C03410"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sample</w:t>
            </w:r>
          </w:p>
        </w:tc>
        <w:tc>
          <w:tcPr>
            <w:tcW w:w="2013" w:type="dxa"/>
          </w:tcPr>
          <w:p w14:paraId="00E85E65" w14:textId="76A3428D" w:rsidR="00C32D5E" w:rsidRDefault="008970C7"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HenPlant</w:t>
            </w:r>
          </w:p>
        </w:tc>
      </w:tr>
      <w:tr w:rsidR="00C32D5E" w14:paraId="053A411A" w14:textId="77777777" w:rsidTr="000D4201">
        <w:tc>
          <w:tcPr>
            <w:tcW w:w="584" w:type="dxa"/>
          </w:tcPr>
          <w:p w14:paraId="7C83C704" w14:textId="77777777" w:rsidR="00C32D5E" w:rsidRDefault="00C32D5E" w:rsidP="00C32D5E">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887" w:type="dxa"/>
          </w:tcPr>
          <w:p w14:paraId="6676CE2D" w14:textId="7CC9DEA7"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Activity Number</w:t>
            </w:r>
          </w:p>
        </w:tc>
        <w:tc>
          <w:tcPr>
            <w:tcW w:w="3194" w:type="dxa"/>
          </w:tcPr>
          <w:p w14:paraId="76D07993" w14:textId="411CC635"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SAP phase in the routing</w:t>
            </w:r>
          </w:p>
        </w:tc>
        <w:tc>
          <w:tcPr>
            <w:tcW w:w="1672" w:type="dxa"/>
          </w:tcPr>
          <w:p w14:paraId="36D4E574" w14:textId="4D73846F"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sample</w:t>
            </w:r>
          </w:p>
        </w:tc>
        <w:tc>
          <w:tcPr>
            <w:tcW w:w="2013" w:type="dxa"/>
          </w:tcPr>
          <w:p w14:paraId="20736018" w14:textId="5F01CB68" w:rsidR="00C32D5E" w:rsidRDefault="008970C7"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HenPhraseNumber</w:t>
            </w:r>
          </w:p>
        </w:tc>
      </w:tr>
      <w:tr w:rsidR="00C32D5E" w14:paraId="64016438" w14:textId="77777777" w:rsidTr="000D4201">
        <w:tc>
          <w:tcPr>
            <w:tcW w:w="584" w:type="dxa"/>
          </w:tcPr>
          <w:p w14:paraId="26E047C1" w14:textId="77777777" w:rsidR="00C32D5E" w:rsidRDefault="00C32D5E" w:rsidP="00C32D5E">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887" w:type="dxa"/>
          </w:tcPr>
          <w:p w14:paraId="052D91A1" w14:textId="217CA8C3"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Sample approval/rejected Time</w:t>
            </w:r>
          </w:p>
        </w:tc>
        <w:tc>
          <w:tcPr>
            <w:tcW w:w="3194" w:type="dxa"/>
          </w:tcPr>
          <w:p w14:paraId="40389126" w14:textId="5E5A6C8D"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Date and time sample was approved/rejected</w:t>
            </w:r>
          </w:p>
        </w:tc>
        <w:tc>
          <w:tcPr>
            <w:tcW w:w="1672" w:type="dxa"/>
          </w:tcPr>
          <w:p w14:paraId="55253978" w14:textId="32326B19"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sample</w:t>
            </w:r>
          </w:p>
        </w:tc>
        <w:tc>
          <w:tcPr>
            <w:tcW w:w="2013" w:type="dxa"/>
          </w:tcPr>
          <w:p w14:paraId="101A8232" w14:textId="6E80CD72" w:rsidR="00C32D5E" w:rsidRDefault="00C32D5E" w:rsidP="00C32D5E">
            <w:pPr>
              <w:jc w:val="both"/>
              <w:rPr>
                <w:rFonts w:ascii="Times New Roman" w:eastAsiaTheme="minorEastAsia" w:hAnsi="Times New Roman"/>
                <w:sz w:val="24"/>
                <w:lang w:eastAsia="zh-CN"/>
              </w:rPr>
            </w:pPr>
            <w:r>
              <w:rPr>
                <w:rFonts w:ascii="DengXian" w:eastAsia="DengXian" w:hAnsi="DengXian" w:hint="eastAsia"/>
                <w:color w:val="000000"/>
                <w:sz w:val="22"/>
                <w:szCs w:val="22"/>
              </w:rPr>
              <w:t>DateAuthorised</w:t>
            </w:r>
          </w:p>
        </w:tc>
      </w:tr>
      <w:tr w:rsidR="00C32D5E" w14:paraId="27FC6269" w14:textId="77777777" w:rsidTr="000D4201">
        <w:tc>
          <w:tcPr>
            <w:tcW w:w="584" w:type="dxa"/>
          </w:tcPr>
          <w:p w14:paraId="5DC156B4" w14:textId="0480D345" w:rsidR="00C32D5E" w:rsidRDefault="00C32D5E" w:rsidP="00C32D5E">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887" w:type="dxa"/>
          </w:tcPr>
          <w:p w14:paraId="5D281A12" w14:textId="1D5E37A3" w:rsidR="00C32D5E" w:rsidRPr="00F02DE6" w:rsidRDefault="00C32D5E" w:rsidP="00C32D5E">
            <w:pPr>
              <w:jc w:val="both"/>
            </w:pPr>
            <w:r>
              <w:rPr>
                <w:rFonts w:ascii="DengXian" w:eastAsia="DengXian" w:hAnsi="DengXian" w:hint="eastAsia"/>
                <w:color w:val="000000"/>
                <w:sz w:val="22"/>
                <w:szCs w:val="22"/>
              </w:rPr>
              <w:t>Operator Name</w:t>
            </w:r>
          </w:p>
        </w:tc>
        <w:tc>
          <w:tcPr>
            <w:tcW w:w="3194" w:type="dxa"/>
          </w:tcPr>
          <w:p w14:paraId="667D06D8" w14:textId="42891E3D" w:rsidR="00C32D5E" w:rsidRPr="00F02DE6" w:rsidRDefault="00C32D5E" w:rsidP="00C32D5E">
            <w:pPr>
              <w:jc w:val="both"/>
            </w:pPr>
            <w:r>
              <w:rPr>
                <w:rFonts w:ascii="DengXian" w:eastAsia="DengXian" w:hAnsi="DengXian" w:hint="eastAsia"/>
                <w:color w:val="000000"/>
                <w:sz w:val="22"/>
                <w:szCs w:val="22"/>
              </w:rPr>
              <w:t>Operator who approved sample</w:t>
            </w:r>
          </w:p>
        </w:tc>
        <w:tc>
          <w:tcPr>
            <w:tcW w:w="1672" w:type="dxa"/>
          </w:tcPr>
          <w:p w14:paraId="657C724B" w14:textId="0185849C" w:rsidR="00C32D5E" w:rsidRPr="00F02DE6" w:rsidRDefault="00C32D5E" w:rsidP="00C32D5E">
            <w:pPr>
              <w:jc w:val="both"/>
            </w:pPr>
            <w:r>
              <w:rPr>
                <w:rFonts w:ascii="DengXian" w:eastAsia="DengXian" w:hAnsi="DengXian" w:hint="eastAsia"/>
                <w:color w:val="000000"/>
                <w:sz w:val="22"/>
                <w:szCs w:val="22"/>
              </w:rPr>
              <w:t>sample</w:t>
            </w:r>
          </w:p>
        </w:tc>
        <w:tc>
          <w:tcPr>
            <w:tcW w:w="2013" w:type="dxa"/>
          </w:tcPr>
          <w:p w14:paraId="7239A1AD" w14:textId="79066D7A" w:rsidR="00C32D5E" w:rsidRPr="00F02DE6" w:rsidRDefault="00C32D5E" w:rsidP="00C32D5E">
            <w:pPr>
              <w:jc w:val="both"/>
            </w:pPr>
            <w:r>
              <w:rPr>
                <w:rFonts w:ascii="DengXian" w:eastAsia="DengXian" w:hAnsi="DengXian" w:hint="eastAsia"/>
                <w:color w:val="000000"/>
                <w:sz w:val="22"/>
                <w:szCs w:val="22"/>
              </w:rPr>
              <w:t>Authoriser</w:t>
            </w:r>
          </w:p>
        </w:tc>
      </w:tr>
      <w:tr w:rsidR="00C32D5E" w14:paraId="4F0E21DF" w14:textId="77777777" w:rsidTr="000D4201">
        <w:tc>
          <w:tcPr>
            <w:tcW w:w="584" w:type="dxa"/>
          </w:tcPr>
          <w:p w14:paraId="2B256392" w14:textId="0120A5B7" w:rsidR="00C32D5E" w:rsidRDefault="00C32D5E" w:rsidP="00C32D5E">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887" w:type="dxa"/>
          </w:tcPr>
          <w:p w14:paraId="54699AA6" w14:textId="2159E294" w:rsidR="00C32D5E" w:rsidRPr="00F02DE6" w:rsidRDefault="00C32D5E" w:rsidP="00C32D5E">
            <w:pPr>
              <w:jc w:val="both"/>
            </w:pPr>
            <w:r>
              <w:rPr>
                <w:rFonts w:ascii="DengXian" w:eastAsia="DengXian" w:hAnsi="DengXian" w:hint="eastAsia"/>
                <w:color w:val="000000"/>
                <w:sz w:val="22"/>
                <w:szCs w:val="22"/>
              </w:rPr>
              <w:t>Sample Status</w:t>
            </w:r>
          </w:p>
        </w:tc>
        <w:tc>
          <w:tcPr>
            <w:tcW w:w="3194" w:type="dxa"/>
          </w:tcPr>
          <w:p w14:paraId="725EBE80" w14:textId="10560822" w:rsidR="00C32D5E" w:rsidRPr="00F02DE6" w:rsidRDefault="00C32D5E" w:rsidP="00C32D5E">
            <w:pPr>
              <w:jc w:val="both"/>
            </w:pPr>
            <w:r>
              <w:rPr>
                <w:rFonts w:ascii="DengXian" w:eastAsia="DengXian" w:hAnsi="DengXian" w:hint="eastAsia"/>
                <w:color w:val="000000"/>
                <w:sz w:val="22"/>
                <w:szCs w:val="22"/>
              </w:rPr>
              <w:t>"Pass", "Reject", "Adjustment",</w:t>
            </w:r>
          </w:p>
        </w:tc>
        <w:tc>
          <w:tcPr>
            <w:tcW w:w="1672" w:type="dxa"/>
          </w:tcPr>
          <w:p w14:paraId="37BF196E" w14:textId="6F7E5CB2" w:rsidR="00C32D5E" w:rsidRPr="00F02DE6" w:rsidRDefault="00C32D5E" w:rsidP="00C32D5E">
            <w:pPr>
              <w:jc w:val="both"/>
            </w:pPr>
            <w:r>
              <w:rPr>
                <w:rFonts w:ascii="DengXian" w:eastAsia="DengXian" w:hAnsi="DengXian" w:hint="eastAsia"/>
                <w:color w:val="000000"/>
                <w:sz w:val="22"/>
                <w:szCs w:val="22"/>
              </w:rPr>
              <w:t>sample</w:t>
            </w:r>
          </w:p>
        </w:tc>
        <w:tc>
          <w:tcPr>
            <w:tcW w:w="2013" w:type="dxa"/>
          </w:tcPr>
          <w:p w14:paraId="393F5E36" w14:textId="1EF27778" w:rsidR="00C32D5E" w:rsidRPr="00F02DE6" w:rsidRDefault="00C32D5E" w:rsidP="00C32D5E">
            <w:pPr>
              <w:jc w:val="both"/>
            </w:pPr>
            <w:r>
              <w:rPr>
                <w:rFonts w:ascii="DengXian" w:eastAsia="DengXian" w:hAnsi="DengXian" w:hint="eastAsia"/>
                <w:color w:val="000000"/>
                <w:sz w:val="22"/>
                <w:szCs w:val="22"/>
              </w:rPr>
              <w:t>OnSpec</w:t>
            </w:r>
          </w:p>
        </w:tc>
      </w:tr>
      <w:tr w:rsidR="00C32D5E" w14:paraId="258FA60A" w14:textId="77777777" w:rsidTr="000D4201">
        <w:tc>
          <w:tcPr>
            <w:tcW w:w="584" w:type="dxa"/>
          </w:tcPr>
          <w:p w14:paraId="00154031" w14:textId="5C967493" w:rsidR="00C32D5E" w:rsidRDefault="00C32D5E" w:rsidP="00C32D5E">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887" w:type="dxa"/>
          </w:tcPr>
          <w:p w14:paraId="4A4C52B2" w14:textId="4F82B4F3" w:rsidR="00C32D5E" w:rsidRPr="00F02DE6" w:rsidRDefault="00C32D5E" w:rsidP="00C32D5E">
            <w:pPr>
              <w:jc w:val="both"/>
            </w:pPr>
            <w:r>
              <w:rPr>
                <w:rFonts w:ascii="DengXian" w:eastAsia="DengXian" w:hAnsi="DengXian" w:hint="eastAsia"/>
                <w:color w:val="000000"/>
                <w:sz w:val="22"/>
                <w:szCs w:val="22"/>
              </w:rPr>
              <w:t>Adjust Material</w:t>
            </w:r>
          </w:p>
        </w:tc>
        <w:tc>
          <w:tcPr>
            <w:tcW w:w="3194" w:type="dxa"/>
            <w:vAlign w:val="bottom"/>
          </w:tcPr>
          <w:p w14:paraId="6D0D47A9" w14:textId="6464BBBF" w:rsidR="00C32D5E" w:rsidRPr="00F02DE6" w:rsidRDefault="00C32D5E" w:rsidP="00C32D5E">
            <w:pPr>
              <w:jc w:val="both"/>
            </w:pPr>
            <w:r>
              <w:rPr>
                <w:rFonts w:ascii="DengXian" w:eastAsia="DengXian" w:hAnsi="DengXian" w:hint="eastAsia"/>
                <w:color w:val="000000"/>
                <w:sz w:val="22"/>
                <w:szCs w:val="22"/>
              </w:rPr>
              <w:t>Material used for any adjustment during sampling</w:t>
            </w:r>
          </w:p>
        </w:tc>
        <w:tc>
          <w:tcPr>
            <w:tcW w:w="1672" w:type="dxa"/>
          </w:tcPr>
          <w:p w14:paraId="3183136F" w14:textId="3EEA6943" w:rsidR="00C32D5E" w:rsidRPr="00F02DE6" w:rsidRDefault="00C32D5E" w:rsidP="00C32D5E">
            <w:pPr>
              <w:jc w:val="both"/>
            </w:pPr>
            <w:r>
              <w:rPr>
                <w:rFonts w:ascii="DengXian" w:eastAsia="DengXian" w:hAnsi="DengXian" w:hint="eastAsia"/>
                <w:color w:val="000000"/>
                <w:sz w:val="22"/>
                <w:szCs w:val="22"/>
              </w:rPr>
              <w:t xml:space="preserve">　</w:t>
            </w:r>
          </w:p>
        </w:tc>
        <w:tc>
          <w:tcPr>
            <w:tcW w:w="2013" w:type="dxa"/>
          </w:tcPr>
          <w:p w14:paraId="0C8D58AD" w14:textId="77777777" w:rsidR="00C32D5E" w:rsidRPr="00F02DE6" w:rsidRDefault="00C32D5E" w:rsidP="00C32D5E">
            <w:pPr>
              <w:jc w:val="both"/>
            </w:pPr>
          </w:p>
        </w:tc>
      </w:tr>
      <w:tr w:rsidR="00C32D5E" w14:paraId="58B991CC" w14:textId="77777777" w:rsidTr="000D4201">
        <w:tc>
          <w:tcPr>
            <w:tcW w:w="584" w:type="dxa"/>
          </w:tcPr>
          <w:p w14:paraId="0E0BDF58" w14:textId="3DE7F3E4" w:rsidR="00C32D5E" w:rsidRDefault="00C32D5E" w:rsidP="00C32D5E">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12</w:t>
            </w:r>
          </w:p>
        </w:tc>
        <w:tc>
          <w:tcPr>
            <w:tcW w:w="1887" w:type="dxa"/>
            <w:vAlign w:val="bottom"/>
          </w:tcPr>
          <w:p w14:paraId="7883EE02" w14:textId="078376B1" w:rsidR="00C32D5E" w:rsidRPr="00F02DE6" w:rsidRDefault="00C32D5E" w:rsidP="00C32D5E">
            <w:pPr>
              <w:jc w:val="both"/>
            </w:pPr>
            <w:r>
              <w:rPr>
                <w:rFonts w:ascii="DengXian" w:eastAsia="DengXian" w:hAnsi="DengXian" w:hint="eastAsia"/>
                <w:color w:val="000000"/>
                <w:sz w:val="22"/>
                <w:szCs w:val="22"/>
              </w:rPr>
              <w:t>Quantity</w:t>
            </w:r>
          </w:p>
        </w:tc>
        <w:tc>
          <w:tcPr>
            <w:tcW w:w="3194" w:type="dxa"/>
            <w:vAlign w:val="bottom"/>
          </w:tcPr>
          <w:p w14:paraId="784EC805" w14:textId="596D11C8" w:rsidR="00C32D5E" w:rsidRPr="00F02DE6" w:rsidRDefault="00C32D5E" w:rsidP="00C32D5E">
            <w:pPr>
              <w:jc w:val="both"/>
            </w:pPr>
            <w:r>
              <w:rPr>
                <w:rFonts w:ascii="DengXian" w:eastAsia="DengXian" w:hAnsi="DengXian" w:hint="eastAsia"/>
                <w:color w:val="000000"/>
                <w:sz w:val="22"/>
                <w:szCs w:val="22"/>
              </w:rPr>
              <w:t>Amount of material sampled or adjusted</w:t>
            </w:r>
          </w:p>
        </w:tc>
        <w:tc>
          <w:tcPr>
            <w:tcW w:w="1672" w:type="dxa"/>
          </w:tcPr>
          <w:p w14:paraId="015C6D6B" w14:textId="229A94BC" w:rsidR="00C32D5E" w:rsidRPr="00F02DE6" w:rsidRDefault="00C32D5E" w:rsidP="00C32D5E">
            <w:pPr>
              <w:jc w:val="both"/>
            </w:pPr>
            <w:r>
              <w:rPr>
                <w:rFonts w:ascii="DengXian" w:eastAsia="DengXian" w:hAnsi="DengXian" w:hint="eastAsia"/>
                <w:color w:val="000000"/>
                <w:sz w:val="22"/>
                <w:szCs w:val="22"/>
              </w:rPr>
              <w:t xml:space="preserve">　</w:t>
            </w:r>
          </w:p>
        </w:tc>
        <w:tc>
          <w:tcPr>
            <w:tcW w:w="2013" w:type="dxa"/>
          </w:tcPr>
          <w:p w14:paraId="51DE5040" w14:textId="77777777" w:rsidR="00C32D5E" w:rsidRPr="00F02DE6" w:rsidRDefault="00C32D5E" w:rsidP="00C32D5E">
            <w:pPr>
              <w:jc w:val="both"/>
            </w:pPr>
          </w:p>
        </w:tc>
      </w:tr>
      <w:tr w:rsidR="00C32D5E" w14:paraId="1343AB4C" w14:textId="77777777" w:rsidTr="000D4201">
        <w:tc>
          <w:tcPr>
            <w:tcW w:w="584" w:type="dxa"/>
          </w:tcPr>
          <w:p w14:paraId="77C5CCD7" w14:textId="185B08AA" w:rsidR="00C32D5E" w:rsidRDefault="00C32D5E" w:rsidP="00C32D5E">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13</w:t>
            </w:r>
          </w:p>
        </w:tc>
        <w:tc>
          <w:tcPr>
            <w:tcW w:w="1887" w:type="dxa"/>
          </w:tcPr>
          <w:p w14:paraId="7A505F18" w14:textId="48500950" w:rsidR="00C32D5E" w:rsidRPr="00F02DE6" w:rsidRDefault="00C32D5E" w:rsidP="00C32D5E">
            <w:pPr>
              <w:jc w:val="both"/>
            </w:pPr>
            <w:r>
              <w:rPr>
                <w:rFonts w:ascii="DengXian" w:eastAsia="DengXian" w:hAnsi="DengXian" w:hint="eastAsia"/>
                <w:color w:val="000000"/>
                <w:sz w:val="22"/>
                <w:szCs w:val="22"/>
              </w:rPr>
              <w:t xml:space="preserve">Resample Required </w:t>
            </w:r>
          </w:p>
        </w:tc>
        <w:tc>
          <w:tcPr>
            <w:tcW w:w="3194" w:type="dxa"/>
          </w:tcPr>
          <w:p w14:paraId="785D19D2" w14:textId="41820BDE" w:rsidR="00C32D5E" w:rsidRPr="00F02DE6" w:rsidRDefault="00C32D5E" w:rsidP="00C32D5E">
            <w:pPr>
              <w:jc w:val="both"/>
            </w:pPr>
            <w:r>
              <w:rPr>
                <w:rFonts w:ascii="DengXian" w:eastAsia="DengXian" w:hAnsi="DengXian" w:hint="eastAsia"/>
                <w:color w:val="000000"/>
                <w:sz w:val="22"/>
                <w:szCs w:val="22"/>
              </w:rPr>
              <w:t>If the phase required re sample</w:t>
            </w:r>
          </w:p>
        </w:tc>
        <w:tc>
          <w:tcPr>
            <w:tcW w:w="1672" w:type="dxa"/>
          </w:tcPr>
          <w:p w14:paraId="26B4821B" w14:textId="40FEF1C2" w:rsidR="00C32D5E" w:rsidRPr="00F02DE6" w:rsidRDefault="00C32D5E" w:rsidP="00C32D5E">
            <w:pPr>
              <w:jc w:val="both"/>
            </w:pPr>
            <w:r>
              <w:rPr>
                <w:rFonts w:ascii="DengXian" w:eastAsia="DengXian" w:hAnsi="DengXian" w:hint="eastAsia"/>
                <w:color w:val="000000"/>
                <w:sz w:val="22"/>
                <w:szCs w:val="22"/>
              </w:rPr>
              <w:t xml:space="preserve">　</w:t>
            </w:r>
          </w:p>
        </w:tc>
        <w:tc>
          <w:tcPr>
            <w:tcW w:w="2013" w:type="dxa"/>
          </w:tcPr>
          <w:p w14:paraId="75F0002D" w14:textId="77777777" w:rsidR="00C32D5E" w:rsidRPr="00F02DE6" w:rsidRDefault="00C32D5E" w:rsidP="00C32D5E">
            <w:pPr>
              <w:jc w:val="both"/>
            </w:pPr>
          </w:p>
        </w:tc>
      </w:tr>
    </w:tbl>
    <w:p w14:paraId="56C04957" w14:textId="7F87E3B8" w:rsidR="001166EC" w:rsidRPr="00B719C8" w:rsidRDefault="001166EC" w:rsidP="001166EC">
      <w:pPr>
        <w:rPr>
          <w:rFonts w:eastAsiaTheme="minorEastAsia"/>
          <w:lang w:eastAsia="zh-CN"/>
        </w:rPr>
      </w:pPr>
    </w:p>
    <w:p w14:paraId="29CA6DC4" w14:textId="77777777" w:rsidR="001166EC" w:rsidRDefault="001166EC" w:rsidP="001166EC">
      <w:pPr>
        <w:pStyle w:val="5"/>
        <w:rPr>
          <w:rFonts w:eastAsiaTheme="minorEastAsia"/>
          <w:lang w:eastAsia="zh-CN"/>
        </w:rPr>
      </w:pPr>
      <w:r>
        <w:t>Exampled transaction json</w:t>
      </w:r>
    </w:p>
    <w:p w14:paraId="51743467" w14:textId="77777777" w:rsidR="004F0035" w:rsidRPr="00F458B9" w:rsidRDefault="004F0035" w:rsidP="004F0035">
      <w:pPr>
        <w:shd w:val="clear" w:color="auto" w:fill="FFFFFF"/>
        <w:spacing w:after="0" w:line="270" w:lineRule="atLeast"/>
        <w:rPr>
          <w:rFonts w:ascii="Courier New" w:hAnsi="Courier New" w:cs="Courier New"/>
          <w:color w:val="000000"/>
          <w:sz w:val="18"/>
          <w:szCs w:val="18"/>
          <w:lang w:eastAsia="zh-CN"/>
        </w:rPr>
      </w:pPr>
      <w:r w:rsidRPr="00F458B9">
        <w:rPr>
          <w:rFonts w:ascii="Courier New" w:hAnsi="Courier New" w:cs="Courier New"/>
          <w:color w:val="000000"/>
          <w:sz w:val="18"/>
          <w:szCs w:val="18"/>
          <w:lang w:eastAsia="zh-CN"/>
        </w:rPr>
        <w:t>{</w:t>
      </w:r>
    </w:p>
    <w:p w14:paraId="7E431986" w14:textId="77777777" w:rsidR="004F0035" w:rsidRDefault="004F0035" w:rsidP="004F0035">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Pr>
          <w:rFonts w:asciiTheme="minorEastAsia" w:eastAsiaTheme="minorEastAsia" w:hAnsiTheme="minorEastAsia" w:cs="Courier New" w:hint="eastAsia"/>
          <w:color w:val="A31515"/>
          <w:sz w:val="18"/>
          <w:szCs w:val="18"/>
          <w:lang w:eastAsia="zh-CN"/>
        </w:rPr>
        <w:t>Mes</w:t>
      </w:r>
      <w:r>
        <w:rPr>
          <w:rFonts w:ascii="Courier New" w:eastAsiaTheme="minorEastAsia" w:hAnsi="Courier New" w:cs="Courier New" w:hint="eastAsia"/>
          <w:color w:val="A31515"/>
          <w:sz w:val="18"/>
          <w:szCs w:val="18"/>
          <w:lang w:eastAsia="zh-CN"/>
        </w:rPr>
        <w:t>SampleId</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0000574979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720B3D70" w14:textId="1913EBE7" w:rsidR="004F0035" w:rsidRDefault="004F0035" w:rsidP="004F0035">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4F0035">
        <w:rPr>
          <w:rFonts w:asciiTheme="minorEastAsia" w:eastAsiaTheme="minorEastAsia" w:hAnsiTheme="minorEastAsia" w:cs="Courier New" w:hint="eastAsia"/>
          <w:color w:val="A31515"/>
          <w:sz w:val="18"/>
          <w:szCs w:val="18"/>
          <w:lang w:eastAsia="zh-CN"/>
        </w:rPr>
        <w:t>ProcessOrder</w:t>
      </w:r>
      <w:r w:rsidRPr="00F458B9">
        <w:rPr>
          <w:rFonts w:ascii="Courier New" w:hAnsi="Courier New" w:cs="Courier New"/>
          <w:color w:val="A31515"/>
          <w:sz w:val="18"/>
          <w:szCs w:val="18"/>
          <w:lang w:eastAsia="zh-CN"/>
        </w:rPr>
        <w:t xml:space="preserve"> "</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"B230501A"</w:t>
      </w:r>
      <w:r w:rsidRPr="00F458B9">
        <w:rPr>
          <w:rFonts w:ascii="Courier New" w:hAnsi="Courier New" w:cs="Courier New"/>
          <w:color w:val="000000"/>
          <w:sz w:val="18"/>
          <w:szCs w:val="18"/>
          <w:lang w:eastAsia="zh-CN"/>
        </w:rPr>
        <w:t>,</w:t>
      </w:r>
    </w:p>
    <w:p w14:paraId="3440F2B7" w14:textId="77777777" w:rsidR="004F0035" w:rsidRDefault="004F0035" w:rsidP="004F0035">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"batch"</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"B230501A"</w:t>
      </w:r>
      <w:r w:rsidRPr="00F458B9">
        <w:rPr>
          <w:rFonts w:ascii="Courier New" w:hAnsi="Courier New" w:cs="Courier New"/>
          <w:color w:val="000000"/>
          <w:sz w:val="18"/>
          <w:szCs w:val="18"/>
          <w:lang w:eastAsia="zh-CN"/>
        </w:rPr>
        <w:t>,</w:t>
      </w:r>
    </w:p>
    <w:p w14:paraId="3AAC283A" w14:textId="77777777" w:rsidR="004F0035" w:rsidRDefault="004F0035" w:rsidP="004F0035">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Pr>
          <w:rFonts w:ascii="Courier New" w:eastAsiaTheme="minorEastAsia" w:hAnsi="Courier New" w:cs="Courier New" w:hint="eastAsia"/>
          <w:color w:val="A31515"/>
          <w:sz w:val="18"/>
          <w:szCs w:val="18"/>
          <w:lang w:eastAsia="zh-CN"/>
        </w:rPr>
        <w:t>MaterialNumber</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sidRPr="006A40E2">
        <w:t xml:space="preserve"> </w:t>
      </w:r>
      <w:r w:rsidRPr="006A40E2">
        <w:rPr>
          <w:rFonts w:ascii="Courier New" w:hAnsi="Courier New" w:cs="Courier New"/>
          <w:color w:val="0451A5"/>
          <w:sz w:val="18"/>
          <w:szCs w:val="18"/>
          <w:lang w:eastAsia="zh-CN"/>
        </w:rPr>
        <w:t xml:space="preserve">1165394 </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7990196D" w14:textId="77777777" w:rsidR="004F0035" w:rsidRDefault="004F0035" w:rsidP="004F0035">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Pr>
          <w:rFonts w:ascii="Courier New" w:eastAsiaTheme="minorEastAsia" w:hAnsi="Courier New" w:cs="Courier New" w:hint="eastAsia"/>
          <w:color w:val="A31515"/>
          <w:sz w:val="18"/>
          <w:szCs w:val="18"/>
          <w:lang w:eastAsia="zh-CN"/>
        </w:rPr>
        <w:t>MaterialDescription</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sidRPr="001B0007">
        <w:t xml:space="preserve"> </w:t>
      </w:r>
      <w:r w:rsidRPr="001B0007">
        <w:rPr>
          <w:rFonts w:ascii="Courier New" w:hAnsi="Courier New" w:cs="Courier New"/>
          <w:color w:val="0451A5"/>
          <w:sz w:val="18"/>
          <w:szCs w:val="18"/>
          <w:lang w:eastAsia="zh-CN"/>
        </w:rPr>
        <w:t xml:space="preserve">LOCTITE LIOFOL LA 4501 25KG </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6EE9D3F7" w14:textId="77777777" w:rsidR="004F0035" w:rsidRDefault="004F0035" w:rsidP="004F0035">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"plant"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hAnsi="Courier New" w:cs="Courier New" w:hint="eastAsia"/>
          <w:color w:val="0451A5"/>
          <w:sz w:val="18"/>
          <w:szCs w:val="18"/>
          <w:lang w:eastAsia="zh-CN"/>
        </w:rPr>
        <w:t>0759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282C5B11" w14:textId="7D0B0446" w:rsidR="004F0035" w:rsidRDefault="004F0035" w:rsidP="004F0035">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4F0035">
        <w:rPr>
          <w:rFonts w:ascii="Courier New" w:hAnsi="Courier New" w:cs="Courier New" w:hint="eastAsia"/>
          <w:color w:val="A31515"/>
          <w:sz w:val="18"/>
          <w:szCs w:val="18"/>
          <w:lang w:eastAsia="zh-CN"/>
        </w:rPr>
        <w:t>ActivityNumber</w:t>
      </w:r>
      <w:r w:rsidRPr="00F458B9">
        <w:rPr>
          <w:rFonts w:ascii="Courier New" w:hAnsi="Courier New" w:cs="Courier New"/>
          <w:color w:val="A31515"/>
          <w:sz w:val="18"/>
          <w:szCs w:val="18"/>
          <w:lang w:eastAsia="zh-CN"/>
        </w:rPr>
        <w:t xml:space="preserve"> "</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0010</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48AE6761" w14:textId="77777777" w:rsidR="004F0035" w:rsidRDefault="004F0035" w:rsidP="004F0035">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DC789B">
        <w:rPr>
          <w:rFonts w:ascii="Courier New" w:hAnsi="Courier New" w:cs="Courier New"/>
          <w:color w:val="A31515"/>
          <w:sz w:val="18"/>
          <w:szCs w:val="18"/>
          <w:lang w:eastAsia="zh-CN"/>
        </w:rPr>
        <w:t>Authorised</w:t>
      </w:r>
      <w:r w:rsidRPr="00DC789B">
        <w:rPr>
          <w:rFonts w:ascii="Courier New" w:eastAsiaTheme="minorEastAsia" w:hAnsi="Courier New" w:cs="Courier New" w:hint="eastAsia"/>
          <w:color w:val="A31515"/>
          <w:sz w:val="18"/>
          <w:szCs w:val="18"/>
          <w:lang w:eastAsia="zh-CN"/>
        </w:rPr>
        <w:t>Datw</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2025-06-08 13:09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65C0C3A9" w14:textId="77777777" w:rsidR="004F0035" w:rsidRDefault="004F0035" w:rsidP="004F0035">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836CF3">
        <w:rPr>
          <w:rFonts w:ascii="Courier New" w:hAnsi="Courier New" w:cs="Courier New"/>
          <w:color w:val="A31515"/>
          <w:sz w:val="18"/>
          <w:szCs w:val="18"/>
          <w:lang w:eastAsia="zh-CN"/>
        </w:rPr>
        <w:t>OperatorName</w:t>
      </w:r>
      <w:r w:rsidRPr="00F458B9">
        <w:rPr>
          <w:rFonts w:ascii="Courier New" w:hAnsi="Courier New" w:cs="Courier New"/>
          <w:color w:val="A31515"/>
          <w:sz w:val="18"/>
          <w:szCs w:val="18"/>
          <w:lang w:eastAsia="zh-CN"/>
        </w:rPr>
        <w:t xml:space="preserve"> "</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zzj</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2F1F18EA" w14:textId="77777777" w:rsidR="004F0035" w:rsidRDefault="004F0035" w:rsidP="004F0035">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836CF3">
        <w:rPr>
          <w:rFonts w:ascii="Courier New" w:hAnsi="Courier New" w:cs="Courier New"/>
          <w:color w:val="A31515"/>
          <w:sz w:val="18"/>
          <w:szCs w:val="18"/>
          <w:lang w:eastAsia="zh-CN"/>
        </w:rPr>
        <w:t>SampleStatus</w:t>
      </w:r>
      <w:r w:rsidRPr="00F458B9">
        <w:rPr>
          <w:rFonts w:ascii="Courier New" w:hAnsi="Courier New" w:cs="Courier New"/>
          <w:color w:val="A31515"/>
          <w:sz w:val="18"/>
          <w:szCs w:val="18"/>
          <w:lang w:eastAsia="zh-CN"/>
        </w:rPr>
        <w:t xml:space="preserve"> "</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Pass</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536343DF" w14:textId="5DE5C8D1" w:rsidR="00A840EE" w:rsidRPr="00865111" w:rsidRDefault="00A840EE" w:rsidP="00A840EE">
      <w:pPr>
        <w:shd w:val="clear" w:color="auto" w:fill="FFFFFF"/>
        <w:spacing w:after="0" w:line="270" w:lineRule="atLeast"/>
        <w:ind w:firstLine="435"/>
        <w:rPr>
          <w:rFonts w:ascii="Courier New" w:hAnsi="Courier New" w:cs="Courier New"/>
          <w:color w:val="000000"/>
          <w:sz w:val="18"/>
          <w:szCs w:val="18"/>
          <w:highlight w:val="yellow"/>
          <w:lang w:eastAsia="zh-CN"/>
        </w:rPr>
      </w:pPr>
      <w:r w:rsidRPr="00865111">
        <w:rPr>
          <w:rFonts w:ascii="Courier New" w:hAnsi="Courier New" w:cs="Courier New"/>
          <w:color w:val="A31515"/>
          <w:sz w:val="18"/>
          <w:szCs w:val="18"/>
          <w:highlight w:val="yellow"/>
          <w:lang w:eastAsia="zh-CN"/>
        </w:rPr>
        <w:t>"adjustment material"</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DINP,YD128</w:t>
      </w:r>
      <w:r w:rsidRPr="00865111">
        <w:rPr>
          <w:rFonts w:ascii="Courier New" w:hAnsi="Courier New" w:cs="Courier New"/>
          <w:color w:val="0451A5"/>
          <w:sz w:val="18"/>
          <w:szCs w:val="18"/>
          <w:highlight w:val="yellow"/>
          <w:lang w:eastAsia="zh-CN"/>
        </w:rPr>
        <w:t>"</w:t>
      </w:r>
      <w:r w:rsidRPr="00865111">
        <w:rPr>
          <w:rFonts w:ascii="Courier New" w:hAnsi="Courier New" w:cs="Courier New"/>
          <w:color w:val="000000"/>
          <w:sz w:val="18"/>
          <w:szCs w:val="18"/>
          <w:highlight w:val="yellow"/>
          <w:lang w:eastAsia="zh-CN"/>
        </w:rPr>
        <w:t>,</w:t>
      </w:r>
    </w:p>
    <w:p w14:paraId="222FB554" w14:textId="546265BC" w:rsidR="00A840EE" w:rsidRPr="00865111" w:rsidRDefault="00A840EE" w:rsidP="00A840EE">
      <w:pPr>
        <w:shd w:val="clear" w:color="auto" w:fill="FFFFFF"/>
        <w:spacing w:after="0" w:line="270" w:lineRule="atLeast"/>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A31515"/>
          <w:sz w:val="18"/>
          <w:szCs w:val="18"/>
          <w:highlight w:val="yellow"/>
          <w:lang w:eastAsia="zh-CN"/>
        </w:rPr>
        <w:t>"adjustment quantity"</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2,1</w:t>
      </w:r>
      <w:r w:rsidRPr="00865111">
        <w:rPr>
          <w:rFonts w:ascii="Courier New" w:hAnsi="Courier New" w:cs="Courier New"/>
          <w:color w:val="0451A5"/>
          <w:sz w:val="18"/>
          <w:szCs w:val="18"/>
          <w:highlight w:val="yellow"/>
          <w:lang w:eastAsia="zh-CN"/>
        </w:rPr>
        <w:t>"</w:t>
      </w:r>
      <w:r w:rsidRPr="00865111">
        <w:rPr>
          <w:rFonts w:ascii="Courier New" w:hAnsi="Courier New" w:cs="Courier New"/>
          <w:color w:val="000000"/>
          <w:sz w:val="18"/>
          <w:szCs w:val="18"/>
          <w:highlight w:val="yellow"/>
          <w:lang w:eastAsia="zh-CN"/>
        </w:rPr>
        <w:t>,</w:t>
      </w:r>
    </w:p>
    <w:p w14:paraId="1B4C1FE6" w14:textId="5355ECDD" w:rsidR="00A840EE" w:rsidRPr="008C0CA4" w:rsidRDefault="00A840EE" w:rsidP="00A840EE">
      <w:pPr>
        <w:shd w:val="clear" w:color="auto" w:fill="FFFFFF"/>
        <w:spacing w:after="0" w:line="270" w:lineRule="atLeast"/>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A31515"/>
          <w:sz w:val="18"/>
          <w:szCs w:val="18"/>
          <w:highlight w:val="yellow"/>
          <w:lang w:eastAsia="zh-CN"/>
        </w:rPr>
        <w:t>"adjustment</w:t>
      </w:r>
      <w:r>
        <w:rPr>
          <w:rFonts w:ascii="Courier New" w:hAnsi="Courier New" w:cs="Courier New" w:hint="eastAsia"/>
          <w:color w:val="A31515"/>
          <w:sz w:val="18"/>
          <w:szCs w:val="18"/>
          <w:highlight w:val="yellow"/>
          <w:lang w:eastAsia="zh-CN"/>
        </w:rPr>
        <w:t xml:space="preserve"> unit</w:t>
      </w:r>
      <w:r w:rsidRPr="00865111">
        <w:rPr>
          <w:rFonts w:ascii="Courier New" w:hAnsi="Courier New" w:cs="Courier New"/>
          <w:color w:val="A31515"/>
          <w:sz w:val="18"/>
          <w:szCs w:val="18"/>
          <w:highlight w:val="yellow"/>
          <w:lang w:eastAsia="zh-CN"/>
        </w:rPr>
        <w:t>"</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KG,KG</w:t>
      </w:r>
      <w:r w:rsidRPr="00865111">
        <w:rPr>
          <w:rFonts w:ascii="Courier New" w:hAnsi="Courier New" w:cs="Courier New"/>
          <w:color w:val="0451A5"/>
          <w:sz w:val="18"/>
          <w:szCs w:val="18"/>
          <w:highlight w:val="yellow"/>
          <w:lang w:eastAsia="zh-CN"/>
        </w:rPr>
        <w:t>"</w:t>
      </w:r>
    </w:p>
    <w:p w14:paraId="79D3F4CD" w14:textId="77777777" w:rsidR="00A840EE" w:rsidRPr="00A840EE" w:rsidRDefault="00A840EE" w:rsidP="004F0035">
      <w:pPr>
        <w:shd w:val="clear" w:color="auto" w:fill="FFFFFF"/>
        <w:spacing w:after="0" w:line="270" w:lineRule="atLeast"/>
        <w:ind w:firstLine="435"/>
        <w:rPr>
          <w:rFonts w:ascii="Courier New" w:eastAsiaTheme="minorEastAsia" w:hAnsi="Courier New" w:cs="Courier New"/>
          <w:color w:val="000000"/>
          <w:sz w:val="18"/>
          <w:szCs w:val="18"/>
          <w:lang w:eastAsia="zh-CN"/>
        </w:rPr>
      </w:pPr>
    </w:p>
    <w:p w14:paraId="570B9FC6" w14:textId="77777777" w:rsidR="004F0035" w:rsidRPr="00F458B9" w:rsidRDefault="004F0035" w:rsidP="004F0035">
      <w:pPr>
        <w:shd w:val="clear" w:color="auto" w:fill="FFFFFF"/>
        <w:spacing w:after="0" w:line="270" w:lineRule="atLeast"/>
        <w:rPr>
          <w:rFonts w:ascii="Courier New" w:hAnsi="Courier New" w:cs="Courier New"/>
          <w:color w:val="000000"/>
          <w:sz w:val="18"/>
          <w:szCs w:val="18"/>
          <w:lang w:eastAsia="zh-CN"/>
        </w:rPr>
      </w:pPr>
      <w:r w:rsidRPr="00F458B9">
        <w:rPr>
          <w:rFonts w:ascii="Courier New" w:hAnsi="Courier New" w:cs="Courier New"/>
          <w:color w:val="000000"/>
          <w:sz w:val="18"/>
          <w:szCs w:val="18"/>
          <w:lang w:eastAsia="zh-CN"/>
        </w:rPr>
        <w:t>}</w:t>
      </w:r>
    </w:p>
    <w:p w14:paraId="6D3D0685" w14:textId="77777777" w:rsidR="004F0035" w:rsidRDefault="004F0035" w:rsidP="001166EC">
      <w:pPr>
        <w:shd w:val="clear" w:color="auto" w:fill="FFFFFF"/>
        <w:spacing w:after="0" w:line="270" w:lineRule="atLeast"/>
        <w:rPr>
          <w:rFonts w:ascii="Courier New" w:eastAsiaTheme="minorEastAsia" w:hAnsi="Courier New" w:cs="Courier New"/>
          <w:color w:val="000000"/>
          <w:sz w:val="18"/>
          <w:szCs w:val="18"/>
          <w:lang w:eastAsia="zh-CN"/>
        </w:rPr>
      </w:pPr>
    </w:p>
    <w:p w14:paraId="222B1573" w14:textId="51CFAEA4" w:rsidR="004F0035" w:rsidRDefault="003E2BD6" w:rsidP="001166EC">
      <w:pPr>
        <w:shd w:val="clear" w:color="auto" w:fill="FFFFFF"/>
        <w:spacing w:after="0" w:line="270" w:lineRule="atLeast"/>
        <w:rPr>
          <w:rFonts w:ascii="Courier New" w:eastAsiaTheme="minorEastAsia" w:hAnsi="Courier New" w:cs="Courier New"/>
          <w:color w:val="000000"/>
          <w:sz w:val="18"/>
          <w:szCs w:val="18"/>
          <w:lang w:eastAsia="zh-CN"/>
        </w:rPr>
      </w:pPr>
      <w:r>
        <w:rPr>
          <w:rFonts w:ascii="Courier New" w:eastAsiaTheme="minorEastAsia" w:hAnsi="Courier New" w:cs="Courier New" w:hint="eastAsia"/>
          <w:color w:val="000000"/>
          <w:sz w:val="18"/>
          <w:szCs w:val="18"/>
          <w:lang w:eastAsia="zh-CN"/>
        </w:rPr>
        <w:t>or</w:t>
      </w:r>
    </w:p>
    <w:p w14:paraId="36E6DB34" w14:textId="77777777" w:rsidR="004F0035" w:rsidRDefault="004F0035" w:rsidP="001166EC">
      <w:pPr>
        <w:shd w:val="clear" w:color="auto" w:fill="FFFFFF"/>
        <w:spacing w:after="0" w:line="270" w:lineRule="atLeast"/>
        <w:rPr>
          <w:rFonts w:ascii="Courier New" w:eastAsiaTheme="minorEastAsia" w:hAnsi="Courier New" w:cs="Courier New"/>
          <w:color w:val="000000"/>
          <w:sz w:val="18"/>
          <w:szCs w:val="18"/>
          <w:lang w:eastAsia="zh-CN"/>
        </w:rPr>
      </w:pPr>
    </w:p>
    <w:p w14:paraId="55E1C5E7" w14:textId="69E2A528" w:rsidR="001166EC" w:rsidRPr="00A344CC" w:rsidRDefault="001166EC" w:rsidP="001166EC">
      <w:pPr>
        <w:shd w:val="clear" w:color="auto" w:fill="FFFFFF"/>
        <w:spacing w:after="0" w:line="270" w:lineRule="atLeast"/>
        <w:rPr>
          <w:rFonts w:ascii="Courier New" w:hAnsi="Courier New" w:cs="Courier New"/>
          <w:color w:val="000000"/>
          <w:sz w:val="18"/>
          <w:szCs w:val="18"/>
          <w:lang w:eastAsia="zh-CN"/>
        </w:rPr>
      </w:pPr>
      <w:r w:rsidRPr="00A344CC">
        <w:rPr>
          <w:rFonts w:ascii="Courier New" w:hAnsi="Courier New" w:cs="Courier New"/>
          <w:color w:val="000000"/>
          <w:sz w:val="18"/>
          <w:szCs w:val="18"/>
          <w:lang w:eastAsia="zh-CN"/>
        </w:rPr>
        <w:t>{</w:t>
      </w:r>
    </w:p>
    <w:p w14:paraId="59C21DCE" w14:textId="47D32BD5"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Pr>
          <w:rFonts w:asciiTheme="minorEastAsia" w:eastAsiaTheme="minorEastAsia" w:hAnsiTheme="minorEastAsia" w:cs="Courier New" w:hint="eastAsia"/>
          <w:color w:val="A31515"/>
          <w:sz w:val="18"/>
          <w:szCs w:val="18"/>
          <w:lang w:eastAsia="zh-CN"/>
        </w:rPr>
        <w:t>Mes</w:t>
      </w:r>
      <w:r>
        <w:rPr>
          <w:rFonts w:ascii="Courier New" w:eastAsiaTheme="minorEastAsia" w:hAnsi="Courier New" w:cs="Courier New" w:hint="eastAsia"/>
          <w:color w:val="A31515"/>
          <w:sz w:val="18"/>
          <w:szCs w:val="18"/>
          <w:lang w:eastAsia="zh-CN"/>
        </w:rPr>
        <w:t>SampleId</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0000574979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06FE505D"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4F0035">
        <w:rPr>
          <w:rFonts w:asciiTheme="minorEastAsia" w:eastAsiaTheme="minorEastAsia" w:hAnsiTheme="minorEastAsia" w:cs="Courier New" w:hint="eastAsia"/>
          <w:color w:val="A31515"/>
          <w:sz w:val="18"/>
          <w:szCs w:val="18"/>
          <w:lang w:eastAsia="zh-CN"/>
        </w:rPr>
        <w:t>ProcessOrder</w:t>
      </w:r>
      <w:r w:rsidRPr="00F458B9">
        <w:rPr>
          <w:rFonts w:ascii="Courier New" w:hAnsi="Courier New" w:cs="Courier New"/>
          <w:color w:val="A31515"/>
          <w:sz w:val="18"/>
          <w:szCs w:val="18"/>
          <w:lang w:eastAsia="zh-CN"/>
        </w:rPr>
        <w:t xml:space="preserve"> "</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"B230501A"</w:t>
      </w:r>
      <w:r w:rsidRPr="00F458B9">
        <w:rPr>
          <w:rFonts w:ascii="Courier New" w:hAnsi="Courier New" w:cs="Courier New"/>
          <w:color w:val="000000"/>
          <w:sz w:val="18"/>
          <w:szCs w:val="18"/>
          <w:lang w:eastAsia="zh-CN"/>
        </w:rPr>
        <w:t>,</w:t>
      </w:r>
    </w:p>
    <w:p w14:paraId="655DC22B"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"batch"</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"B230501A"</w:t>
      </w:r>
      <w:r w:rsidRPr="00F458B9">
        <w:rPr>
          <w:rFonts w:ascii="Courier New" w:hAnsi="Courier New" w:cs="Courier New"/>
          <w:color w:val="000000"/>
          <w:sz w:val="18"/>
          <w:szCs w:val="18"/>
          <w:lang w:eastAsia="zh-CN"/>
        </w:rPr>
        <w:t>,</w:t>
      </w:r>
    </w:p>
    <w:p w14:paraId="58EEE946"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Pr>
          <w:rFonts w:ascii="Courier New" w:eastAsiaTheme="minorEastAsia" w:hAnsi="Courier New" w:cs="Courier New" w:hint="eastAsia"/>
          <w:color w:val="A31515"/>
          <w:sz w:val="18"/>
          <w:szCs w:val="18"/>
          <w:lang w:eastAsia="zh-CN"/>
        </w:rPr>
        <w:t>MaterialNumber</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sidRPr="006A40E2">
        <w:t xml:space="preserve"> </w:t>
      </w:r>
      <w:r w:rsidRPr="006A40E2">
        <w:rPr>
          <w:rFonts w:ascii="Courier New" w:hAnsi="Courier New" w:cs="Courier New"/>
          <w:color w:val="0451A5"/>
          <w:sz w:val="18"/>
          <w:szCs w:val="18"/>
          <w:lang w:eastAsia="zh-CN"/>
        </w:rPr>
        <w:t xml:space="preserve">1165394 </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607813B8"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Pr>
          <w:rFonts w:ascii="Courier New" w:eastAsiaTheme="minorEastAsia" w:hAnsi="Courier New" w:cs="Courier New" w:hint="eastAsia"/>
          <w:color w:val="A31515"/>
          <w:sz w:val="18"/>
          <w:szCs w:val="18"/>
          <w:lang w:eastAsia="zh-CN"/>
        </w:rPr>
        <w:t>MaterialDescription</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sidRPr="001B0007">
        <w:t xml:space="preserve"> </w:t>
      </w:r>
      <w:r w:rsidRPr="001B0007">
        <w:rPr>
          <w:rFonts w:ascii="Courier New" w:hAnsi="Courier New" w:cs="Courier New"/>
          <w:color w:val="0451A5"/>
          <w:sz w:val="18"/>
          <w:szCs w:val="18"/>
          <w:lang w:eastAsia="zh-CN"/>
        </w:rPr>
        <w:t xml:space="preserve">LOCTITE LIOFOL LA 4501 25KG </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79996C42"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"plant"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hAnsi="Courier New" w:cs="Courier New" w:hint="eastAsia"/>
          <w:color w:val="0451A5"/>
          <w:sz w:val="18"/>
          <w:szCs w:val="18"/>
          <w:lang w:eastAsia="zh-CN"/>
        </w:rPr>
        <w:t>0759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0DDB07D5"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4F0035">
        <w:rPr>
          <w:rFonts w:ascii="Courier New" w:hAnsi="Courier New" w:cs="Courier New" w:hint="eastAsia"/>
          <w:color w:val="A31515"/>
          <w:sz w:val="18"/>
          <w:szCs w:val="18"/>
          <w:lang w:eastAsia="zh-CN"/>
        </w:rPr>
        <w:t>ActivityNumber</w:t>
      </w:r>
      <w:r w:rsidRPr="00F458B9">
        <w:rPr>
          <w:rFonts w:ascii="Courier New" w:hAnsi="Courier New" w:cs="Courier New"/>
          <w:color w:val="A31515"/>
          <w:sz w:val="18"/>
          <w:szCs w:val="18"/>
          <w:lang w:eastAsia="zh-CN"/>
        </w:rPr>
        <w:t xml:space="preserve"> "</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0010</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26C82091"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DC789B">
        <w:rPr>
          <w:rFonts w:ascii="Courier New" w:hAnsi="Courier New" w:cs="Courier New"/>
          <w:color w:val="A31515"/>
          <w:sz w:val="18"/>
          <w:szCs w:val="18"/>
          <w:lang w:eastAsia="zh-CN"/>
        </w:rPr>
        <w:t>Authorised</w:t>
      </w:r>
      <w:r w:rsidRPr="00DC789B">
        <w:rPr>
          <w:rFonts w:ascii="Courier New" w:eastAsiaTheme="minorEastAsia" w:hAnsi="Courier New" w:cs="Courier New" w:hint="eastAsia"/>
          <w:color w:val="A31515"/>
          <w:sz w:val="18"/>
          <w:szCs w:val="18"/>
          <w:lang w:eastAsia="zh-CN"/>
        </w:rPr>
        <w:t>Datw</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2025-06-08 13:09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66961844"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836CF3">
        <w:rPr>
          <w:rFonts w:ascii="Courier New" w:hAnsi="Courier New" w:cs="Courier New"/>
          <w:color w:val="A31515"/>
          <w:sz w:val="18"/>
          <w:szCs w:val="18"/>
          <w:lang w:eastAsia="zh-CN"/>
        </w:rPr>
        <w:t>OperatorName</w:t>
      </w:r>
      <w:r w:rsidRPr="00F458B9">
        <w:rPr>
          <w:rFonts w:ascii="Courier New" w:hAnsi="Courier New" w:cs="Courier New"/>
          <w:color w:val="A31515"/>
          <w:sz w:val="18"/>
          <w:szCs w:val="18"/>
          <w:lang w:eastAsia="zh-CN"/>
        </w:rPr>
        <w:t xml:space="preserve"> "</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zzj</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272DCE62"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836CF3">
        <w:rPr>
          <w:rFonts w:ascii="Courier New" w:hAnsi="Courier New" w:cs="Courier New"/>
          <w:color w:val="A31515"/>
          <w:sz w:val="18"/>
          <w:szCs w:val="18"/>
          <w:lang w:eastAsia="zh-CN"/>
        </w:rPr>
        <w:t>SampleStatus</w:t>
      </w:r>
      <w:r w:rsidRPr="00F458B9">
        <w:rPr>
          <w:rFonts w:ascii="Courier New" w:hAnsi="Courier New" w:cs="Courier New"/>
          <w:color w:val="A31515"/>
          <w:sz w:val="18"/>
          <w:szCs w:val="18"/>
          <w:lang w:eastAsia="zh-CN"/>
        </w:rPr>
        <w:t xml:space="preserve"> "</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Pass</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6D9F0A4B" w14:textId="23534BBD" w:rsidR="001166EC" w:rsidRPr="00DC3BAC" w:rsidRDefault="001166EC" w:rsidP="00A55EEE">
      <w:pPr>
        <w:shd w:val="clear" w:color="auto" w:fill="FFFFFF"/>
        <w:spacing w:after="0" w:line="270" w:lineRule="atLeast"/>
        <w:rPr>
          <w:rFonts w:ascii="Courier New" w:eastAsiaTheme="minorEastAsia" w:hAnsi="Courier New" w:cs="Courier New"/>
          <w:color w:val="000000"/>
          <w:sz w:val="18"/>
          <w:szCs w:val="18"/>
          <w:highlight w:val="yellow"/>
          <w:lang w:eastAsia="zh-CN"/>
        </w:rPr>
      </w:pPr>
      <w:r w:rsidRPr="00865111">
        <w:rPr>
          <w:rFonts w:ascii="Courier New" w:hAnsi="Courier New" w:cs="Courier New"/>
          <w:color w:val="A31515"/>
          <w:sz w:val="18"/>
          <w:szCs w:val="18"/>
          <w:highlight w:val="yellow"/>
          <w:lang w:eastAsia="zh-CN"/>
        </w:rPr>
        <w:t>"adjustment"</w:t>
      </w:r>
      <w:r w:rsidRPr="00865111">
        <w:rPr>
          <w:rFonts w:ascii="Courier New" w:hAnsi="Courier New" w:cs="Courier New"/>
          <w:color w:val="000000"/>
          <w:sz w:val="18"/>
          <w:szCs w:val="18"/>
          <w:highlight w:val="yellow"/>
          <w:lang w:eastAsia="zh-CN"/>
        </w:rPr>
        <w:t xml:space="preserve">: </w:t>
      </w:r>
      <w:r>
        <w:rPr>
          <w:rFonts w:ascii="Courier New" w:hAnsi="Courier New" w:cs="Courier New" w:hint="eastAsia"/>
          <w:color w:val="000000"/>
          <w:sz w:val="18"/>
          <w:szCs w:val="18"/>
          <w:highlight w:val="yellow"/>
          <w:lang w:eastAsia="zh-CN"/>
        </w:rPr>
        <w:t>[</w:t>
      </w:r>
      <w:r w:rsidRPr="00865111">
        <w:rPr>
          <w:rFonts w:ascii="Courier New" w:hAnsi="Courier New" w:cs="Courier New"/>
          <w:color w:val="000000"/>
          <w:sz w:val="18"/>
          <w:szCs w:val="18"/>
          <w:highlight w:val="yellow"/>
          <w:lang w:eastAsia="zh-CN"/>
        </w:rPr>
        <w:t>{</w:t>
      </w:r>
    </w:p>
    <w:p w14:paraId="095ADE67" w14:textId="77777777" w:rsidR="001166EC" w:rsidRPr="00865111" w:rsidRDefault="001166EC" w:rsidP="001166EC">
      <w:pPr>
        <w:shd w:val="clear" w:color="auto" w:fill="FFFFFF"/>
        <w:spacing w:after="0" w:line="270" w:lineRule="atLeast"/>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A31515"/>
          <w:sz w:val="18"/>
          <w:szCs w:val="18"/>
          <w:highlight w:val="yellow"/>
          <w:lang w:eastAsia="zh-CN"/>
        </w:rPr>
        <w:t>"material"</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DINP</w:t>
      </w:r>
      <w:r w:rsidRPr="00865111">
        <w:rPr>
          <w:rFonts w:ascii="Courier New" w:hAnsi="Courier New" w:cs="Courier New"/>
          <w:color w:val="0451A5"/>
          <w:sz w:val="18"/>
          <w:szCs w:val="18"/>
          <w:highlight w:val="yellow"/>
          <w:lang w:eastAsia="zh-CN"/>
        </w:rPr>
        <w:t>"</w:t>
      </w:r>
      <w:r w:rsidRPr="00865111">
        <w:rPr>
          <w:rFonts w:ascii="Courier New" w:hAnsi="Courier New" w:cs="Courier New"/>
          <w:color w:val="000000"/>
          <w:sz w:val="18"/>
          <w:szCs w:val="18"/>
          <w:highlight w:val="yellow"/>
          <w:lang w:eastAsia="zh-CN"/>
        </w:rPr>
        <w:t>,</w:t>
      </w:r>
    </w:p>
    <w:p w14:paraId="7E12D255" w14:textId="77777777" w:rsidR="001166EC" w:rsidRPr="00865111" w:rsidRDefault="001166EC" w:rsidP="001166EC">
      <w:pPr>
        <w:shd w:val="clear" w:color="auto" w:fill="FFFFFF"/>
        <w:spacing w:after="0" w:line="270" w:lineRule="atLeast"/>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A31515"/>
          <w:sz w:val="18"/>
          <w:szCs w:val="18"/>
          <w:highlight w:val="yellow"/>
          <w:lang w:eastAsia="zh-CN"/>
        </w:rPr>
        <w:t>"quantity"</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2</w:t>
      </w:r>
      <w:r w:rsidRPr="00865111">
        <w:rPr>
          <w:rFonts w:ascii="Courier New" w:hAnsi="Courier New" w:cs="Courier New"/>
          <w:color w:val="0451A5"/>
          <w:sz w:val="18"/>
          <w:szCs w:val="18"/>
          <w:highlight w:val="yellow"/>
          <w:lang w:eastAsia="zh-CN"/>
        </w:rPr>
        <w:t>"</w:t>
      </w:r>
      <w:r w:rsidRPr="00865111">
        <w:rPr>
          <w:rFonts w:ascii="Courier New" w:hAnsi="Courier New" w:cs="Courier New"/>
          <w:color w:val="000000"/>
          <w:sz w:val="18"/>
          <w:szCs w:val="18"/>
          <w:highlight w:val="yellow"/>
          <w:lang w:eastAsia="zh-CN"/>
        </w:rPr>
        <w:t>,</w:t>
      </w:r>
    </w:p>
    <w:p w14:paraId="331BFA92" w14:textId="77777777" w:rsidR="001166EC" w:rsidRPr="008C0CA4" w:rsidRDefault="001166EC" w:rsidP="001166EC">
      <w:pPr>
        <w:shd w:val="clear" w:color="auto" w:fill="FFFFFF"/>
        <w:spacing w:after="0" w:line="270" w:lineRule="atLeast"/>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A31515"/>
          <w:sz w:val="18"/>
          <w:szCs w:val="18"/>
          <w:highlight w:val="yellow"/>
          <w:lang w:eastAsia="zh-CN"/>
        </w:rPr>
        <w:t>"</w:t>
      </w:r>
      <w:r>
        <w:rPr>
          <w:rFonts w:ascii="Courier New" w:hAnsi="Courier New" w:cs="Courier New" w:hint="eastAsia"/>
          <w:color w:val="A31515"/>
          <w:sz w:val="18"/>
          <w:szCs w:val="18"/>
          <w:highlight w:val="yellow"/>
          <w:lang w:eastAsia="zh-CN"/>
        </w:rPr>
        <w:t>unit</w:t>
      </w:r>
      <w:r w:rsidRPr="00865111">
        <w:rPr>
          <w:rFonts w:ascii="Courier New" w:hAnsi="Courier New" w:cs="Courier New"/>
          <w:color w:val="A31515"/>
          <w:sz w:val="18"/>
          <w:szCs w:val="18"/>
          <w:highlight w:val="yellow"/>
          <w:lang w:eastAsia="zh-CN"/>
        </w:rPr>
        <w:t>"</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KG</w:t>
      </w:r>
      <w:r w:rsidRPr="00865111">
        <w:rPr>
          <w:rFonts w:ascii="Courier New" w:hAnsi="Courier New" w:cs="Courier New"/>
          <w:color w:val="0451A5"/>
          <w:sz w:val="18"/>
          <w:szCs w:val="18"/>
          <w:highlight w:val="yellow"/>
          <w:lang w:eastAsia="zh-CN"/>
        </w:rPr>
        <w:t>"</w:t>
      </w:r>
    </w:p>
    <w:p w14:paraId="536877E6" w14:textId="77777777" w:rsidR="001166EC" w:rsidRDefault="001166EC" w:rsidP="001166EC">
      <w:pPr>
        <w:shd w:val="clear" w:color="auto" w:fill="FFFFFF"/>
        <w:spacing w:after="0" w:line="270" w:lineRule="atLeast"/>
        <w:ind w:leftChars="100" w:left="200" w:firstLine="420"/>
        <w:rPr>
          <w:rFonts w:ascii="Courier New" w:hAnsi="Courier New" w:cs="Courier New"/>
          <w:color w:val="000000"/>
          <w:sz w:val="18"/>
          <w:szCs w:val="18"/>
          <w:lang w:eastAsia="zh-CN"/>
        </w:rPr>
      </w:pPr>
      <w:r w:rsidRPr="00865111">
        <w:rPr>
          <w:rFonts w:ascii="Courier New" w:hAnsi="Courier New" w:cs="Courier New"/>
          <w:color w:val="000000"/>
          <w:sz w:val="18"/>
          <w:szCs w:val="18"/>
          <w:highlight w:val="yellow"/>
          <w:lang w:eastAsia="zh-CN"/>
        </w:rPr>
        <w:t>}</w:t>
      </w:r>
      <w:r>
        <w:rPr>
          <w:rFonts w:ascii="Courier New" w:hAnsi="Courier New" w:cs="Courier New" w:hint="eastAsia"/>
          <w:color w:val="000000"/>
          <w:sz w:val="18"/>
          <w:szCs w:val="18"/>
          <w:lang w:eastAsia="zh-CN"/>
        </w:rPr>
        <w:t>,</w:t>
      </w:r>
    </w:p>
    <w:p w14:paraId="69CC899E" w14:textId="77777777" w:rsidR="001166EC" w:rsidRPr="00865111" w:rsidRDefault="001166EC" w:rsidP="001166EC">
      <w:pPr>
        <w:shd w:val="clear" w:color="auto" w:fill="FFFFFF"/>
        <w:spacing w:after="0" w:line="270" w:lineRule="atLeast"/>
        <w:ind w:leftChars="100" w:left="200" w:firstLine="420"/>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w:t>
      </w:r>
    </w:p>
    <w:p w14:paraId="66C87525" w14:textId="77777777" w:rsidR="001166EC" w:rsidRPr="00865111" w:rsidRDefault="001166EC" w:rsidP="001166EC">
      <w:pPr>
        <w:shd w:val="clear" w:color="auto" w:fill="FFFFFF"/>
        <w:spacing w:after="0" w:line="270" w:lineRule="atLeast"/>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A31515"/>
          <w:sz w:val="18"/>
          <w:szCs w:val="18"/>
          <w:highlight w:val="yellow"/>
          <w:lang w:eastAsia="zh-CN"/>
        </w:rPr>
        <w:t>"material"</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YD128</w:t>
      </w:r>
      <w:r w:rsidRPr="00865111">
        <w:rPr>
          <w:rFonts w:ascii="Courier New" w:hAnsi="Courier New" w:cs="Courier New"/>
          <w:color w:val="0451A5"/>
          <w:sz w:val="18"/>
          <w:szCs w:val="18"/>
          <w:highlight w:val="yellow"/>
          <w:lang w:eastAsia="zh-CN"/>
        </w:rPr>
        <w:t>"</w:t>
      </w:r>
      <w:r w:rsidRPr="00865111">
        <w:rPr>
          <w:rFonts w:ascii="Courier New" w:hAnsi="Courier New" w:cs="Courier New"/>
          <w:color w:val="000000"/>
          <w:sz w:val="18"/>
          <w:szCs w:val="18"/>
          <w:highlight w:val="yellow"/>
          <w:lang w:eastAsia="zh-CN"/>
        </w:rPr>
        <w:t>,</w:t>
      </w:r>
    </w:p>
    <w:p w14:paraId="33430B39" w14:textId="77777777" w:rsidR="001166EC" w:rsidRPr="00865111" w:rsidRDefault="001166EC" w:rsidP="001166EC">
      <w:pPr>
        <w:shd w:val="clear" w:color="auto" w:fill="FFFFFF"/>
        <w:spacing w:after="0" w:line="270" w:lineRule="atLeast"/>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A31515"/>
          <w:sz w:val="18"/>
          <w:szCs w:val="18"/>
          <w:highlight w:val="yellow"/>
          <w:lang w:eastAsia="zh-CN"/>
        </w:rPr>
        <w:t>"quantity"</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1</w:t>
      </w:r>
      <w:r w:rsidRPr="00865111">
        <w:rPr>
          <w:rFonts w:ascii="Courier New" w:hAnsi="Courier New" w:cs="Courier New"/>
          <w:color w:val="0451A5"/>
          <w:sz w:val="18"/>
          <w:szCs w:val="18"/>
          <w:highlight w:val="yellow"/>
          <w:lang w:eastAsia="zh-CN"/>
        </w:rPr>
        <w:t>"</w:t>
      </w:r>
      <w:r w:rsidRPr="00865111">
        <w:rPr>
          <w:rFonts w:ascii="Courier New" w:hAnsi="Courier New" w:cs="Courier New"/>
          <w:color w:val="000000"/>
          <w:sz w:val="18"/>
          <w:szCs w:val="18"/>
          <w:highlight w:val="yellow"/>
          <w:lang w:eastAsia="zh-CN"/>
        </w:rPr>
        <w:t>,</w:t>
      </w:r>
    </w:p>
    <w:p w14:paraId="2E124A12" w14:textId="77777777" w:rsidR="001166EC" w:rsidRPr="008C0CA4" w:rsidRDefault="001166EC" w:rsidP="001166EC">
      <w:pPr>
        <w:shd w:val="clear" w:color="auto" w:fill="FFFFFF"/>
        <w:spacing w:after="0" w:line="270" w:lineRule="atLeast"/>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A31515"/>
          <w:sz w:val="18"/>
          <w:szCs w:val="18"/>
          <w:highlight w:val="yellow"/>
          <w:lang w:eastAsia="zh-CN"/>
        </w:rPr>
        <w:t>"</w:t>
      </w:r>
      <w:r>
        <w:rPr>
          <w:rFonts w:ascii="Courier New" w:hAnsi="Courier New" w:cs="Courier New" w:hint="eastAsia"/>
          <w:color w:val="A31515"/>
          <w:sz w:val="18"/>
          <w:szCs w:val="18"/>
          <w:highlight w:val="yellow"/>
          <w:lang w:eastAsia="zh-CN"/>
        </w:rPr>
        <w:t>unit</w:t>
      </w:r>
      <w:r w:rsidRPr="00865111">
        <w:rPr>
          <w:rFonts w:ascii="Courier New" w:hAnsi="Courier New" w:cs="Courier New"/>
          <w:color w:val="A31515"/>
          <w:sz w:val="18"/>
          <w:szCs w:val="18"/>
          <w:highlight w:val="yellow"/>
          <w:lang w:eastAsia="zh-CN"/>
        </w:rPr>
        <w:t>"</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KG</w:t>
      </w:r>
      <w:r w:rsidRPr="00865111">
        <w:rPr>
          <w:rFonts w:ascii="Courier New" w:hAnsi="Courier New" w:cs="Courier New"/>
          <w:color w:val="0451A5"/>
          <w:sz w:val="18"/>
          <w:szCs w:val="18"/>
          <w:highlight w:val="yellow"/>
          <w:lang w:eastAsia="zh-CN"/>
        </w:rPr>
        <w:t>"</w:t>
      </w:r>
    </w:p>
    <w:p w14:paraId="0EB06F81" w14:textId="77777777" w:rsidR="001166EC" w:rsidRPr="00EE7130" w:rsidRDefault="001166EC" w:rsidP="001166EC">
      <w:pPr>
        <w:shd w:val="clear" w:color="auto" w:fill="FFFFFF"/>
        <w:spacing w:after="0" w:line="270" w:lineRule="atLeast"/>
        <w:ind w:leftChars="100" w:left="200" w:firstLine="420"/>
        <w:rPr>
          <w:rFonts w:ascii="Courier New" w:eastAsiaTheme="minorEastAsia" w:hAnsi="Courier New" w:cs="Courier New"/>
          <w:color w:val="000000"/>
          <w:sz w:val="18"/>
          <w:szCs w:val="18"/>
          <w:lang w:eastAsia="zh-CN"/>
        </w:rPr>
      </w:pPr>
      <w:r w:rsidRPr="00865111">
        <w:rPr>
          <w:rFonts w:ascii="Courier New" w:hAnsi="Courier New" w:cs="Courier New"/>
          <w:color w:val="000000"/>
          <w:sz w:val="18"/>
          <w:szCs w:val="18"/>
          <w:highlight w:val="yellow"/>
          <w:lang w:eastAsia="zh-CN"/>
        </w:rPr>
        <w:t>}</w:t>
      </w:r>
      <w:r>
        <w:rPr>
          <w:rFonts w:ascii="Courier New" w:eastAsiaTheme="minorEastAsia" w:hAnsi="Courier New" w:cs="Courier New" w:hint="eastAsia"/>
          <w:color w:val="000000"/>
          <w:sz w:val="18"/>
          <w:szCs w:val="18"/>
          <w:lang w:eastAsia="zh-CN"/>
        </w:rPr>
        <w:t>,</w:t>
      </w:r>
    </w:p>
    <w:p w14:paraId="21B26EF9" w14:textId="77777777" w:rsidR="001166EC" w:rsidRPr="00C87389" w:rsidRDefault="001166EC" w:rsidP="001166EC">
      <w:pPr>
        <w:shd w:val="clear" w:color="auto" w:fill="FFFFFF"/>
        <w:spacing w:after="0" w:line="270" w:lineRule="atLeast"/>
        <w:ind w:leftChars="100" w:left="200" w:firstLine="420"/>
        <w:rPr>
          <w:rFonts w:ascii="Courier New" w:hAnsi="Courier New" w:cs="Courier New"/>
          <w:color w:val="000000"/>
          <w:sz w:val="18"/>
          <w:szCs w:val="18"/>
          <w:highlight w:val="yellow"/>
          <w:lang w:val="en-US" w:eastAsia="zh-CN"/>
        </w:rPr>
      </w:pPr>
      <w:r w:rsidRPr="00865111">
        <w:rPr>
          <w:rFonts w:ascii="Courier New" w:hAnsi="Courier New" w:cs="Courier New"/>
          <w:color w:val="000000"/>
          <w:sz w:val="18"/>
          <w:szCs w:val="18"/>
          <w:highlight w:val="yellow"/>
          <w:lang w:eastAsia="zh-CN"/>
        </w:rPr>
        <w:t>{</w:t>
      </w:r>
    </w:p>
    <w:p w14:paraId="55580865" w14:textId="77777777" w:rsidR="001166EC" w:rsidRPr="00865111" w:rsidRDefault="001166EC" w:rsidP="001166EC">
      <w:pPr>
        <w:shd w:val="clear" w:color="auto" w:fill="FFFFFF"/>
        <w:spacing w:after="0" w:line="270" w:lineRule="atLeast"/>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A31515"/>
          <w:sz w:val="18"/>
          <w:szCs w:val="18"/>
          <w:highlight w:val="yellow"/>
          <w:lang w:eastAsia="zh-CN"/>
        </w:rPr>
        <w:t>"material"</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YD128</w:t>
      </w:r>
      <w:r w:rsidRPr="00865111">
        <w:rPr>
          <w:rFonts w:ascii="Courier New" w:hAnsi="Courier New" w:cs="Courier New"/>
          <w:color w:val="0451A5"/>
          <w:sz w:val="18"/>
          <w:szCs w:val="18"/>
          <w:highlight w:val="yellow"/>
          <w:lang w:eastAsia="zh-CN"/>
        </w:rPr>
        <w:t>"</w:t>
      </w:r>
      <w:r w:rsidRPr="00865111">
        <w:rPr>
          <w:rFonts w:ascii="Courier New" w:hAnsi="Courier New" w:cs="Courier New"/>
          <w:color w:val="000000"/>
          <w:sz w:val="18"/>
          <w:szCs w:val="18"/>
          <w:highlight w:val="yellow"/>
          <w:lang w:eastAsia="zh-CN"/>
        </w:rPr>
        <w:t>,</w:t>
      </w:r>
    </w:p>
    <w:p w14:paraId="2D46DE8A" w14:textId="77777777" w:rsidR="001166EC" w:rsidRPr="00865111" w:rsidRDefault="001166EC" w:rsidP="001166EC">
      <w:pPr>
        <w:shd w:val="clear" w:color="auto" w:fill="FFFFFF"/>
        <w:spacing w:after="0" w:line="270" w:lineRule="atLeast"/>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A31515"/>
          <w:sz w:val="18"/>
          <w:szCs w:val="18"/>
          <w:highlight w:val="yellow"/>
          <w:lang w:eastAsia="zh-CN"/>
        </w:rPr>
        <w:t>"quantity"</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1</w:t>
      </w:r>
      <w:r w:rsidRPr="00865111">
        <w:rPr>
          <w:rFonts w:ascii="Courier New" w:hAnsi="Courier New" w:cs="Courier New"/>
          <w:color w:val="0451A5"/>
          <w:sz w:val="18"/>
          <w:szCs w:val="18"/>
          <w:highlight w:val="yellow"/>
          <w:lang w:eastAsia="zh-CN"/>
        </w:rPr>
        <w:t>"</w:t>
      </w:r>
      <w:r w:rsidRPr="00865111">
        <w:rPr>
          <w:rFonts w:ascii="Courier New" w:hAnsi="Courier New" w:cs="Courier New"/>
          <w:color w:val="000000"/>
          <w:sz w:val="18"/>
          <w:szCs w:val="18"/>
          <w:highlight w:val="yellow"/>
          <w:lang w:eastAsia="zh-CN"/>
        </w:rPr>
        <w:t>,</w:t>
      </w:r>
    </w:p>
    <w:p w14:paraId="12D4116D" w14:textId="77777777" w:rsidR="001166EC" w:rsidRPr="008C0CA4" w:rsidRDefault="001166EC" w:rsidP="001166EC">
      <w:pPr>
        <w:shd w:val="clear" w:color="auto" w:fill="FFFFFF"/>
        <w:spacing w:after="0" w:line="270" w:lineRule="atLeast"/>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A31515"/>
          <w:sz w:val="18"/>
          <w:szCs w:val="18"/>
          <w:highlight w:val="yellow"/>
          <w:lang w:eastAsia="zh-CN"/>
        </w:rPr>
        <w:t>"</w:t>
      </w:r>
      <w:r>
        <w:rPr>
          <w:rFonts w:ascii="Courier New" w:hAnsi="Courier New" w:cs="Courier New" w:hint="eastAsia"/>
          <w:color w:val="A31515"/>
          <w:sz w:val="18"/>
          <w:szCs w:val="18"/>
          <w:highlight w:val="yellow"/>
          <w:lang w:eastAsia="zh-CN"/>
        </w:rPr>
        <w:t>unit</w:t>
      </w:r>
      <w:r w:rsidRPr="00865111">
        <w:rPr>
          <w:rFonts w:ascii="Courier New" w:hAnsi="Courier New" w:cs="Courier New"/>
          <w:color w:val="A31515"/>
          <w:sz w:val="18"/>
          <w:szCs w:val="18"/>
          <w:highlight w:val="yellow"/>
          <w:lang w:eastAsia="zh-CN"/>
        </w:rPr>
        <w:t>"</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KG</w:t>
      </w:r>
      <w:r w:rsidRPr="00865111">
        <w:rPr>
          <w:rFonts w:ascii="Courier New" w:hAnsi="Courier New" w:cs="Courier New"/>
          <w:color w:val="0451A5"/>
          <w:sz w:val="18"/>
          <w:szCs w:val="18"/>
          <w:highlight w:val="yellow"/>
          <w:lang w:eastAsia="zh-CN"/>
        </w:rPr>
        <w:t>"</w:t>
      </w:r>
    </w:p>
    <w:p w14:paraId="6CAD4C66" w14:textId="77777777" w:rsidR="001166EC" w:rsidRDefault="001166EC" w:rsidP="001166EC">
      <w:pPr>
        <w:shd w:val="clear" w:color="auto" w:fill="FFFFFF"/>
        <w:spacing w:after="0" w:line="270" w:lineRule="atLeast"/>
        <w:ind w:firstLine="720"/>
        <w:rPr>
          <w:rFonts w:ascii="Courier New" w:hAnsi="Courier New" w:cs="Courier New"/>
          <w:color w:val="000000"/>
          <w:sz w:val="18"/>
          <w:szCs w:val="18"/>
          <w:lang w:eastAsia="zh-CN"/>
        </w:rPr>
      </w:pPr>
      <w:r w:rsidRPr="00865111">
        <w:rPr>
          <w:rFonts w:ascii="Courier New" w:hAnsi="Courier New" w:cs="Courier New"/>
          <w:color w:val="000000"/>
          <w:sz w:val="18"/>
          <w:szCs w:val="18"/>
          <w:highlight w:val="yellow"/>
          <w:lang w:eastAsia="zh-CN"/>
        </w:rPr>
        <w:t>}</w:t>
      </w:r>
    </w:p>
    <w:p w14:paraId="4F58E209" w14:textId="77777777" w:rsidR="001166EC" w:rsidRDefault="001166EC" w:rsidP="001166EC">
      <w:pPr>
        <w:shd w:val="clear" w:color="auto" w:fill="FFFFFF"/>
        <w:spacing w:after="0" w:line="270" w:lineRule="atLeast"/>
        <w:ind w:firstLine="720"/>
        <w:rPr>
          <w:rFonts w:ascii="Courier New" w:hAnsi="Courier New" w:cs="Courier New"/>
          <w:color w:val="000000"/>
          <w:sz w:val="18"/>
          <w:szCs w:val="18"/>
          <w:lang w:eastAsia="zh-CN"/>
        </w:rPr>
      </w:pPr>
    </w:p>
    <w:p w14:paraId="1FE44C36" w14:textId="77777777" w:rsidR="001166EC" w:rsidRPr="008C0CA4" w:rsidRDefault="001166EC" w:rsidP="001166EC">
      <w:pPr>
        <w:shd w:val="clear" w:color="auto" w:fill="FFFFFF"/>
        <w:spacing w:after="0" w:line="270" w:lineRule="atLeast"/>
        <w:ind w:firstLine="420"/>
        <w:rPr>
          <w:rFonts w:ascii="Courier New" w:hAnsi="Courier New" w:cs="Courier New"/>
          <w:color w:val="000000"/>
          <w:sz w:val="18"/>
          <w:szCs w:val="18"/>
          <w:lang w:eastAsia="zh-CN"/>
        </w:rPr>
      </w:pPr>
      <w:r w:rsidRPr="00A21F27">
        <w:rPr>
          <w:rFonts w:ascii="Courier New" w:hAnsi="Courier New" w:cs="Courier New" w:hint="eastAsia"/>
          <w:color w:val="000000"/>
          <w:sz w:val="18"/>
          <w:szCs w:val="18"/>
          <w:highlight w:val="yellow"/>
          <w:lang w:eastAsia="zh-CN"/>
        </w:rPr>
        <w:t>]</w:t>
      </w:r>
    </w:p>
    <w:p w14:paraId="144C7E66" w14:textId="77777777" w:rsidR="001166EC" w:rsidRDefault="001166EC" w:rsidP="001166EC">
      <w:pPr>
        <w:shd w:val="clear" w:color="auto" w:fill="FFFFFF"/>
        <w:spacing w:after="0" w:line="270" w:lineRule="atLeast"/>
        <w:rPr>
          <w:rFonts w:ascii="Courier New" w:hAnsi="Courier New" w:cs="Courier New"/>
          <w:color w:val="000000"/>
          <w:sz w:val="18"/>
          <w:szCs w:val="18"/>
          <w:lang w:eastAsia="zh-CN"/>
        </w:rPr>
      </w:pPr>
      <w:r w:rsidRPr="00A344CC">
        <w:rPr>
          <w:rFonts w:ascii="Courier New" w:hAnsi="Courier New" w:cs="Courier New"/>
          <w:color w:val="000000"/>
          <w:sz w:val="18"/>
          <w:szCs w:val="18"/>
          <w:lang w:eastAsia="zh-CN"/>
        </w:rPr>
        <w:t>}</w:t>
      </w:r>
    </w:p>
    <w:p w14:paraId="5599CD2B" w14:textId="77777777" w:rsidR="001166EC" w:rsidRDefault="001166EC" w:rsidP="001166EC">
      <w:pPr>
        <w:shd w:val="clear" w:color="auto" w:fill="FFFFFF"/>
        <w:spacing w:after="0" w:line="270" w:lineRule="atLeast"/>
        <w:rPr>
          <w:rFonts w:ascii="Courier New" w:hAnsi="Courier New" w:cs="Courier New"/>
          <w:color w:val="000000"/>
          <w:sz w:val="18"/>
          <w:szCs w:val="18"/>
          <w:lang w:eastAsia="zh-CN"/>
        </w:rPr>
      </w:pPr>
      <w:r>
        <w:rPr>
          <w:rFonts w:ascii="Courier New" w:hAnsi="Courier New" w:cs="Courier New"/>
          <w:color w:val="000000"/>
          <w:sz w:val="18"/>
          <w:szCs w:val="18"/>
          <w:lang w:eastAsia="zh-CN"/>
        </w:rPr>
        <w:t>O</w:t>
      </w:r>
      <w:r>
        <w:rPr>
          <w:rFonts w:ascii="Courier New" w:hAnsi="Courier New" w:cs="Courier New" w:hint="eastAsia"/>
          <w:color w:val="000000"/>
          <w:sz w:val="18"/>
          <w:szCs w:val="18"/>
          <w:lang w:eastAsia="zh-CN"/>
        </w:rPr>
        <w:t>r</w:t>
      </w:r>
    </w:p>
    <w:p w14:paraId="0860DAB8" w14:textId="77777777" w:rsidR="001166EC" w:rsidRPr="00A344CC" w:rsidRDefault="001166EC" w:rsidP="001166EC">
      <w:pPr>
        <w:shd w:val="clear" w:color="auto" w:fill="FFFFFF"/>
        <w:spacing w:after="0" w:line="270" w:lineRule="atLeast"/>
        <w:rPr>
          <w:rFonts w:ascii="Courier New" w:hAnsi="Courier New" w:cs="Courier New"/>
          <w:color w:val="000000"/>
          <w:sz w:val="18"/>
          <w:szCs w:val="18"/>
          <w:lang w:eastAsia="zh-CN"/>
        </w:rPr>
      </w:pPr>
      <w:r w:rsidRPr="00A344CC">
        <w:rPr>
          <w:rFonts w:ascii="Courier New" w:hAnsi="Courier New" w:cs="Courier New"/>
          <w:color w:val="000000"/>
          <w:sz w:val="18"/>
          <w:szCs w:val="18"/>
          <w:lang w:eastAsia="zh-CN"/>
        </w:rPr>
        <w:t>{</w:t>
      </w:r>
    </w:p>
    <w:p w14:paraId="6D8FEB70" w14:textId="2D1A6F5C"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Pr>
          <w:rFonts w:asciiTheme="minorEastAsia" w:eastAsiaTheme="minorEastAsia" w:hAnsiTheme="minorEastAsia" w:cs="Courier New" w:hint="eastAsia"/>
          <w:color w:val="A31515"/>
          <w:sz w:val="18"/>
          <w:szCs w:val="18"/>
          <w:lang w:eastAsia="zh-CN"/>
        </w:rPr>
        <w:t>Mes</w:t>
      </w:r>
      <w:r>
        <w:rPr>
          <w:rFonts w:ascii="Courier New" w:eastAsiaTheme="minorEastAsia" w:hAnsi="Courier New" w:cs="Courier New" w:hint="eastAsia"/>
          <w:color w:val="A31515"/>
          <w:sz w:val="18"/>
          <w:szCs w:val="18"/>
          <w:lang w:eastAsia="zh-CN"/>
        </w:rPr>
        <w:t>SampleId</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0000574979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45480845"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4F0035">
        <w:rPr>
          <w:rFonts w:asciiTheme="minorEastAsia" w:eastAsiaTheme="minorEastAsia" w:hAnsiTheme="minorEastAsia" w:cs="Courier New" w:hint="eastAsia"/>
          <w:color w:val="A31515"/>
          <w:sz w:val="18"/>
          <w:szCs w:val="18"/>
          <w:lang w:eastAsia="zh-CN"/>
        </w:rPr>
        <w:t>ProcessOrder</w:t>
      </w:r>
      <w:r w:rsidRPr="00F458B9">
        <w:rPr>
          <w:rFonts w:ascii="Courier New" w:hAnsi="Courier New" w:cs="Courier New"/>
          <w:color w:val="A31515"/>
          <w:sz w:val="18"/>
          <w:szCs w:val="18"/>
          <w:lang w:eastAsia="zh-CN"/>
        </w:rPr>
        <w:t xml:space="preserve"> "</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"B230501A"</w:t>
      </w:r>
      <w:r w:rsidRPr="00F458B9">
        <w:rPr>
          <w:rFonts w:ascii="Courier New" w:hAnsi="Courier New" w:cs="Courier New"/>
          <w:color w:val="000000"/>
          <w:sz w:val="18"/>
          <w:szCs w:val="18"/>
          <w:lang w:eastAsia="zh-CN"/>
        </w:rPr>
        <w:t>,</w:t>
      </w:r>
    </w:p>
    <w:p w14:paraId="77721E26"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"batch"</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"B230501A"</w:t>
      </w:r>
      <w:r w:rsidRPr="00F458B9">
        <w:rPr>
          <w:rFonts w:ascii="Courier New" w:hAnsi="Courier New" w:cs="Courier New"/>
          <w:color w:val="000000"/>
          <w:sz w:val="18"/>
          <w:szCs w:val="18"/>
          <w:lang w:eastAsia="zh-CN"/>
        </w:rPr>
        <w:t>,</w:t>
      </w:r>
    </w:p>
    <w:p w14:paraId="6FFB84E6"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Pr>
          <w:rFonts w:ascii="Courier New" w:eastAsiaTheme="minorEastAsia" w:hAnsi="Courier New" w:cs="Courier New" w:hint="eastAsia"/>
          <w:color w:val="A31515"/>
          <w:sz w:val="18"/>
          <w:szCs w:val="18"/>
          <w:lang w:eastAsia="zh-CN"/>
        </w:rPr>
        <w:t>MaterialNumber</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sidRPr="006A40E2">
        <w:t xml:space="preserve"> </w:t>
      </w:r>
      <w:r w:rsidRPr="006A40E2">
        <w:rPr>
          <w:rFonts w:ascii="Courier New" w:hAnsi="Courier New" w:cs="Courier New"/>
          <w:color w:val="0451A5"/>
          <w:sz w:val="18"/>
          <w:szCs w:val="18"/>
          <w:lang w:eastAsia="zh-CN"/>
        </w:rPr>
        <w:t xml:space="preserve">1165394 </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1F265761"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Pr>
          <w:rFonts w:ascii="Courier New" w:eastAsiaTheme="minorEastAsia" w:hAnsi="Courier New" w:cs="Courier New" w:hint="eastAsia"/>
          <w:color w:val="A31515"/>
          <w:sz w:val="18"/>
          <w:szCs w:val="18"/>
          <w:lang w:eastAsia="zh-CN"/>
        </w:rPr>
        <w:t>MaterialDescription</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sidRPr="001B0007">
        <w:t xml:space="preserve"> </w:t>
      </w:r>
      <w:r w:rsidRPr="001B0007">
        <w:rPr>
          <w:rFonts w:ascii="Courier New" w:hAnsi="Courier New" w:cs="Courier New"/>
          <w:color w:val="0451A5"/>
          <w:sz w:val="18"/>
          <w:szCs w:val="18"/>
          <w:lang w:eastAsia="zh-CN"/>
        </w:rPr>
        <w:t xml:space="preserve">LOCTITE LIOFOL LA 4501 25KG </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1CF2E667"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"plant"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hAnsi="Courier New" w:cs="Courier New" w:hint="eastAsia"/>
          <w:color w:val="0451A5"/>
          <w:sz w:val="18"/>
          <w:szCs w:val="18"/>
          <w:lang w:eastAsia="zh-CN"/>
        </w:rPr>
        <w:t>0759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2D7DBFCE"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4F0035">
        <w:rPr>
          <w:rFonts w:ascii="Courier New" w:hAnsi="Courier New" w:cs="Courier New" w:hint="eastAsia"/>
          <w:color w:val="A31515"/>
          <w:sz w:val="18"/>
          <w:szCs w:val="18"/>
          <w:lang w:eastAsia="zh-CN"/>
        </w:rPr>
        <w:t>ActivityNumber</w:t>
      </w:r>
      <w:r w:rsidRPr="00F458B9">
        <w:rPr>
          <w:rFonts w:ascii="Courier New" w:hAnsi="Courier New" w:cs="Courier New"/>
          <w:color w:val="A31515"/>
          <w:sz w:val="18"/>
          <w:szCs w:val="18"/>
          <w:lang w:eastAsia="zh-CN"/>
        </w:rPr>
        <w:t xml:space="preserve"> "</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0010</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4C341921"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DC789B">
        <w:rPr>
          <w:rFonts w:ascii="Courier New" w:hAnsi="Courier New" w:cs="Courier New"/>
          <w:color w:val="A31515"/>
          <w:sz w:val="18"/>
          <w:szCs w:val="18"/>
          <w:lang w:eastAsia="zh-CN"/>
        </w:rPr>
        <w:t>Authorised</w:t>
      </w:r>
      <w:r w:rsidRPr="00DC789B">
        <w:rPr>
          <w:rFonts w:ascii="Courier New" w:eastAsiaTheme="minorEastAsia" w:hAnsi="Courier New" w:cs="Courier New" w:hint="eastAsia"/>
          <w:color w:val="A31515"/>
          <w:sz w:val="18"/>
          <w:szCs w:val="18"/>
          <w:lang w:eastAsia="zh-CN"/>
        </w:rPr>
        <w:t>Datw</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2025-06-08 13:09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05B4D1EC"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836CF3">
        <w:rPr>
          <w:rFonts w:ascii="Courier New" w:hAnsi="Courier New" w:cs="Courier New"/>
          <w:color w:val="A31515"/>
          <w:sz w:val="18"/>
          <w:szCs w:val="18"/>
          <w:lang w:eastAsia="zh-CN"/>
        </w:rPr>
        <w:t>OperatorName</w:t>
      </w:r>
      <w:r w:rsidRPr="00F458B9">
        <w:rPr>
          <w:rFonts w:ascii="Courier New" w:hAnsi="Courier New" w:cs="Courier New"/>
          <w:color w:val="A31515"/>
          <w:sz w:val="18"/>
          <w:szCs w:val="18"/>
          <w:lang w:eastAsia="zh-CN"/>
        </w:rPr>
        <w:t xml:space="preserve"> "</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zzj</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04E5F06D" w14:textId="77777777" w:rsidR="00A55EEE" w:rsidRDefault="00A55EEE" w:rsidP="00A55EEE">
      <w:pPr>
        <w:shd w:val="clear" w:color="auto" w:fill="FFFFFF"/>
        <w:spacing w:after="0" w:line="270" w:lineRule="atLeast"/>
        <w:ind w:firstLine="435"/>
        <w:rPr>
          <w:rFonts w:ascii="Courier New" w:eastAsiaTheme="minorEastAsia" w:hAnsi="Courier New" w:cs="Courier New"/>
          <w:color w:val="000000"/>
          <w:sz w:val="18"/>
          <w:szCs w:val="18"/>
          <w:lang w:eastAsia="zh-CN"/>
        </w:rPr>
      </w:pPr>
      <w:r w:rsidRPr="00F458B9">
        <w:rPr>
          <w:rFonts w:ascii="Courier New" w:hAnsi="Courier New" w:cs="Courier New"/>
          <w:color w:val="A31515"/>
          <w:sz w:val="18"/>
          <w:szCs w:val="18"/>
          <w:lang w:eastAsia="zh-CN"/>
        </w:rPr>
        <w:t>"</w:t>
      </w:r>
      <w:r w:rsidRPr="00836CF3">
        <w:rPr>
          <w:rFonts w:ascii="Courier New" w:hAnsi="Courier New" w:cs="Courier New"/>
          <w:color w:val="A31515"/>
          <w:sz w:val="18"/>
          <w:szCs w:val="18"/>
          <w:lang w:eastAsia="zh-CN"/>
        </w:rPr>
        <w:t>SampleStatus</w:t>
      </w:r>
      <w:r w:rsidRPr="00F458B9">
        <w:rPr>
          <w:rFonts w:ascii="Courier New" w:hAnsi="Courier New" w:cs="Courier New"/>
          <w:color w:val="A31515"/>
          <w:sz w:val="18"/>
          <w:szCs w:val="18"/>
          <w:lang w:eastAsia="zh-CN"/>
        </w:rPr>
        <w:t xml:space="preserve"> "</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Pass</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21BCE67C" w14:textId="04454717" w:rsidR="001166EC" w:rsidRPr="00865111" w:rsidRDefault="001166EC" w:rsidP="00A55EEE">
      <w:pPr>
        <w:shd w:val="clear" w:color="auto" w:fill="FFFFFF"/>
        <w:spacing w:after="0" w:line="270" w:lineRule="atLeast"/>
        <w:rPr>
          <w:rFonts w:ascii="Courier New" w:hAnsi="Courier New" w:cs="Courier New"/>
          <w:color w:val="000000"/>
          <w:sz w:val="18"/>
          <w:szCs w:val="18"/>
          <w:highlight w:val="yellow"/>
          <w:lang w:eastAsia="zh-CN"/>
        </w:rPr>
      </w:pPr>
      <w:r w:rsidRPr="00A344CC">
        <w:rPr>
          <w:rFonts w:ascii="Courier New" w:hAnsi="Courier New" w:cs="Courier New"/>
          <w:color w:val="000000"/>
          <w:sz w:val="18"/>
          <w:szCs w:val="18"/>
          <w:lang w:eastAsia="zh-CN"/>
        </w:rPr>
        <w:t xml:space="preserve">    </w:t>
      </w:r>
      <w:r w:rsidRPr="00865111">
        <w:rPr>
          <w:rFonts w:ascii="Courier New" w:hAnsi="Courier New" w:cs="Courier New"/>
          <w:color w:val="A31515"/>
          <w:sz w:val="18"/>
          <w:szCs w:val="18"/>
          <w:highlight w:val="yellow"/>
          <w:lang w:eastAsia="zh-CN"/>
        </w:rPr>
        <w:t>"adjustment"</w:t>
      </w:r>
      <w:r w:rsidRPr="00865111">
        <w:rPr>
          <w:rFonts w:ascii="Courier New" w:hAnsi="Courier New" w:cs="Courier New"/>
          <w:color w:val="000000"/>
          <w:sz w:val="18"/>
          <w:szCs w:val="18"/>
          <w:highlight w:val="yellow"/>
          <w:lang w:eastAsia="zh-CN"/>
        </w:rPr>
        <w:t>: {</w:t>
      </w:r>
    </w:p>
    <w:p w14:paraId="66E2E731" w14:textId="77777777" w:rsidR="001166EC" w:rsidRPr="00865111" w:rsidRDefault="001166EC" w:rsidP="001166EC">
      <w:pPr>
        <w:shd w:val="clear" w:color="auto" w:fill="FFFFFF"/>
        <w:spacing w:after="0" w:line="270" w:lineRule="atLeast"/>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A31515"/>
          <w:sz w:val="18"/>
          <w:szCs w:val="18"/>
          <w:highlight w:val="yellow"/>
          <w:lang w:eastAsia="zh-CN"/>
        </w:rPr>
        <w:t>"material"</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DINP,YD128</w:t>
      </w:r>
      <w:r w:rsidRPr="00865111">
        <w:rPr>
          <w:rFonts w:ascii="Courier New" w:hAnsi="Courier New" w:cs="Courier New"/>
          <w:color w:val="0451A5"/>
          <w:sz w:val="18"/>
          <w:szCs w:val="18"/>
          <w:highlight w:val="yellow"/>
          <w:lang w:eastAsia="zh-CN"/>
        </w:rPr>
        <w:t>"</w:t>
      </w:r>
      <w:r w:rsidRPr="00865111">
        <w:rPr>
          <w:rFonts w:ascii="Courier New" w:hAnsi="Courier New" w:cs="Courier New"/>
          <w:color w:val="000000"/>
          <w:sz w:val="18"/>
          <w:szCs w:val="18"/>
          <w:highlight w:val="yellow"/>
          <w:lang w:eastAsia="zh-CN"/>
        </w:rPr>
        <w:t>,</w:t>
      </w:r>
    </w:p>
    <w:p w14:paraId="29CC3794" w14:textId="77777777" w:rsidR="001166EC" w:rsidRPr="00865111" w:rsidRDefault="001166EC" w:rsidP="001166EC">
      <w:pPr>
        <w:shd w:val="clear" w:color="auto" w:fill="FFFFFF"/>
        <w:spacing w:after="0" w:line="270" w:lineRule="atLeast"/>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A31515"/>
          <w:sz w:val="18"/>
          <w:szCs w:val="18"/>
          <w:highlight w:val="yellow"/>
          <w:lang w:eastAsia="zh-CN"/>
        </w:rPr>
        <w:t>"quantity"</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2,1</w:t>
      </w:r>
      <w:r w:rsidRPr="00865111">
        <w:rPr>
          <w:rFonts w:ascii="Courier New" w:hAnsi="Courier New" w:cs="Courier New"/>
          <w:color w:val="0451A5"/>
          <w:sz w:val="18"/>
          <w:szCs w:val="18"/>
          <w:highlight w:val="yellow"/>
          <w:lang w:eastAsia="zh-CN"/>
        </w:rPr>
        <w:t>"</w:t>
      </w:r>
      <w:r w:rsidRPr="00865111">
        <w:rPr>
          <w:rFonts w:ascii="Courier New" w:hAnsi="Courier New" w:cs="Courier New"/>
          <w:color w:val="000000"/>
          <w:sz w:val="18"/>
          <w:szCs w:val="18"/>
          <w:highlight w:val="yellow"/>
          <w:lang w:eastAsia="zh-CN"/>
        </w:rPr>
        <w:t>,</w:t>
      </w:r>
    </w:p>
    <w:p w14:paraId="1A7CF2CC" w14:textId="77777777" w:rsidR="001166EC" w:rsidRPr="008C0CA4" w:rsidRDefault="001166EC" w:rsidP="001166EC">
      <w:pPr>
        <w:shd w:val="clear" w:color="auto" w:fill="FFFFFF"/>
        <w:spacing w:after="0" w:line="270" w:lineRule="atLeast"/>
        <w:rPr>
          <w:rFonts w:ascii="Courier New" w:hAnsi="Courier New" w:cs="Courier New"/>
          <w:color w:val="000000"/>
          <w:sz w:val="18"/>
          <w:szCs w:val="18"/>
          <w:highlight w:val="yellow"/>
          <w:lang w:eastAsia="zh-CN"/>
        </w:rPr>
      </w:pP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A31515"/>
          <w:sz w:val="18"/>
          <w:szCs w:val="18"/>
          <w:highlight w:val="yellow"/>
          <w:lang w:eastAsia="zh-CN"/>
        </w:rPr>
        <w:t>"</w:t>
      </w:r>
      <w:r>
        <w:rPr>
          <w:rFonts w:ascii="Courier New" w:hAnsi="Courier New" w:cs="Courier New" w:hint="eastAsia"/>
          <w:color w:val="A31515"/>
          <w:sz w:val="18"/>
          <w:szCs w:val="18"/>
          <w:highlight w:val="yellow"/>
          <w:lang w:eastAsia="zh-CN"/>
        </w:rPr>
        <w:t>unit</w:t>
      </w:r>
      <w:r w:rsidRPr="00865111">
        <w:rPr>
          <w:rFonts w:ascii="Courier New" w:hAnsi="Courier New" w:cs="Courier New"/>
          <w:color w:val="A31515"/>
          <w:sz w:val="18"/>
          <w:szCs w:val="18"/>
          <w:highlight w:val="yellow"/>
          <w:lang w:eastAsia="zh-CN"/>
        </w:rPr>
        <w:t>"</w:t>
      </w:r>
      <w:r w:rsidRPr="00865111">
        <w:rPr>
          <w:rFonts w:ascii="Courier New" w:hAnsi="Courier New" w:cs="Courier New"/>
          <w:color w:val="000000"/>
          <w:sz w:val="18"/>
          <w:szCs w:val="18"/>
          <w:highlight w:val="yellow"/>
          <w:lang w:eastAsia="zh-CN"/>
        </w:rPr>
        <w:t xml:space="preserve">: </w:t>
      </w:r>
      <w:r w:rsidRPr="00865111">
        <w:rPr>
          <w:rFonts w:ascii="Courier New" w:hAnsi="Courier New" w:cs="Courier New"/>
          <w:color w:val="0451A5"/>
          <w:sz w:val="18"/>
          <w:szCs w:val="18"/>
          <w:highlight w:val="yellow"/>
          <w:lang w:eastAsia="zh-CN"/>
        </w:rPr>
        <w:t>"</w:t>
      </w:r>
      <w:r>
        <w:rPr>
          <w:rFonts w:ascii="Courier New" w:hAnsi="Courier New" w:cs="Courier New" w:hint="eastAsia"/>
          <w:color w:val="0451A5"/>
          <w:sz w:val="18"/>
          <w:szCs w:val="18"/>
          <w:highlight w:val="yellow"/>
          <w:lang w:eastAsia="zh-CN"/>
        </w:rPr>
        <w:t>KG,KG</w:t>
      </w:r>
      <w:r w:rsidRPr="00865111">
        <w:rPr>
          <w:rFonts w:ascii="Courier New" w:hAnsi="Courier New" w:cs="Courier New"/>
          <w:color w:val="0451A5"/>
          <w:sz w:val="18"/>
          <w:szCs w:val="18"/>
          <w:highlight w:val="yellow"/>
          <w:lang w:eastAsia="zh-CN"/>
        </w:rPr>
        <w:t>"</w:t>
      </w:r>
    </w:p>
    <w:p w14:paraId="467B4145" w14:textId="77777777" w:rsidR="001166EC" w:rsidRDefault="001166EC" w:rsidP="001166EC">
      <w:pPr>
        <w:shd w:val="clear" w:color="auto" w:fill="FFFFFF"/>
        <w:spacing w:after="0" w:line="270" w:lineRule="atLeast"/>
        <w:ind w:leftChars="100" w:left="200" w:firstLine="420"/>
        <w:rPr>
          <w:rFonts w:ascii="Courier New" w:hAnsi="Courier New" w:cs="Courier New"/>
          <w:color w:val="000000"/>
          <w:sz w:val="18"/>
          <w:szCs w:val="18"/>
          <w:lang w:eastAsia="zh-CN"/>
        </w:rPr>
      </w:pPr>
      <w:r w:rsidRPr="00865111">
        <w:rPr>
          <w:rFonts w:ascii="Courier New" w:hAnsi="Courier New" w:cs="Courier New"/>
          <w:color w:val="000000"/>
          <w:sz w:val="18"/>
          <w:szCs w:val="18"/>
          <w:highlight w:val="yellow"/>
          <w:lang w:eastAsia="zh-CN"/>
        </w:rPr>
        <w:t>}</w:t>
      </w:r>
    </w:p>
    <w:p w14:paraId="0183C0A6" w14:textId="77777777" w:rsidR="001166EC" w:rsidRPr="008C0CA4" w:rsidRDefault="001166EC" w:rsidP="001166EC">
      <w:pPr>
        <w:shd w:val="clear" w:color="auto" w:fill="FFFFFF"/>
        <w:spacing w:after="0" w:line="270" w:lineRule="atLeast"/>
        <w:ind w:firstLine="420"/>
        <w:rPr>
          <w:rFonts w:ascii="Courier New" w:hAnsi="Courier New" w:cs="Courier New"/>
          <w:color w:val="000000"/>
          <w:sz w:val="18"/>
          <w:szCs w:val="18"/>
          <w:lang w:eastAsia="zh-CN"/>
        </w:rPr>
      </w:pPr>
      <w:r w:rsidRPr="00A21F27">
        <w:rPr>
          <w:rFonts w:ascii="Courier New" w:hAnsi="Courier New" w:cs="Courier New" w:hint="eastAsia"/>
          <w:color w:val="000000"/>
          <w:sz w:val="18"/>
          <w:szCs w:val="18"/>
          <w:highlight w:val="yellow"/>
          <w:lang w:eastAsia="zh-CN"/>
        </w:rPr>
        <w:t>]</w:t>
      </w:r>
    </w:p>
    <w:p w14:paraId="368245D8" w14:textId="77777777" w:rsidR="001166EC" w:rsidRPr="00A344CC" w:rsidRDefault="001166EC" w:rsidP="001166EC">
      <w:pPr>
        <w:shd w:val="clear" w:color="auto" w:fill="FFFFFF"/>
        <w:spacing w:after="0" w:line="270" w:lineRule="atLeast"/>
        <w:rPr>
          <w:rFonts w:ascii="Courier New" w:hAnsi="Courier New" w:cs="Courier New"/>
          <w:color w:val="000000"/>
          <w:sz w:val="18"/>
          <w:szCs w:val="18"/>
          <w:lang w:eastAsia="zh-CN"/>
        </w:rPr>
      </w:pPr>
      <w:r w:rsidRPr="00A344CC">
        <w:rPr>
          <w:rFonts w:ascii="Courier New" w:hAnsi="Courier New" w:cs="Courier New"/>
          <w:color w:val="000000"/>
          <w:sz w:val="18"/>
          <w:szCs w:val="18"/>
          <w:lang w:eastAsia="zh-CN"/>
        </w:rPr>
        <w:t>}</w:t>
      </w:r>
    </w:p>
    <w:p w14:paraId="3EBE4962" w14:textId="77777777" w:rsidR="001166EC" w:rsidRPr="00D85E30" w:rsidRDefault="001166EC" w:rsidP="001166EC">
      <w:pPr>
        <w:rPr>
          <w:rFonts w:eastAsiaTheme="minorEastAsia"/>
          <w:lang w:eastAsia="zh-CN"/>
        </w:rPr>
      </w:pPr>
    </w:p>
    <w:p w14:paraId="251218B5" w14:textId="77777777" w:rsidR="001166EC" w:rsidRDefault="001166EC" w:rsidP="001166EC">
      <w:pPr>
        <w:pStyle w:val="5"/>
        <w:rPr>
          <w:rFonts w:eastAsiaTheme="minorEastAsia"/>
          <w:lang w:eastAsia="zh-CN"/>
        </w:rPr>
      </w:pPr>
      <w:r>
        <w:t>Exampled response json</w:t>
      </w:r>
    </w:p>
    <w:p w14:paraId="3EE87E1F" w14:textId="77777777" w:rsidR="007C786F" w:rsidRPr="00F458B9" w:rsidRDefault="007C786F" w:rsidP="007C786F">
      <w:pPr>
        <w:shd w:val="clear" w:color="auto" w:fill="FFFFFF"/>
        <w:spacing w:after="0" w:line="270" w:lineRule="atLeast"/>
        <w:rPr>
          <w:rFonts w:ascii="Courier New" w:hAnsi="Courier New" w:cs="Courier New"/>
          <w:color w:val="000000"/>
          <w:sz w:val="18"/>
          <w:szCs w:val="18"/>
          <w:lang w:eastAsia="zh-CN"/>
        </w:rPr>
      </w:pPr>
      <w:r w:rsidRPr="00F458B9">
        <w:rPr>
          <w:rFonts w:ascii="Courier New" w:hAnsi="Courier New" w:cs="Courier New"/>
          <w:color w:val="000000"/>
          <w:sz w:val="18"/>
          <w:szCs w:val="18"/>
          <w:lang w:eastAsia="zh-CN"/>
        </w:rPr>
        <w:t>{</w:t>
      </w:r>
    </w:p>
    <w:p w14:paraId="783B471F" w14:textId="77777777" w:rsidR="007C786F" w:rsidRDefault="007C786F" w:rsidP="007C786F">
      <w:pPr>
        <w:shd w:val="clear" w:color="auto" w:fill="FFFFFF"/>
        <w:spacing w:after="0" w:line="270" w:lineRule="atLeast"/>
        <w:rPr>
          <w:rFonts w:ascii="Courier New" w:hAnsi="Courier New" w:cs="Courier New"/>
          <w:color w:val="0451A5"/>
          <w:sz w:val="18"/>
          <w:szCs w:val="18"/>
          <w:lang w:eastAsia="zh-CN"/>
        </w:rPr>
      </w:pPr>
      <w:r w:rsidRPr="00F458B9">
        <w:rPr>
          <w:rFonts w:ascii="Courier New" w:hAnsi="Courier New" w:cs="Courier New"/>
          <w:color w:val="000000"/>
          <w:sz w:val="18"/>
          <w:szCs w:val="18"/>
          <w:lang w:eastAsia="zh-CN"/>
        </w:rPr>
        <w:t xml:space="preserve">    </w:t>
      </w:r>
      <w:r w:rsidRPr="00F458B9">
        <w:rPr>
          <w:rFonts w:ascii="Courier New" w:hAnsi="Courier New" w:cs="Courier New"/>
          <w:color w:val="A31515"/>
          <w:sz w:val="18"/>
          <w:szCs w:val="18"/>
          <w:lang w:eastAsia="zh-CN"/>
        </w:rPr>
        <w:t>"</w:t>
      </w:r>
      <w:r w:rsidRPr="0060737B">
        <w:rPr>
          <w:rFonts w:asciiTheme="minorEastAsia" w:eastAsiaTheme="minorEastAsia" w:hAnsiTheme="minorEastAsia" w:cs="Courier New" w:hint="eastAsia"/>
          <w:color w:val="A31515"/>
          <w:sz w:val="18"/>
          <w:szCs w:val="18"/>
          <w:lang w:eastAsia="zh-CN"/>
        </w:rPr>
        <w:t xml:space="preserve"> </w:t>
      </w:r>
      <w:r>
        <w:rPr>
          <w:rFonts w:asciiTheme="minorEastAsia" w:eastAsiaTheme="minorEastAsia" w:hAnsiTheme="minorEastAsia" w:cs="Courier New" w:hint="eastAsia"/>
          <w:color w:val="A31515"/>
          <w:sz w:val="18"/>
          <w:szCs w:val="18"/>
          <w:lang w:eastAsia="zh-CN"/>
        </w:rPr>
        <w:t>Mes</w:t>
      </w:r>
      <w:r>
        <w:rPr>
          <w:rFonts w:ascii="Courier New" w:eastAsiaTheme="minorEastAsia" w:hAnsi="Courier New" w:cs="Courier New" w:hint="eastAsia"/>
          <w:color w:val="A31515"/>
          <w:sz w:val="18"/>
          <w:szCs w:val="18"/>
          <w:lang w:eastAsia="zh-CN"/>
        </w:rPr>
        <w:t>SampleId</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0000574979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152464A1" w14:textId="77777777" w:rsidR="007C786F" w:rsidRPr="00351B75" w:rsidRDefault="007C786F" w:rsidP="007C786F">
      <w:pPr>
        <w:shd w:val="clear" w:color="auto" w:fill="FFFFFF"/>
        <w:spacing w:after="0" w:line="270" w:lineRule="atLeast"/>
        <w:ind w:firstLine="432"/>
        <w:rPr>
          <w:rFonts w:ascii="Courier New" w:hAnsi="Courier New" w:cs="Courier New"/>
          <w:color w:val="A31515"/>
          <w:sz w:val="18"/>
          <w:szCs w:val="18"/>
          <w:lang w:eastAsia="zh-CN"/>
        </w:rPr>
      </w:pPr>
      <w:r w:rsidRPr="00F458B9">
        <w:rPr>
          <w:rFonts w:ascii="Courier New" w:hAnsi="Courier New" w:cs="Courier New"/>
          <w:color w:val="A31515"/>
          <w:sz w:val="18"/>
          <w:szCs w:val="18"/>
          <w:lang w:eastAsia="zh-CN"/>
        </w:rPr>
        <w:t>"</w:t>
      </w:r>
      <w:r w:rsidRPr="00351B75">
        <w:rPr>
          <w:rFonts w:ascii="Courier New" w:hAnsi="Courier New" w:cs="Courier New"/>
          <w:color w:val="A31515"/>
          <w:sz w:val="18"/>
          <w:szCs w:val="18"/>
          <w:lang w:eastAsia="zh-CN"/>
        </w:rPr>
        <w:t>S</w:t>
      </w:r>
      <w:r w:rsidRPr="00351B75">
        <w:rPr>
          <w:rFonts w:ascii="Courier New" w:hAnsi="Courier New" w:cs="Courier New" w:hint="eastAsia"/>
          <w:color w:val="A31515"/>
          <w:sz w:val="18"/>
          <w:szCs w:val="18"/>
          <w:lang w:eastAsia="zh-CN"/>
        </w:rPr>
        <w:t>tatus</w:t>
      </w:r>
      <w:r w:rsidRPr="00F458B9">
        <w:rPr>
          <w:rFonts w:ascii="Courier New" w:hAnsi="Courier New" w:cs="Courier New"/>
          <w:color w:val="A31515"/>
          <w:sz w:val="18"/>
          <w:szCs w:val="18"/>
          <w:lang w:eastAsia="zh-CN"/>
        </w:rPr>
        <w:t>"</w:t>
      </w:r>
      <w:r w:rsidRPr="00351B75">
        <w:rPr>
          <w:rFonts w:ascii="Courier New" w:hAnsi="Courier New" w:cs="Courier New" w:hint="eastAsia"/>
          <w:color w:val="A31515"/>
          <w:sz w:val="18"/>
          <w:szCs w:val="18"/>
          <w:lang w:eastAsia="zh-CN"/>
        </w:rPr>
        <w:t xml:space="preserve"> :</w:t>
      </w:r>
      <w:r>
        <w:rPr>
          <w:rFonts w:ascii="Courier New" w:hAnsi="Courier New" w:cs="Courier New" w:hint="eastAsia"/>
          <w:color w:val="A31515"/>
          <w:sz w:val="18"/>
          <w:szCs w:val="18"/>
          <w:lang w:eastAsia="zh-CN"/>
        </w:rPr>
        <w:t>0</w:t>
      </w:r>
    </w:p>
    <w:p w14:paraId="30352B69" w14:textId="77777777" w:rsidR="007C786F" w:rsidRPr="00F458B9" w:rsidRDefault="007C786F" w:rsidP="007C786F">
      <w:pPr>
        <w:shd w:val="clear" w:color="auto" w:fill="FFFFFF"/>
        <w:spacing w:after="0" w:line="270" w:lineRule="atLeast"/>
        <w:ind w:firstLine="432"/>
        <w:rPr>
          <w:rFonts w:ascii="Courier New" w:hAnsi="Courier New" w:cs="Courier New"/>
          <w:color w:val="A31515"/>
          <w:sz w:val="18"/>
          <w:szCs w:val="18"/>
          <w:lang w:eastAsia="zh-CN"/>
        </w:rPr>
      </w:pPr>
      <w:r w:rsidRPr="00F458B9">
        <w:rPr>
          <w:rFonts w:ascii="Courier New" w:hAnsi="Courier New" w:cs="Courier New"/>
          <w:color w:val="A31515"/>
          <w:sz w:val="18"/>
          <w:szCs w:val="18"/>
          <w:lang w:eastAsia="zh-CN"/>
        </w:rPr>
        <w:t>"</w:t>
      </w:r>
      <w:r w:rsidRPr="00351B75">
        <w:rPr>
          <w:rFonts w:ascii="Courier New" w:hAnsi="Courier New" w:cs="Courier New"/>
          <w:color w:val="A31515"/>
          <w:sz w:val="18"/>
          <w:szCs w:val="18"/>
          <w:lang w:eastAsia="zh-CN"/>
        </w:rPr>
        <w:t>M</w:t>
      </w:r>
      <w:r w:rsidRPr="00351B75">
        <w:rPr>
          <w:rFonts w:ascii="Courier New" w:hAnsi="Courier New" w:cs="Courier New" w:hint="eastAsia"/>
          <w:color w:val="A31515"/>
          <w:sz w:val="18"/>
          <w:szCs w:val="18"/>
          <w:lang w:eastAsia="zh-CN"/>
        </w:rPr>
        <w:t>essage</w:t>
      </w:r>
      <w:r w:rsidRPr="00F458B9">
        <w:rPr>
          <w:rFonts w:ascii="Courier New" w:hAnsi="Courier New" w:cs="Courier New"/>
          <w:color w:val="A31515"/>
          <w:sz w:val="18"/>
          <w:szCs w:val="18"/>
          <w:lang w:eastAsia="zh-CN"/>
        </w:rPr>
        <w:t>"</w:t>
      </w:r>
      <w:r w:rsidRPr="00351B75">
        <w:rPr>
          <w:rFonts w:ascii="Courier New" w:hAnsi="Courier New" w:cs="Courier New" w:hint="eastAsia"/>
          <w:color w:val="A31515"/>
          <w:sz w:val="18"/>
          <w:szCs w:val="18"/>
          <w:lang w:eastAsia="zh-CN"/>
        </w:rPr>
        <w:t>:</w:t>
      </w:r>
      <w:r>
        <w:rPr>
          <w:rFonts w:ascii="Courier New" w:hAnsi="Courier New" w:cs="Courier New"/>
          <w:color w:val="A31515"/>
          <w:sz w:val="18"/>
          <w:szCs w:val="18"/>
          <w:lang w:eastAsia="zh-CN"/>
        </w:rPr>
        <w:t>””</w:t>
      </w:r>
    </w:p>
    <w:p w14:paraId="02CF3A75" w14:textId="77777777" w:rsidR="007C786F" w:rsidRDefault="007C786F" w:rsidP="007C786F">
      <w:pPr>
        <w:shd w:val="clear" w:color="auto" w:fill="FFFFFF"/>
        <w:spacing w:after="0" w:line="270" w:lineRule="atLeast"/>
        <w:rPr>
          <w:rFonts w:ascii="Courier New" w:eastAsiaTheme="minorEastAsia" w:hAnsi="Courier New" w:cs="Courier New"/>
          <w:color w:val="000000"/>
          <w:sz w:val="18"/>
          <w:szCs w:val="18"/>
          <w:lang w:eastAsia="zh-CN"/>
        </w:rPr>
      </w:pPr>
      <w:r w:rsidRPr="00F458B9">
        <w:rPr>
          <w:rFonts w:ascii="Courier New" w:hAnsi="Courier New" w:cs="Courier New"/>
          <w:color w:val="000000"/>
          <w:sz w:val="18"/>
          <w:szCs w:val="18"/>
          <w:lang w:eastAsia="zh-CN"/>
        </w:rPr>
        <w:t>}</w:t>
      </w:r>
    </w:p>
    <w:p w14:paraId="63024FC7" w14:textId="77777777" w:rsidR="007C786F" w:rsidRPr="00DA14E3" w:rsidRDefault="007C786F" w:rsidP="007C786F">
      <w:pPr>
        <w:shd w:val="clear" w:color="auto" w:fill="FFFFFF"/>
        <w:spacing w:after="0" w:line="270" w:lineRule="atLeast"/>
        <w:rPr>
          <w:rFonts w:ascii="Courier New" w:eastAsiaTheme="minorEastAsia" w:hAnsi="Courier New" w:cs="Courier New"/>
          <w:color w:val="000000"/>
          <w:sz w:val="18"/>
          <w:szCs w:val="18"/>
          <w:lang w:eastAsia="zh-CN"/>
        </w:rPr>
      </w:pPr>
      <w:r>
        <w:rPr>
          <w:rFonts w:ascii="Courier New" w:eastAsiaTheme="minorEastAsia" w:hAnsi="Courier New" w:cs="Courier New"/>
          <w:color w:val="000000"/>
          <w:sz w:val="18"/>
          <w:szCs w:val="18"/>
          <w:lang w:eastAsia="zh-CN"/>
        </w:rPr>
        <w:t>A</w:t>
      </w:r>
      <w:r>
        <w:rPr>
          <w:rFonts w:ascii="Courier New" w:eastAsiaTheme="minorEastAsia" w:hAnsi="Courier New" w:cs="Courier New" w:hint="eastAsia"/>
          <w:color w:val="000000"/>
          <w:sz w:val="18"/>
          <w:szCs w:val="18"/>
          <w:lang w:eastAsia="zh-CN"/>
        </w:rPr>
        <w:t>nd</w:t>
      </w:r>
    </w:p>
    <w:p w14:paraId="6ABB64C0" w14:textId="77777777" w:rsidR="007C786F" w:rsidRPr="00F458B9" w:rsidRDefault="007C786F" w:rsidP="007C786F">
      <w:pPr>
        <w:shd w:val="clear" w:color="auto" w:fill="FFFFFF"/>
        <w:spacing w:after="0" w:line="270" w:lineRule="atLeast"/>
        <w:rPr>
          <w:rFonts w:ascii="Courier New" w:hAnsi="Courier New" w:cs="Courier New"/>
          <w:color w:val="000000"/>
          <w:sz w:val="18"/>
          <w:szCs w:val="18"/>
          <w:lang w:eastAsia="zh-CN"/>
        </w:rPr>
      </w:pPr>
      <w:r w:rsidRPr="00F458B9">
        <w:rPr>
          <w:rFonts w:ascii="Courier New" w:hAnsi="Courier New" w:cs="Courier New"/>
          <w:color w:val="000000"/>
          <w:sz w:val="18"/>
          <w:szCs w:val="18"/>
          <w:lang w:eastAsia="zh-CN"/>
        </w:rPr>
        <w:t>{</w:t>
      </w:r>
    </w:p>
    <w:p w14:paraId="32151A54" w14:textId="77777777" w:rsidR="007C786F" w:rsidRDefault="007C786F" w:rsidP="007C786F">
      <w:pPr>
        <w:shd w:val="clear" w:color="auto" w:fill="FFFFFF"/>
        <w:spacing w:after="0" w:line="270" w:lineRule="atLeast"/>
        <w:rPr>
          <w:rFonts w:ascii="Courier New" w:hAnsi="Courier New" w:cs="Courier New"/>
          <w:color w:val="0451A5"/>
          <w:sz w:val="18"/>
          <w:szCs w:val="18"/>
          <w:lang w:eastAsia="zh-CN"/>
        </w:rPr>
      </w:pPr>
      <w:r w:rsidRPr="00F458B9">
        <w:rPr>
          <w:rFonts w:ascii="Courier New" w:hAnsi="Courier New" w:cs="Courier New"/>
          <w:color w:val="000000"/>
          <w:sz w:val="18"/>
          <w:szCs w:val="18"/>
          <w:lang w:eastAsia="zh-CN"/>
        </w:rPr>
        <w:t xml:space="preserve">    </w:t>
      </w:r>
      <w:r w:rsidRPr="00F458B9">
        <w:rPr>
          <w:rFonts w:ascii="Courier New" w:hAnsi="Courier New" w:cs="Courier New"/>
          <w:color w:val="A31515"/>
          <w:sz w:val="18"/>
          <w:szCs w:val="18"/>
          <w:lang w:eastAsia="zh-CN"/>
        </w:rPr>
        <w:t>"</w:t>
      </w:r>
      <w:r>
        <w:rPr>
          <w:rFonts w:asciiTheme="minorEastAsia" w:eastAsiaTheme="minorEastAsia" w:hAnsiTheme="minorEastAsia" w:cs="Courier New" w:hint="eastAsia"/>
          <w:color w:val="A31515"/>
          <w:sz w:val="18"/>
          <w:szCs w:val="18"/>
          <w:lang w:eastAsia="zh-CN"/>
        </w:rPr>
        <w:t>Mes</w:t>
      </w:r>
      <w:r>
        <w:rPr>
          <w:rFonts w:ascii="Courier New" w:eastAsiaTheme="minorEastAsia" w:hAnsi="Courier New" w:cs="Courier New" w:hint="eastAsia"/>
          <w:color w:val="A31515"/>
          <w:sz w:val="18"/>
          <w:szCs w:val="18"/>
          <w:lang w:eastAsia="zh-CN"/>
        </w:rPr>
        <w:t>SampleId</w:t>
      </w:r>
      <w:r w:rsidRPr="00F458B9">
        <w:rPr>
          <w:rFonts w:ascii="Courier New" w:hAnsi="Courier New" w:cs="Courier New"/>
          <w:color w:val="A31515"/>
          <w:sz w:val="18"/>
          <w:szCs w:val="18"/>
          <w:lang w:eastAsia="zh-CN"/>
        </w:rPr>
        <w:t>"</w:t>
      </w:r>
      <w:r w:rsidRPr="00F458B9">
        <w:rPr>
          <w:rFonts w:ascii="Courier New" w:hAnsi="Courier New" w:cs="Courier New"/>
          <w:color w:val="000000"/>
          <w:sz w:val="18"/>
          <w:szCs w:val="18"/>
          <w:lang w:eastAsia="zh-CN"/>
        </w:rPr>
        <w:t xml:space="preserve">: </w:t>
      </w:r>
      <w:r w:rsidRPr="00F458B9">
        <w:rPr>
          <w:rFonts w:ascii="Courier New" w:hAnsi="Courier New" w:cs="Courier New"/>
          <w:color w:val="0451A5"/>
          <w:sz w:val="18"/>
          <w:szCs w:val="18"/>
          <w:lang w:eastAsia="zh-CN"/>
        </w:rPr>
        <w:t>"</w:t>
      </w:r>
      <w:r>
        <w:rPr>
          <w:rFonts w:ascii="Courier New" w:eastAsiaTheme="minorEastAsia" w:hAnsi="Courier New" w:cs="Courier New" w:hint="eastAsia"/>
          <w:color w:val="0451A5"/>
          <w:sz w:val="18"/>
          <w:szCs w:val="18"/>
          <w:lang w:eastAsia="zh-CN"/>
        </w:rPr>
        <w:t>0000574979</w:t>
      </w:r>
      <w:r w:rsidRPr="00F458B9">
        <w:rPr>
          <w:rFonts w:ascii="Courier New" w:hAnsi="Courier New" w:cs="Courier New"/>
          <w:color w:val="0451A5"/>
          <w:sz w:val="18"/>
          <w:szCs w:val="18"/>
          <w:lang w:eastAsia="zh-CN"/>
        </w:rPr>
        <w:t>"</w:t>
      </w:r>
      <w:r w:rsidRPr="00F458B9">
        <w:rPr>
          <w:rFonts w:ascii="Courier New" w:hAnsi="Courier New" w:cs="Courier New"/>
          <w:color w:val="000000"/>
          <w:sz w:val="18"/>
          <w:szCs w:val="18"/>
          <w:lang w:eastAsia="zh-CN"/>
        </w:rPr>
        <w:t>,</w:t>
      </w:r>
    </w:p>
    <w:p w14:paraId="6E9FD6AA" w14:textId="77777777" w:rsidR="007C786F" w:rsidRPr="003C5E66" w:rsidRDefault="007C786F" w:rsidP="007C786F">
      <w:pPr>
        <w:shd w:val="clear" w:color="auto" w:fill="FFFFFF"/>
        <w:spacing w:after="0" w:line="270" w:lineRule="atLeast"/>
        <w:ind w:firstLine="432"/>
        <w:rPr>
          <w:rFonts w:ascii="Courier New" w:eastAsiaTheme="minorEastAsia" w:hAnsi="Courier New" w:cs="Courier New"/>
          <w:color w:val="A31515"/>
          <w:sz w:val="18"/>
          <w:szCs w:val="18"/>
          <w:lang w:eastAsia="zh-CN"/>
        </w:rPr>
      </w:pPr>
      <w:r w:rsidRPr="00F458B9">
        <w:rPr>
          <w:rFonts w:ascii="Courier New" w:hAnsi="Courier New" w:cs="Courier New"/>
          <w:color w:val="A31515"/>
          <w:sz w:val="18"/>
          <w:szCs w:val="18"/>
          <w:lang w:eastAsia="zh-CN"/>
        </w:rPr>
        <w:t>"</w:t>
      </w:r>
      <w:r w:rsidRPr="00351B75">
        <w:rPr>
          <w:rFonts w:ascii="Courier New" w:hAnsi="Courier New" w:cs="Courier New"/>
          <w:color w:val="A31515"/>
          <w:sz w:val="18"/>
          <w:szCs w:val="18"/>
          <w:lang w:eastAsia="zh-CN"/>
        </w:rPr>
        <w:t>S</w:t>
      </w:r>
      <w:r w:rsidRPr="00351B75">
        <w:rPr>
          <w:rFonts w:ascii="Courier New" w:hAnsi="Courier New" w:cs="Courier New" w:hint="eastAsia"/>
          <w:color w:val="A31515"/>
          <w:sz w:val="18"/>
          <w:szCs w:val="18"/>
          <w:lang w:eastAsia="zh-CN"/>
        </w:rPr>
        <w:t>tatus</w:t>
      </w:r>
      <w:r w:rsidRPr="00F458B9">
        <w:rPr>
          <w:rFonts w:ascii="Courier New" w:hAnsi="Courier New" w:cs="Courier New"/>
          <w:color w:val="A31515"/>
          <w:sz w:val="18"/>
          <w:szCs w:val="18"/>
          <w:lang w:eastAsia="zh-CN"/>
        </w:rPr>
        <w:t>"</w:t>
      </w:r>
      <w:r w:rsidRPr="00351B75">
        <w:rPr>
          <w:rFonts w:ascii="Courier New" w:hAnsi="Courier New" w:cs="Courier New" w:hint="eastAsia"/>
          <w:color w:val="A31515"/>
          <w:sz w:val="18"/>
          <w:szCs w:val="18"/>
          <w:lang w:eastAsia="zh-CN"/>
        </w:rPr>
        <w:t xml:space="preserve"> :</w:t>
      </w:r>
      <w:r>
        <w:rPr>
          <w:rFonts w:ascii="Courier New" w:eastAsiaTheme="minorEastAsia" w:hAnsi="Courier New" w:cs="Courier New" w:hint="eastAsia"/>
          <w:color w:val="A31515"/>
          <w:sz w:val="18"/>
          <w:szCs w:val="18"/>
          <w:lang w:eastAsia="zh-CN"/>
        </w:rPr>
        <w:t>1</w:t>
      </w:r>
    </w:p>
    <w:p w14:paraId="04FB22E9" w14:textId="77777777" w:rsidR="007C786F" w:rsidRPr="00F458B9" w:rsidRDefault="007C786F" w:rsidP="007C786F">
      <w:pPr>
        <w:shd w:val="clear" w:color="auto" w:fill="FFFFFF"/>
        <w:spacing w:after="0" w:line="270" w:lineRule="atLeast"/>
        <w:ind w:firstLine="432"/>
        <w:rPr>
          <w:rFonts w:ascii="Courier New" w:hAnsi="Courier New" w:cs="Courier New"/>
          <w:color w:val="A31515"/>
          <w:sz w:val="18"/>
          <w:szCs w:val="18"/>
          <w:lang w:eastAsia="zh-CN"/>
        </w:rPr>
      </w:pPr>
      <w:r w:rsidRPr="00F458B9">
        <w:rPr>
          <w:rFonts w:ascii="Courier New" w:hAnsi="Courier New" w:cs="Courier New"/>
          <w:color w:val="A31515"/>
          <w:sz w:val="18"/>
          <w:szCs w:val="18"/>
          <w:lang w:eastAsia="zh-CN"/>
        </w:rPr>
        <w:t>"</w:t>
      </w:r>
      <w:r w:rsidRPr="00351B75">
        <w:rPr>
          <w:rFonts w:ascii="Courier New" w:hAnsi="Courier New" w:cs="Courier New"/>
          <w:color w:val="A31515"/>
          <w:sz w:val="18"/>
          <w:szCs w:val="18"/>
          <w:lang w:eastAsia="zh-CN"/>
        </w:rPr>
        <w:t>M</w:t>
      </w:r>
      <w:r w:rsidRPr="00351B75">
        <w:rPr>
          <w:rFonts w:ascii="Courier New" w:hAnsi="Courier New" w:cs="Courier New" w:hint="eastAsia"/>
          <w:color w:val="A31515"/>
          <w:sz w:val="18"/>
          <w:szCs w:val="18"/>
          <w:lang w:eastAsia="zh-CN"/>
        </w:rPr>
        <w:t>essage</w:t>
      </w:r>
      <w:r w:rsidRPr="00F458B9">
        <w:rPr>
          <w:rFonts w:ascii="Courier New" w:hAnsi="Courier New" w:cs="Courier New"/>
          <w:color w:val="A31515"/>
          <w:sz w:val="18"/>
          <w:szCs w:val="18"/>
          <w:lang w:eastAsia="zh-CN"/>
        </w:rPr>
        <w:t>"</w:t>
      </w:r>
      <w:r w:rsidRPr="00351B75">
        <w:rPr>
          <w:rFonts w:ascii="Courier New" w:hAnsi="Courier New" w:cs="Courier New" w:hint="eastAsia"/>
          <w:color w:val="A31515"/>
          <w:sz w:val="18"/>
          <w:szCs w:val="18"/>
          <w:lang w:eastAsia="zh-CN"/>
        </w:rPr>
        <w:t>:</w:t>
      </w:r>
      <w:r>
        <w:rPr>
          <w:rFonts w:ascii="Courier New" w:hAnsi="Courier New" w:cs="Courier New"/>
          <w:color w:val="A31515"/>
          <w:sz w:val="18"/>
          <w:szCs w:val="18"/>
          <w:lang w:eastAsia="zh-CN"/>
        </w:rPr>
        <w:t>”</w:t>
      </w:r>
      <w:r w:rsidRPr="00DA14E3">
        <w:t xml:space="preserve"> </w:t>
      </w:r>
      <w:r w:rsidRPr="00DA14E3">
        <w:rPr>
          <w:rFonts w:ascii="Courier New" w:hAnsi="Courier New" w:cs="Courier New"/>
          <w:color w:val="0451A5"/>
          <w:sz w:val="18"/>
          <w:szCs w:val="18"/>
          <w:lang w:eastAsia="zh-CN"/>
        </w:rPr>
        <w:t>sample number does not exist</w:t>
      </w:r>
      <w:r>
        <w:rPr>
          <w:rFonts w:ascii="Courier New" w:hAnsi="Courier New" w:cs="Courier New"/>
          <w:color w:val="A31515"/>
          <w:sz w:val="18"/>
          <w:szCs w:val="18"/>
          <w:lang w:eastAsia="zh-CN"/>
        </w:rPr>
        <w:t>”</w:t>
      </w:r>
    </w:p>
    <w:p w14:paraId="3176EE88" w14:textId="77777777" w:rsidR="007C786F" w:rsidRPr="00742DCF" w:rsidRDefault="007C786F" w:rsidP="007C786F">
      <w:pPr>
        <w:shd w:val="clear" w:color="auto" w:fill="FFFFFF"/>
        <w:spacing w:after="0" w:line="270" w:lineRule="atLeast"/>
        <w:rPr>
          <w:rFonts w:eastAsiaTheme="minorEastAsia"/>
          <w:lang w:eastAsia="zh-CN"/>
        </w:rPr>
      </w:pPr>
      <w:r w:rsidRPr="00F458B9">
        <w:rPr>
          <w:rFonts w:ascii="Courier New" w:hAnsi="Courier New" w:cs="Courier New"/>
          <w:color w:val="000000"/>
          <w:sz w:val="18"/>
          <w:szCs w:val="18"/>
          <w:lang w:eastAsia="zh-CN"/>
        </w:rPr>
        <w:t>}</w:t>
      </w:r>
    </w:p>
    <w:p w14:paraId="44A8FB9E" w14:textId="77777777" w:rsidR="001166EC" w:rsidRPr="00742DCF" w:rsidRDefault="001166EC" w:rsidP="001166EC">
      <w:pPr>
        <w:shd w:val="clear" w:color="auto" w:fill="FFFFFF"/>
        <w:spacing w:after="0" w:line="270" w:lineRule="atLeast"/>
        <w:rPr>
          <w:rFonts w:eastAsiaTheme="minorEastAsia"/>
          <w:lang w:eastAsia="zh-CN"/>
        </w:rPr>
      </w:pPr>
    </w:p>
    <w:p w14:paraId="21C9B797" w14:textId="77777777" w:rsidR="001166EC" w:rsidRDefault="001166EC" w:rsidP="001166EC">
      <w:pPr>
        <w:pStyle w:val="5"/>
        <w:rPr>
          <w:rFonts w:eastAsiaTheme="minorEastAsia"/>
          <w:lang w:eastAsia="zh-CN"/>
        </w:rPr>
      </w:pPr>
      <w:r>
        <w:t>Frequency</w:t>
      </w:r>
    </w:p>
    <w:p w14:paraId="5294D181" w14:textId="77777777" w:rsidR="001166EC" w:rsidRPr="00F72A69" w:rsidRDefault="001166EC" w:rsidP="001166EC">
      <w:pPr>
        <w:rPr>
          <w:rFonts w:ascii="Times New Roman" w:eastAsiaTheme="minorEastAsia" w:hAnsi="Times New Roman"/>
          <w:sz w:val="24"/>
          <w:lang w:eastAsia="zh-CN"/>
        </w:rPr>
      </w:pPr>
      <w:r>
        <w:rPr>
          <w:rFonts w:eastAsiaTheme="minorEastAsia"/>
          <w:lang w:eastAsia="zh-CN"/>
        </w:rPr>
        <w:t>A</w:t>
      </w:r>
      <w:r>
        <w:rPr>
          <w:rFonts w:eastAsiaTheme="minorEastAsia" w:hint="eastAsia"/>
          <w:lang w:eastAsia="zh-CN"/>
        </w:rPr>
        <w:t>s frequency defined in the scheduled background task in QCLAD.</w:t>
      </w:r>
    </w:p>
    <w:p w14:paraId="32361DCD" w14:textId="77777777" w:rsidR="001166EC" w:rsidRDefault="001166EC" w:rsidP="001166EC">
      <w:pPr>
        <w:pStyle w:val="5"/>
        <w:rPr>
          <w:rFonts w:eastAsiaTheme="minorEastAsia"/>
          <w:lang w:eastAsia="zh-CN"/>
        </w:rPr>
      </w:pPr>
      <w:r>
        <w:t>System Logic</w:t>
      </w:r>
    </w:p>
    <w:p w14:paraId="61221671" w14:textId="77777777" w:rsidR="001166EC" w:rsidRPr="007E0EF6" w:rsidRDefault="001166EC" w:rsidP="001166EC">
      <w:pPr>
        <w:rPr>
          <w:lang w:eastAsia="zh-CN"/>
        </w:rPr>
      </w:pPr>
      <w:r w:rsidRPr="00A67F32">
        <w:rPr>
          <w:highlight w:val="yellow"/>
          <w:lang w:eastAsia="zh-CN"/>
        </w:rPr>
        <w:t>B</w:t>
      </w:r>
      <w:r w:rsidRPr="00A67F32">
        <w:rPr>
          <w:rFonts w:hint="eastAsia"/>
          <w:highlight w:val="yellow"/>
          <w:lang w:eastAsia="zh-CN"/>
        </w:rPr>
        <w:t>ackgroundTask</w:t>
      </w:r>
      <w:r>
        <w:rPr>
          <w:highlight w:val="yellow"/>
          <w:lang w:eastAsia="zh-CN"/>
        </w:rPr>
        <w:t xml:space="preserve"> or workflow</w:t>
      </w:r>
      <w:r>
        <w:rPr>
          <w:rFonts w:hint="eastAsia"/>
          <w:highlight w:val="yellow"/>
          <w:lang w:eastAsia="zh-CN"/>
        </w:rPr>
        <w:t>T</w:t>
      </w:r>
      <w:r>
        <w:rPr>
          <w:highlight w:val="yellow"/>
          <w:lang w:eastAsia="zh-CN"/>
        </w:rPr>
        <w:t>ask</w:t>
      </w:r>
      <w:r w:rsidRPr="00A67F32">
        <w:rPr>
          <w:rFonts w:hint="eastAsia"/>
          <w:highlight w:val="yellow"/>
          <w:lang w:eastAsia="zh-CN"/>
        </w:rPr>
        <w:t>: SendResultToMESTask</w:t>
      </w:r>
    </w:p>
    <w:p w14:paraId="73C3C623" w14:textId="77777777" w:rsidR="001166EC" w:rsidRDefault="001166EC" w:rsidP="001166EC">
      <w:pPr>
        <w:rPr>
          <w:lang w:eastAsia="zh-CN"/>
        </w:rPr>
      </w:pPr>
      <w:r>
        <w:rPr>
          <w:rFonts w:hint="eastAsia"/>
          <w:lang w:eastAsia="zh-CN"/>
        </w:rPr>
        <w:t xml:space="preserve">When IPQC sample is authorized and whose work center requires MES connection, QCLAD will set the filed </w:t>
      </w:r>
      <w:r w:rsidRPr="00376ACC">
        <w:rPr>
          <w:rFonts w:hint="eastAsia"/>
          <w:b/>
          <w:bCs/>
        </w:rPr>
        <w:t>MES_</w:t>
      </w:r>
      <w:r w:rsidRPr="00376ACC">
        <w:rPr>
          <w:b/>
          <w:bCs/>
        </w:rPr>
        <w:t>to_be_sent</w:t>
      </w:r>
      <w:r w:rsidRPr="00376ACC">
        <w:rPr>
          <w:b/>
          <w:bCs/>
          <w:lang w:eastAsia="zh-CN"/>
        </w:rPr>
        <w:t xml:space="preserve"> to</w:t>
      </w:r>
      <w:r w:rsidRPr="00C334C2">
        <w:rPr>
          <w:rFonts w:hint="eastAsia"/>
          <w:lang w:eastAsia="zh-CN"/>
        </w:rPr>
        <w:t xml:space="preserve"> true and </w:t>
      </w:r>
      <w:r w:rsidRPr="00C334C2">
        <w:rPr>
          <w:lang w:eastAsia="zh-CN"/>
        </w:rPr>
        <w:t>wait</w:t>
      </w:r>
      <w:r w:rsidRPr="00C334C2">
        <w:rPr>
          <w:rFonts w:hint="eastAsia"/>
          <w:lang w:eastAsia="zh-CN"/>
        </w:rPr>
        <w:t xml:space="preserve"> for </w:t>
      </w:r>
      <w:r>
        <w:rPr>
          <w:rFonts w:hint="eastAsia"/>
          <w:lang w:eastAsia="zh-CN"/>
        </w:rPr>
        <w:t>sending the sample decision to MES.</w:t>
      </w:r>
    </w:p>
    <w:p w14:paraId="38952BCB" w14:textId="77777777" w:rsidR="001166EC" w:rsidRDefault="001166EC" w:rsidP="001166EC">
      <w:pPr>
        <w:pStyle w:val="a4"/>
        <w:numPr>
          <w:ilvl w:val="0"/>
          <w:numId w:val="46"/>
        </w:numPr>
        <w:spacing w:before="0" w:after="200" w:line="276" w:lineRule="auto"/>
        <w:contextualSpacing w:val="0"/>
        <w:rPr>
          <w:lang w:eastAsia="zh-CN"/>
        </w:rPr>
      </w:pPr>
      <w:r>
        <w:rPr>
          <w:rFonts w:hint="eastAsia"/>
          <w:lang w:eastAsia="zh-CN"/>
        </w:rPr>
        <w:t xml:space="preserve">The new background task SendResultToMESTask executes every </w:t>
      </w:r>
      <w:r w:rsidRPr="00303516">
        <w:rPr>
          <w:rFonts w:hint="eastAsia"/>
          <w:highlight w:val="yellow"/>
          <w:lang w:eastAsia="zh-CN"/>
        </w:rPr>
        <w:t>5</w:t>
      </w:r>
      <w:r>
        <w:rPr>
          <w:rFonts w:hint="eastAsia"/>
          <w:lang w:eastAsia="zh-CN"/>
        </w:rPr>
        <w:t xml:space="preserve"> minutes.</w:t>
      </w:r>
    </w:p>
    <w:p w14:paraId="4DBDE6FB" w14:textId="77777777" w:rsidR="001166EC" w:rsidRDefault="001166EC" w:rsidP="001166EC">
      <w:pPr>
        <w:pStyle w:val="a4"/>
        <w:numPr>
          <w:ilvl w:val="0"/>
          <w:numId w:val="46"/>
        </w:numPr>
        <w:spacing w:before="0" w:after="200" w:line="276" w:lineRule="auto"/>
        <w:contextualSpacing w:val="0"/>
        <w:rPr>
          <w:lang w:eastAsia="zh-CN"/>
        </w:rPr>
      </w:pPr>
      <w:r>
        <w:rPr>
          <w:rFonts w:hint="eastAsia"/>
          <w:lang w:eastAsia="zh-CN"/>
        </w:rPr>
        <w:t>R</w:t>
      </w:r>
      <w:r>
        <w:rPr>
          <w:lang w:eastAsia="zh-CN"/>
        </w:rPr>
        <w:t>etrieve</w:t>
      </w:r>
      <w:r>
        <w:rPr>
          <w:rFonts w:hint="eastAsia"/>
          <w:lang w:eastAsia="zh-CN"/>
        </w:rPr>
        <w:t xml:space="preserve"> all the IPQC samples </w:t>
      </w:r>
      <w:r>
        <w:rPr>
          <w:lang w:eastAsia="zh-CN"/>
        </w:rPr>
        <w:t xml:space="preserve">(or only the current sample) </w:t>
      </w:r>
      <w:r>
        <w:rPr>
          <w:rFonts w:hint="eastAsia"/>
          <w:lang w:eastAsia="zh-CN"/>
        </w:rPr>
        <w:t xml:space="preserve">that </w:t>
      </w:r>
      <w:r>
        <w:rPr>
          <w:lang w:eastAsia="zh-CN"/>
        </w:rPr>
        <w:t>with</w:t>
      </w:r>
      <w:r>
        <w:rPr>
          <w:rFonts w:hint="eastAsia"/>
          <w:lang w:eastAsia="zh-CN"/>
        </w:rPr>
        <w:t xml:space="preserve"> </w:t>
      </w:r>
      <w:r w:rsidRPr="003E2468">
        <w:rPr>
          <w:rFonts w:hint="eastAsia"/>
          <w:b/>
          <w:bCs/>
        </w:rPr>
        <w:t>MES_</w:t>
      </w:r>
      <w:r w:rsidRPr="003E2468">
        <w:rPr>
          <w:b/>
          <w:bCs/>
        </w:rPr>
        <w:t>to_be_sent</w:t>
      </w:r>
      <w:r>
        <w:rPr>
          <w:rFonts w:hint="eastAsia"/>
          <w:b/>
          <w:bCs/>
          <w:lang w:eastAsia="zh-CN"/>
        </w:rPr>
        <w:t xml:space="preserve"> </w:t>
      </w:r>
      <w:r w:rsidRPr="00716EC4">
        <w:rPr>
          <w:rFonts w:hint="eastAsia"/>
          <w:lang w:eastAsia="zh-CN"/>
        </w:rPr>
        <w:t xml:space="preserve">is </w:t>
      </w:r>
      <w:r w:rsidRPr="00716EC4">
        <w:rPr>
          <w:lang w:eastAsia="zh-CN"/>
        </w:rPr>
        <w:t>true</w:t>
      </w:r>
      <w:r>
        <w:rPr>
          <w:rFonts w:hint="eastAsia"/>
          <w:lang w:eastAsia="zh-CN"/>
        </w:rPr>
        <w:t xml:space="preserve"> and </w:t>
      </w:r>
      <w:r w:rsidRPr="00303516">
        <w:rPr>
          <w:rFonts w:hint="eastAsia"/>
          <w:b/>
          <w:bCs/>
        </w:rPr>
        <w:t>MES_</w:t>
      </w:r>
      <w:r w:rsidRPr="00303516">
        <w:rPr>
          <w:b/>
          <w:bCs/>
        </w:rPr>
        <w:t>Has_sent</w:t>
      </w:r>
      <w:r>
        <w:rPr>
          <w:rFonts w:hint="eastAsia"/>
          <w:b/>
          <w:bCs/>
          <w:lang w:eastAsia="zh-CN"/>
        </w:rPr>
        <w:t xml:space="preserve"> </w:t>
      </w:r>
      <w:r w:rsidRPr="000A2578">
        <w:rPr>
          <w:rFonts w:hint="eastAsia"/>
          <w:lang w:eastAsia="zh-CN"/>
        </w:rPr>
        <w:t>is false</w:t>
      </w:r>
      <w:r w:rsidRPr="00716EC4">
        <w:rPr>
          <w:rFonts w:hint="eastAsia"/>
          <w:lang w:eastAsia="zh-CN"/>
        </w:rPr>
        <w:t>.</w:t>
      </w:r>
    </w:p>
    <w:p w14:paraId="09531C07" w14:textId="77777777" w:rsidR="001166EC" w:rsidRDefault="001166EC" w:rsidP="001166EC">
      <w:pPr>
        <w:pStyle w:val="a4"/>
        <w:numPr>
          <w:ilvl w:val="0"/>
          <w:numId w:val="46"/>
        </w:numPr>
        <w:spacing w:before="0" w:after="200" w:line="276" w:lineRule="auto"/>
        <w:contextualSpacing w:val="0"/>
        <w:rPr>
          <w:lang w:eastAsia="zh-CN"/>
        </w:rPr>
      </w:pPr>
      <w:r>
        <w:rPr>
          <w:rFonts w:hint="eastAsia"/>
          <w:lang w:eastAsia="zh-CN"/>
        </w:rPr>
        <w:t xml:space="preserve">Loops the selected samples. For each sample, </w:t>
      </w:r>
      <w:r>
        <w:rPr>
          <w:lang w:eastAsia="zh-CN"/>
        </w:rPr>
        <w:t>I</w:t>
      </w:r>
      <w:r>
        <w:rPr>
          <w:rFonts w:hint="eastAsia"/>
          <w:lang w:eastAsia="zh-CN"/>
        </w:rPr>
        <w:t xml:space="preserve">f the sample result is passed, </w:t>
      </w:r>
      <w:r>
        <w:rPr>
          <w:lang w:eastAsia="zh-CN"/>
        </w:rPr>
        <w:t xml:space="preserve">then </w:t>
      </w:r>
      <w:r w:rsidRPr="00F51625">
        <w:t>QCLAD</w:t>
      </w:r>
      <w:r w:rsidRPr="00F51625">
        <w:rPr>
          <w:lang w:eastAsia="zh-CN"/>
        </w:rPr>
        <w:t xml:space="preserve"> will send it </w:t>
      </w:r>
      <w:r>
        <w:rPr>
          <w:rFonts w:hint="eastAsia"/>
          <w:lang w:eastAsia="zh-CN"/>
        </w:rPr>
        <w:t xml:space="preserve">with </w:t>
      </w:r>
      <w:r w:rsidRPr="00A344CC">
        <w:rPr>
          <w:lang w:eastAsia="zh-CN"/>
        </w:rPr>
        <w:t>decision</w:t>
      </w:r>
      <w:r w:rsidRPr="00F51625">
        <w:rPr>
          <w:lang w:eastAsia="zh-CN"/>
        </w:rPr>
        <w:t xml:space="preserve"> "A"</w:t>
      </w:r>
      <w:r>
        <w:rPr>
          <w:rFonts w:hint="eastAsia"/>
          <w:lang w:eastAsia="zh-CN"/>
        </w:rPr>
        <w:t xml:space="preserve"> and </w:t>
      </w:r>
      <w:r>
        <w:rPr>
          <w:lang w:eastAsia="zh-CN"/>
        </w:rPr>
        <w:t>do not</w:t>
      </w:r>
      <w:r>
        <w:rPr>
          <w:rFonts w:hint="eastAsia"/>
          <w:lang w:eastAsia="zh-CN"/>
        </w:rPr>
        <w:t xml:space="preserve"> need the adjustment information.</w:t>
      </w:r>
    </w:p>
    <w:p w14:paraId="54670126" w14:textId="77777777" w:rsidR="001166EC" w:rsidRPr="003F7AD0" w:rsidRDefault="001166EC" w:rsidP="001166EC">
      <w:pPr>
        <w:pStyle w:val="a4"/>
        <w:shd w:val="clear" w:color="auto" w:fill="FFFFFF"/>
        <w:spacing w:after="0" w:line="270" w:lineRule="atLeast"/>
        <w:rPr>
          <w:rFonts w:ascii="Courier New" w:hAnsi="Courier New" w:cs="Courier New"/>
          <w:color w:val="000000"/>
          <w:sz w:val="18"/>
          <w:szCs w:val="18"/>
          <w:lang w:eastAsia="zh-CN"/>
        </w:rPr>
      </w:pPr>
      <w:r w:rsidRPr="003F7AD0">
        <w:rPr>
          <w:rFonts w:ascii="Courier New" w:hAnsi="Courier New" w:cs="Courier New"/>
          <w:color w:val="000000"/>
          <w:sz w:val="18"/>
          <w:szCs w:val="18"/>
          <w:lang w:eastAsia="zh-CN"/>
        </w:rPr>
        <w:t>{</w:t>
      </w:r>
    </w:p>
    <w:p w14:paraId="0EA3E906" w14:textId="77777777" w:rsidR="001166EC" w:rsidRPr="003F7AD0" w:rsidRDefault="001166EC" w:rsidP="001166EC">
      <w:pPr>
        <w:pStyle w:val="a4"/>
        <w:shd w:val="clear" w:color="auto" w:fill="FFFFFF"/>
        <w:spacing w:after="0" w:line="270" w:lineRule="atLeast"/>
        <w:rPr>
          <w:rFonts w:ascii="Courier New" w:hAnsi="Courier New" w:cs="Courier New"/>
          <w:color w:val="000000"/>
          <w:sz w:val="18"/>
          <w:szCs w:val="18"/>
          <w:lang w:eastAsia="zh-CN"/>
        </w:rPr>
      </w:pPr>
      <w:r w:rsidRPr="003F7AD0">
        <w:rPr>
          <w:rFonts w:ascii="Courier New" w:hAnsi="Courier New" w:cs="Courier New"/>
          <w:color w:val="000000"/>
          <w:sz w:val="18"/>
          <w:szCs w:val="18"/>
          <w:lang w:eastAsia="zh-CN"/>
        </w:rPr>
        <w:t xml:space="preserve">    </w:t>
      </w:r>
      <w:r w:rsidRPr="003F7AD0">
        <w:rPr>
          <w:rFonts w:ascii="Courier New" w:hAnsi="Courier New" w:cs="Courier New"/>
          <w:color w:val="A31515"/>
          <w:sz w:val="18"/>
          <w:szCs w:val="18"/>
          <w:lang w:eastAsia="zh-CN"/>
        </w:rPr>
        <w:t>"plant"</w:t>
      </w:r>
      <w:r w:rsidRPr="003F7AD0">
        <w:rPr>
          <w:rFonts w:ascii="Courier New" w:hAnsi="Courier New" w:cs="Courier New"/>
          <w:color w:val="000000"/>
          <w:sz w:val="18"/>
          <w:szCs w:val="18"/>
          <w:lang w:eastAsia="zh-CN"/>
        </w:rPr>
        <w:t xml:space="preserve">: </w:t>
      </w:r>
      <w:r w:rsidRPr="003F7AD0">
        <w:rPr>
          <w:rFonts w:ascii="Courier New" w:hAnsi="Courier New" w:cs="Courier New"/>
          <w:color w:val="0451A5"/>
          <w:sz w:val="18"/>
          <w:szCs w:val="18"/>
          <w:lang w:eastAsia="zh-CN"/>
        </w:rPr>
        <w:t>"0759"</w:t>
      </w:r>
      <w:r w:rsidRPr="003F7AD0">
        <w:rPr>
          <w:rFonts w:ascii="Courier New" w:hAnsi="Courier New" w:cs="Courier New"/>
          <w:color w:val="000000"/>
          <w:sz w:val="18"/>
          <w:szCs w:val="18"/>
          <w:lang w:eastAsia="zh-CN"/>
        </w:rPr>
        <w:t>,</w:t>
      </w:r>
    </w:p>
    <w:p w14:paraId="412F32F8" w14:textId="77777777" w:rsidR="001166EC" w:rsidRPr="003F7AD0" w:rsidRDefault="001166EC" w:rsidP="001166EC">
      <w:pPr>
        <w:shd w:val="clear" w:color="auto" w:fill="FFFFFF"/>
        <w:spacing w:after="0" w:line="270" w:lineRule="atLeast"/>
        <w:ind w:left="360"/>
        <w:rPr>
          <w:rFonts w:ascii="Courier New" w:hAnsi="Courier New" w:cs="Courier New"/>
          <w:color w:val="000000"/>
          <w:sz w:val="18"/>
          <w:szCs w:val="18"/>
          <w:lang w:eastAsia="zh-CN"/>
        </w:rPr>
      </w:pPr>
      <w:r w:rsidRPr="003F7AD0">
        <w:rPr>
          <w:rFonts w:ascii="Courier New" w:hAnsi="Courier New" w:cs="Courier New"/>
          <w:color w:val="000000"/>
          <w:sz w:val="18"/>
          <w:szCs w:val="18"/>
          <w:lang w:eastAsia="zh-CN"/>
        </w:rPr>
        <w:t xml:space="preserve">   </w:t>
      </w:r>
      <w:r>
        <w:rPr>
          <w:rFonts w:ascii="Courier New" w:hAnsi="Courier New" w:cs="Courier New" w:hint="eastAsia"/>
          <w:color w:val="000000"/>
          <w:sz w:val="18"/>
          <w:szCs w:val="18"/>
          <w:lang w:eastAsia="zh-CN"/>
        </w:rPr>
        <w:t xml:space="preserve">     </w:t>
      </w:r>
      <w:r w:rsidRPr="003F7AD0">
        <w:rPr>
          <w:rFonts w:ascii="Courier New" w:hAnsi="Courier New" w:cs="Courier New"/>
          <w:color w:val="A31515"/>
          <w:sz w:val="18"/>
          <w:szCs w:val="18"/>
          <w:lang w:eastAsia="zh-CN"/>
        </w:rPr>
        <w:t>"material"</w:t>
      </w:r>
      <w:r w:rsidRPr="003F7AD0">
        <w:rPr>
          <w:rFonts w:ascii="Courier New" w:hAnsi="Courier New" w:cs="Courier New"/>
          <w:color w:val="000000"/>
          <w:sz w:val="18"/>
          <w:szCs w:val="18"/>
          <w:lang w:eastAsia="zh-CN"/>
        </w:rPr>
        <w:t xml:space="preserve">: </w:t>
      </w:r>
      <w:r w:rsidRPr="003F7AD0">
        <w:rPr>
          <w:rFonts w:ascii="Courier New" w:hAnsi="Courier New" w:cs="Courier New"/>
          <w:color w:val="0451A5"/>
          <w:sz w:val="18"/>
          <w:szCs w:val="18"/>
          <w:lang w:eastAsia="zh-CN"/>
        </w:rPr>
        <w:t>" 000000000000026911"</w:t>
      </w:r>
      <w:r w:rsidRPr="003F7AD0">
        <w:rPr>
          <w:rFonts w:ascii="Courier New" w:hAnsi="Courier New" w:cs="Courier New"/>
          <w:color w:val="000000"/>
          <w:sz w:val="18"/>
          <w:szCs w:val="18"/>
          <w:lang w:eastAsia="zh-CN"/>
        </w:rPr>
        <w:t>,</w:t>
      </w:r>
    </w:p>
    <w:p w14:paraId="4AC318E1" w14:textId="77777777" w:rsidR="001166EC" w:rsidRPr="003F7AD0" w:rsidRDefault="001166EC" w:rsidP="001166EC">
      <w:pPr>
        <w:shd w:val="clear" w:color="auto" w:fill="FFFFFF"/>
        <w:spacing w:after="0" w:line="270" w:lineRule="atLeast"/>
        <w:ind w:left="360"/>
        <w:rPr>
          <w:rFonts w:ascii="Courier New" w:hAnsi="Courier New" w:cs="Courier New"/>
          <w:color w:val="000000"/>
          <w:sz w:val="18"/>
          <w:szCs w:val="18"/>
          <w:lang w:eastAsia="zh-CN"/>
        </w:rPr>
      </w:pPr>
      <w:r w:rsidRPr="003F7AD0">
        <w:rPr>
          <w:rFonts w:ascii="Courier New" w:hAnsi="Courier New" w:cs="Courier New"/>
          <w:color w:val="000000"/>
          <w:sz w:val="18"/>
          <w:szCs w:val="18"/>
          <w:lang w:eastAsia="zh-CN"/>
        </w:rPr>
        <w:t xml:space="preserve">    </w:t>
      </w:r>
      <w:r>
        <w:rPr>
          <w:rFonts w:ascii="Courier New" w:hAnsi="Courier New" w:cs="Courier New" w:hint="eastAsia"/>
          <w:color w:val="000000"/>
          <w:sz w:val="18"/>
          <w:szCs w:val="18"/>
          <w:lang w:eastAsia="zh-CN"/>
        </w:rPr>
        <w:t xml:space="preserve">    </w:t>
      </w:r>
      <w:r w:rsidRPr="003F7AD0">
        <w:rPr>
          <w:rFonts w:ascii="Courier New" w:hAnsi="Courier New" w:cs="Courier New"/>
          <w:color w:val="A31515"/>
          <w:sz w:val="18"/>
          <w:szCs w:val="18"/>
          <w:lang w:eastAsia="zh-CN"/>
        </w:rPr>
        <w:t>"batch"</w:t>
      </w:r>
      <w:r w:rsidRPr="003F7AD0">
        <w:rPr>
          <w:rFonts w:ascii="Courier New" w:hAnsi="Courier New" w:cs="Courier New"/>
          <w:color w:val="000000"/>
          <w:sz w:val="18"/>
          <w:szCs w:val="18"/>
          <w:lang w:eastAsia="zh-CN"/>
        </w:rPr>
        <w:t xml:space="preserve">: </w:t>
      </w:r>
      <w:r w:rsidRPr="003F7AD0">
        <w:rPr>
          <w:rFonts w:ascii="Courier New" w:hAnsi="Courier New" w:cs="Courier New"/>
          <w:color w:val="0451A5"/>
          <w:sz w:val="18"/>
          <w:szCs w:val="18"/>
          <w:lang w:eastAsia="zh-CN"/>
        </w:rPr>
        <w:t>"B230501A"</w:t>
      </w:r>
      <w:r w:rsidRPr="003F7AD0">
        <w:rPr>
          <w:rFonts w:ascii="Courier New" w:hAnsi="Courier New" w:cs="Courier New"/>
          <w:color w:val="000000"/>
          <w:sz w:val="18"/>
          <w:szCs w:val="18"/>
          <w:lang w:eastAsia="zh-CN"/>
        </w:rPr>
        <w:t>,</w:t>
      </w:r>
    </w:p>
    <w:p w14:paraId="399E3FD6" w14:textId="77777777" w:rsidR="001166EC" w:rsidRPr="003F7AD0" w:rsidRDefault="001166EC" w:rsidP="001166EC">
      <w:pPr>
        <w:shd w:val="clear" w:color="auto" w:fill="FFFFFF"/>
        <w:spacing w:after="0" w:line="270" w:lineRule="atLeast"/>
        <w:ind w:left="360"/>
        <w:rPr>
          <w:rFonts w:ascii="Courier New" w:hAnsi="Courier New" w:cs="Courier New"/>
          <w:color w:val="000000"/>
          <w:sz w:val="18"/>
          <w:szCs w:val="18"/>
          <w:lang w:eastAsia="zh-CN"/>
        </w:rPr>
      </w:pPr>
      <w:r w:rsidRPr="003F7AD0">
        <w:rPr>
          <w:rFonts w:ascii="Courier New" w:hAnsi="Courier New" w:cs="Courier New"/>
          <w:color w:val="000000"/>
          <w:sz w:val="18"/>
          <w:szCs w:val="18"/>
          <w:lang w:eastAsia="zh-CN"/>
        </w:rPr>
        <w:t xml:space="preserve">    </w:t>
      </w:r>
      <w:r>
        <w:rPr>
          <w:rFonts w:ascii="Courier New" w:hAnsi="Courier New" w:cs="Courier New" w:hint="eastAsia"/>
          <w:color w:val="000000"/>
          <w:sz w:val="18"/>
          <w:szCs w:val="18"/>
          <w:lang w:eastAsia="zh-CN"/>
        </w:rPr>
        <w:t xml:space="preserve">    </w:t>
      </w:r>
      <w:r w:rsidRPr="003F7AD0">
        <w:rPr>
          <w:rFonts w:ascii="Courier New" w:hAnsi="Courier New" w:cs="Courier New"/>
          <w:color w:val="A31515"/>
          <w:sz w:val="18"/>
          <w:szCs w:val="18"/>
          <w:lang w:eastAsia="zh-CN"/>
        </w:rPr>
        <w:t>"activityNumber"</w:t>
      </w:r>
      <w:r w:rsidRPr="003F7AD0">
        <w:rPr>
          <w:rFonts w:ascii="Courier New" w:hAnsi="Courier New" w:cs="Courier New"/>
          <w:color w:val="000000"/>
          <w:sz w:val="18"/>
          <w:szCs w:val="18"/>
          <w:lang w:eastAsia="zh-CN"/>
        </w:rPr>
        <w:t xml:space="preserve">: </w:t>
      </w:r>
      <w:r w:rsidRPr="003F7AD0">
        <w:rPr>
          <w:rFonts w:ascii="Courier New" w:hAnsi="Courier New" w:cs="Courier New"/>
          <w:color w:val="098658"/>
          <w:sz w:val="18"/>
          <w:szCs w:val="18"/>
          <w:lang w:eastAsia="zh-CN"/>
        </w:rPr>
        <w:t>20</w:t>
      </w:r>
      <w:r w:rsidRPr="003F7AD0">
        <w:rPr>
          <w:rFonts w:ascii="Courier New" w:hAnsi="Courier New" w:cs="Courier New"/>
          <w:color w:val="000000"/>
          <w:sz w:val="18"/>
          <w:szCs w:val="18"/>
          <w:lang w:eastAsia="zh-CN"/>
        </w:rPr>
        <w:t>,</w:t>
      </w:r>
    </w:p>
    <w:p w14:paraId="0703D541" w14:textId="77777777" w:rsidR="001166EC" w:rsidRPr="003F7AD0" w:rsidRDefault="001166EC" w:rsidP="001166EC">
      <w:pPr>
        <w:shd w:val="clear" w:color="auto" w:fill="FFFFFF"/>
        <w:spacing w:after="0" w:line="270" w:lineRule="atLeast"/>
        <w:ind w:left="360"/>
        <w:rPr>
          <w:rFonts w:ascii="Courier New" w:hAnsi="Courier New" w:cs="Courier New"/>
          <w:color w:val="000000"/>
          <w:sz w:val="18"/>
          <w:szCs w:val="18"/>
          <w:lang w:eastAsia="zh-CN"/>
        </w:rPr>
      </w:pPr>
      <w:r w:rsidRPr="003F7AD0">
        <w:rPr>
          <w:rFonts w:ascii="Courier New" w:hAnsi="Courier New" w:cs="Courier New"/>
          <w:color w:val="000000"/>
          <w:sz w:val="18"/>
          <w:szCs w:val="18"/>
          <w:lang w:eastAsia="zh-CN"/>
        </w:rPr>
        <w:t xml:space="preserve">    </w:t>
      </w:r>
      <w:r>
        <w:rPr>
          <w:rFonts w:ascii="Courier New" w:hAnsi="Courier New" w:cs="Courier New" w:hint="eastAsia"/>
          <w:color w:val="000000"/>
          <w:sz w:val="18"/>
          <w:szCs w:val="18"/>
          <w:lang w:eastAsia="zh-CN"/>
        </w:rPr>
        <w:t xml:space="preserve">    </w:t>
      </w:r>
      <w:r w:rsidRPr="003F7AD0">
        <w:rPr>
          <w:rFonts w:ascii="Courier New" w:hAnsi="Courier New" w:cs="Courier New"/>
          <w:color w:val="A31515"/>
          <w:sz w:val="18"/>
          <w:szCs w:val="18"/>
          <w:lang w:eastAsia="zh-CN"/>
        </w:rPr>
        <w:t>"decision"</w:t>
      </w:r>
      <w:r w:rsidRPr="003F7AD0">
        <w:rPr>
          <w:rFonts w:ascii="Courier New" w:hAnsi="Courier New" w:cs="Courier New"/>
          <w:color w:val="000000"/>
          <w:sz w:val="18"/>
          <w:szCs w:val="18"/>
          <w:lang w:eastAsia="zh-CN"/>
        </w:rPr>
        <w:t xml:space="preserve">: </w:t>
      </w:r>
      <w:r w:rsidRPr="003F7AD0">
        <w:rPr>
          <w:rFonts w:ascii="Courier New" w:hAnsi="Courier New" w:cs="Courier New"/>
          <w:color w:val="0451A5"/>
          <w:sz w:val="18"/>
          <w:szCs w:val="18"/>
          <w:lang w:eastAsia="zh-CN"/>
        </w:rPr>
        <w:t>"</w:t>
      </w:r>
      <w:r>
        <w:rPr>
          <w:rFonts w:ascii="Courier New" w:hAnsi="Courier New" w:cs="Courier New" w:hint="eastAsia"/>
          <w:color w:val="0451A5"/>
          <w:sz w:val="18"/>
          <w:szCs w:val="18"/>
          <w:lang w:eastAsia="zh-CN"/>
        </w:rPr>
        <w:t>A</w:t>
      </w:r>
      <w:r w:rsidRPr="003F7AD0">
        <w:rPr>
          <w:rFonts w:ascii="Courier New" w:hAnsi="Courier New" w:cs="Courier New"/>
          <w:color w:val="0451A5"/>
          <w:sz w:val="18"/>
          <w:szCs w:val="18"/>
          <w:lang w:eastAsia="zh-CN"/>
        </w:rPr>
        <w:t>"</w:t>
      </w:r>
      <w:r w:rsidRPr="003F7AD0">
        <w:rPr>
          <w:rFonts w:ascii="Courier New" w:hAnsi="Courier New" w:cs="Courier New"/>
          <w:color w:val="000000"/>
          <w:sz w:val="18"/>
          <w:szCs w:val="18"/>
          <w:lang w:eastAsia="zh-CN"/>
        </w:rPr>
        <w:t>,</w:t>
      </w:r>
    </w:p>
    <w:p w14:paraId="3918D04B" w14:textId="77777777" w:rsidR="001166EC" w:rsidRPr="0096001E" w:rsidRDefault="001166EC" w:rsidP="001166EC">
      <w:pPr>
        <w:pStyle w:val="a4"/>
        <w:shd w:val="clear" w:color="auto" w:fill="FFFFFF"/>
        <w:spacing w:after="0" w:line="270" w:lineRule="atLeast"/>
        <w:rPr>
          <w:rFonts w:ascii="Courier New" w:hAnsi="Courier New" w:cs="Courier New"/>
          <w:color w:val="000000"/>
          <w:sz w:val="18"/>
          <w:szCs w:val="18"/>
          <w:lang w:eastAsia="zh-CN"/>
        </w:rPr>
      </w:pPr>
      <w:r w:rsidRPr="003F7AD0">
        <w:rPr>
          <w:rFonts w:ascii="Courier New" w:hAnsi="Courier New" w:cs="Courier New"/>
          <w:color w:val="000000"/>
          <w:sz w:val="18"/>
          <w:szCs w:val="18"/>
          <w:lang w:eastAsia="zh-CN"/>
        </w:rPr>
        <w:t xml:space="preserve">    </w:t>
      </w:r>
      <w:r>
        <w:rPr>
          <w:rFonts w:ascii="Courier New" w:hAnsi="Courier New" w:cs="Courier New" w:hint="eastAsia"/>
          <w:color w:val="000000"/>
          <w:sz w:val="18"/>
          <w:szCs w:val="18"/>
          <w:lang w:eastAsia="zh-CN"/>
        </w:rPr>
        <w:t xml:space="preserve"> </w:t>
      </w:r>
      <w:r w:rsidRPr="003F7AD0">
        <w:rPr>
          <w:rFonts w:ascii="Courier New" w:hAnsi="Courier New" w:cs="Courier New"/>
          <w:color w:val="A31515"/>
          <w:sz w:val="18"/>
          <w:szCs w:val="18"/>
          <w:lang w:eastAsia="zh-CN"/>
        </w:rPr>
        <w:t>"adjustment"</w:t>
      </w:r>
      <w:r w:rsidRPr="003F7AD0">
        <w:rPr>
          <w:rFonts w:ascii="Courier New" w:hAnsi="Courier New" w:cs="Courier New"/>
          <w:color w:val="000000"/>
          <w:sz w:val="18"/>
          <w:szCs w:val="18"/>
          <w:lang w:eastAsia="zh-CN"/>
        </w:rPr>
        <w:t xml:space="preserve">: </w:t>
      </w:r>
      <w:r>
        <w:rPr>
          <w:rFonts w:ascii="Courier New" w:hAnsi="Courier New" w:cs="Courier New" w:hint="eastAsia"/>
          <w:color w:val="000000"/>
          <w:sz w:val="18"/>
          <w:szCs w:val="18"/>
          <w:lang w:eastAsia="zh-CN"/>
        </w:rPr>
        <w:t>null</w:t>
      </w:r>
    </w:p>
    <w:p w14:paraId="07FB9123" w14:textId="77777777" w:rsidR="001166EC" w:rsidRDefault="001166EC" w:rsidP="001166EC">
      <w:pPr>
        <w:pStyle w:val="a4"/>
        <w:shd w:val="clear" w:color="auto" w:fill="FFFFFF"/>
        <w:spacing w:after="0" w:line="270" w:lineRule="atLeast"/>
        <w:rPr>
          <w:rFonts w:ascii="Courier New" w:hAnsi="Courier New" w:cs="Courier New"/>
          <w:color w:val="000000"/>
          <w:sz w:val="18"/>
          <w:szCs w:val="18"/>
          <w:lang w:eastAsia="zh-CN"/>
        </w:rPr>
      </w:pPr>
      <w:r w:rsidRPr="003F7AD0">
        <w:rPr>
          <w:rFonts w:ascii="Courier New" w:hAnsi="Courier New" w:cs="Courier New"/>
          <w:color w:val="000000"/>
          <w:sz w:val="18"/>
          <w:szCs w:val="18"/>
          <w:lang w:eastAsia="zh-CN"/>
        </w:rPr>
        <w:t>}</w:t>
      </w:r>
    </w:p>
    <w:p w14:paraId="58FB8E8E" w14:textId="77777777" w:rsidR="001166EC" w:rsidRPr="00303516" w:rsidRDefault="001166EC" w:rsidP="001166EC">
      <w:pPr>
        <w:pStyle w:val="a4"/>
        <w:shd w:val="clear" w:color="auto" w:fill="FFFFFF"/>
        <w:spacing w:after="0" w:line="270" w:lineRule="atLeast"/>
        <w:rPr>
          <w:rFonts w:ascii="Courier New" w:hAnsi="Courier New" w:cs="Courier New"/>
          <w:color w:val="000000"/>
          <w:sz w:val="18"/>
          <w:szCs w:val="18"/>
          <w:lang w:eastAsia="zh-CN"/>
        </w:rPr>
      </w:pPr>
    </w:p>
    <w:p w14:paraId="4598C92F" w14:textId="77777777" w:rsidR="001166EC" w:rsidRDefault="001166EC" w:rsidP="001166EC">
      <w:pPr>
        <w:pStyle w:val="a4"/>
        <w:rPr>
          <w:lang w:eastAsia="zh-CN"/>
        </w:rPr>
      </w:pPr>
      <w:r>
        <w:rPr>
          <w:lang w:eastAsia="zh-CN"/>
        </w:rPr>
        <w:t>I</w:t>
      </w:r>
      <w:r>
        <w:rPr>
          <w:rFonts w:hint="eastAsia"/>
          <w:lang w:eastAsia="zh-CN"/>
        </w:rPr>
        <w:t xml:space="preserve">f the sample result is not passed, then </w:t>
      </w:r>
      <w:r w:rsidRPr="00F51625">
        <w:t>QCLAD</w:t>
      </w:r>
      <w:r>
        <w:rPr>
          <w:rFonts w:hint="eastAsia"/>
          <w:lang w:eastAsia="zh-CN"/>
        </w:rPr>
        <w:t xml:space="preserve"> will send the </w:t>
      </w:r>
      <w:r w:rsidRPr="00F51625">
        <w:rPr>
          <w:lang w:eastAsia="zh-CN"/>
        </w:rPr>
        <w:t xml:space="preserve">send it </w:t>
      </w:r>
      <w:r>
        <w:rPr>
          <w:rFonts w:hint="eastAsia"/>
          <w:lang w:eastAsia="zh-CN"/>
        </w:rPr>
        <w:t xml:space="preserve">with </w:t>
      </w:r>
      <w:r w:rsidRPr="00A344CC">
        <w:rPr>
          <w:lang w:eastAsia="zh-CN"/>
        </w:rPr>
        <w:t>decision</w:t>
      </w:r>
      <w:r w:rsidRPr="00F51625">
        <w:rPr>
          <w:lang w:eastAsia="zh-CN"/>
        </w:rPr>
        <w:t xml:space="preserve"> "</w:t>
      </w:r>
      <w:r>
        <w:rPr>
          <w:rFonts w:hint="eastAsia"/>
          <w:lang w:eastAsia="zh-CN"/>
        </w:rPr>
        <w:t>R</w:t>
      </w:r>
      <w:r w:rsidRPr="00F51625">
        <w:rPr>
          <w:lang w:eastAsia="zh-CN"/>
        </w:rPr>
        <w:t>"</w:t>
      </w:r>
      <w:r>
        <w:rPr>
          <w:rFonts w:hint="eastAsia"/>
          <w:lang w:eastAsia="zh-CN"/>
        </w:rPr>
        <w:t xml:space="preserve"> </w:t>
      </w:r>
      <w:r>
        <w:rPr>
          <w:lang w:eastAsia="zh-CN"/>
        </w:rPr>
        <w:t>and</w:t>
      </w:r>
      <w:r>
        <w:rPr>
          <w:rFonts w:hint="eastAsia"/>
          <w:lang w:eastAsia="zh-CN"/>
        </w:rPr>
        <w:t xml:space="preserve"> the adjustment information.</w:t>
      </w:r>
    </w:p>
    <w:p w14:paraId="116AE39F" w14:textId="77777777" w:rsidR="001166EC" w:rsidRPr="003F7AD0" w:rsidRDefault="001166EC" w:rsidP="001166EC">
      <w:pPr>
        <w:pStyle w:val="a4"/>
        <w:shd w:val="clear" w:color="auto" w:fill="FFFFFF"/>
        <w:spacing w:after="0" w:line="270" w:lineRule="atLeast"/>
        <w:rPr>
          <w:rFonts w:ascii="Courier New" w:hAnsi="Courier New" w:cs="Courier New"/>
          <w:color w:val="000000"/>
          <w:sz w:val="18"/>
          <w:szCs w:val="18"/>
          <w:lang w:eastAsia="zh-CN"/>
        </w:rPr>
      </w:pPr>
      <w:r w:rsidRPr="003F7AD0">
        <w:rPr>
          <w:rFonts w:ascii="Courier New" w:hAnsi="Courier New" w:cs="Courier New"/>
          <w:color w:val="000000"/>
          <w:sz w:val="18"/>
          <w:szCs w:val="18"/>
          <w:lang w:eastAsia="zh-CN"/>
        </w:rPr>
        <w:t>{</w:t>
      </w:r>
    </w:p>
    <w:p w14:paraId="4CAB128B" w14:textId="77777777" w:rsidR="001166EC" w:rsidRPr="001C2B0E" w:rsidRDefault="001166EC" w:rsidP="001166EC">
      <w:pPr>
        <w:pStyle w:val="a4"/>
        <w:shd w:val="clear" w:color="auto" w:fill="FFFFFF"/>
        <w:spacing w:after="0" w:line="270" w:lineRule="atLeast"/>
        <w:rPr>
          <w:rFonts w:ascii="Courier New" w:hAnsi="Courier New" w:cs="Courier New"/>
          <w:color w:val="A31515"/>
          <w:sz w:val="18"/>
          <w:szCs w:val="18"/>
          <w:lang w:eastAsia="zh-CN"/>
        </w:rPr>
      </w:pPr>
      <w:r w:rsidRPr="003F7AD0">
        <w:rPr>
          <w:rFonts w:ascii="Courier New" w:hAnsi="Courier New" w:cs="Courier New"/>
          <w:color w:val="000000"/>
          <w:sz w:val="18"/>
          <w:szCs w:val="18"/>
          <w:lang w:eastAsia="zh-CN"/>
        </w:rPr>
        <w:t xml:space="preserve">    </w:t>
      </w:r>
      <w:r w:rsidRPr="001C2B0E">
        <w:rPr>
          <w:rFonts w:ascii="Courier New" w:hAnsi="Courier New" w:cs="Courier New"/>
          <w:color w:val="A31515"/>
          <w:sz w:val="18"/>
          <w:szCs w:val="18"/>
          <w:lang w:eastAsia="zh-CN"/>
        </w:rPr>
        <w:t>"plant": "0759",</w:t>
      </w:r>
    </w:p>
    <w:p w14:paraId="59F338C9" w14:textId="77777777" w:rsidR="001166EC" w:rsidRPr="001C2B0E" w:rsidRDefault="001166EC" w:rsidP="001166EC">
      <w:pPr>
        <w:pStyle w:val="a4"/>
        <w:shd w:val="clear" w:color="auto" w:fill="FFFFFF"/>
        <w:spacing w:after="0" w:line="270" w:lineRule="atLeast"/>
        <w:rPr>
          <w:rFonts w:ascii="Courier New" w:hAnsi="Courier New" w:cs="Courier New"/>
          <w:color w:val="A31515"/>
          <w:sz w:val="18"/>
          <w:szCs w:val="18"/>
          <w:lang w:eastAsia="zh-CN"/>
        </w:rPr>
      </w:pPr>
      <w:r w:rsidRPr="001C2B0E">
        <w:rPr>
          <w:rFonts w:ascii="Courier New" w:hAnsi="Courier New" w:cs="Courier New"/>
          <w:color w:val="A31515"/>
          <w:sz w:val="18"/>
          <w:szCs w:val="18"/>
          <w:lang w:eastAsia="zh-CN"/>
        </w:rPr>
        <w:t xml:space="preserve">   </w:t>
      </w:r>
      <w:r w:rsidRPr="001C2B0E">
        <w:rPr>
          <w:rFonts w:ascii="Courier New" w:hAnsi="Courier New" w:cs="Courier New" w:hint="eastAsia"/>
          <w:color w:val="A31515"/>
          <w:sz w:val="18"/>
          <w:szCs w:val="18"/>
          <w:lang w:eastAsia="zh-CN"/>
        </w:rPr>
        <w:t xml:space="preserve"> </w:t>
      </w:r>
      <w:r w:rsidRPr="001C2B0E">
        <w:rPr>
          <w:rFonts w:ascii="Courier New" w:hAnsi="Courier New" w:cs="Courier New"/>
          <w:color w:val="A31515"/>
          <w:sz w:val="18"/>
          <w:szCs w:val="18"/>
          <w:lang w:eastAsia="zh-CN"/>
        </w:rPr>
        <w:t>"material": " 000000000000026911",</w:t>
      </w:r>
    </w:p>
    <w:p w14:paraId="62D64C23" w14:textId="77777777" w:rsidR="001166EC" w:rsidRPr="001C2B0E" w:rsidRDefault="001166EC" w:rsidP="001166EC">
      <w:pPr>
        <w:pStyle w:val="a4"/>
        <w:shd w:val="clear" w:color="auto" w:fill="FFFFFF"/>
        <w:spacing w:after="0" w:line="270" w:lineRule="atLeast"/>
        <w:rPr>
          <w:rFonts w:ascii="Courier New" w:hAnsi="Courier New" w:cs="Courier New"/>
          <w:color w:val="A31515"/>
          <w:sz w:val="18"/>
          <w:szCs w:val="18"/>
          <w:lang w:eastAsia="zh-CN"/>
        </w:rPr>
      </w:pPr>
      <w:r w:rsidRPr="001C2B0E">
        <w:rPr>
          <w:rFonts w:ascii="Courier New" w:hAnsi="Courier New" w:cs="Courier New"/>
          <w:color w:val="A31515"/>
          <w:sz w:val="18"/>
          <w:szCs w:val="18"/>
          <w:lang w:eastAsia="zh-CN"/>
        </w:rPr>
        <w:t>    "batch": "B230501A",</w:t>
      </w:r>
    </w:p>
    <w:p w14:paraId="5233C1BE" w14:textId="77777777" w:rsidR="001166EC" w:rsidRPr="001C2B0E" w:rsidRDefault="001166EC" w:rsidP="001166EC">
      <w:pPr>
        <w:pStyle w:val="a4"/>
        <w:shd w:val="clear" w:color="auto" w:fill="FFFFFF"/>
        <w:spacing w:after="0" w:line="270" w:lineRule="atLeast"/>
        <w:rPr>
          <w:rFonts w:ascii="Courier New" w:hAnsi="Courier New" w:cs="Courier New"/>
          <w:color w:val="A31515"/>
          <w:sz w:val="18"/>
          <w:szCs w:val="18"/>
          <w:lang w:eastAsia="zh-CN"/>
        </w:rPr>
      </w:pPr>
      <w:r w:rsidRPr="001C2B0E">
        <w:rPr>
          <w:rFonts w:ascii="Courier New" w:hAnsi="Courier New" w:cs="Courier New"/>
          <w:color w:val="A31515"/>
          <w:sz w:val="18"/>
          <w:szCs w:val="18"/>
          <w:lang w:eastAsia="zh-CN"/>
        </w:rPr>
        <w:t>    "activityNumber": 20,</w:t>
      </w:r>
    </w:p>
    <w:p w14:paraId="269C6680" w14:textId="77777777" w:rsidR="001166EC" w:rsidRPr="001C2B0E" w:rsidRDefault="001166EC" w:rsidP="001166EC">
      <w:pPr>
        <w:pStyle w:val="a4"/>
        <w:shd w:val="clear" w:color="auto" w:fill="FFFFFF"/>
        <w:spacing w:after="0" w:line="270" w:lineRule="atLeast"/>
        <w:rPr>
          <w:rFonts w:ascii="Courier New" w:hAnsi="Courier New" w:cs="Courier New"/>
          <w:color w:val="A31515"/>
          <w:sz w:val="18"/>
          <w:szCs w:val="18"/>
          <w:lang w:eastAsia="zh-CN"/>
        </w:rPr>
      </w:pPr>
      <w:r w:rsidRPr="001C2B0E">
        <w:rPr>
          <w:rFonts w:ascii="Courier New" w:hAnsi="Courier New" w:cs="Courier New"/>
          <w:color w:val="A31515"/>
          <w:sz w:val="18"/>
          <w:szCs w:val="18"/>
          <w:lang w:eastAsia="zh-CN"/>
        </w:rPr>
        <w:t>    "decision": "R",</w:t>
      </w:r>
    </w:p>
    <w:p w14:paraId="5914F31F" w14:textId="77777777" w:rsidR="001166EC" w:rsidRPr="00A3487B" w:rsidRDefault="001166EC" w:rsidP="001166EC">
      <w:pPr>
        <w:shd w:val="clear" w:color="auto" w:fill="FFFFFF"/>
        <w:spacing w:after="0" w:line="270" w:lineRule="atLeast"/>
        <w:ind w:leftChars="300" w:left="600"/>
        <w:rPr>
          <w:rFonts w:ascii="Courier New" w:hAnsi="Courier New" w:cs="Courier New"/>
          <w:color w:val="000000"/>
          <w:sz w:val="18"/>
          <w:szCs w:val="18"/>
          <w:lang w:eastAsia="zh-CN"/>
        </w:rPr>
      </w:pPr>
      <w:r w:rsidRPr="003F7AD0">
        <w:rPr>
          <w:rFonts w:ascii="Courier New" w:hAnsi="Courier New" w:cs="Courier New"/>
          <w:color w:val="000000"/>
          <w:sz w:val="18"/>
          <w:szCs w:val="18"/>
          <w:lang w:eastAsia="zh-CN"/>
        </w:rPr>
        <w:t xml:space="preserve">    </w:t>
      </w:r>
      <w:r w:rsidRPr="00A3487B">
        <w:rPr>
          <w:rFonts w:ascii="Courier New" w:hAnsi="Courier New" w:cs="Courier New"/>
          <w:color w:val="A31515"/>
          <w:sz w:val="18"/>
          <w:szCs w:val="18"/>
          <w:lang w:eastAsia="zh-CN"/>
        </w:rPr>
        <w:t xml:space="preserve">"adjustment": </w:t>
      </w:r>
      <w:r w:rsidRPr="00A3487B">
        <w:rPr>
          <w:rFonts w:ascii="Courier New" w:hAnsi="Courier New" w:cs="Courier New" w:hint="eastAsia"/>
          <w:color w:val="000000"/>
          <w:sz w:val="18"/>
          <w:szCs w:val="18"/>
          <w:lang w:eastAsia="zh-CN"/>
        </w:rPr>
        <w:t>[</w:t>
      </w:r>
      <w:r w:rsidRPr="00A3487B">
        <w:rPr>
          <w:rFonts w:ascii="Courier New" w:hAnsi="Courier New" w:cs="Courier New"/>
          <w:color w:val="000000"/>
          <w:sz w:val="18"/>
          <w:szCs w:val="18"/>
          <w:lang w:eastAsia="zh-CN"/>
        </w:rPr>
        <w:t>{</w:t>
      </w:r>
    </w:p>
    <w:p w14:paraId="13BFD610" w14:textId="77777777" w:rsidR="001166EC" w:rsidRPr="00A3487B" w:rsidRDefault="001166EC" w:rsidP="001166EC">
      <w:pPr>
        <w:shd w:val="clear" w:color="auto" w:fill="FFFFFF"/>
        <w:spacing w:after="0" w:line="270" w:lineRule="atLeast"/>
        <w:ind w:leftChars="300" w:left="600"/>
        <w:rPr>
          <w:rFonts w:ascii="Courier New" w:hAnsi="Courier New" w:cs="Courier New"/>
          <w:color w:val="000000"/>
          <w:sz w:val="18"/>
          <w:szCs w:val="18"/>
          <w:lang w:eastAsia="zh-CN"/>
        </w:rPr>
      </w:pPr>
      <w:r w:rsidRPr="00A3487B">
        <w:rPr>
          <w:rFonts w:ascii="Courier New" w:hAnsi="Courier New" w:cs="Courier New"/>
          <w:color w:val="000000"/>
          <w:sz w:val="18"/>
          <w:szCs w:val="18"/>
          <w:lang w:eastAsia="zh-CN"/>
        </w:rPr>
        <w:t xml:space="preserve">        </w:t>
      </w:r>
      <w:r w:rsidRPr="00A3487B">
        <w:rPr>
          <w:rFonts w:ascii="Courier New" w:hAnsi="Courier New" w:cs="Courier New"/>
          <w:color w:val="A31515"/>
          <w:sz w:val="18"/>
          <w:szCs w:val="18"/>
          <w:lang w:eastAsia="zh-CN"/>
        </w:rPr>
        <w:t>"material"</w:t>
      </w:r>
      <w:r w:rsidRPr="00A3487B">
        <w:rPr>
          <w:rFonts w:ascii="Courier New" w:hAnsi="Courier New" w:cs="Courier New"/>
          <w:color w:val="000000"/>
          <w:sz w:val="18"/>
          <w:szCs w:val="18"/>
          <w:lang w:eastAsia="zh-CN"/>
        </w:rPr>
        <w:t xml:space="preserve">: </w:t>
      </w:r>
      <w:r w:rsidRPr="00A3487B">
        <w:rPr>
          <w:rFonts w:ascii="Courier New" w:hAnsi="Courier New" w:cs="Courier New"/>
          <w:color w:val="0451A5"/>
          <w:sz w:val="18"/>
          <w:szCs w:val="18"/>
          <w:lang w:eastAsia="zh-CN"/>
        </w:rPr>
        <w:t>"</w:t>
      </w:r>
      <w:r w:rsidRPr="00A3487B">
        <w:rPr>
          <w:rFonts w:ascii="Courier New" w:hAnsi="Courier New" w:cs="Courier New" w:hint="eastAsia"/>
          <w:color w:val="0451A5"/>
          <w:sz w:val="18"/>
          <w:szCs w:val="18"/>
          <w:lang w:eastAsia="zh-CN"/>
        </w:rPr>
        <w:t>DINP</w:t>
      </w:r>
      <w:r w:rsidRPr="00A3487B">
        <w:rPr>
          <w:rFonts w:ascii="Courier New" w:hAnsi="Courier New" w:cs="Courier New"/>
          <w:color w:val="0451A5"/>
          <w:sz w:val="18"/>
          <w:szCs w:val="18"/>
          <w:lang w:eastAsia="zh-CN"/>
        </w:rPr>
        <w:t>"</w:t>
      </w:r>
      <w:r w:rsidRPr="00A3487B">
        <w:rPr>
          <w:rFonts w:ascii="Courier New" w:hAnsi="Courier New" w:cs="Courier New"/>
          <w:color w:val="000000"/>
          <w:sz w:val="18"/>
          <w:szCs w:val="18"/>
          <w:lang w:eastAsia="zh-CN"/>
        </w:rPr>
        <w:t>,</w:t>
      </w:r>
    </w:p>
    <w:p w14:paraId="4183E992" w14:textId="77777777" w:rsidR="001166EC" w:rsidRPr="00BC7162" w:rsidRDefault="001166EC" w:rsidP="001166EC">
      <w:pPr>
        <w:shd w:val="clear" w:color="auto" w:fill="FFFFFF"/>
        <w:spacing w:after="0" w:line="270" w:lineRule="atLeast"/>
        <w:ind w:leftChars="300" w:left="600"/>
        <w:rPr>
          <w:rFonts w:ascii="Courier New" w:hAnsi="Courier New" w:cs="Courier New"/>
          <w:color w:val="000000"/>
          <w:sz w:val="18"/>
          <w:szCs w:val="18"/>
          <w:lang w:eastAsia="zh-CN"/>
        </w:rPr>
      </w:pPr>
      <w:r w:rsidRPr="00A3487B">
        <w:rPr>
          <w:rFonts w:ascii="Courier New" w:hAnsi="Courier New" w:cs="Courier New"/>
          <w:color w:val="000000"/>
          <w:sz w:val="18"/>
          <w:szCs w:val="18"/>
          <w:lang w:eastAsia="zh-CN"/>
        </w:rPr>
        <w:t xml:space="preserve">        </w:t>
      </w:r>
      <w:r w:rsidRPr="00A3487B">
        <w:rPr>
          <w:rFonts w:ascii="Courier New" w:hAnsi="Courier New" w:cs="Courier New"/>
          <w:color w:val="A31515"/>
          <w:sz w:val="18"/>
          <w:szCs w:val="18"/>
          <w:lang w:eastAsia="zh-CN"/>
        </w:rPr>
        <w:t>"quantity"</w:t>
      </w:r>
      <w:r w:rsidRPr="00A3487B">
        <w:rPr>
          <w:rFonts w:ascii="Courier New" w:hAnsi="Courier New" w:cs="Courier New"/>
          <w:color w:val="000000"/>
          <w:sz w:val="18"/>
          <w:szCs w:val="18"/>
          <w:lang w:eastAsia="zh-CN"/>
        </w:rPr>
        <w:t xml:space="preserve">: </w:t>
      </w:r>
      <w:r w:rsidRPr="00A3487B">
        <w:rPr>
          <w:rFonts w:ascii="Courier New" w:hAnsi="Courier New" w:cs="Courier New"/>
          <w:color w:val="0451A5"/>
          <w:sz w:val="18"/>
          <w:szCs w:val="18"/>
          <w:lang w:eastAsia="zh-CN"/>
        </w:rPr>
        <w:t>"</w:t>
      </w:r>
      <w:r w:rsidRPr="00A3487B">
        <w:rPr>
          <w:rFonts w:ascii="Courier New" w:hAnsi="Courier New" w:cs="Courier New" w:hint="eastAsia"/>
          <w:color w:val="0451A5"/>
          <w:sz w:val="18"/>
          <w:szCs w:val="18"/>
          <w:lang w:eastAsia="zh-CN"/>
        </w:rPr>
        <w:t>2</w:t>
      </w:r>
      <w:r w:rsidRPr="00A3487B">
        <w:rPr>
          <w:rFonts w:ascii="Courier New" w:hAnsi="Courier New" w:cs="Courier New"/>
          <w:color w:val="0451A5"/>
          <w:sz w:val="18"/>
          <w:szCs w:val="18"/>
          <w:lang w:eastAsia="zh-CN"/>
        </w:rPr>
        <w:t>"</w:t>
      </w:r>
      <w:r w:rsidRPr="00BC7162">
        <w:rPr>
          <w:rFonts w:ascii="Courier New" w:hAnsi="Courier New" w:cs="Courier New"/>
          <w:color w:val="000000"/>
          <w:sz w:val="18"/>
          <w:szCs w:val="18"/>
          <w:lang w:eastAsia="zh-CN"/>
        </w:rPr>
        <w:t>,</w:t>
      </w:r>
    </w:p>
    <w:p w14:paraId="7CA463FF" w14:textId="77777777" w:rsidR="001166EC" w:rsidRPr="00A3487B" w:rsidRDefault="001166EC" w:rsidP="001166EC">
      <w:pPr>
        <w:shd w:val="clear" w:color="auto" w:fill="FFFFFF"/>
        <w:spacing w:after="0" w:line="270" w:lineRule="atLeast"/>
        <w:ind w:leftChars="300" w:left="600"/>
        <w:rPr>
          <w:rFonts w:ascii="Courier New" w:hAnsi="Courier New" w:cs="Courier New"/>
          <w:color w:val="000000"/>
          <w:sz w:val="18"/>
          <w:szCs w:val="18"/>
          <w:lang w:eastAsia="zh-CN"/>
        </w:rPr>
      </w:pPr>
      <w:r w:rsidRPr="00BC7162">
        <w:rPr>
          <w:rFonts w:ascii="Courier New" w:hAnsi="Courier New" w:cs="Courier New"/>
          <w:color w:val="000000"/>
          <w:sz w:val="18"/>
          <w:szCs w:val="18"/>
          <w:lang w:eastAsia="zh-CN"/>
        </w:rPr>
        <w:t xml:space="preserve">        </w:t>
      </w:r>
      <w:r w:rsidRPr="00BC7162">
        <w:rPr>
          <w:rFonts w:ascii="Courier New" w:hAnsi="Courier New" w:cs="Courier New"/>
          <w:color w:val="A31515"/>
          <w:sz w:val="18"/>
          <w:szCs w:val="18"/>
          <w:lang w:eastAsia="zh-CN"/>
        </w:rPr>
        <w:t>"</w:t>
      </w:r>
      <w:r w:rsidRPr="00BC7162">
        <w:rPr>
          <w:rFonts w:ascii="Courier New" w:hAnsi="Courier New" w:cs="Courier New" w:hint="eastAsia"/>
          <w:color w:val="A31515"/>
          <w:sz w:val="18"/>
          <w:szCs w:val="18"/>
          <w:lang w:eastAsia="zh-CN"/>
        </w:rPr>
        <w:t>unit</w:t>
      </w:r>
      <w:r w:rsidRPr="00BC7162">
        <w:rPr>
          <w:rFonts w:ascii="Courier New" w:hAnsi="Courier New" w:cs="Courier New"/>
          <w:color w:val="A31515"/>
          <w:sz w:val="18"/>
          <w:szCs w:val="18"/>
          <w:lang w:eastAsia="zh-CN"/>
        </w:rPr>
        <w:t>"</w:t>
      </w:r>
      <w:r w:rsidRPr="00BC7162">
        <w:rPr>
          <w:rFonts w:ascii="Courier New" w:hAnsi="Courier New" w:cs="Courier New"/>
          <w:color w:val="000000"/>
          <w:sz w:val="18"/>
          <w:szCs w:val="18"/>
          <w:lang w:eastAsia="zh-CN"/>
        </w:rPr>
        <w:t xml:space="preserve">: </w:t>
      </w:r>
      <w:r w:rsidRPr="00BC7162">
        <w:rPr>
          <w:rFonts w:ascii="Courier New" w:hAnsi="Courier New" w:cs="Courier New"/>
          <w:color w:val="0451A5"/>
          <w:sz w:val="18"/>
          <w:szCs w:val="18"/>
          <w:lang w:eastAsia="zh-CN"/>
        </w:rPr>
        <w:t>"</w:t>
      </w:r>
      <w:r w:rsidRPr="00BC7162">
        <w:rPr>
          <w:rFonts w:ascii="Courier New" w:hAnsi="Courier New" w:cs="Courier New" w:hint="eastAsia"/>
          <w:color w:val="0451A5"/>
          <w:sz w:val="18"/>
          <w:szCs w:val="18"/>
          <w:lang w:eastAsia="zh-CN"/>
        </w:rPr>
        <w:t>KG</w:t>
      </w:r>
      <w:r w:rsidRPr="00BC7162">
        <w:rPr>
          <w:rFonts w:ascii="Courier New" w:hAnsi="Courier New" w:cs="Courier New"/>
          <w:color w:val="0451A5"/>
          <w:sz w:val="18"/>
          <w:szCs w:val="18"/>
          <w:lang w:eastAsia="zh-CN"/>
        </w:rPr>
        <w:t>"</w:t>
      </w:r>
    </w:p>
    <w:p w14:paraId="499D254C" w14:textId="77777777" w:rsidR="001166EC" w:rsidRPr="00A3487B" w:rsidRDefault="001166EC" w:rsidP="001166EC">
      <w:pPr>
        <w:shd w:val="clear" w:color="auto" w:fill="FFFFFF"/>
        <w:spacing w:after="0" w:line="270" w:lineRule="atLeast"/>
        <w:ind w:leftChars="400" w:left="800" w:firstLine="420"/>
        <w:rPr>
          <w:rFonts w:ascii="Courier New" w:hAnsi="Courier New" w:cs="Courier New"/>
          <w:color w:val="000000"/>
          <w:sz w:val="18"/>
          <w:szCs w:val="18"/>
          <w:lang w:eastAsia="zh-CN"/>
        </w:rPr>
      </w:pPr>
      <w:r w:rsidRPr="00A3487B">
        <w:rPr>
          <w:rFonts w:ascii="Courier New" w:hAnsi="Courier New" w:cs="Courier New"/>
          <w:color w:val="000000"/>
          <w:sz w:val="18"/>
          <w:szCs w:val="18"/>
          <w:lang w:eastAsia="zh-CN"/>
        </w:rPr>
        <w:t>}</w:t>
      </w:r>
      <w:r w:rsidRPr="00A3487B">
        <w:rPr>
          <w:rFonts w:ascii="Courier New" w:hAnsi="Courier New" w:cs="Courier New" w:hint="eastAsia"/>
          <w:color w:val="000000"/>
          <w:sz w:val="18"/>
          <w:szCs w:val="18"/>
          <w:lang w:eastAsia="zh-CN"/>
        </w:rPr>
        <w:t>,</w:t>
      </w:r>
    </w:p>
    <w:p w14:paraId="2CACB199" w14:textId="77777777" w:rsidR="001166EC" w:rsidRPr="00A3487B" w:rsidRDefault="001166EC" w:rsidP="001166EC">
      <w:pPr>
        <w:shd w:val="clear" w:color="auto" w:fill="FFFFFF"/>
        <w:spacing w:after="0" w:line="270" w:lineRule="atLeast"/>
        <w:ind w:leftChars="400" w:left="800" w:firstLine="420"/>
        <w:rPr>
          <w:rFonts w:ascii="Courier New" w:hAnsi="Courier New" w:cs="Courier New"/>
          <w:color w:val="000000"/>
          <w:sz w:val="18"/>
          <w:szCs w:val="18"/>
          <w:lang w:eastAsia="zh-CN"/>
        </w:rPr>
      </w:pPr>
      <w:r w:rsidRPr="00A3487B">
        <w:rPr>
          <w:rFonts w:ascii="Courier New" w:hAnsi="Courier New" w:cs="Courier New"/>
          <w:color w:val="000000"/>
          <w:sz w:val="18"/>
          <w:szCs w:val="18"/>
          <w:lang w:eastAsia="zh-CN"/>
        </w:rPr>
        <w:t>{</w:t>
      </w:r>
    </w:p>
    <w:p w14:paraId="7825FE04" w14:textId="77777777" w:rsidR="001166EC" w:rsidRPr="00A3487B" w:rsidRDefault="001166EC" w:rsidP="001166EC">
      <w:pPr>
        <w:shd w:val="clear" w:color="auto" w:fill="FFFFFF"/>
        <w:spacing w:after="0" w:line="270" w:lineRule="atLeast"/>
        <w:ind w:leftChars="300" w:left="600"/>
        <w:rPr>
          <w:rFonts w:ascii="Courier New" w:hAnsi="Courier New" w:cs="Courier New"/>
          <w:color w:val="000000"/>
          <w:sz w:val="18"/>
          <w:szCs w:val="18"/>
          <w:lang w:eastAsia="zh-CN"/>
        </w:rPr>
      </w:pPr>
      <w:r w:rsidRPr="00A3487B">
        <w:rPr>
          <w:rFonts w:ascii="Courier New" w:hAnsi="Courier New" w:cs="Courier New"/>
          <w:color w:val="000000"/>
          <w:sz w:val="18"/>
          <w:szCs w:val="18"/>
          <w:lang w:eastAsia="zh-CN"/>
        </w:rPr>
        <w:t xml:space="preserve">        </w:t>
      </w:r>
      <w:r w:rsidRPr="00A3487B">
        <w:rPr>
          <w:rFonts w:ascii="Courier New" w:hAnsi="Courier New" w:cs="Courier New"/>
          <w:color w:val="A31515"/>
          <w:sz w:val="18"/>
          <w:szCs w:val="18"/>
          <w:lang w:eastAsia="zh-CN"/>
        </w:rPr>
        <w:t>"material"</w:t>
      </w:r>
      <w:r w:rsidRPr="00A3487B">
        <w:rPr>
          <w:rFonts w:ascii="Courier New" w:hAnsi="Courier New" w:cs="Courier New"/>
          <w:color w:val="000000"/>
          <w:sz w:val="18"/>
          <w:szCs w:val="18"/>
          <w:lang w:eastAsia="zh-CN"/>
        </w:rPr>
        <w:t xml:space="preserve">: </w:t>
      </w:r>
      <w:r w:rsidRPr="00A3487B">
        <w:rPr>
          <w:rFonts w:ascii="Courier New" w:hAnsi="Courier New" w:cs="Courier New"/>
          <w:color w:val="0451A5"/>
          <w:sz w:val="18"/>
          <w:szCs w:val="18"/>
          <w:lang w:eastAsia="zh-CN"/>
        </w:rPr>
        <w:t>"</w:t>
      </w:r>
      <w:r w:rsidRPr="00A3487B">
        <w:rPr>
          <w:rFonts w:ascii="Courier New" w:hAnsi="Courier New" w:cs="Courier New" w:hint="eastAsia"/>
          <w:color w:val="0451A5"/>
          <w:sz w:val="18"/>
          <w:szCs w:val="18"/>
          <w:lang w:eastAsia="zh-CN"/>
        </w:rPr>
        <w:t>YD128</w:t>
      </w:r>
      <w:r w:rsidRPr="00A3487B">
        <w:rPr>
          <w:rFonts w:ascii="Courier New" w:hAnsi="Courier New" w:cs="Courier New"/>
          <w:color w:val="0451A5"/>
          <w:sz w:val="18"/>
          <w:szCs w:val="18"/>
          <w:lang w:eastAsia="zh-CN"/>
        </w:rPr>
        <w:t>"</w:t>
      </w:r>
      <w:r w:rsidRPr="00A3487B">
        <w:rPr>
          <w:rFonts w:ascii="Courier New" w:hAnsi="Courier New" w:cs="Courier New"/>
          <w:color w:val="000000"/>
          <w:sz w:val="18"/>
          <w:szCs w:val="18"/>
          <w:lang w:eastAsia="zh-CN"/>
        </w:rPr>
        <w:t>,</w:t>
      </w:r>
    </w:p>
    <w:p w14:paraId="648ECB93" w14:textId="77777777" w:rsidR="001166EC" w:rsidRPr="00BC7162" w:rsidRDefault="001166EC" w:rsidP="001166EC">
      <w:pPr>
        <w:shd w:val="clear" w:color="auto" w:fill="FFFFFF"/>
        <w:spacing w:after="0" w:line="270" w:lineRule="atLeast"/>
        <w:ind w:leftChars="300" w:left="600"/>
        <w:rPr>
          <w:rFonts w:ascii="Courier New" w:hAnsi="Courier New" w:cs="Courier New"/>
          <w:color w:val="000000"/>
          <w:sz w:val="18"/>
          <w:szCs w:val="18"/>
          <w:lang w:eastAsia="zh-CN"/>
        </w:rPr>
      </w:pPr>
      <w:r w:rsidRPr="00A3487B">
        <w:rPr>
          <w:rFonts w:ascii="Courier New" w:hAnsi="Courier New" w:cs="Courier New"/>
          <w:color w:val="000000"/>
          <w:sz w:val="18"/>
          <w:szCs w:val="18"/>
          <w:lang w:eastAsia="zh-CN"/>
        </w:rPr>
        <w:t xml:space="preserve">        </w:t>
      </w:r>
      <w:r w:rsidRPr="00A3487B">
        <w:rPr>
          <w:rFonts w:ascii="Courier New" w:hAnsi="Courier New" w:cs="Courier New"/>
          <w:color w:val="A31515"/>
          <w:sz w:val="18"/>
          <w:szCs w:val="18"/>
          <w:lang w:eastAsia="zh-CN"/>
        </w:rPr>
        <w:t>"quantity"</w:t>
      </w:r>
      <w:r w:rsidRPr="00A3487B">
        <w:rPr>
          <w:rFonts w:ascii="Courier New" w:hAnsi="Courier New" w:cs="Courier New"/>
          <w:color w:val="000000"/>
          <w:sz w:val="18"/>
          <w:szCs w:val="18"/>
          <w:lang w:eastAsia="zh-CN"/>
        </w:rPr>
        <w:t xml:space="preserve">: </w:t>
      </w:r>
      <w:r w:rsidRPr="00A3487B">
        <w:rPr>
          <w:rFonts w:ascii="Courier New" w:hAnsi="Courier New" w:cs="Courier New"/>
          <w:color w:val="0451A5"/>
          <w:sz w:val="18"/>
          <w:szCs w:val="18"/>
          <w:lang w:eastAsia="zh-CN"/>
        </w:rPr>
        <w:t>"</w:t>
      </w:r>
      <w:r w:rsidRPr="00A3487B">
        <w:rPr>
          <w:rFonts w:ascii="Courier New" w:hAnsi="Courier New" w:cs="Courier New" w:hint="eastAsia"/>
          <w:color w:val="0451A5"/>
          <w:sz w:val="18"/>
          <w:szCs w:val="18"/>
          <w:lang w:eastAsia="zh-CN"/>
        </w:rPr>
        <w:t>1</w:t>
      </w:r>
      <w:r w:rsidRPr="00A3487B">
        <w:rPr>
          <w:rFonts w:ascii="Courier New" w:hAnsi="Courier New" w:cs="Courier New"/>
          <w:color w:val="0451A5"/>
          <w:sz w:val="18"/>
          <w:szCs w:val="18"/>
          <w:lang w:eastAsia="zh-CN"/>
        </w:rPr>
        <w:t>"</w:t>
      </w:r>
      <w:r w:rsidRPr="00BC7162">
        <w:rPr>
          <w:rFonts w:ascii="Courier New" w:hAnsi="Courier New" w:cs="Courier New"/>
          <w:color w:val="000000"/>
          <w:sz w:val="18"/>
          <w:szCs w:val="18"/>
          <w:lang w:eastAsia="zh-CN"/>
        </w:rPr>
        <w:t>,</w:t>
      </w:r>
    </w:p>
    <w:p w14:paraId="5524A470" w14:textId="77777777" w:rsidR="001166EC" w:rsidRPr="00A3487B" w:rsidRDefault="001166EC" w:rsidP="001166EC">
      <w:pPr>
        <w:shd w:val="clear" w:color="auto" w:fill="FFFFFF"/>
        <w:spacing w:after="0" w:line="270" w:lineRule="atLeast"/>
        <w:ind w:leftChars="300" w:left="600"/>
        <w:rPr>
          <w:rFonts w:ascii="Courier New" w:hAnsi="Courier New" w:cs="Courier New"/>
          <w:color w:val="000000"/>
          <w:sz w:val="18"/>
          <w:szCs w:val="18"/>
          <w:lang w:eastAsia="zh-CN"/>
        </w:rPr>
      </w:pPr>
      <w:r w:rsidRPr="00BC7162">
        <w:rPr>
          <w:rFonts w:ascii="Courier New" w:hAnsi="Courier New" w:cs="Courier New"/>
          <w:color w:val="000000"/>
          <w:sz w:val="18"/>
          <w:szCs w:val="18"/>
          <w:lang w:eastAsia="zh-CN"/>
        </w:rPr>
        <w:t xml:space="preserve">        </w:t>
      </w:r>
      <w:r w:rsidRPr="00BC7162">
        <w:rPr>
          <w:rFonts w:ascii="Courier New" w:hAnsi="Courier New" w:cs="Courier New"/>
          <w:color w:val="A31515"/>
          <w:sz w:val="18"/>
          <w:szCs w:val="18"/>
          <w:lang w:eastAsia="zh-CN"/>
        </w:rPr>
        <w:t>"</w:t>
      </w:r>
      <w:r w:rsidRPr="00BC7162">
        <w:rPr>
          <w:rFonts w:ascii="Courier New" w:hAnsi="Courier New" w:cs="Courier New" w:hint="eastAsia"/>
          <w:color w:val="A31515"/>
          <w:sz w:val="18"/>
          <w:szCs w:val="18"/>
          <w:lang w:eastAsia="zh-CN"/>
        </w:rPr>
        <w:t>unit</w:t>
      </w:r>
      <w:r w:rsidRPr="00BC7162">
        <w:rPr>
          <w:rFonts w:ascii="Courier New" w:hAnsi="Courier New" w:cs="Courier New"/>
          <w:color w:val="A31515"/>
          <w:sz w:val="18"/>
          <w:szCs w:val="18"/>
          <w:lang w:eastAsia="zh-CN"/>
        </w:rPr>
        <w:t>"</w:t>
      </w:r>
      <w:r w:rsidRPr="00BC7162">
        <w:rPr>
          <w:rFonts w:ascii="Courier New" w:hAnsi="Courier New" w:cs="Courier New"/>
          <w:color w:val="000000"/>
          <w:sz w:val="18"/>
          <w:szCs w:val="18"/>
          <w:lang w:eastAsia="zh-CN"/>
        </w:rPr>
        <w:t xml:space="preserve">: </w:t>
      </w:r>
      <w:r w:rsidRPr="00BC7162">
        <w:rPr>
          <w:rFonts w:ascii="Courier New" w:hAnsi="Courier New" w:cs="Courier New"/>
          <w:color w:val="0451A5"/>
          <w:sz w:val="18"/>
          <w:szCs w:val="18"/>
          <w:lang w:eastAsia="zh-CN"/>
        </w:rPr>
        <w:t>"</w:t>
      </w:r>
      <w:r w:rsidRPr="00BC7162">
        <w:rPr>
          <w:rFonts w:ascii="Courier New" w:hAnsi="Courier New" w:cs="Courier New" w:hint="eastAsia"/>
          <w:color w:val="0451A5"/>
          <w:sz w:val="18"/>
          <w:szCs w:val="18"/>
          <w:lang w:eastAsia="zh-CN"/>
        </w:rPr>
        <w:t>KG</w:t>
      </w:r>
      <w:r w:rsidRPr="00BC7162">
        <w:rPr>
          <w:rFonts w:ascii="Courier New" w:hAnsi="Courier New" w:cs="Courier New"/>
          <w:color w:val="0451A5"/>
          <w:sz w:val="18"/>
          <w:szCs w:val="18"/>
          <w:lang w:eastAsia="zh-CN"/>
        </w:rPr>
        <w:t>"</w:t>
      </w:r>
    </w:p>
    <w:p w14:paraId="79C534F3" w14:textId="77777777" w:rsidR="001166EC" w:rsidRDefault="001166EC" w:rsidP="001166EC">
      <w:pPr>
        <w:shd w:val="clear" w:color="auto" w:fill="FFFFFF"/>
        <w:spacing w:after="0" w:line="270" w:lineRule="atLeast"/>
        <w:ind w:leftChars="300" w:left="600" w:firstLine="720"/>
        <w:rPr>
          <w:rFonts w:ascii="Courier New" w:hAnsi="Courier New" w:cs="Courier New"/>
          <w:color w:val="000000"/>
          <w:sz w:val="18"/>
          <w:szCs w:val="18"/>
          <w:lang w:eastAsia="zh-CN"/>
        </w:rPr>
      </w:pPr>
      <w:r w:rsidRPr="00A3487B">
        <w:rPr>
          <w:rFonts w:ascii="Courier New" w:hAnsi="Courier New" w:cs="Courier New"/>
          <w:color w:val="000000"/>
          <w:sz w:val="18"/>
          <w:szCs w:val="18"/>
          <w:lang w:eastAsia="zh-CN"/>
        </w:rPr>
        <w:t>}</w:t>
      </w:r>
    </w:p>
    <w:p w14:paraId="1D8D4D6F" w14:textId="77777777" w:rsidR="001166EC" w:rsidRPr="003F7AD0" w:rsidRDefault="001166EC" w:rsidP="001166EC">
      <w:pPr>
        <w:shd w:val="clear" w:color="auto" w:fill="FFFFFF"/>
        <w:spacing w:after="0" w:line="270" w:lineRule="atLeast"/>
        <w:ind w:leftChars="300" w:left="600" w:firstLine="420"/>
        <w:rPr>
          <w:rFonts w:ascii="Courier New" w:hAnsi="Courier New" w:cs="Courier New"/>
          <w:color w:val="000000"/>
          <w:sz w:val="18"/>
          <w:szCs w:val="18"/>
          <w:lang w:eastAsia="zh-CN"/>
        </w:rPr>
      </w:pPr>
      <w:r w:rsidRPr="00A3487B">
        <w:rPr>
          <w:rFonts w:ascii="Courier New" w:hAnsi="Courier New" w:cs="Courier New" w:hint="eastAsia"/>
          <w:color w:val="000000"/>
          <w:sz w:val="18"/>
          <w:szCs w:val="18"/>
          <w:lang w:eastAsia="zh-CN"/>
        </w:rPr>
        <w:t>]</w:t>
      </w:r>
    </w:p>
    <w:p w14:paraId="50E0583D" w14:textId="77777777" w:rsidR="001166EC" w:rsidRPr="001C2B0E" w:rsidRDefault="001166EC" w:rsidP="001166EC">
      <w:pPr>
        <w:pStyle w:val="a4"/>
        <w:shd w:val="clear" w:color="auto" w:fill="FFFFFF"/>
        <w:spacing w:after="0" w:line="270" w:lineRule="atLeast"/>
        <w:rPr>
          <w:rFonts w:ascii="Courier New" w:hAnsi="Courier New" w:cs="Courier New"/>
          <w:color w:val="000000"/>
          <w:sz w:val="18"/>
          <w:szCs w:val="18"/>
          <w:lang w:eastAsia="zh-CN"/>
        </w:rPr>
      </w:pPr>
      <w:r w:rsidRPr="003F7AD0">
        <w:rPr>
          <w:rFonts w:ascii="Courier New" w:hAnsi="Courier New" w:cs="Courier New"/>
          <w:color w:val="000000"/>
          <w:sz w:val="18"/>
          <w:szCs w:val="18"/>
          <w:lang w:eastAsia="zh-CN"/>
        </w:rPr>
        <w:t>}</w:t>
      </w:r>
    </w:p>
    <w:p w14:paraId="49A60FD9" w14:textId="77777777" w:rsidR="001166EC" w:rsidRPr="00303516" w:rsidRDefault="001166EC" w:rsidP="001166EC">
      <w:pPr>
        <w:pStyle w:val="a4"/>
        <w:shd w:val="clear" w:color="auto" w:fill="FFFFFF"/>
        <w:spacing w:after="0" w:line="270" w:lineRule="atLeast"/>
        <w:rPr>
          <w:rFonts w:ascii="Courier New" w:hAnsi="Courier New" w:cs="Courier New"/>
          <w:color w:val="000000"/>
          <w:sz w:val="18"/>
          <w:szCs w:val="18"/>
          <w:lang w:eastAsia="zh-CN"/>
        </w:rPr>
      </w:pPr>
    </w:p>
    <w:p w14:paraId="02BAE30F" w14:textId="77777777" w:rsidR="001166EC" w:rsidRDefault="001166EC" w:rsidP="001166EC">
      <w:pPr>
        <w:pStyle w:val="a4"/>
        <w:numPr>
          <w:ilvl w:val="0"/>
          <w:numId w:val="46"/>
        </w:numPr>
        <w:spacing w:before="0" w:after="200" w:line="276" w:lineRule="auto"/>
        <w:contextualSpacing w:val="0"/>
        <w:rPr>
          <w:lang w:eastAsia="zh-CN"/>
        </w:rPr>
      </w:pPr>
      <w:r w:rsidRPr="00303516">
        <w:rPr>
          <w:rFonts w:hint="eastAsia"/>
          <w:lang w:eastAsia="zh-CN"/>
        </w:rPr>
        <w:t xml:space="preserve">After sending the decision to MES, then set the </w:t>
      </w:r>
      <w:r>
        <w:rPr>
          <w:rFonts w:hint="eastAsia"/>
          <w:lang w:eastAsia="zh-CN"/>
        </w:rPr>
        <w:t>filed</w:t>
      </w:r>
      <w:r w:rsidRPr="00260D67">
        <w:rPr>
          <w:rFonts w:hint="eastAsia"/>
          <w:b/>
          <w:bCs/>
        </w:rPr>
        <w:t xml:space="preserve"> </w:t>
      </w:r>
      <w:r w:rsidRPr="00303516">
        <w:rPr>
          <w:rFonts w:hint="eastAsia"/>
          <w:b/>
          <w:bCs/>
        </w:rPr>
        <w:t>MES_</w:t>
      </w:r>
      <w:r w:rsidRPr="00303516">
        <w:rPr>
          <w:b/>
          <w:bCs/>
        </w:rPr>
        <w:t>Has_sent</w:t>
      </w:r>
      <w:r>
        <w:rPr>
          <w:rFonts w:hint="eastAsia"/>
          <w:lang w:eastAsia="zh-CN"/>
        </w:rPr>
        <w:t xml:space="preserve"> </w:t>
      </w:r>
      <w:r w:rsidRPr="00303516">
        <w:rPr>
          <w:rFonts w:hint="eastAsia"/>
          <w:lang w:eastAsia="zh-CN"/>
        </w:rPr>
        <w:t>to true.</w:t>
      </w:r>
    </w:p>
    <w:p w14:paraId="56A56727" w14:textId="77777777" w:rsidR="001166EC" w:rsidRDefault="001166EC" w:rsidP="001166EC">
      <w:pPr>
        <w:pStyle w:val="a4"/>
        <w:numPr>
          <w:ilvl w:val="0"/>
          <w:numId w:val="46"/>
        </w:numPr>
        <w:spacing w:before="0" w:after="200" w:line="276" w:lineRule="auto"/>
        <w:contextualSpacing w:val="0"/>
        <w:rPr>
          <w:lang w:eastAsia="zh-CN"/>
        </w:rPr>
      </w:pPr>
      <w:r>
        <w:rPr>
          <w:lang w:eastAsia="zh-CN"/>
        </w:rPr>
        <w:t>C</w:t>
      </w:r>
      <w:r>
        <w:rPr>
          <w:rFonts w:hint="eastAsia"/>
          <w:lang w:eastAsia="zh-CN"/>
        </w:rPr>
        <w:t>ommit the changes for the current sample.</w:t>
      </w:r>
    </w:p>
    <w:p w14:paraId="22731F8F" w14:textId="77777777" w:rsidR="001166EC" w:rsidRPr="00E56E2C" w:rsidRDefault="001166EC" w:rsidP="001166EC">
      <w:pPr>
        <w:pStyle w:val="a4"/>
        <w:contextualSpacing w:val="0"/>
        <w:rPr>
          <w:highlight w:val="yellow"/>
          <w:lang w:eastAsia="zh-CN"/>
        </w:rPr>
      </w:pPr>
    </w:p>
    <w:p w14:paraId="358E7A01" w14:textId="77777777" w:rsidR="001166EC" w:rsidRPr="00786D26" w:rsidRDefault="001166EC" w:rsidP="001166EC">
      <w:pPr>
        <w:rPr>
          <w:rFonts w:eastAsiaTheme="minorEastAsia"/>
          <w:lang w:eastAsia="zh-CN"/>
        </w:rPr>
      </w:pPr>
    </w:p>
    <w:p w14:paraId="35EB5606" w14:textId="77777777" w:rsidR="001166EC" w:rsidRDefault="001166EC" w:rsidP="001166EC">
      <w:pPr>
        <w:pStyle w:val="4"/>
        <w:tabs>
          <w:tab w:val="clear" w:pos="3416"/>
        </w:tabs>
        <w:ind w:left="810" w:hanging="810"/>
        <w:rPr>
          <w:rFonts w:eastAsiaTheme="minorEastAsia"/>
          <w:i w:val="0"/>
          <w:iCs/>
          <w:lang w:eastAsia="zh-CN"/>
        </w:rPr>
      </w:pPr>
      <w:r w:rsidRPr="00E740E3">
        <w:rPr>
          <w:rFonts w:eastAsiaTheme="minorEastAsia"/>
          <w:i w:val="0"/>
          <w:iCs/>
          <w:lang w:eastAsia="zh-CN"/>
        </w:rPr>
        <w:t>QCLAD requests the production line of the Material from MES</w:t>
      </w:r>
      <w:r w:rsidRPr="00CC0FF6">
        <w:rPr>
          <w:rFonts w:eastAsiaTheme="minorEastAsia"/>
          <w:i w:val="0"/>
          <w:iCs/>
          <w:lang w:eastAsia="zh-CN"/>
        </w:rPr>
        <w:t xml:space="preserve"> </w:t>
      </w:r>
    </w:p>
    <w:p w14:paraId="204FFFF8" w14:textId="77777777" w:rsidR="001166EC" w:rsidRDefault="001166EC" w:rsidP="001166EC">
      <w:pPr>
        <w:pStyle w:val="5"/>
        <w:rPr>
          <w:rFonts w:eastAsiaTheme="minorEastAsia"/>
          <w:lang w:eastAsia="zh-CN"/>
        </w:rPr>
      </w:pPr>
      <w:r>
        <w:t>Introduction</w:t>
      </w:r>
    </w:p>
    <w:p w14:paraId="381B9420" w14:textId="77777777" w:rsidR="001166EC" w:rsidRDefault="001166EC" w:rsidP="001166EC">
      <w:pPr>
        <w:rPr>
          <w:lang w:eastAsia="zh-CN"/>
        </w:rPr>
      </w:pPr>
      <w:commentRangeStart w:id="128"/>
      <w:r w:rsidRPr="00C21FD5">
        <w:rPr>
          <w:lang w:eastAsia="zh-CN"/>
        </w:rPr>
        <w:t xml:space="preserve">For </w:t>
      </w:r>
      <w:r>
        <w:rPr>
          <w:rFonts w:hint="eastAsia"/>
          <w:lang w:eastAsia="zh-CN"/>
        </w:rPr>
        <w:t xml:space="preserve">increment </w:t>
      </w:r>
      <w:r w:rsidRPr="00C21FD5">
        <w:rPr>
          <w:lang w:eastAsia="zh-CN"/>
        </w:rPr>
        <w:t>semi-finished and finished substances in QCLad, the production line information needs to be synchronized with the data in MES. QCLad will send "plant code + material code + valuation class" to the MES interface, and the MES interface will return the production line information.</w:t>
      </w:r>
      <w:commentRangeEnd w:id="128"/>
      <w:r>
        <w:rPr>
          <w:rStyle w:val="a5"/>
        </w:rPr>
        <w:commentReference w:id="128"/>
      </w:r>
    </w:p>
    <w:p w14:paraId="150E70F6" w14:textId="77777777" w:rsidR="001166EC" w:rsidRPr="0086748B" w:rsidRDefault="001166EC" w:rsidP="001166EC">
      <w:pPr>
        <w:rPr>
          <w:rFonts w:ascii="Times New Roman" w:eastAsiaTheme="minorEastAsia" w:hAnsi="Times New Roman"/>
          <w:sz w:val="24"/>
          <w:lang w:eastAsia="zh-CN"/>
        </w:rPr>
      </w:pPr>
    </w:p>
    <w:p w14:paraId="66103EF8" w14:textId="77777777" w:rsidR="001166EC" w:rsidRPr="00721125" w:rsidRDefault="001166EC" w:rsidP="001166EC">
      <w:pPr>
        <w:rPr>
          <w:rFonts w:eastAsiaTheme="minorEastAsia"/>
          <w:lang w:eastAsia="zh-CN"/>
        </w:rPr>
      </w:pPr>
    </w:p>
    <w:p w14:paraId="184C9360" w14:textId="77777777" w:rsidR="001166EC" w:rsidRDefault="001166EC" w:rsidP="001166EC">
      <w:pPr>
        <w:pStyle w:val="5"/>
        <w:rPr>
          <w:rFonts w:eastAsiaTheme="minorEastAsia"/>
          <w:lang w:eastAsia="zh-CN"/>
        </w:rPr>
      </w:pPr>
      <w:r>
        <w:t>Interface URL address</w:t>
      </w:r>
    </w:p>
    <w:p w14:paraId="4CBE9733" w14:textId="77777777" w:rsidR="001166EC" w:rsidRPr="00866E18" w:rsidRDefault="001166EC" w:rsidP="001166EC">
      <w:pPr>
        <w:rPr>
          <w:rFonts w:eastAsiaTheme="minorEastAsia"/>
          <w:lang w:eastAsia="zh-CN"/>
        </w:rPr>
      </w:pPr>
      <w:r>
        <w:rPr>
          <w:lang w:eastAsia="zh-CN"/>
        </w:rPr>
        <w:t>MES</w:t>
      </w:r>
      <w:r>
        <w:rPr>
          <w:rFonts w:hint="eastAsia"/>
          <w:lang w:eastAsia="zh-CN"/>
        </w:rPr>
        <w:t xml:space="preserve"> </w:t>
      </w:r>
      <w:r>
        <w:rPr>
          <w:lang w:eastAsia="zh-CN"/>
        </w:rPr>
        <w:t>should</w:t>
      </w:r>
      <w:r>
        <w:rPr>
          <w:rFonts w:hint="eastAsia"/>
          <w:lang w:eastAsia="zh-CN"/>
        </w:rPr>
        <w:t xml:space="preserve"> provide the URL</w:t>
      </w:r>
    </w:p>
    <w:p w14:paraId="46BB6AC0" w14:textId="77777777" w:rsidR="001166EC" w:rsidRDefault="001166EC" w:rsidP="001166EC">
      <w:pPr>
        <w:pStyle w:val="5"/>
        <w:rPr>
          <w:rFonts w:eastAsiaTheme="minorEastAsia"/>
          <w:lang w:eastAsia="zh-CN"/>
        </w:rPr>
      </w:pPr>
      <w:r>
        <w:t>Field Mapping</w:t>
      </w:r>
    </w:p>
    <w:p w14:paraId="1EFB1ED2" w14:textId="77777777" w:rsidR="001166EC" w:rsidRPr="00B719C8" w:rsidRDefault="001166EC" w:rsidP="001166EC">
      <w:pPr>
        <w:rPr>
          <w:rFonts w:eastAsiaTheme="minorEastAsia"/>
          <w:lang w:eastAsia="zh-CN"/>
        </w:rPr>
      </w:pPr>
      <w:r w:rsidRPr="00B719C8">
        <w:rPr>
          <w:rFonts w:eastAsiaTheme="minorEastAsia" w:hint="eastAsia"/>
          <w:highlight w:val="yellow"/>
          <w:lang w:eastAsia="zh-CN"/>
        </w:rPr>
        <w:t>TBD</w:t>
      </w:r>
    </w:p>
    <w:p w14:paraId="22DA1451" w14:textId="77777777" w:rsidR="001166EC" w:rsidRDefault="001166EC" w:rsidP="001166EC">
      <w:pPr>
        <w:pStyle w:val="5"/>
        <w:rPr>
          <w:rFonts w:eastAsiaTheme="minorEastAsia"/>
          <w:lang w:eastAsia="zh-CN"/>
        </w:rPr>
      </w:pPr>
      <w:r>
        <w:t>Exampled transaction json</w:t>
      </w:r>
    </w:p>
    <w:p w14:paraId="234A197B" w14:textId="77777777" w:rsidR="001166EC" w:rsidRPr="003F7AD0" w:rsidRDefault="001166EC" w:rsidP="001166EC">
      <w:pPr>
        <w:pStyle w:val="a4"/>
        <w:shd w:val="clear" w:color="auto" w:fill="FFFFFF"/>
        <w:spacing w:after="0" w:line="270" w:lineRule="atLeast"/>
        <w:ind w:leftChars="60" w:left="120"/>
        <w:rPr>
          <w:rFonts w:ascii="Courier New" w:hAnsi="Courier New" w:cs="Courier New"/>
          <w:color w:val="000000"/>
          <w:sz w:val="18"/>
          <w:szCs w:val="18"/>
          <w:lang w:eastAsia="zh-CN"/>
        </w:rPr>
      </w:pPr>
      <w:r w:rsidRPr="003F7AD0">
        <w:rPr>
          <w:rFonts w:ascii="Courier New" w:hAnsi="Courier New" w:cs="Courier New"/>
          <w:color w:val="000000"/>
          <w:sz w:val="18"/>
          <w:szCs w:val="18"/>
          <w:lang w:eastAsia="zh-CN"/>
        </w:rPr>
        <w:t>{</w:t>
      </w:r>
    </w:p>
    <w:p w14:paraId="6CC0440B" w14:textId="77777777" w:rsidR="001166EC" w:rsidRDefault="001166EC" w:rsidP="001166EC">
      <w:pPr>
        <w:shd w:val="clear" w:color="auto" w:fill="FFFFFF"/>
        <w:spacing w:after="0" w:line="270" w:lineRule="atLeast"/>
        <w:rPr>
          <w:rFonts w:ascii="Courier New" w:hAnsi="Courier New" w:cs="Courier New"/>
          <w:color w:val="0451A5"/>
          <w:sz w:val="18"/>
          <w:szCs w:val="18"/>
          <w:lang w:eastAsia="zh-CN"/>
        </w:rPr>
      </w:pPr>
      <w:r w:rsidRPr="003F7AD0">
        <w:rPr>
          <w:rFonts w:ascii="Courier New" w:hAnsi="Courier New" w:cs="Courier New"/>
          <w:color w:val="000000"/>
          <w:sz w:val="18"/>
          <w:szCs w:val="18"/>
          <w:lang w:eastAsia="zh-CN"/>
        </w:rPr>
        <w:t xml:space="preserve">  </w:t>
      </w:r>
      <w:r>
        <w:rPr>
          <w:rFonts w:ascii="Courier New" w:hAnsi="Courier New" w:cs="Courier New" w:hint="eastAsia"/>
          <w:color w:val="000000"/>
          <w:sz w:val="18"/>
          <w:szCs w:val="18"/>
          <w:lang w:eastAsia="zh-CN"/>
        </w:rPr>
        <w:t xml:space="preserve">      </w:t>
      </w:r>
      <w:r w:rsidRPr="003F7AD0">
        <w:rPr>
          <w:rFonts w:ascii="Courier New" w:hAnsi="Courier New" w:cs="Courier New"/>
          <w:color w:val="A31515"/>
          <w:sz w:val="18"/>
          <w:szCs w:val="18"/>
          <w:lang w:eastAsia="zh-CN"/>
        </w:rPr>
        <w:t>"material"</w:t>
      </w:r>
      <w:r w:rsidRPr="003F7AD0">
        <w:rPr>
          <w:rFonts w:ascii="Courier New" w:hAnsi="Courier New" w:cs="Courier New"/>
          <w:color w:val="000000"/>
          <w:sz w:val="18"/>
          <w:szCs w:val="18"/>
          <w:lang w:eastAsia="zh-CN"/>
        </w:rPr>
        <w:t xml:space="preserve">: </w:t>
      </w:r>
      <w:r w:rsidRPr="003F7AD0">
        <w:rPr>
          <w:rFonts w:ascii="Courier New" w:hAnsi="Courier New" w:cs="Courier New"/>
          <w:color w:val="0451A5"/>
          <w:sz w:val="18"/>
          <w:szCs w:val="18"/>
          <w:lang w:eastAsia="zh-CN"/>
        </w:rPr>
        <w:t>" 000000000000026911"</w:t>
      </w:r>
    </w:p>
    <w:p w14:paraId="26FF5B53" w14:textId="77777777" w:rsidR="001166EC" w:rsidRPr="0006221C" w:rsidRDefault="001166EC" w:rsidP="001166EC">
      <w:pPr>
        <w:shd w:val="clear" w:color="auto" w:fill="FFFFFF"/>
        <w:spacing w:after="0" w:line="270" w:lineRule="atLeast"/>
        <w:rPr>
          <w:rFonts w:ascii="Courier New" w:hAnsi="Courier New" w:cs="Courier New"/>
          <w:color w:val="000000"/>
          <w:sz w:val="18"/>
          <w:szCs w:val="18"/>
          <w:lang w:eastAsia="zh-CN"/>
        </w:rPr>
      </w:pPr>
      <w:r>
        <w:rPr>
          <w:rFonts w:ascii="Courier New" w:hAnsi="Courier New" w:cs="Courier New"/>
          <w:color w:val="A31515"/>
          <w:sz w:val="18"/>
          <w:szCs w:val="18"/>
          <w:lang w:eastAsia="zh-CN"/>
        </w:rPr>
        <w:t xml:space="preserve">         …</w:t>
      </w:r>
      <w:r>
        <w:rPr>
          <w:rFonts w:ascii="Courier New" w:hAnsi="Courier New" w:cs="Courier New"/>
          <w:color w:val="000000"/>
          <w:sz w:val="18"/>
          <w:szCs w:val="18"/>
          <w:lang w:eastAsia="zh-CN"/>
        </w:rPr>
        <w:t>…</w:t>
      </w:r>
    </w:p>
    <w:p w14:paraId="2D5F4669" w14:textId="77777777" w:rsidR="001166EC" w:rsidRDefault="001166EC" w:rsidP="001166EC">
      <w:pPr>
        <w:pStyle w:val="a4"/>
        <w:shd w:val="clear" w:color="auto" w:fill="FFFFFF"/>
        <w:spacing w:after="0" w:line="270" w:lineRule="atLeast"/>
        <w:ind w:leftChars="60" w:left="120"/>
        <w:rPr>
          <w:rFonts w:ascii="Courier New" w:hAnsi="Courier New" w:cs="Courier New"/>
          <w:color w:val="000000"/>
          <w:sz w:val="18"/>
          <w:szCs w:val="18"/>
          <w:lang w:eastAsia="zh-CN"/>
        </w:rPr>
      </w:pPr>
      <w:r w:rsidRPr="003F7AD0">
        <w:rPr>
          <w:rFonts w:ascii="Courier New" w:hAnsi="Courier New" w:cs="Courier New"/>
          <w:color w:val="000000"/>
          <w:sz w:val="18"/>
          <w:szCs w:val="18"/>
          <w:lang w:eastAsia="zh-CN"/>
        </w:rPr>
        <w:t>}</w:t>
      </w:r>
    </w:p>
    <w:p w14:paraId="3B1CFA05" w14:textId="77777777" w:rsidR="001166EC" w:rsidRPr="00D85E30" w:rsidRDefault="001166EC" w:rsidP="001166EC">
      <w:pPr>
        <w:rPr>
          <w:rFonts w:eastAsiaTheme="minorEastAsia"/>
          <w:lang w:eastAsia="zh-CN"/>
        </w:rPr>
      </w:pPr>
    </w:p>
    <w:p w14:paraId="61B05D6B" w14:textId="77777777" w:rsidR="001166EC" w:rsidRDefault="001166EC" w:rsidP="001166EC">
      <w:pPr>
        <w:pStyle w:val="5"/>
        <w:rPr>
          <w:rFonts w:eastAsiaTheme="minorEastAsia"/>
          <w:lang w:eastAsia="zh-CN"/>
        </w:rPr>
      </w:pPr>
      <w:r>
        <w:t>Exampled response json</w:t>
      </w:r>
    </w:p>
    <w:p w14:paraId="45FCB646" w14:textId="77777777" w:rsidR="001166EC" w:rsidRPr="003C5F6D" w:rsidRDefault="001166EC" w:rsidP="001166EC">
      <w:pPr>
        <w:rPr>
          <w:lang w:eastAsia="zh-CN"/>
        </w:rPr>
      </w:pPr>
      <w:r w:rsidRPr="00267BA7">
        <w:rPr>
          <w:highlight w:val="yellow"/>
          <w:lang w:eastAsia="zh-CN"/>
        </w:rPr>
        <w:t>MES should provide the response example</w:t>
      </w:r>
    </w:p>
    <w:p w14:paraId="0AE9848F" w14:textId="77777777" w:rsidR="001166EC" w:rsidRPr="00742DCF" w:rsidRDefault="001166EC" w:rsidP="001166EC">
      <w:pPr>
        <w:shd w:val="clear" w:color="auto" w:fill="FFFFFF"/>
        <w:spacing w:after="0" w:line="270" w:lineRule="atLeast"/>
        <w:rPr>
          <w:rFonts w:eastAsiaTheme="minorEastAsia"/>
          <w:lang w:eastAsia="zh-CN"/>
        </w:rPr>
      </w:pPr>
    </w:p>
    <w:p w14:paraId="3B8F0F5B" w14:textId="77777777" w:rsidR="001166EC" w:rsidRDefault="001166EC" w:rsidP="001166EC">
      <w:pPr>
        <w:pStyle w:val="5"/>
        <w:rPr>
          <w:rFonts w:eastAsiaTheme="minorEastAsia"/>
          <w:lang w:eastAsia="zh-CN"/>
        </w:rPr>
      </w:pPr>
      <w:r>
        <w:t>Frequency</w:t>
      </w:r>
    </w:p>
    <w:p w14:paraId="7A4CF2BE" w14:textId="77777777" w:rsidR="001166EC" w:rsidRPr="00F72A69" w:rsidRDefault="001166EC" w:rsidP="001166EC">
      <w:pPr>
        <w:rPr>
          <w:rFonts w:ascii="Times New Roman" w:eastAsiaTheme="minorEastAsia" w:hAnsi="Times New Roman"/>
          <w:sz w:val="24"/>
          <w:lang w:eastAsia="zh-CN"/>
        </w:rPr>
      </w:pPr>
      <w:r>
        <w:rPr>
          <w:rFonts w:eastAsiaTheme="minorEastAsia"/>
          <w:lang w:eastAsia="zh-CN"/>
        </w:rPr>
        <w:t>A</w:t>
      </w:r>
      <w:r>
        <w:rPr>
          <w:rFonts w:eastAsiaTheme="minorEastAsia" w:hint="eastAsia"/>
          <w:lang w:eastAsia="zh-CN"/>
        </w:rPr>
        <w:t>s frequency defined in the scheduled background task in QCLAD.</w:t>
      </w:r>
    </w:p>
    <w:p w14:paraId="7509574F" w14:textId="77777777" w:rsidR="001166EC" w:rsidRDefault="001166EC" w:rsidP="001166EC">
      <w:pPr>
        <w:pStyle w:val="5"/>
        <w:rPr>
          <w:rFonts w:eastAsiaTheme="minorEastAsia"/>
          <w:lang w:eastAsia="zh-CN"/>
        </w:rPr>
      </w:pPr>
      <w:r>
        <w:t>System Logic</w:t>
      </w:r>
    </w:p>
    <w:p w14:paraId="02676E4F" w14:textId="77777777" w:rsidR="001166EC" w:rsidRPr="008A2DB7" w:rsidRDefault="001166EC" w:rsidP="001166EC">
      <w:pPr>
        <w:rPr>
          <w:lang w:eastAsia="zh-CN"/>
        </w:rPr>
      </w:pPr>
      <w:r w:rsidRPr="008F3299">
        <w:rPr>
          <w:highlight w:val="yellow"/>
          <w:lang w:eastAsia="zh-CN"/>
        </w:rPr>
        <w:t>B</w:t>
      </w:r>
      <w:r w:rsidRPr="008F3299">
        <w:rPr>
          <w:rFonts w:hint="eastAsia"/>
          <w:highlight w:val="yellow"/>
          <w:lang w:eastAsia="zh-CN"/>
        </w:rPr>
        <w:t>ackgroundTask: SubstanceSyncTask</w:t>
      </w:r>
    </w:p>
    <w:p w14:paraId="54FF82DF" w14:textId="77777777" w:rsidR="001166EC" w:rsidRDefault="001166EC" w:rsidP="001166EC">
      <w:pPr>
        <w:rPr>
          <w:lang w:eastAsia="zh-CN"/>
        </w:rPr>
      </w:pPr>
      <w:r>
        <w:rPr>
          <w:rFonts w:hint="eastAsia"/>
          <w:lang w:eastAsia="zh-CN"/>
        </w:rPr>
        <w:t>The background task is running daily for processing the synchronization of the substance data from MES.</w:t>
      </w:r>
    </w:p>
    <w:p w14:paraId="694C8B5D" w14:textId="77777777" w:rsidR="001166EC" w:rsidRDefault="001166EC" w:rsidP="001166EC">
      <w:pPr>
        <w:pStyle w:val="a4"/>
        <w:numPr>
          <w:ilvl w:val="0"/>
          <w:numId w:val="47"/>
        </w:numPr>
        <w:spacing w:before="0" w:after="200" w:line="276" w:lineRule="auto"/>
        <w:contextualSpacing w:val="0"/>
        <w:rPr>
          <w:lang w:eastAsia="zh-CN"/>
        </w:rPr>
      </w:pPr>
      <w:bookmarkStart w:id="129" w:name="OLE_LINK1"/>
      <w:r>
        <w:rPr>
          <w:rFonts w:hint="eastAsia"/>
          <w:lang w:eastAsia="zh-CN"/>
        </w:rPr>
        <w:t>R</w:t>
      </w:r>
      <w:r>
        <w:rPr>
          <w:lang w:eastAsia="zh-CN"/>
        </w:rPr>
        <w:t>etrieves</w:t>
      </w:r>
      <w:r>
        <w:rPr>
          <w:rFonts w:hint="eastAsia"/>
          <w:lang w:eastAsia="zh-CN"/>
        </w:rPr>
        <w:t xml:space="preserve"> all the increment </w:t>
      </w:r>
      <w:r w:rsidRPr="00907472">
        <w:rPr>
          <w:highlight w:val="yellow"/>
          <w:lang w:eastAsia="zh-CN"/>
        </w:rPr>
        <w:t>semi-finished and finished</w:t>
      </w:r>
      <w:r w:rsidRPr="00C21FD5">
        <w:rPr>
          <w:lang w:eastAsia="zh-CN"/>
        </w:rPr>
        <w:t xml:space="preserve"> substances</w:t>
      </w:r>
      <w:r>
        <w:rPr>
          <w:rFonts w:hint="eastAsia"/>
          <w:lang w:eastAsia="zh-CN"/>
        </w:rPr>
        <w:t xml:space="preserve"> for </w:t>
      </w:r>
      <w:r>
        <w:rPr>
          <w:lang w:eastAsia="zh-CN"/>
        </w:rPr>
        <w:t>today</w:t>
      </w:r>
      <w:r>
        <w:rPr>
          <w:rFonts w:hint="eastAsia"/>
          <w:lang w:eastAsia="zh-CN"/>
        </w:rPr>
        <w:t xml:space="preserve"> (</w:t>
      </w:r>
      <w:r>
        <w:rPr>
          <w:rFonts w:ascii="Microsoft YaHei" w:eastAsia="Microsoft YaHei" w:hAnsi="Microsoft YaHei" w:cs="Microsoft YaHei" w:hint="eastAsia"/>
          <w:lang w:eastAsia="zh-CN"/>
        </w:rPr>
        <w:t>也就是</w:t>
      </w:r>
      <w:r w:rsidRPr="003A6A0C">
        <w:rPr>
          <w:rFonts w:hint="eastAsia"/>
          <w:lang w:eastAsia="zh-CN"/>
        </w:rPr>
        <w:t>Hen_</w:t>
      </w:r>
      <w:r>
        <w:rPr>
          <w:lang w:eastAsia="zh-CN"/>
        </w:rPr>
        <w:t xml:space="preserve"> </w:t>
      </w:r>
      <w:r w:rsidRPr="003A6A0C">
        <w:rPr>
          <w:lang w:eastAsia="zh-CN"/>
        </w:rPr>
        <w:t>prod</w:t>
      </w:r>
      <w:r w:rsidRPr="003A6A0C">
        <w:rPr>
          <w:rFonts w:hint="eastAsia"/>
          <w:lang w:eastAsia="zh-CN"/>
        </w:rPr>
        <w:t>line_</w:t>
      </w:r>
      <w:r w:rsidRPr="003A6A0C">
        <w:rPr>
          <w:lang w:eastAsia="zh-CN"/>
        </w:rPr>
        <w:t>sync</w:t>
      </w:r>
      <w:r w:rsidRPr="003A6A0C">
        <w:rPr>
          <w:rFonts w:hint="eastAsia"/>
          <w:lang w:eastAsia="zh-CN"/>
        </w:rPr>
        <w:t>_</w:t>
      </w:r>
      <w:r w:rsidRPr="003A6A0C">
        <w:rPr>
          <w:lang w:eastAsia="zh-CN"/>
        </w:rPr>
        <w:t>MES</w:t>
      </w:r>
      <w:r w:rsidRPr="003A6A0C">
        <w:rPr>
          <w:rFonts w:ascii="Microsoft YaHei" w:eastAsia="Microsoft YaHei" w:hAnsi="Microsoft YaHei" w:cs="Microsoft YaHei" w:hint="eastAsia"/>
          <w:lang w:eastAsia="zh-CN"/>
        </w:rPr>
        <w:t>为</w:t>
      </w:r>
      <w:r w:rsidRPr="003A6A0C">
        <w:rPr>
          <w:rFonts w:hint="eastAsia"/>
          <w:lang w:eastAsia="zh-CN"/>
        </w:rPr>
        <w:t>FALSE</w:t>
      </w:r>
      <w:r w:rsidRPr="003A6A0C">
        <w:rPr>
          <w:rFonts w:ascii="Microsoft YaHei" w:eastAsia="Microsoft YaHei" w:hAnsi="Microsoft YaHei" w:cs="Microsoft YaHei" w:hint="eastAsia"/>
          <w:lang w:eastAsia="zh-CN"/>
        </w:rPr>
        <w:t>的</w:t>
      </w:r>
      <w:r w:rsidRPr="003A6A0C">
        <w:rPr>
          <w:rFonts w:hint="eastAsia"/>
          <w:lang w:eastAsia="zh-CN"/>
        </w:rPr>
        <w:t>Substances)</w:t>
      </w:r>
      <w:r>
        <w:rPr>
          <w:lang w:eastAsia="zh-CN"/>
        </w:rPr>
        <w:t xml:space="preserve"> and</w:t>
      </w:r>
      <w:r>
        <w:rPr>
          <w:rFonts w:hint="eastAsia"/>
          <w:lang w:eastAsia="zh-CN"/>
        </w:rPr>
        <w:t xml:space="preserve"> loop the substances.</w:t>
      </w:r>
    </w:p>
    <w:p w14:paraId="388B6446" w14:textId="77777777" w:rsidR="001166EC" w:rsidRDefault="001166EC" w:rsidP="001166EC">
      <w:pPr>
        <w:pStyle w:val="a4"/>
        <w:numPr>
          <w:ilvl w:val="0"/>
          <w:numId w:val="47"/>
        </w:numPr>
        <w:spacing w:before="0" w:after="200" w:line="276" w:lineRule="auto"/>
        <w:contextualSpacing w:val="0"/>
        <w:rPr>
          <w:lang w:eastAsia="zh-CN"/>
        </w:rPr>
      </w:pPr>
      <w:r>
        <w:rPr>
          <w:lang w:eastAsia="zh-CN"/>
        </w:rPr>
        <w:t>F</w:t>
      </w:r>
      <w:r>
        <w:rPr>
          <w:rFonts w:hint="eastAsia"/>
          <w:lang w:eastAsia="zh-CN"/>
        </w:rPr>
        <w:t xml:space="preserve">or each substance it will send the </w:t>
      </w:r>
      <w:r>
        <w:rPr>
          <w:lang w:eastAsia="zh-CN"/>
        </w:rPr>
        <w:t>request</w:t>
      </w:r>
      <w:r>
        <w:rPr>
          <w:rFonts w:hint="eastAsia"/>
          <w:lang w:eastAsia="zh-CN"/>
        </w:rPr>
        <w:t xml:space="preserve"> to MES.</w:t>
      </w:r>
    </w:p>
    <w:p w14:paraId="5692A413" w14:textId="77777777" w:rsidR="001166EC" w:rsidRDefault="001166EC" w:rsidP="001166EC">
      <w:pPr>
        <w:pStyle w:val="a4"/>
        <w:numPr>
          <w:ilvl w:val="0"/>
          <w:numId w:val="47"/>
        </w:numPr>
        <w:spacing w:before="0" w:after="200" w:line="276" w:lineRule="auto"/>
        <w:contextualSpacing w:val="0"/>
        <w:rPr>
          <w:lang w:eastAsia="zh-CN"/>
        </w:rPr>
      </w:pPr>
      <w:r>
        <w:rPr>
          <w:rFonts w:hint="eastAsia"/>
          <w:lang w:eastAsia="zh-CN"/>
        </w:rPr>
        <w:t xml:space="preserve">Update the product line filed for the current substance </w:t>
      </w:r>
      <w:r>
        <w:rPr>
          <w:lang w:eastAsia="zh-CN"/>
        </w:rPr>
        <w:t>according</w:t>
      </w:r>
      <w:r>
        <w:rPr>
          <w:rFonts w:hint="eastAsia"/>
          <w:lang w:eastAsia="zh-CN"/>
        </w:rPr>
        <w:t xml:space="preserve"> to the </w:t>
      </w:r>
      <w:r>
        <w:rPr>
          <w:lang w:eastAsia="zh-CN"/>
        </w:rPr>
        <w:t>response</w:t>
      </w:r>
      <w:r>
        <w:rPr>
          <w:rFonts w:hint="eastAsia"/>
          <w:lang w:eastAsia="zh-CN"/>
        </w:rPr>
        <w:t>.</w:t>
      </w:r>
      <w:r>
        <w:rPr>
          <w:rFonts w:ascii="Microsoft YaHei" w:eastAsia="Microsoft YaHei" w:hAnsi="Microsoft YaHei" w:cs="Microsoft YaHei" w:hint="eastAsia"/>
          <w:lang w:eastAsia="zh-CN"/>
        </w:rPr>
        <w:t>并将</w:t>
      </w:r>
      <w:r w:rsidRPr="003A6A0C">
        <w:rPr>
          <w:rFonts w:hint="eastAsia"/>
          <w:lang w:eastAsia="zh-CN"/>
        </w:rPr>
        <w:t>Hen_</w:t>
      </w:r>
      <w:r>
        <w:rPr>
          <w:lang w:eastAsia="zh-CN"/>
        </w:rPr>
        <w:t xml:space="preserve"> </w:t>
      </w:r>
      <w:r w:rsidRPr="003A6A0C">
        <w:rPr>
          <w:lang w:eastAsia="zh-CN"/>
        </w:rPr>
        <w:t>prod</w:t>
      </w:r>
      <w:r w:rsidRPr="003A6A0C">
        <w:rPr>
          <w:rFonts w:hint="eastAsia"/>
          <w:lang w:eastAsia="zh-CN"/>
        </w:rPr>
        <w:t>line_</w:t>
      </w:r>
      <w:r w:rsidRPr="003A6A0C">
        <w:rPr>
          <w:lang w:eastAsia="zh-CN"/>
        </w:rPr>
        <w:t>sync</w:t>
      </w:r>
      <w:r w:rsidRPr="003A6A0C">
        <w:rPr>
          <w:rFonts w:hint="eastAsia"/>
          <w:lang w:eastAsia="zh-CN"/>
        </w:rPr>
        <w:t>_</w:t>
      </w:r>
      <w:r w:rsidRPr="003A6A0C">
        <w:rPr>
          <w:lang w:eastAsia="zh-CN"/>
        </w:rPr>
        <w:t>MES</w:t>
      </w:r>
      <w:r w:rsidRPr="003A6A0C">
        <w:rPr>
          <w:rFonts w:ascii="Microsoft YaHei" w:eastAsia="Microsoft YaHei" w:hAnsi="Microsoft YaHei" w:cs="Microsoft YaHei" w:hint="eastAsia"/>
          <w:lang w:eastAsia="zh-CN"/>
        </w:rPr>
        <w:t>更改为</w:t>
      </w:r>
      <w:r w:rsidRPr="003A6A0C">
        <w:rPr>
          <w:rFonts w:hint="eastAsia"/>
          <w:lang w:eastAsia="zh-CN"/>
        </w:rPr>
        <w:t>True</w:t>
      </w:r>
    </w:p>
    <w:p w14:paraId="52AD5427" w14:textId="77777777" w:rsidR="001166EC" w:rsidRDefault="001166EC" w:rsidP="001166EC">
      <w:pPr>
        <w:pStyle w:val="a4"/>
        <w:numPr>
          <w:ilvl w:val="0"/>
          <w:numId w:val="47"/>
        </w:numPr>
        <w:spacing w:before="0" w:after="200" w:line="276" w:lineRule="auto"/>
        <w:contextualSpacing w:val="0"/>
        <w:rPr>
          <w:lang w:eastAsia="zh-CN"/>
        </w:rPr>
      </w:pPr>
      <w:r>
        <w:rPr>
          <w:rFonts w:hint="eastAsia"/>
          <w:lang w:eastAsia="zh-CN"/>
        </w:rPr>
        <w:t>SAP</w:t>
      </w:r>
      <w:r>
        <w:rPr>
          <w:rFonts w:ascii="Microsoft YaHei" w:eastAsia="Microsoft YaHei" w:hAnsi="Microsoft YaHei" w:cs="Microsoft YaHei" w:hint="eastAsia"/>
          <w:lang w:eastAsia="zh-CN"/>
        </w:rPr>
        <w:t>的物料接口，当</w:t>
      </w:r>
      <w:r>
        <w:rPr>
          <w:rFonts w:hint="eastAsia"/>
          <w:lang w:eastAsia="zh-CN"/>
        </w:rPr>
        <w:t>SAP</w:t>
      </w:r>
      <w:r>
        <w:rPr>
          <w:rFonts w:ascii="Microsoft YaHei" w:eastAsia="Microsoft YaHei" w:hAnsi="Microsoft YaHei" w:cs="Microsoft YaHei" w:hint="eastAsia"/>
          <w:lang w:eastAsia="zh-CN"/>
        </w:rPr>
        <w:t>下发物料到</w:t>
      </w:r>
      <w:r>
        <w:rPr>
          <w:rFonts w:hint="eastAsia"/>
          <w:lang w:eastAsia="zh-CN"/>
        </w:rPr>
        <w:t>QCLAD</w:t>
      </w:r>
      <w:r>
        <w:rPr>
          <w:rFonts w:ascii="Microsoft YaHei" w:eastAsia="Microsoft YaHei" w:hAnsi="Microsoft YaHei" w:cs="Microsoft YaHei" w:hint="eastAsia"/>
          <w:lang w:eastAsia="zh-CN"/>
        </w:rPr>
        <w:t>时，将该</w:t>
      </w:r>
      <w:r>
        <w:rPr>
          <w:rFonts w:hint="eastAsia"/>
          <w:lang w:eastAsia="zh-CN"/>
        </w:rPr>
        <w:t>Substance</w:t>
      </w:r>
      <w:r>
        <w:rPr>
          <w:rFonts w:ascii="Microsoft YaHei" w:eastAsia="Microsoft YaHei" w:hAnsi="Microsoft YaHei" w:cs="Microsoft YaHei" w:hint="eastAsia"/>
          <w:lang w:eastAsia="zh-CN"/>
        </w:rPr>
        <w:t>的</w:t>
      </w:r>
      <w:r w:rsidRPr="003A6A0C">
        <w:rPr>
          <w:rFonts w:hint="eastAsia"/>
          <w:lang w:eastAsia="zh-CN"/>
        </w:rPr>
        <w:t>Hen_</w:t>
      </w:r>
      <w:r>
        <w:rPr>
          <w:lang w:eastAsia="zh-CN"/>
        </w:rPr>
        <w:t xml:space="preserve"> </w:t>
      </w:r>
      <w:r w:rsidRPr="003A6A0C">
        <w:rPr>
          <w:lang w:eastAsia="zh-CN"/>
        </w:rPr>
        <w:t>prod</w:t>
      </w:r>
      <w:r w:rsidRPr="003A6A0C">
        <w:rPr>
          <w:rFonts w:hint="eastAsia"/>
          <w:lang w:eastAsia="zh-CN"/>
        </w:rPr>
        <w:t>line_</w:t>
      </w:r>
      <w:r w:rsidRPr="003A6A0C">
        <w:rPr>
          <w:lang w:eastAsia="zh-CN"/>
        </w:rPr>
        <w:t>sync</w:t>
      </w:r>
      <w:r w:rsidRPr="003A6A0C">
        <w:rPr>
          <w:rFonts w:hint="eastAsia"/>
          <w:lang w:eastAsia="zh-CN"/>
        </w:rPr>
        <w:t>_</w:t>
      </w:r>
      <w:r w:rsidRPr="003A6A0C">
        <w:rPr>
          <w:lang w:eastAsia="zh-CN"/>
        </w:rPr>
        <w:t>MES</w:t>
      </w:r>
      <w:r w:rsidRPr="003A6A0C">
        <w:rPr>
          <w:rFonts w:ascii="Microsoft YaHei" w:eastAsia="Microsoft YaHei" w:hAnsi="Microsoft YaHei" w:cs="Microsoft YaHei" w:hint="eastAsia"/>
          <w:lang w:eastAsia="zh-CN"/>
        </w:rPr>
        <w:t>更改为</w:t>
      </w:r>
      <w:r>
        <w:rPr>
          <w:rFonts w:hint="eastAsia"/>
          <w:lang w:eastAsia="zh-CN"/>
        </w:rPr>
        <w:t>FALSE</w:t>
      </w:r>
      <w:r>
        <w:rPr>
          <w:rFonts w:ascii="Microsoft YaHei" w:eastAsia="Microsoft YaHei" w:hAnsi="Microsoft YaHei" w:cs="Microsoft YaHei" w:hint="eastAsia"/>
          <w:lang w:eastAsia="zh-CN"/>
        </w:rPr>
        <w:t>。</w:t>
      </w:r>
    </w:p>
    <w:bookmarkEnd w:id="129"/>
    <w:p w14:paraId="5E82418B" w14:textId="77777777" w:rsidR="001166EC" w:rsidRDefault="001166EC" w:rsidP="001166EC">
      <w:pPr>
        <w:pStyle w:val="a4"/>
        <w:spacing w:before="0" w:after="200" w:line="276" w:lineRule="auto"/>
        <w:contextualSpacing w:val="0"/>
        <w:rPr>
          <w:lang w:eastAsia="zh-CN"/>
        </w:rPr>
      </w:pPr>
    </w:p>
    <w:p w14:paraId="4619687B" w14:textId="77777777" w:rsidR="001166EC" w:rsidRPr="00E56E2C" w:rsidRDefault="001166EC" w:rsidP="001166EC">
      <w:pPr>
        <w:pStyle w:val="a4"/>
        <w:contextualSpacing w:val="0"/>
        <w:rPr>
          <w:highlight w:val="yellow"/>
          <w:lang w:eastAsia="zh-CN"/>
        </w:rPr>
      </w:pPr>
    </w:p>
    <w:p w14:paraId="57CA219B" w14:textId="77777777" w:rsidR="001166EC" w:rsidRPr="0088153E" w:rsidRDefault="001166EC" w:rsidP="001166EC">
      <w:pPr>
        <w:rPr>
          <w:rFonts w:eastAsiaTheme="minorEastAsia"/>
          <w:lang w:eastAsia="zh-CN"/>
        </w:rPr>
      </w:pPr>
    </w:p>
    <w:p w14:paraId="007818DF" w14:textId="77777777" w:rsidR="001166EC" w:rsidRPr="008524A2" w:rsidRDefault="001166EC" w:rsidP="001166EC">
      <w:pPr>
        <w:rPr>
          <w:rFonts w:eastAsiaTheme="minorEastAsia"/>
          <w:lang w:eastAsia="zh-CN"/>
        </w:rPr>
      </w:pPr>
    </w:p>
    <w:p w14:paraId="1A5EC329" w14:textId="77777777" w:rsidR="001166EC" w:rsidRPr="00A460FD" w:rsidRDefault="001166EC" w:rsidP="001166EC">
      <w:pPr>
        <w:rPr>
          <w:rFonts w:eastAsiaTheme="minorEastAsia"/>
          <w:lang w:eastAsia="zh-CN"/>
        </w:rPr>
      </w:pPr>
    </w:p>
    <w:p w14:paraId="4071AC73" w14:textId="77777777" w:rsidR="001166EC" w:rsidRPr="00F35F3B" w:rsidRDefault="001166EC" w:rsidP="001166EC">
      <w:pPr>
        <w:rPr>
          <w:rFonts w:eastAsiaTheme="minorEastAsia"/>
          <w:lang w:eastAsia="zh-CN"/>
        </w:rPr>
      </w:pPr>
    </w:p>
    <w:p w14:paraId="63F191BA" w14:textId="77777777" w:rsidR="001166EC" w:rsidRPr="002E6795" w:rsidRDefault="001166EC" w:rsidP="001166EC">
      <w:pPr>
        <w:rPr>
          <w:rFonts w:eastAsiaTheme="minorEastAsia"/>
          <w:lang w:eastAsia="zh-CN"/>
        </w:rPr>
      </w:pPr>
    </w:p>
    <w:p w14:paraId="45707BEA" w14:textId="77777777" w:rsidR="001166EC" w:rsidRPr="00497DEB" w:rsidRDefault="001166EC" w:rsidP="001166EC">
      <w:pPr>
        <w:rPr>
          <w:rFonts w:eastAsiaTheme="minorEastAsia"/>
          <w:lang w:eastAsia="zh-CN"/>
        </w:rPr>
      </w:pPr>
    </w:p>
    <w:p w14:paraId="074E96B4" w14:textId="77777777" w:rsidR="001166EC" w:rsidRPr="00711A06" w:rsidRDefault="001166EC" w:rsidP="001166EC">
      <w:pPr>
        <w:rPr>
          <w:rFonts w:eastAsiaTheme="minorEastAsia"/>
          <w:lang w:eastAsia="zh-CN"/>
        </w:rPr>
      </w:pPr>
    </w:p>
    <w:p w14:paraId="6CF830EF" w14:textId="77777777" w:rsidR="001166EC" w:rsidRPr="00711A06" w:rsidRDefault="001166EC" w:rsidP="001166EC">
      <w:pPr>
        <w:rPr>
          <w:rFonts w:eastAsiaTheme="minorEastAsia"/>
          <w:lang w:eastAsia="zh-CN"/>
        </w:rPr>
      </w:pPr>
    </w:p>
    <w:p w14:paraId="087A2DD9" w14:textId="77777777" w:rsidR="001166EC" w:rsidRPr="0070169F" w:rsidRDefault="001166EC" w:rsidP="001166EC">
      <w:pPr>
        <w:jc w:val="both"/>
        <w:rPr>
          <w:rFonts w:ascii="Times New Roman" w:eastAsiaTheme="minorEastAsia" w:hAnsi="Times New Roman"/>
          <w:sz w:val="24"/>
          <w:lang w:eastAsia="zh-CN"/>
        </w:rPr>
      </w:pPr>
    </w:p>
    <w:p w14:paraId="1850FDB3" w14:textId="77777777" w:rsidR="001166EC" w:rsidRPr="001166EC" w:rsidRDefault="001166EC" w:rsidP="0070169F">
      <w:pPr>
        <w:jc w:val="both"/>
        <w:rPr>
          <w:rFonts w:ascii="Times New Roman" w:eastAsiaTheme="minorEastAsia" w:hAnsi="Times New Roman"/>
          <w:sz w:val="24"/>
          <w:lang w:eastAsia="zh-CN"/>
        </w:rPr>
      </w:pPr>
    </w:p>
    <w:p w14:paraId="2D2354FA" w14:textId="77777777" w:rsidR="001166EC" w:rsidRDefault="001166EC" w:rsidP="0070169F">
      <w:pPr>
        <w:jc w:val="both"/>
        <w:rPr>
          <w:rFonts w:ascii="Times New Roman" w:eastAsiaTheme="minorEastAsia" w:hAnsi="Times New Roman"/>
          <w:sz w:val="24"/>
          <w:lang w:eastAsia="zh-CN"/>
        </w:rPr>
      </w:pPr>
    </w:p>
    <w:p w14:paraId="14D62385" w14:textId="454456E7" w:rsidR="0059216C" w:rsidRDefault="0059216C">
      <w:pPr>
        <w:spacing w:before="0" w:after="160" w:line="259" w:lineRule="auto"/>
        <w:rPr>
          <w:rFonts w:ascii="Times New Roman" w:eastAsiaTheme="minorEastAsia" w:hAnsi="Times New Roman"/>
          <w:sz w:val="24"/>
          <w:lang w:eastAsia="zh-CN"/>
        </w:rPr>
      </w:pPr>
      <w:r>
        <w:rPr>
          <w:rFonts w:ascii="Times New Roman" w:eastAsiaTheme="minorEastAsia" w:hAnsi="Times New Roman"/>
          <w:sz w:val="24"/>
          <w:lang w:eastAsia="zh-CN"/>
        </w:rPr>
        <w:br w:type="page"/>
      </w:r>
    </w:p>
    <w:bookmarkEnd w:id="66"/>
    <w:bookmarkEnd w:id="67"/>
    <w:p w14:paraId="69C6AF03" w14:textId="77777777" w:rsidR="0059216C" w:rsidRPr="0070169F" w:rsidRDefault="0059216C" w:rsidP="0070169F">
      <w:pPr>
        <w:jc w:val="both"/>
        <w:rPr>
          <w:rFonts w:ascii="Times New Roman" w:eastAsiaTheme="minorEastAsia" w:hAnsi="Times New Roman"/>
          <w:sz w:val="24"/>
          <w:lang w:eastAsia="zh-CN"/>
        </w:rPr>
      </w:pPr>
    </w:p>
    <w:sectPr w:rsidR="0059216C" w:rsidRPr="0070169F" w:rsidSect="00874392">
      <w:headerReference w:type="default" r:id="rId20"/>
      <w:footerReference w:type="default" r:id="rId21"/>
      <w:headerReference w:type="first" r:id="rId22"/>
      <w:footerReference w:type="first" r:id="rId23"/>
      <w:pgSz w:w="12240" w:h="15840"/>
      <w:pgMar w:top="426" w:right="1440" w:bottom="1440" w:left="1440" w:header="85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0" w:author="Gu, Cheng [2]" w:date="2025-05-23T11:22:00Z" w:initials="CG">
    <w:p w14:paraId="018128BE" w14:textId="77777777" w:rsidR="00DE3B4B" w:rsidRDefault="00DE3B4B" w:rsidP="00DE3B4B">
      <w:pPr>
        <w:pStyle w:val="a6"/>
      </w:pPr>
      <w:r>
        <w:rPr>
          <w:rStyle w:val="a5"/>
        </w:rPr>
        <w:annotationRef/>
      </w:r>
      <w:r>
        <w:rPr>
          <w:lang w:val="en-US"/>
        </w:rPr>
        <w:t>dedicated folder  IQC-JIT, IQC-Truck folder for storing JIT and truck samples.</w:t>
      </w:r>
    </w:p>
    <w:p w14:paraId="5304AA3C" w14:textId="77777777" w:rsidR="00DE3B4B" w:rsidRDefault="00DE3B4B" w:rsidP="00DE3B4B">
      <w:pPr>
        <w:pStyle w:val="a6"/>
      </w:pPr>
    </w:p>
    <w:p w14:paraId="187A5246" w14:textId="77777777" w:rsidR="00DE3B4B" w:rsidRDefault="00DE3B4B" w:rsidP="00DE3B4B">
      <w:pPr>
        <w:pStyle w:val="a6"/>
      </w:pPr>
    </w:p>
  </w:comment>
  <w:comment w:id="77" w:author="Neelima Rajesh" w:date="2025-05-20T10:01:00Z" w:initials="NR">
    <w:p w14:paraId="77F8F95C" w14:textId="259A25D2" w:rsidR="00D92129" w:rsidRDefault="00D92129" w:rsidP="00D92129">
      <w:pPr>
        <w:pStyle w:val="a6"/>
      </w:pPr>
      <w:r>
        <w:rPr>
          <w:rStyle w:val="a5"/>
        </w:rPr>
        <w:annotationRef/>
      </w:r>
      <w:r>
        <w:rPr>
          <w:lang w:val="en-US"/>
        </w:rPr>
        <w:t>As per the requirement, we can provide IDH, batch number. In case there is only one activity number, system can pull it automatically. If there are multiple user selects it. With these details system needs to pull latest MLP automatically.</w:t>
      </w:r>
    </w:p>
  </w:comment>
  <w:comment w:id="78" w:author="Gu, Cheng" w:date="2025-05-20T16:19:00Z" w:initials="GC">
    <w:p w14:paraId="40CB5C7B" w14:textId="570BCB47" w:rsidR="000C7D23" w:rsidRDefault="000C7D23">
      <w:pPr>
        <w:pStyle w:val="a6"/>
      </w:pPr>
      <w:r>
        <w:rPr>
          <w:rStyle w:val="a5"/>
        </w:rPr>
        <w:annotationRef/>
      </w:r>
      <w:r w:rsidRPr="12767ED2">
        <w:t xml:space="preserve">user select MLP, then activity no and IDH will automatically fetched. </w:t>
      </w:r>
    </w:p>
    <w:p w14:paraId="415EE2D1" w14:textId="241C3839" w:rsidR="000C7D23" w:rsidRDefault="000C7D23">
      <w:pPr>
        <w:pStyle w:val="a6"/>
      </w:pPr>
      <w:r w:rsidRPr="7ADBEAC5">
        <w:t>So user only need to select MLP and enter batch number.</w:t>
      </w:r>
    </w:p>
  </w:comment>
  <w:comment w:id="79" w:author="Neelima Rajesh" w:date="2025-05-20T10:04:00Z" w:initials="NR">
    <w:p w14:paraId="17B39B12" w14:textId="77777777" w:rsidR="00D92129" w:rsidRDefault="00D92129" w:rsidP="00D92129">
      <w:pPr>
        <w:pStyle w:val="a6"/>
      </w:pPr>
      <w:r>
        <w:rPr>
          <w:rStyle w:val="a5"/>
        </w:rPr>
        <w:annotationRef/>
      </w:r>
      <w:r>
        <w:rPr>
          <w:lang w:val="en-US"/>
        </w:rPr>
        <w:t xml:space="preserve">Inspection lot be populated in the sample once it is available. Is there a possible to add a status whether inspection lot received or not. SAP send status should be “Y” only after data is successfully pushed to SAP. </w:t>
      </w:r>
    </w:p>
  </w:comment>
  <w:comment w:id="80" w:author="Gu, Cheng" w:date="2025-05-20T16:26:00Z" w:initials="GC">
    <w:p w14:paraId="6C86D98F" w14:textId="08502821" w:rsidR="000C7D23" w:rsidRDefault="000C7D23">
      <w:pPr>
        <w:pStyle w:val="a6"/>
      </w:pPr>
      <w:r>
        <w:rPr>
          <w:rStyle w:val="a5"/>
        </w:rPr>
        <w:annotationRef/>
      </w:r>
      <w:r w:rsidRPr="5C48578D">
        <w:t xml:space="preserve">Once inspection lot is received , sample field 'hen_inspection_lot' will record the inspec lot number. </w:t>
      </w:r>
    </w:p>
    <w:p w14:paraId="32F7555F" w14:textId="0A924A81" w:rsidR="000C7D23" w:rsidRDefault="000C7D23">
      <w:pPr>
        <w:pStyle w:val="a6"/>
      </w:pPr>
      <w:r w:rsidRPr="779A09B8">
        <w:t>once sample result is send to SAP successfully , filed 'hen has sent' will be set to yes.</w:t>
      </w:r>
    </w:p>
    <w:p w14:paraId="06FE4976" w14:textId="09A41DEB" w:rsidR="000C7D23" w:rsidRDefault="000C7D23">
      <w:pPr>
        <w:pStyle w:val="a6"/>
      </w:pPr>
    </w:p>
  </w:comment>
  <w:comment w:id="86" w:author="Neelima Rajesh" w:date="2025-05-20T10:09:00Z" w:initials="NR">
    <w:p w14:paraId="06CEE36D" w14:textId="77777777" w:rsidR="00E87A9F" w:rsidRDefault="00E87A9F" w:rsidP="00E87A9F">
      <w:pPr>
        <w:pStyle w:val="a6"/>
      </w:pPr>
      <w:r>
        <w:rPr>
          <w:rStyle w:val="a5"/>
        </w:rPr>
        <w:annotationRef/>
      </w:r>
      <w:r>
        <w:rPr>
          <w:lang w:val="en-US"/>
        </w:rPr>
        <w:t xml:space="preserve">When we release without MES, SAP pushing should work. As per the diagram it is showing a dependency. It is correct as per the process but in QCLAD it has to wait for inspection lot, once it is received send result to SAP. With MES integration, after results recording and authorization completed, the results have to be pushed to MES immediately. </w:t>
      </w:r>
    </w:p>
  </w:comment>
  <w:comment w:id="87" w:author="Gu, Cheng" w:date="2025-05-20T16:29:00Z" w:initials="GC">
    <w:p w14:paraId="12BB5913" w14:textId="4E0DEA6C" w:rsidR="000C7D23" w:rsidRDefault="000C7D23">
      <w:pPr>
        <w:pStyle w:val="a6"/>
      </w:pPr>
      <w:r>
        <w:rPr>
          <w:rStyle w:val="a5"/>
        </w:rPr>
        <w:annotationRef/>
      </w:r>
      <w:r w:rsidRPr="2D4A8A2F">
        <w:t>pushing to SAP will work when inspection lot received</w:t>
      </w:r>
    </w:p>
  </w:comment>
  <w:comment w:id="89" w:author="Gu, Cheng [2]" w:date="2025-05-23T11:22:00Z" w:initials="CG">
    <w:p w14:paraId="2B08C56F" w14:textId="77777777" w:rsidR="00DE3B4B" w:rsidRDefault="00DE3B4B" w:rsidP="00DE3B4B">
      <w:pPr>
        <w:pStyle w:val="a6"/>
      </w:pPr>
      <w:r>
        <w:rPr>
          <w:rStyle w:val="a5"/>
        </w:rPr>
        <w:annotationRef/>
      </w:r>
      <w:r>
        <w:rPr>
          <w:lang w:val="en-US"/>
        </w:rPr>
        <w:t>dedicated folder  IQC-JIT, IQC-Truck folder for storing JIT and truck samples.</w:t>
      </w:r>
    </w:p>
    <w:p w14:paraId="0A8AF26B" w14:textId="77777777" w:rsidR="00DE3B4B" w:rsidRDefault="00DE3B4B" w:rsidP="00DE3B4B">
      <w:pPr>
        <w:pStyle w:val="a6"/>
      </w:pPr>
    </w:p>
    <w:p w14:paraId="282E6A49" w14:textId="77777777" w:rsidR="00DE3B4B" w:rsidRDefault="00DE3B4B" w:rsidP="00DE3B4B">
      <w:pPr>
        <w:pStyle w:val="a6"/>
      </w:pPr>
    </w:p>
  </w:comment>
  <w:comment w:id="94" w:author="Neelima Rajesh" w:date="2025-05-20T10:12:00Z" w:initials="NR">
    <w:p w14:paraId="258940CB" w14:textId="21DE39E3" w:rsidR="00E87A9F" w:rsidRDefault="00E87A9F" w:rsidP="00E87A9F">
      <w:pPr>
        <w:pStyle w:val="a6"/>
      </w:pPr>
      <w:r>
        <w:rPr>
          <w:rStyle w:val="a5"/>
        </w:rPr>
        <w:annotationRef/>
      </w:r>
      <w:r>
        <w:rPr>
          <w:lang w:val="en-US"/>
        </w:rPr>
        <w:t>As JIT sample is coming from MES, it should have label. So, can’t we start with Sample receive. On scanning, system understands it as JIT or not. If it is JIT, it should follow JIT workflow</w:t>
      </w:r>
    </w:p>
  </w:comment>
  <w:comment w:id="95" w:author="Gu, Cheng" w:date="2025-05-20T16:38:00Z" w:initials="GC">
    <w:p w14:paraId="4B93E6EA" w14:textId="47CF046D" w:rsidR="000C7D23" w:rsidRDefault="000C7D23">
      <w:pPr>
        <w:pStyle w:val="a6"/>
      </w:pPr>
      <w:r>
        <w:rPr>
          <w:rStyle w:val="a5"/>
        </w:rPr>
        <w:annotationRef/>
      </w:r>
      <w:r w:rsidRPr="64CD155B">
        <w:t>out of scope</w:t>
      </w:r>
    </w:p>
  </w:comment>
  <w:comment w:id="128" w:author="Zhang, Zhenjuan" w:date="2025-05-09T10:21:00Z" w:initials="ZZ">
    <w:p w14:paraId="6B222826" w14:textId="77777777" w:rsidR="001166EC" w:rsidRDefault="001166EC" w:rsidP="001166EC">
      <w:pPr>
        <w:pStyle w:val="a6"/>
      </w:pPr>
      <w:r>
        <w:rPr>
          <w:rStyle w:val="a5"/>
        </w:rPr>
        <w:annotationRef/>
      </w:r>
      <w:r>
        <w:rPr>
          <w:rFonts w:hint="eastAsia"/>
          <w:lang w:eastAsia="zh-CN"/>
        </w:rPr>
        <w:t>如果Production line信息的同步是QCLAD请求MES接口以获得，则会出现以下问题：如果一个物料在MES中更改了其</w:t>
      </w:r>
      <w:r>
        <w:t>production line</w:t>
      </w:r>
      <w:r>
        <w:rPr>
          <w:rFonts w:hint="eastAsia"/>
          <w:lang w:eastAsia="zh-CN"/>
        </w:rPr>
        <w:t>，SAP没有对该物料做任何调整，则</w:t>
      </w:r>
      <w:r>
        <w:t>QCLAD</w:t>
      </w:r>
      <w:r>
        <w:rPr>
          <w:rFonts w:hint="eastAsia"/>
          <w:lang w:eastAsia="zh-CN"/>
        </w:rPr>
        <w:t>不知道该Substance的</w:t>
      </w:r>
      <w:r>
        <w:t>production line</w:t>
      </w:r>
      <w:r>
        <w:rPr>
          <w:rFonts w:hint="eastAsia"/>
          <w:lang w:eastAsia="zh-CN"/>
        </w:rPr>
        <w:t>在MES已经更改，则不会做到同步。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A5246" w15:done="0"/>
  <w15:commentEx w15:paraId="77F8F95C" w15:done="0"/>
  <w15:commentEx w15:paraId="415EE2D1" w15:paraIdParent="77F8F95C" w15:done="0"/>
  <w15:commentEx w15:paraId="17B39B12" w15:done="0"/>
  <w15:commentEx w15:paraId="06FE4976" w15:paraIdParent="17B39B12" w15:done="0"/>
  <w15:commentEx w15:paraId="06CEE36D" w15:done="0"/>
  <w15:commentEx w15:paraId="12BB5913" w15:paraIdParent="06CEE36D" w15:done="0"/>
  <w15:commentEx w15:paraId="282E6A49" w15:done="0"/>
  <w15:commentEx w15:paraId="258940CB" w15:done="0"/>
  <w15:commentEx w15:paraId="4B93E6EA" w15:paraIdParent="258940CB" w15:done="0"/>
  <w15:commentEx w15:paraId="6B2228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B1CF1" w16cex:dateUtc="2025-05-23T03:22:00Z"/>
  <w16cex:commentExtensible w16cex:durableId="1CEC03B8" w16cex:dateUtc="2025-05-20T03:01:00Z"/>
  <w16cex:commentExtensible w16cex:durableId="726C8B75" w16cex:dateUtc="2025-05-20T08:19:00Z"/>
  <w16cex:commentExtensible w16cex:durableId="676329A1" w16cex:dateUtc="2025-05-20T03:04:00Z"/>
  <w16cex:commentExtensible w16cex:durableId="1DE9FCE0" w16cex:dateUtc="2025-05-20T08:26:00Z"/>
  <w16cex:commentExtensible w16cex:durableId="5CAFA89D" w16cex:dateUtc="2025-05-20T03:09:00Z"/>
  <w16cex:commentExtensible w16cex:durableId="5FEE3E33" w16cex:dateUtc="2025-05-20T08:29:00Z"/>
  <w16cex:commentExtensible w16cex:durableId="478B8EB4" w16cex:dateUtc="2025-05-23T03:22:00Z"/>
  <w16cex:commentExtensible w16cex:durableId="35D05BFE" w16cex:dateUtc="2025-05-20T03:12:00Z"/>
  <w16cex:commentExtensible w16cex:durableId="6EB47B31" w16cex:dateUtc="2025-05-20T08:38:00Z"/>
  <w16cex:commentExtensible w16cex:durableId="756A4BB6" w16cex:dateUtc="2025-05-09T0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A5246" w16cid:durableId="453B1CF1"/>
  <w16cid:commentId w16cid:paraId="77F8F95C" w16cid:durableId="1CEC03B8"/>
  <w16cid:commentId w16cid:paraId="415EE2D1" w16cid:durableId="726C8B75"/>
  <w16cid:commentId w16cid:paraId="17B39B12" w16cid:durableId="676329A1"/>
  <w16cid:commentId w16cid:paraId="06FE4976" w16cid:durableId="1DE9FCE0"/>
  <w16cid:commentId w16cid:paraId="06CEE36D" w16cid:durableId="5CAFA89D"/>
  <w16cid:commentId w16cid:paraId="12BB5913" w16cid:durableId="5FEE3E33"/>
  <w16cid:commentId w16cid:paraId="282E6A49" w16cid:durableId="478B8EB4"/>
  <w16cid:commentId w16cid:paraId="258940CB" w16cid:durableId="35D05BFE"/>
  <w16cid:commentId w16cid:paraId="4B93E6EA" w16cid:durableId="6EB47B31"/>
  <w16cid:commentId w16cid:paraId="6B222826" w16cid:durableId="756A4B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C1F08" w14:textId="77777777" w:rsidR="00EF573F" w:rsidRDefault="00EF573F" w:rsidP="00A10A86">
      <w:pPr>
        <w:spacing w:before="0" w:after="0"/>
      </w:pPr>
      <w:r>
        <w:separator/>
      </w:r>
    </w:p>
  </w:endnote>
  <w:endnote w:type="continuationSeparator" w:id="0">
    <w:p w14:paraId="0B8E37B8" w14:textId="77777777" w:rsidR="00EF573F" w:rsidRDefault="00EF573F" w:rsidP="00A10A86">
      <w:pPr>
        <w:spacing w:before="0" w:after="0"/>
      </w:pPr>
      <w:r>
        <w:continuationSeparator/>
      </w:r>
    </w:p>
  </w:endnote>
  <w:endnote w:type="continuationNotice" w:id="1">
    <w:p w14:paraId="0F346383" w14:textId="77777777" w:rsidR="00EF573F" w:rsidRDefault="00EF573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BC5F" w14:textId="7B9C4FA8"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8C6667">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C8DE" w14:textId="3F25862E"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8C6667">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D4D3E" w14:textId="77777777" w:rsidR="00EF573F" w:rsidRDefault="00EF573F" w:rsidP="00A10A86">
      <w:pPr>
        <w:spacing w:before="0" w:after="0"/>
      </w:pPr>
      <w:r>
        <w:separator/>
      </w:r>
    </w:p>
  </w:footnote>
  <w:footnote w:type="continuationSeparator" w:id="0">
    <w:p w14:paraId="2E8AD976" w14:textId="77777777" w:rsidR="00EF573F" w:rsidRDefault="00EF573F" w:rsidP="00A10A86">
      <w:pPr>
        <w:spacing w:before="0" w:after="0"/>
      </w:pPr>
      <w:r>
        <w:continuationSeparator/>
      </w:r>
    </w:p>
  </w:footnote>
  <w:footnote w:type="continuationNotice" w:id="1">
    <w:p w14:paraId="6E7E1EE5" w14:textId="77777777" w:rsidR="00EF573F" w:rsidRDefault="00EF573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AD01" w14:textId="0A3FC454" w:rsidR="00A50E85" w:rsidRDefault="52BF64D7" w:rsidP="52BF64D7">
    <w:pPr>
      <w:pStyle w:val="ad"/>
      <w:rPr>
        <w:rFonts w:ascii="Times New Roman" w:hAnsi="Times New Roman"/>
        <w:b/>
        <w:bCs/>
        <w:sz w:val="24"/>
        <w:u w:val="single"/>
      </w:rPr>
    </w:pPr>
    <w:r w:rsidRPr="52BF64D7">
      <w:rPr>
        <w:rFonts w:ascii="Times New Roman" w:hAnsi="Times New Roman"/>
        <w:b/>
        <w:bCs/>
        <w:sz w:val="24"/>
        <w:u w:val="single"/>
      </w:rPr>
      <w:t>SampleManager 21.</w:t>
    </w:r>
    <w:r w:rsidRPr="52BF64D7">
      <w:rPr>
        <w:rFonts w:ascii="Times New Roman" w:eastAsiaTheme="minorEastAsia" w:hAnsi="Times New Roman"/>
        <w:b/>
        <w:bCs/>
        <w:sz w:val="24"/>
        <w:u w:val="single"/>
        <w:lang w:eastAsia="zh-CN"/>
      </w:rPr>
      <w:t>2</w:t>
    </w:r>
    <w:r w:rsidRPr="52BF64D7">
      <w:rPr>
        <w:rFonts w:ascii="Times New Roman" w:hAnsi="Times New Roman"/>
        <w:b/>
        <w:bCs/>
        <w:sz w:val="24"/>
        <w:u w:val="single"/>
      </w:rPr>
      <w:t xml:space="preserve"> </w:t>
    </w:r>
    <w:r w:rsidR="00A50E85">
      <w:tab/>
    </w:r>
    <w:r w:rsidRPr="52BF64D7">
      <w:rPr>
        <w:rFonts w:ascii="Times New Roman" w:hAnsi="Times New Roman"/>
        <w:b/>
        <w:bCs/>
        <w:sz w:val="24"/>
        <w:u w:val="single"/>
      </w:rPr>
      <w:t xml:space="preserve">                                                       VIN-FS-SAMPLEMANAGER-B001</w:t>
    </w:r>
  </w:p>
  <w:p w14:paraId="37E09AD1" w14:textId="77777777" w:rsidR="00A50E85" w:rsidRPr="00D157D1" w:rsidRDefault="00A50E85">
    <w:pPr>
      <w:pStyle w:val="ad"/>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FBF"/>
    <w:multiLevelType w:val="hybridMultilevel"/>
    <w:tmpl w:val="AF0E3C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3D3F9C"/>
    <w:multiLevelType w:val="hybridMultilevel"/>
    <w:tmpl w:val="6504D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76E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56F31B2"/>
    <w:multiLevelType w:val="hybridMultilevel"/>
    <w:tmpl w:val="28EEB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14E9F"/>
    <w:multiLevelType w:val="hybridMultilevel"/>
    <w:tmpl w:val="E98E7C14"/>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5" w15:restartNumberingAfterBreak="0">
    <w:nsid w:val="0B0B61F9"/>
    <w:multiLevelType w:val="hybridMultilevel"/>
    <w:tmpl w:val="98B26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B4F7811"/>
    <w:multiLevelType w:val="hybridMultilevel"/>
    <w:tmpl w:val="EBFE0DAA"/>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7" w15:restartNumberingAfterBreak="0">
    <w:nsid w:val="11215000"/>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8D44541"/>
    <w:multiLevelType w:val="hybridMultilevel"/>
    <w:tmpl w:val="0DD872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0642BE"/>
    <w:multiLevelType w:val="hybridMultilevel"/>
    <w:tmpl w:val="628E380A"/>
    <w:lvl w:ilvl="0" w:tplc="20441F6E">
      <w:start w:val="1"/>
      <w:numFmt w:val="decimal"/>
      <w:lvlText w:val="%1、"/>
      <w:lvlJc w:val="left"/>
      <w:pPr>
        <w:ind w:left="1080" w:hanging="360"/>
      </w:pPr>
      <w:rPr>
        <w:rFonts w:hint="default"/>
      </w:rPr>
    </w:lvl>
    <w:lvl w:ilvl="1" w:tplc="5178FE02">
      <w:start w:val="1"/>
      <w:numFmt w:val="lowerLetter"/>
      <w:lvlText w:val="%2)"/>
      <w:lvlJc w:val="left"/>
      <w:pPr>
        <w:ind w:left="1520" w:hanging="360"/>
      </w:pPr>
      <w:rPr>
        <w:rFonts w:hint="default"/>
      </w:r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211011E9"/>
    <w:multiLevelType w:val="hybridMultilevel"/>
    <w:tmpl w:val="3F4212A8"/>
    <w:lvl w:ilvl="0" w:tplc="358484E6">
      <w:start w:val="1"/>
      <w:numFmt w:val="lowerLetter"/>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7151B"/>
    <w:multiLevelType w:val="hybridMultilevel"/>
    <w:tmpl w:val="B61824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5F55CE"/>
    <w:multiLevelType w:val="hybridMultilevel"/>
    <w:tmpl w:val="80C69DF4"/>
    <w:lvl w:ilvl="0" w:tplc="306281D0">
      <w:start w:val="1"/>
      <w:numFmt w:val="decimal"/>
      <w:lvlText w:val="%1."/>
      <w:lvlJc w:val="left"/>
      <w:pPr>
        <w:ind w:left="1080" w:hanging="360"/>
      </w:pPr>
      <w:rPr>
        <w:rFonts w:hint="default"/>
        <w:b w:val="0"/>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3" w15:restartNumberingAfterBreak="0">
    <w:nsid w:val="2A955A31"/>
    <w:multiLevelType w:val="hybridMultilevel"/>
    <w:tmpl w:val="8B1A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3F46343"/>
    <w:multiLevelType w:val="hybridMultilevel"/>
    <w:tmpl w:val="C0448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2618A7"/>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F247F52"/>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1226E6A"/>
    <w:multiLevelType w:val="hybridMultilevel"/>
    <w:tmpl w:val="67EE7CE6"/>
    <w:lvl w:ilvl="0" w:tplc="04090019">
      <w:start w:val="1"/>
      <w:numFmt w:val="lowerLetter"/>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8" w15:restartNumberingAfterBreak="0">
    <w:nsid w:val="43E73BED"/>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6E45209"/>
    <w:multiLevelType w:val="multilevel"/>
    <w:tmpl w:val="DB60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D74FD5"/>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A4C78ED"/>
    <w:multiLevelType w:val="hybridMultilevel"/>
    <w:tmpl w:val="257C6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013C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4B4017C9"/>
    <w:multiLevelType w:val="hybridMultilevel"/>
    <w:tmpl w:val="454A7A76"/>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4" w15:restartNumberingAfterBreak="0">
    <w:nsid w:val="4CA21AFB"/>
    <w:multiLevelType w:val="hybridMultilevel"/>
    <w:tmpl w:val="0180EE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346622"/>
    <w:multiLevelType w:val="hybridMultilevel"/>
    <w:tmpl w:val="A218F28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E5F4E7E"/>
    <w:multiLevelType w:val="hybridMultilevel"/>
    <w:tmpl w:val="1E587C92"/>
    <w:lvl w:ilvl="0" w:tplc="04090019">
      <w:start w:val="1"/>
      <w:numFmt w:val="lowerLetter"/>
      <w:lvlText w:val="%1)"/>
      <w:lvlJc w:val="left"/>
      <w:pPr>
        <w:ind w:left="1520" w:hanging="440"/>
      </w:pPr>
    </w:lvl>
    <w:lvl w:ilvl="1" w:tplc="04090019">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7" w15:restartNumberingAfterBreak="0">
    <w:nsid w:val="4EB66458"/>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0E347C4"/>
    <w:multiLevelType w:val="hybridMultilevel"/>
    <w:tmpl w:val="C04486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2EE2BB0"/>
    <w:multiLevelType w:val="hybridMultilevel"/>
    <w:tmpl w:val="4B3A438E"/>
    <w:lvl w:ilvl="0" w:tplc="F1A849D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795149"/>
    <w:multiLevelType w:val="hybridMultilevel"/>
    <w:tmpl w:val="E834C3A8"/>
    <w:lvl w:ilvl="0" w:tplc="472CB49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1" w15:restartNumberingAfterBreak="0">
    <w:nsid w:val="59DE55AE"/>
    <w:multiLevelType w:val="hybridMultilevel"/>
    <w:tmpl w:val="0180E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803581"/>
    <w:multiLevelType w:val="hybridMultilevel"/>
    <w:tmpl w:val="571A14D8"/>
    <w:lvl w:ilvl="0" w:tplc="903CF93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5D76C0"/>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584544C"/>
    <w:multiLevelType w:val="hybridMultilevel"/>
    <w:tmpl w:val="4BE624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DE432D"/>
    <w:multiLevelType w:val="hybridMultilevel"/>
    <w:tmpl w:val="9238D9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8D0B53"/>
    <w:multiLevelType w:val="multilevel"/>
    <w:tmpl w:val="16483570"/>
    <w:lvl w:ilvl="0">
      <w:start w:val="1"/>
      <w:numFmt w:val="decimal"/>
      <w:pStyle w:val="1"/>
      <w:lvlText w:val="%1"/>
      <w:lvlJc w:val="left"/>
      <w:pPr>
        <w:tabs>
          <w:tab w:val="num" w:pos="432"/>
        </w:tabs>
        <w:ind w:left="432" w:hanging="432"/>
      </w:pPr>
      <w:rPr>
        <w:rFonts w:cs="Times New Roman"/>
      </w:rPr>
    </w:lvl>
    <w:lvl w:ilvl="1">
      <w:start w:val="1"/>
      <w:numFmt w:val="decimal"/>
      <w:pStyle w:val="2"/>
      <w:lvlText w:val="%1.%2"/>
      <w:lvlJc w:val="left"/>
      <w:pPr>
        <w:tabs>
          <w:tab w:val="num" w:pos="576"/>
        </w:tabs>
        <w:ind w:left="576" w:hanging="576"/>
      </w:pPr>
      <w:rPr>
        <w:rFonts w:cs="Times New Roman"/>
      </w:rPr>
    </w:lvl>
    <w:lvl w:ilvl="2">
      <w:start w:val="1"/>
      <w:numFmt w:val="decimal"/>
      <w:pStyle w:val="3"/>
      <w:lvlText w:val="%1.%2.%3"/>
      <w:lvlJc w:val="left"/>
      <w:pPr>
        <w:tabs>
          <w:tab w:val="num" w:pos="720"/>
        </w:tabs>
        <w:ind w:left="720" w:hanging="720"/>
      </w:pPr>
      <w:rPr>
        <w:rFonts w:cs="Times New Roman"/>
        <w:b/>
        <w:i/>
        <w:iCs/>
      </w:rPr>
    </w:lvl>
    <w:lvl w:ilvl="3">
      <w:start w:val="1"/>
      <w:numFmt w:val="decimal"/>
      <w:pStyle w:val="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6"/>
      <w:lvlText w:val="%1.%2.%3.%4.%5.%6"/>
      <w:lvlJc w:val="left"/>
      <w:pPr>
        <w:tabs>
          <w:tab w:val="num" w:pos="1152"/>
        </w:tabs>
        <w:ind w:left="1152" w:hanging="1152"/>
      </w:pPr>
      <w:rPr>
        <w:rFonts w:cs="Times New Roman"/>
      </w:rPr>
    </w:lvl>
    <w:lvl w:ilvl="6">
      <w:start w:val="1"/>
      <w:numFmt w:val="decimal"/>
      <w:pStyle w:val="7"/>
      <w:lvlText w:val="%1.%2.%3.%4.%5.%6.%7"/>
      <w:lvlJc w:val="left"/>
      <w:pPr>
        <w:tabs>
          <w:tab w:val="num" w:pos="1296"/>
        </w:tabs>
        <w:ind w:left="1296" w:hanging="1296"/>
      </w:pPr>
      <w:rPr>
        <w:rFonts w:cs="Times New Roman"/>
      </w:rPr>
    </w:lvl>
    <w:lvl w:ilvl="7">
      <w:start w:val="1"/>
      <w:numFmt w:val="decimal"/>
      <w:pStyle w:val="8"/>
      <w:lvlText w:val="%1.%2.%3.%4.%5.%6.%7.%8"/>
      <w:lvlJc w:val="left"/>
      <w:pPr>
        <w:tabs>
          <w:tab w:val="num" w:pos="1440"/>
        </w:tabs>
        <w:ind w:left="1440" w:hanging="1440"/>
      </w:pPr>
      <w:rPr>
        <w:rFonts w:cs="Times New Roman"/>
      </w:rPr>
    </w:lvl>
    <w:lvl w:ilvl="8">
      <w:start w:val="1"/>
      <w:numFmt w:val="decimal"/>
      <w:pStyle w:val="9"/>
      <w:lvlText w:val="%1.%2.%3.%4.%5.%6.%7.%8.%9"/>
      <w:lvlJc w:val="left"/>
      <w:pPr>
        <w:tabs>
          <w:tab w:val="num" w:pos="1584"/>
        </w:tabs>
        <w:ind w:left="1584" w:hanging="1584"/>
      </w:pPr>
      <w:rPr>
        <w:rFonts w:cs="Times New Roman"/>
      </w:rPr>
    </w:lvl>
  </w:abstractNum>
  <w:abstractNum w:abstractNumId="37" w15:restartNumberingAfterBreak="0">
    <w:nsid w:val="6BA27F83"/>
    <w:multiLevelType w:val="hybridMultilevel"/>
    <w:tmpl w:val="C04486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DE41B0B"/>
    <w:multiLevelType w:val="hybridMultilevel"/>
    <w:tmpl w:val="C400A6DC"/>
    <w:lvl w:ilvl="0" w:tplc="4BD2191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9" w15:restartNumberingAfterBreak="0">
    <w:nsid w:val="716637B0"/>
    <w:multiLevelType w:val="hybridMultilevel"/>
    <w:tmpl w:val="1E587C92"/>
    <w:lvl w:ilvl="0" w:tplc="FFFFFFFF">
      <w:start w:val="1"/>
      <w:numFmt w:val="lowerLetter"/>
      <w:lvlText w:val="%1)"/>
      <w:lvlJc w:val="left"/>
      <w:pPr>
        <w:ind w:left="1520" w:hanging="440"/>
      </w:pPr>
    </w:lvl>
    <w:lvl w:ilvl="1" w:tplc="FFFFFFFF">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40" w15:restartNumberingAfterBreak="0">
    <w:nsid w:val="741F0F8F"/>
    <w:multiLevelType w:val="hybridMultilevel"/>
    <w:tmpl w:val="207ED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446543"/>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8BB78EC"/>
    <w:multiLevelType w:val="hybridMultilevel"/>
    <w:tmpl w:val="087E1AAC"/>
    <w:lvl w:ilvl="0" w:tplc="D026C93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3" w15:restartNumberingAfterBreak="0">
    <w:nsid w:val="7F257543"/>
    <w:multiLevelType w:val="hybridMultilevel"/>
    <w:tmpl w:val="80FEF0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41781366">
    <w:abstractNumId w:val="36"/>
  </w:num>
  <w:num w:numId="2" w16cid:durableId="2053992837">
    <w:abstractNumId w:val="2"/>
  </w:num>
  <w:num w:numId="3" w16cid:durableId="17438584">
    <w:abstractNumId w:val="22"/>
  </w:num>
  <w:num w:numId="4" w16cid:durableId="1326276144">
    <w:abstractNumId w:val="10"/>
  </w:num>
  <w:num w:numId="5" w16cid:durableId="1925070224">
    <w:abstractNumId w:val="43"/>
  </w:num>
  <w:num w:numId="6" w16cid:durableId="12999922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8129279">
    <w:abstractNumId w:val="18"/>
  </w:num>
  <w:num w:numId="8" w16cid:durableId="1442339380">
    <w:abstractNumId w:val="21"/>
  </w:num>
  <w:num w:numId="9" w16cid:durableId="1279146277">
    <w:abstractNumId w:val="7"/>
  </w:num>
  <w:num w:numId="10" w16cid:durableId="915433619">
    <w:abstractNumId w:val="13"/>
  </w:num>
  <w:num w:numId="11" w16cid:durableId="426849861">
    <w:abstractNumId w:val="30"/>
  </w:num>
  <w:num w:numId="12" w16cid:durableId="2091150752">
    <w:abstractNumId w:val="41"/>
  </w:num>
  <w:num w:numId="13" w16cid:durableId="1744837814">
    <w:abstractNumId w:val="12"/>
  </w:num>
  <w:num w:numId="14" w16cid:durableId="1785880945">
    <w:abstractNumId w:val="42"/>
  </w:num>
  <w:num w:numId="15" w16cid:durableId="2040929327">
    <w:abstractNumId w:val="15"/>
  </w:num>
  <w:num w:numId="16" w16cid:durableId="903640674">
    <w:abstractNumId w:val="35"/>
  </w:num>
  <w:num w:numId="17" w16cid:durableId="1558663864">
    <w:abstractNumId w:val="27"/>
  </w:num>
  <w:num w:numId="18" w16cid:durableId="1584794930">
    <w:abstractNumId w:val="40"/>
  </w:num>
  <w:num w:numId="19" w16cid:durableId="1586181614">
    <w:abstractNumId w:val="8"/>
  </w:num>
  <w:num w:numId="20" w16cid:durableId="1173766259">
    <w:abstractNumId w:val="16"/>
  </w:num>
  <w:num w:numId="21" w16cid:durableId="1226604425">
    <w:abstractNumId w:val="6"/>
  </w:num>
  <w:num w:numId="22" w16cid:durableId="2128158434">
    <w:abstractNumId w:val="4"/>
  </w:num>
  <w:num w:numId="23" w16cid:durableId="1123614807">
    <w:abstractNumId w:val="38"/>
  </w:num>
  <w:num w:numId="24" w16cid:durableId="1790275128">
    <w:abstractNumId w:val="20"/>
  </w:num>
  <w:num w:numId="25" w16cid:durableId="1743866249">
    <w:abstractNumId w:val="23"/>
  </w:num>
  <w:num w:numId="26" w16cid:durableId="506360035">
    <w:abstractNumId w:val="9"/>
  </w:num>
  <w:num w:numId="27" w16cid:durableId="2059359853">
    <w:abstractNumId w:val="26"/>
  </w:num>
  <w:num w:numId="28" w16cid:durableId="493256343">
    <w:abstractNumId w:val="39"/>
  </w:num>
  <w:num w:numId="29" w16cid:durableId="1473981087">
    <w:abstractNumId w:val="17"/>
  </w:num>
  <w:num w:numId="30" w16cid:durableId="1818497369">
    <w:abstractNumId w:val="33"/>
  </w:num>
  <w:num w:numId="31" w16cid:durableId="2114088444">
    <w:abstractNumId w:val="11"/>
  </w:num>
  <w:num w:numId="32" w16cid:durableId="1387609118">
    <w:abstractNumId w:val="29"/>
  </w:num>
  <w:num w:numId="33" w16cid:durableId="66959975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8440914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66640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79795164">
    <w:abstractNumId w:val="34"/>
  </w:num>
  <w:num w:numId="37" w16cid:durableId="811824444">
    <w:abstractNumId w:val="32"/>
  </w:num>
  <w:num w:numId="38" w16cid:durableId="342978199">
    <w:abstractNumId w:val="0"/>
  </w:num>
  <w:num w:numId="39" w16cid:durableId="115082947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09251117">
    <w:abstractNumId w:val="31"/>
  </w:num>
  <w:num w:numId="41" w16cid:durableId="1057708159">
    <w:abstractNumId w:val="24"/>
  </w:num>
  <w:num w:numId="42" w16cid:durableId="1909798472">
    <w:abstractNumId w:val="3"/>
  </w:num>
  <w:num w:numId="43" w16cid:durableId="305013312">
    <w:abstractNumId w:val="1"/>
  </w:num>
  <w:num w:numId="44" w16cid:durableId="1009211758">
    <w:abstractNumId w:val="14"/>
  </w:num>
  <w:num w:numId="45" w16cid:durableId="1249004927">
    <w:abstractNumId w:val="19"/>
  </w:num>
  <w:num w:numId="46" w16cid:durableId="320279275">
    <w:abstractNumId w:val="37"/>
  </w:num>
  <w:num w:numId="47" w16cid:durableId="2136827934">
    <w:abstractNumId w:val="28"/>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Cheng">
    <w15:presenceInfo w15:providerId="AD" w15:userId="S::cheng.gu_thermofisher.com#ext#@henkelgroup.onmicrosoft.com::c0c96c32-38ba-431c-899c-605f80b5184e"/>
  </w15:person>
  <w15:person w15:author="Gu, Cheng [2]">
    <w15:presenceInfo w15:providerId="AD" w15:userId="S::cheng.gu@thermofisher.com::dece2f01-8930-407a-8ed8-3252ffc5a982"/>
  </w15:person>
  <w15:person w15:author="Neelima Rajesh">
    <w15:presenceInfo w15:providerId="AD" w15:userId="S::neelima.rajesh@henkel.com::e9b51af5-5a03-4d45-baba-6827527d3602"/>
  </w15:person>
  <w15:person w15:author="Zhang, Zhenjuan">
    <w15:presenceInfo w15:providerId="AD" w15:userId="S::zhenjuan.zhang@thermofisher.com::fd298d32-314d-4483-af7c-8493cb81cc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IN"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zh-CN" w:vendorID="64" w:dllVersion="0" w:nlCheck="1" w:checkStyle="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908"/>
    <w:rsid w:val="00000F3C"/>
    <w:rsid w:val="00000F5F"/>
    <w:rsid w:val="00000FDF"/>
    <w:rsid w:val="000019BD"/>
    <w:rsid w:val="00001D61"/>
    <w:rsid w:val="00002CC3"/>
    <w:rsid w:val="000035C8"/>
    <w:rsid w:val="00004772"/>
    <w:rsid w:val="00004C7E"/>
    <w:rsid w:val="00004EE2"/>
    <w:rsid w:val="00005216"/>
    <w:rsid w:val="00005300"/>
    <w:rsid w:val="00005679"/>
    <w:rsid w:val="00005E41"/>
    <w:rsid w:val="000063B7"/>
    <w:rsid w:val="00006874"/>
    <w:rsid w:val="000069ED"/>
    <w:rsid w:val="0000707F"/>
    <w:rsid w:val="0000729A"/>
    <w:rsid w:val="0000798C"/>
    <w:rsid w:val="00007BC9"/>
    <w:rsid w:val="00007FAD"/>
    <w:rsid w:val="0001034D"/>
    <w:rsid w:val="0001049F"/>
    <w:rsid w:val="0001094A"/>
    <w:rsid w:val="00010C4F"/>
    <w:rsid w:val="00010DC8"/>
    <w:rsid w:val="000114C1"/>
    <w:rsid w:val="0001186F"/>
    <w:rsid w:val="00011E7E"/>
    <w:rsid w:val="00011F01"/>
    <w:rsid w:val="00012419"/>
    <w:rsid w:val="000126C1"/>
    <w:rsid w:val="00012A61"/>
    <w:rsid w:val="00012EF1"/>
    <w:rsid w:val="00013E39"/>
    <w:rsid w:val="0001442E"/>
    <w:rsid w:val="000146DE"/>
    <w:rsid w:val="000147D3"/>
    <w:rsid w:val="00015304"/>
    <w:rsid w:val="000156D2"/>
    <w:rsid w:val="00015728"/>
    <w:rsid w:val="000158B1"/>
    <w:rsid w:val="00015D82"/>
    <w:rsid w:val="00016AD0"/>
    <w:rsid w:val="00016DB5"/>
    <w:rsid w:val="00016F56"/>
    <w:rsid w:val="00017585"/>
    <w:rsid w:val="00017B4D"/>
    <w:rsid w:val="00017FC4"/>
    <w:rsid w:val="000209A9"/>
    <w:rsid w:val="00020F64"/>
    <w:rsid w:val="00020FD4"/>
    <w:rsid w:val="00021686"/>
    <w:rsid w:val="00021AC9"/>
    <w:rsid w:val="00021E1A"/>
    <w:rsid w:val="000228C8"/>
    <w:rsid w:val="000229B6"/>
    <w:rsid w:val="00022A39"/>
    <w:rsid w:val="00022CEF"/>
    <w:rsid w:val="00023746"/>
    <w:rsid w:val="00023967"/>
    <w:rsid w:val="00023D1D"/>
    <w:rsid w:val="00023D5A"/>
    <w:rsid w:val="00024BEE"/>
    <w:rsid w:val="00024D44"/>
    <w:rsid w:val="00025121"/>
    <w:rsid w:val="0002527B"/>
    <w:rsid w:val="000255ED"/>
    <w:rsid w:val="00025732"/>
    <w:rsid w:val="000257B5"/>
    <w:rsid w:val="00025BA5"/>
    <w:rsid w:val="00026009"/>
    <w:rsid w:val="0002620B"/>
    <w:rsid w:val="00026649"/>
    <w:rsid w:val="000267AF"/>
    <w:rsid w:val="0002684F"/>
    <w:rsid w:val="00026A6D"/>
    <w:rsid w:val="00026C78"/>
    <w:rsid w:val="00026D72"/>
    <w:rsid w:val="000274C5"/>
    <w:rsid w:val="00027FB8"/>
    <w:rsid w:val="00027FD3"/>
    <w:rsid w:val="0002AE7A"/>
    <w:rsid w:val="0003078E"/>
    <w:rsid w:val="0003135B"/>
    <w:rsid w:val="0003142E"/>
    <w:rsid w:val="000314E7"/>
    <w:rsid w:val="00031C48"/>
    <w:rsid w:val="000322D4"/>
    <w:rsid w:val="000329F0"/>
    <w:rsid w:val="000334DD"/>
    <w:rsid w:val="000336B1"/>
    <w:rsid w:val="00033A6A"/>
    <w:rsid w:val="000340D2"/>
    <w:rsid w:val="000350B2"/>
    <w:rsid w:val="00035303"/>
    <w:rsid w:val="00035685"/>
    <w:rsid w:val="000357B0"/>
    <w:rsid w:val="00035C8C"/>
    <w:rsid w:val="00035EAB"/>
    <w:rsid w:val="00035FAD"/>
    <w:rsid w:val="00035FFF"/>
    <w:rsid w:val="0003608D"/>
    <w:rsid w:val="00036AC9"/>
    <w:rsid w:val="000379FC"/>
    <w:rsid w:val="00037AAA"/>
    <w:rsid w:val="00037C34"/>
    <w:rsid w:val="00040379"/>
    <w:rsid w:val="00040E79"/>
    <w:rsid w:val="00040E8E"/>
    <w:rsid w:val="000413D0"/>
    <w:rsid w:val="00041669"/>
    <w:rsid w:val="00041CEF"/>
    <w:rsid w:val="00041E3A"/>
    <w:rsid w:val="00041EDC"/>
    <w:rsid w:val="000423F1"/>
    <w:rsid w:val="0004271A"/>
    <w:rsid w:val="00042F0E"/>
    <w:rsid w:val="00042F45"/>
    <w:rsid w:val="0004363F"/>
    <w:rsid w:val="00043C31"/>
    <w:rsid w:val="00043C55"/>
    <w:rsid w:val="00044A19"/>
    <w:rsid w:val="000450D4"/>
    <w:rsid w:val="00045D0B"/>
    <w:rsid w:val="00046050"/>
    <w:rsid w:val="000460DC"/>
    <w:rsid w:val="000467BC"/>
    <w:rsid w:val="00047905"/>
    <w:rsid w:val="0004795C"/>
    <w:rsid w:val="00047EA8"/>
    <w:rsid w:val="00050642"/>
    <w:rsid w:val="00050744"/>
    <w:rsid w:val="0005105F"/>
    <w:rsid w:val="00051554"/>
    <w:rsid w:val="0005262A"/>
    <w:rsid w:val="00052A41"/>
    <w:rsid w:val="0005342E"/>
    <w:rsid w:val="00053911"/>
    <w:rsid w:val="00053A52"/>
    <w:rsid w:val="00053C7D"/>
    <w:rsid w:val="00053D39"/>
    <w:rsid w:val="00053FDE"/>
    <w:rsid w:val="000540BA"/>
    <w:rsid w:val="00054C04"/>
    <w:rsid w:val="00055034"/>
    <w:rsid w:val="00055471"/>
    <w:rsid w:val="00055A56"/>
    <w:rsid w:val="00055B65"/>
    <w:rsid w:val="00056207"/>
    <w:rsid w:val="000566BF"/>
    <w:rsid w:val="00056DA5"/>
    <w:rsid w:val="00057512"/>
    <w:rsid w:val="00057C51"/>
    <w:rsid w:val="00057DF2"/>
    <w:rsid w:val="00057E93"/>
    <w:rsid w:val="00061130"/>
    <w:rsid w:val="0006195B"/>
    <w:rsid w:val="0006199B"/>
    <w:rsid w:val="00061FDE"/>
    <w:rsid w:val="00062387"/>
    <w:rsid w:val="00062A3A"/>
    <w:rsid w:val="00062D3F"/>
    <w:rsid w:val="0006368E"/>
    <w:rsid w:val="0006467B"/>
    <w:rsid w:val="000646E1"/>
    <w:rsid w:val="00064DEC"/>
    <w:rsid w:val="000652FD"/>
    <w:rsid w:val="00065E8B"/>
    <w:rsid w:val="000665A4"/>
    <w:rsid w:val="0006702F"/>
    <w:rsid w:val="0006704A"/>
    <w:rsid w:val="000679F4"/>
    <w:rsid w:val="000705F5"/>
    <w:rsid w:val="00070771"/>
    <w:rsid w:val="0007079D"/>
    <w:rsid w:val="000710F8"/>
    <w:rsid w:val="000713FD"/>
    <w:rsid w:val="00071B45"/>
    <w:rsid w:val="00071BDC"/>
    <w:rsid w:val="00071E11"/>
    <w:rsid w:val="000723F7"/>
    <w:rsid w:val="00072FAF"/>
    <w:rsid w:val="00073116"/>
    <w:rsid w:val="0007317E"/>
    <w:rsid w:val="00073296"/>
    <w:rsid w:val="000733D2"/>
    <w:rsid w:val="00073CCE"/>
    <w:rsid w:val="00073D43"/>
    <w:rsid w:val="00074399"/>
    <w:rsid w:val="0007574C"/>
    <w:rsid w:val="000764E7"/>
    <w:rsid w:val="0007659B"/>
    <w:rsid w:val="00077471"/>
    <w:rsid w:val="0007794E"/>
    <w:rsid w:val="00077AF9"/>
    <w:rsid w:val="00077B85"/>
    <w:rsid w:val="00080573"/>
    <w:rsid w:val="0008059E"/>
    <w:rsid w:val="00080672"/>
    <w:rsid w:val="00080905"/>
    <w:rsid w:val="00080CD8"/>
    <w:rsid w:val="00080EC8"/>
    <w:rsid w:val="0008150D"/>
    <w:rsid w:val="00081629"/>
    <w:rsid w:val="00081684"/>
    <w:rsid w:val="000817CB"/>
    <w:rsid w:val="00081CE4"/>
    <w:rsid w:val="00082928"/>
    <w:rsid w:val="00082C61"/>
    <w:rsid w:val="00082CB3"/>
    <w:rsid w:val="00083816"/>
    <w:rsid w:val="000838D9"/>
    <w:rsid w:val="00083C12"/>
    <w:rsid w:val="00084B6B"/>
    <w:rsid w:val="00085354"/>
    <w:rsid w:val="00085D5A"/>
    <w:rsid w:val="00085E7F"/>
    <w:rsid w:val="000866D7"/>
    <w:rsid w:val="0008687C"/>
    <w:rsid w:val="000868A7"/>
    <w:rsid w:val="0008699B"/>
    <w:rsid w:val="00086A47"/>
    <w:rsid w:val="000878B8"/>
    <w:rsid w:val="00087F38"/>
    <w:rsid w:val="000906BE"/>
    <w:rsid w:val="00090F0E"/>
    <w:rsid w:val="00091036"/>
    <w:rsid w:val="000913F2"/>
    <w:rsid w:val="00091F77"/>
    <w:rsid w:val="00091FF4"/>
    <w:rsid w:val="000920FF"/>
    <w:rsid w:val="000921BB"/>
    <w:rsid w:val="00092DF1"/>
    <w:rsid w:val="00092E01"/>
    <w:rsid w:val="00092FD8"/>
    <w:rsid w:val="000932B1"/>
    <w:rsid w:val="000935C7"/>
    <w:rsid w:val="00093D93"/>
    <w:rsid w:val="00093FBE"/>
    <w:rsid w:val="00094438"/>
    <w:rsid w:val="00095315"/>
    <w:rsid w:val="000961A0"/>
    <w:rsid w:val="00096478"/>
    <w:rsid w:val="00096997"/>
    <w:rsid w:val="00096C00"/>
    <w:rsid w:val="00096DAA"/>
    <w:rsid w:val="000975CE"/>
    <w:rsid w:val="0009792D"/>
    <w:rsid w:val="00097A06"/>
    <w:rsid w:val="00097E2D"/>
    <w:rsid w:val="000A0F30"/>
    <w:rsid w:val="000A1841"/>
    <w:rsid w:val="000A18D0"/>
    <w:rsid w:val="000A26B5"/>
    <w:rsid w:val="000A278F"/>
    <w:rsid w:val="000A299D"/>
    <w:rsid w:val="000A2A52"/>
    <w:rsid w:val="000A31F0"/>
    <w:rsid w:val="000A356F"/>
    <w:rsid w:val="000A3742"/>
    <w:rsid w:val="000A378B"/>
    <w:rsid w:val="000A3847"/>
    <w:rsid w:val="000A3C40"/>
    <w:rsid w:val="000A40CF"/>
    <w:rsid w:val="000A42DD"/>
    <w:rsid w:val="000A4AD4"/>
    <w:rsid w:val="000A5E5F"/>
    <w:rsid w:val="000A61F0"/>
    <w:rsid w:val="000A627E"/>
    <w:rsid w:val="000A6499"/>
    <w:rsid w:val="000A6BD0"/>
    <w:rsid w:val="000A6CFF"/>
    <w:rsid w:val="000A7677"/>
    <w:rsid w:val="000A7A70"/>
    <w:rsid w:val="000B1038"/>
    <w:rsid w:val="000B1C86"/>
    <w:rsid w:val="000B1D5C"/>
    <w:rsid w:val="000B239B"/>
    <w:rsid w:val="000B2FD1"/>
    <w:rsid w:val="000B33FC"/>
    <w:rsid w:val="000B3463"/>
    <w:rsid w:val="000B36B8"/>
    <w:rsid w:val="000B3D99"/>
    <w:rsid w:val="000B3E8A"/>
    <w:rsid w:val="000B3EE5"/>
    <w:rsid w:val="000B3F83"/>
    <w:rsid w:val="000B47C3"/>
    <w:rsid w:val="000B4AFF"/>
    <w:rsid w:val="000B57DE"/>
    <w:rsid w:val="000B5B5C"/>
    <w:rsid w:val="000B6190"/>
    <w:rsid w:val="000B6220"/>
    <w:rsid w:val="000B6BF7"/>
    <w:rsid w:val="000B72AA"/>
    <w:rsid w:val="000B775B"/>
    <w:rsid w:val="000B7F05"/>
    <w:rsid w:val="000C03D1"/>
    <w:rsid w:val="000C05D3"/>
    <w:rsid w:val="000C092D"/>
    <w:rsid w:val="000C0E61"/>
    <w:rsid w:val="000C157B"/>
    <w:rsid w:val="000C1BA2"/>
    <w:rsid w:val="000C269C"/>
    <w:rsid w:val="000C27C4"/>
    <w:rsid w:val="000C2D7A"/>
    <w:rsid w:val="000C31A8"/>
    <w:rsid w:val="000C357A"/>
    <w:rsid w:val="000C375E"/>
    <w:rsid w:val="000C44E3"/>
    <w:rsid w:val="000C460A"/>
    <w:rsid w:val="000C48FE"/>
    <w:rsid w:val="000C494C"/>
    <w:rsid w:val="000C4DAF"/>
    <w:rsid w:val="000C50F1"/>
    <w:rsid w:val="000C5476"/>
    <w:rsid w:val="000C5674"/>
    <w:rsid w:val="000C56AA"/>
    <w:rsid w:val="000C7386"/>
    <w:rsid w:val="000C7654"/>
    <w:rsid w:val="000C79C4"/>
    <w:rsid w:val="000C7AC4"/>
    <w:rsid w:val="000C7D23"/>
    <w:rsid w:val="000C7F58"/>
    <w:rsid w:val="000D0AC5"/>
    <w:rsid w:val="000D0EC8"/>
    <w:rsid w:val="000D115E"/>
    <w:rsid w:val="000D1208"/>
    <w:rsid w:val="000D1241"/>
    <w:rsid w:val="000D148C"/>
    <w:rsid w:val="000D17DA"/>
    <w:rsid w:val="000D1915"/>
    <w:rsid w:val="000D1E25"/>
    <w:rsid w:val="000D23DB"/>
    <w:rsid w:val="000D24C3"/>
    <w:rsid w:val="000D3968"/>
    <w:rsid w:val="000D3DD7"/>
    <w:rsid w:val="000D3F69"/>
    <w:rsid w:val="000D4201"/>
    <w:rsid w:val="000D44BE"/>
    <w:rsid w:val="000D4EF2"/>
    <w:rsid w:val="000D54EE"/>
    <w:rsid w:val="000D637B"/>
    <w:rsid w:val="000D67B1"/>
    <w:rsid w:val="000D6D22"/>
    <w:rsid w:val="000D6EF4"/>
    <w:rsid w:val="000D7843"/>
    <w:rsid w:val="000E069D"/>
    <w:rsid w:val="000E0D65"/>
    <w:rsid w:val="000E0F31"/>
    <w:rsid w:val="000E1AC3"/>
    <w:rsid w:val="000E1E40"/>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F04A6"/>
    <w:rsid w:val="000F0522"/>
    <w:rsid w:val="000F0847"/>
    <w:rsid w:val="000F094D"/>
    <w:rsid w:val="000F094E"/>
    <w:rsid w:val="000F1078"/>
    <w:rsid w:val="000F13AF"/>
    <w:rsid w:val="000F1C3A"/>
    <w:rsid w:val="000F2494"/>
    <w:rsid w:val="000F25ED"/>
    <w:rsid w:val="000F2B0D"/>
    <w:rsid w:val="000F2C2E"/>
    <w:rsid w:val="000F2D1A"/>
    <w:rsid w:val="000F3094"/>
    <w:rsid w:val="000F31A2"/>
    <w:rsid w:val="000F33D7"/>
    <w:rsid w:val="000F34F3"/>
    <w:rsid w:val="000F447B"/>
    <w:rsid w:val="000F480D"/>
    <w:rsid w:val="000F4C1E"/>
    <w:rsid w:val="000F5D04"/>
    <w:rsid w:val="00100376"/>
    <w:rsid w:val="001008EE"/>
    <w:rsid w:val="001009FC"/>
    <w:rsid w:val="00100AE2"/>
    <w:rsid w:val="00100C53"/>
    <w:rsid w:val="00100E54"/>
    <w:rsid w:val="001014ED"/>
    <w:rsid w:val="00101763"/>
    <w:rsid w:val="00101E48"/>
    <w:rsid w:val="00102177"/>
    <w:rsid w:val="0010217A"/>
    <w:rsid w:val="00102CF9"/>
    <w:rsid w:val="001030DB"/>
    <w:rsid w:val="00103194"/>
    <w:rsid w:val="00103264"/>
    <w:rsid w:val="00103DCD"/>
    <w:rsid w:val="0010434F"/>
    <w:rsid w:val="00104687"/>
    <w:rsid w:val="00105517"/>
    <w:rsid w:val="001055F6"/>
    <w:rsid w:val="00105797"/>
    <w:rsid w:val="00105AFC"/>
    <w:rsid w:val="001062B6"/>
    <w:rsid w:val="00106534"/>
    <w:rsid w:val="00106A88"/>
    <w:rsid w:val="00107138"/>
    <w:rsid w:val="001071C8"/>
    <w:rsid w:val="0010733E"/>
    <w:rsid w:val="0010780B"/>
    <w:rsid w:val="00107833"/>
    <w:rsid w:val="00107B7E"/>
    <w:rsid w:val="00107C5E"/>
    <w:rsid w:val="00110184"/>
    <w:rsid w:val="0011043B"/>
    <w:rsid w:val="00110F85"/>
    <w:rsid w:val="001119F2"/>
    <w:rsid w:val="00111B45"/>
    <w:rsid w:val="00111B62"/>
    <w:rsid w:val="00112003"/>
    <w:rsid w:val="00112146"/>
    <w:rsid w:val="001127B5"/>
    <w:rsid w:val="00112ED2"/>
    <w:rsid w:val="00112F67"/>
    <w:rsid w:val="00113112"/>
    <w:rsid w:val="00113668"/>
    <w:rsid w:val="00113ABD"/>
    <w:rsid w:val="001143EE"/>
    <w:rsid w:val="00114ECF"/>
    <w:rsid w:val="001159B1"/>
    <w:rsid w:val="001165DE"/>
    <w:rsid w:val="001166EC"/>
    <w:rsid w:val="00116897"/>
    <w:rsid w:val="00116AED"/>
    <w:rsid w:val="0011768A"/>
    <w:rsid w:val="001179F4"/>
    <w:rsid w:val="00117A05"/>
    <w:rsid w:val="00117A6D"/>
    <w:rsid w:val="00117F0E"/>
    <w:rsid w:val="001209F0"/>
    <w:rsid w:val="00120ADA"/>
    <w:rsid w:val="00120CAD"/>
    <w:rsid w:val="0012135C"/>
    <w:rsid w:val="00121C0E"/>
    <w:rsid w:val="00122F8D"/>
    <w:rsid w:val="001231C0"/>
    <w:rsid w:val="00123573"/>
    <w:rsid w:val="00123660"/>
    <w:rsid w:val="001245A6"/>
    <w:rsid w:val="00124652"/>
    <w:rsid w:val="001246AB"/>
    <w:rsid w:val="001247D9"/>
    <w:rsid w:val="00124D2F"/>
    <w:rsid w:val="00124DA2"/>
    <w:rsid w:val="00125476"/>
    <w:rsid w:val="00125FC2"/>
    <w:rsid w:val="00125FF9"/>
    <w:rsid w:val="00126015"/>
    <w:rsid w:val="001260A2"/>
    <w:rsid w:val="001265E8"/>
    <w:rsid w:val="00126FAA"/>
    <w:rsid w:val="0012701E"/>
    <w:rsid w:val="0012749C"/>
    <w:rsid w:val="00127AC2"/>
    <w:rsid w:val="00127F10"/>
    <w:rsid w:val="00130211"/>
    <w:rsid w:val="0013082B"/>
    <w:rsid w:val="00130A66"/>
    <w:rsid w:val="00131432"/>
    <w:rsid w:val="0013167A"/>
    <w:rsid w:val="00131AA7"/>
    <w:rsid w:val="0013205B"/>
    <w:rsid w:val="001324EC"/>
    <w:rsid w:val="00132B18"/>
    <w:rsid w:val="0013304C"/>
    <w:rsid w:val="001336A3"/>
    <w:rsid w:val="001337D8"/>
    <w:rsid w:val="00133D70"/>
    <w:rsid w:val="00133EE3"/>
    <w:rsid w:val="00133F7F"/>
    <w:rsid w:val="00134A0F"/>
    <w:rsid w:val="00134F98"/>
    <w:rsid w:val="00135818"/>
    <w:rsid w:val="001359FC"/>
    <w:rsid w:val="00136B8F"/>
    <w:rsid w:val="00137644"/>
    <w:rsid w:val="00137C4B"/>
    <w:rsid w:val="00137C9F"/>
    <w:rsid w:val="00137F5B"/>
    <w:rsid w:val="001403BB"/>
    <w:rsid w:val="001404D6"/>
    <w:rsid w:val="00140D3E"/>
    <w:rsid w:val="00140D82"/>
    <w:rsid w:val="001416C0"/>
    <w:rsid w:val="00141B76"/>
    <w:rsid w:val="00141EDC"/>
    <w:rsid w:val="00142136"/>
    <w:rsid w:val="001424CC"/>
    <w:rsid w:val="00142883"/>
    <w:rsid w:val="00142ED0"/>
    <w:rsid w:val="00142EE9"/>
    <w:rsid w:val="001431D0"/>
    <w:rsid w:val="0014343A"/>
    <w:rsid w:val="00143673"/>
    <w:rsid w:val="00143685"/>
    <w:rsid w:val="00144085"/>
    <w:rsid w:val="00144BFE"/>
    <w:rsid w:val="00144D3D"/>
    <w:rsid w:val="001451EA"/>
    <w:rsid w:val="0014529A"/>
    <w:rsid w:val="001460F5"/>
    <w:rsid w:val="001464E8"/>
    <w:rsid w:val="00146D4D"/>
    <w:rsid w:val="00147156"/>
    <w:rsid w:val="001503E7"/>
    <w:rsid w:val="0015062B"/>
    <w:rsid w:val="00150B05"/>
    <w:rsid w:val="0015113D"/>
    <w:rsid w:val="00151274"/>
    <w:rsid w:val="001512D2"/>
    <w:rsid w:val="0015141A"/>
    <w:rsid w:val="001515CA"/>
    <w:rsid w:val="00151A50"/>
    <w:rsid w:val="00151E26"/>
    <w:rsid w:val="00152289"/>
    <w:rsid w:val="001524E8"/>
    <w:rsid w:val="0015268A"/>
    <w:rsid w:val="00152A37"/>
    <w:rsid w:val="00152C4A"/>
    <w:rsid w:val="00152DA5"/>
    <w:rsid w:val="00152ED0"/>
    <w:rsid w:val="00152F8A"/>
    <w:rsid w:val="001533F9"/>
    <w:rsid w:val="0015356F"/>
    <w:rsid w:val="001537A7"/>
    <w:rsid w:val="001543EF"/>
    <w:rsid w:val="001545CC"/>
    <w:rsid w:val="00154914"/>
    <w:rsid w:val="001558DF"/>
    <w:rsid w:val="00155D83"/>
    <w:rsid w:val="00156ADC"/>
    <w:rsid w:val="00156B38"/>
    <w:rsid w:val="001575EC"/>
    <w:rsid w:val="0015774D"/>
    <w:rsid w:val="0016022B"/>
    <w:rsid w:val="0016062F"/>
    <w:rsid w:val="001606B7"/>
    <w:rsid w:val="00160ECC"/>
    <w:rsid w:val="00161095"/>
    <w:rsid w:val="00161A72"/>
    <w:rsid w:val="001620AB"/>
    <w:rsid w:val="00162125"/>
    <w:rsid w:val="00162351"/>
    <w:rsid w:val="001628A5"/>
    <w:rsid w:val="00162F32"/>
    <w:rsid w:val="00163227"/>
    <w:rsid w:val="001632B5"/>
    <w:rsid w:val="00163C85"/>
    <w:rsid w:val="00163E77"/>
    <w:rsid w:val="00164620"/>
    <w:rsid w:val="0016498B"/>
    <w:rsid w:val="00164E3D"/>
    <w:rsid w:val="00164EA5"/>
    <w:rsid w:val="00164EBF"/>
    <w:rsid w:val="00164FFE"/>
    <w:rsid w:val="001651F1"/>
    <w:rsid w:val="00165630"/>
    <w:rsid w:val="00165777"/>
    <w:rsid w:val="00165F1E"/>
    <w:rsid w:val="0016612C"/>
    <w:rsid w:val="00167151"/>
    <w:rsid w:val="001671A3"/>
    <w:rsid w:val="00167CB1"/>
    <w:rsid w:val="0017013D"/>
    <w:rsid w:val="00170871"/>
    <w:rsid w:val="00171355"/>
    <w:rsid w:val="00171477"/>
    <w:rsid w:val="0017157E"/>
    <w:rsid w:val="001716E7"/>
    <w:rsid w:val="00171B57"/>
    <w:rsid w:val="0017211D"/>
    <w:rsid w:val="001728E9"/>
    <w:rsid w:val="00172D20"/>
    <w:rsid w:val="0017335B"/>
    <w:rsid w:val="001733A4"/>
    <w:rsid w:val="0017373F"/>
    <w:rsid w:val="00173D92"/>
    <w:rsid w:val="00173F8C"/>
    <w:rsid w:val="001745C7"/>
    <w:rsid w:val="00174AD2"/>
    <w:rsid w:val="001754AC"/>
    <w:rsid w:val="001756C4"/>
    <w:rsid w:val="00175CBB"/>
    <w:rsid w:val="00176052"/>
    <w:rsid w:val="001764D1"/>
    <w:rsid w:val="00177288"/>
    <w:rsid w:val="001773C4"/>
    <w:rsid w:val="001778ED"/>
    <w:rsid w:val="00177BE8"/>
    <w:rsid w:val="00180935"/>
    <w:rsid w:val="001818FD"/>
    <w:rsid w:val="00181931"/>
    <w:rsid w:val="00181B5B"/>
    <w:rsid w:val="00181F01"/>
    <w:rsid w:val="00182047"/>
    <w:rsid w:val="0018211C"/>
    <w:rsid w:val="0018212E"/>
    <w:rsid w:val="00182480"/>
    <w:rsid w:val="00182560"/>
    <w:rsid w:val="001825BA"/>
    <w:rsid w:val="00182C36"/>
    <w:rsid w:val="0018336C"/>
    <w:rsid w:val="001838F3"/>
    <w:rsid w:val="00184F6E"/>
    <w:rsid w:val="001860ED"/>
    <w:rsid w:val="00186DBF"/>
    <w:rsid w:val="00187170"/>
    <w:rsid w:val="00187813"/>
    <w:rsid w:val="00187BB7"/>
    <w:rsid w:val="00187C24"/>
    <w:rsid w:val="00187C65"/>
    <w:rsid w:val="0019085E"/>
    <w:rsid w:val="00190B72"/>
    <w:rsid w:val="00190E28"/>
    <w:rsid w:val="00191217"/>
    <w:rsid w:val="00191B31"/>
    <w:rsid w:val="001922F3"/>
    <w:rsid w:val="001928B1"/>
    <w:rsid w:val="00192980"/>
    <w:rsid w:val="00192AAD"/>
    <w:rsid w:val="00192BA5"/>
    <w:rsid w:val="00193289"/>
    <w:rsid w:val="001941D6"/>
    <w:rsid w:val="0019461F"/>
    <w:rsid w:val="00194E4E"/>
    <w:rsid w:val="0019523F"/>
    <w:rsid w:val="001952E2"/>
    <w:rsid w:val="00196074"/>
    <w:rsid w:val="0019636E"/>
    <w:rsid w:val="00197497"/>
    <w:rsid w:val="00197963"/>
    <w:rsid w:val="00197BAC"/>
    <w:rsid w:val="00197BE7"/>
    <w:rsid w:val="00197DAB"/>
    <w:rsid w:val="001A03FA"/>
    <w:rsid w:val="001A06AA"/>
    <w:rsid w:val="001A12BF"/>
    <w:rsid w:val="001A197E"/>
    <w:rsid w:val="001A1BA2"/>
    <w:rsid w:val="001A2075"/>
    <w:rsid w:val="001A26F5"/>
    <w:rsid w:val="001A2A58"/>
    <w:rsid w:val="001A2D46"/>
    <w:rsid w:val="001A2E0A"/>
    <w:rsid w:val="001A2FCD"/>
    <w:rsid w:val="001A3C16"/>
    <w:rsid w:val="001A4302"/>
    <w:rsid w:val="001A4459"/>
    <w:rsid w:val="001A450D"/>
    <w:rsid w:val="001A47C7"/>
    <w:rsid w:val="001A4B53"/>
    <w:rsid w:val="001A5466"/>
    <w:rsid w:val="001A54B7"/>
    <w:rsid w:val="001A557D"/>
    <w:rsid w:val="001A58BA"/>
    <w:rsid w:val="001A5985"/>
    <w:rsid w:val="001A647A"/>
    <w:rsid w:val="001A6657"/>
    <w:rsid w:val="001A7573"/>
    <w:rsid w:val="001ADAE3"/>
    <w:rsid w:val="001B0007"/>
    <w:rsid w:val="001B033D"/>
    <w:rsid w:val="001B0AB2"/>
    <w:rsid w:val="001B10A1"/>
    <w:rsid w:val="001B1689"/>
    <w:rsid w:val="001B18FB"/>
    <w:rsid w:val="001B26E3"/>
    <w:rsid w:val="001B2DEA"/>
    <w:rsid w:val="001B3549"/>
    <w:rsid w:val="001B3973"/>
    <w:rsid w:val="001B3BED"/>
    <w:rsid w:val="001B3C0D"/>
    <w:rsid w:val="001B3EB6"/>
    <w:rsid w:val="001B4341"/>
    <w:rsid w:val="001B473C"/>
    <w:rsid w:val="001B4A1F"/>
    <w:rsid w:val="001B4D86"/>
    <w:rsid w:val="001B5944"/>
    <w:rsid w:val="001B5FCA"/>
    <w:rsid w:val="001B60E9"/>
    <w:rsid w:val="001B658F"/>
    <w:rsid w:val="001B699B"/>
    <w:rsid w:val="001B6B50"/>
    <w:rsid w:val="001B72C0"/>
    <w:rsid w:val="001B7ACA"/>
    <w:rsid w:val="001C0409"/>
    <w:rsid w:val="001C1834"/>
    <w:rsid w:val="001C198B"/>
    <w:rsid w:val="001C19B9"/>
    <w:rsid w:val="001C1D84"/>
    <w:rsid w:val="001C1DF6"/>
    <w:rsid w:val="001C207F"/>
    <w:rsid w:val="001C22D2"/>
    <w:rsid w:val="001C23E5"/>
    <w:rsid w:val="001C26C8"/>
    <w:rsid w:val="001C3B50"/>
    <w:rsid w:val="001C3BA1"/>
    <w:rsid w:val="001C4EFB"/>
    <w:rsid w:val="001C4F61"/>
    <w:rsid w:val="001C550C"/>
    <w:rsid w:val="001C5FC7"/>
    <w:rsid w:val="001C7707"/>
    <w:rsid w:val="001C77D7"/>
    <w:rsid w:val="001C78EF"/>
    <w:rsid w:val="001C7A31"/>
    <w:rsid w:val="001C7F8D"/>
    <w:rsid w:val="001D052C"/>
    <w:rsid w:val="001D053E"/>
    <w:rsid w:val="001D0AA8"/>
    <w:rsid w:val="001D110D"/>
    <w:rsid w:val="001D17B3"/>
    <w:rsid w:val="001D1BD6"/>
    <w:rsid w:val="001D1C7F"/>
    <w:rsid w:val="001D1F36"/>
    <w:rsid w:val="001D26E8"/>
    <w:rsid w:val="001D26EA"/>
    <w:rsid w:val="001D29EC"/>
    <w:rsid w:val="001D2A62"/>
    <w:rsid w:val="001D2C15"/>
    <w:rsid w:val="001D388D"/>
    <w:rsid w:val="001D3B2C"/>
    <w:rsid w:val="001D3D85"/>
    <w:rsid w:val="001D3E4B"/>
    <w:rsid w:val="001D45F1"/>
    <w:rsid w:val="001D49AF"/>
    <w:rsid w:val="001D4A03"/>
    <w:rsid w:val="001D4A1A"/>
    <w:rsid w:val="001D52D3"/>
    <w:rsid w:val="001D577C"/>
    <w:rsid w:val="001D5F25"/>
    <w:rsid w:val="001D66B1"/>
    <w:rsid w:val="001D6E8E"/>
    <w:rsid w:val="001D6F82"/>
    <w:rsid w:val="001E0103"/>
    <w:rsid w:val="001E0392"/>
    <w:rsid w:val="001E096C"/>
    <w:rsid w:val="001E09FF"/>
    <w:rsid w:val="001E0AB2"/>
    <w:rsid w:val="001E0BF8"/>
    <w:rsid w:val="001E0D06"/>
    <w:rsid w:val="001E0F78"/>
    <w:rsid w:val="001E1915"/>
    <w:rsid w:val="001E1B82"/>
    <w:rsid w:val="001E1EB6"/>
    <w:rsid w:val="001E2994"/>
    <w:rsid w:val="001E2F97"/>
    <w:rsid w:val="001E3298"/>
    <w:rsid w:val="001E340F"/>
    <w:rsid w:val="001E35CA"/>
    <w:rsid w:val="001E3B70"/>
    <w:rsid w:val="001E3E46"/>
    <w:rsid w:val="001E3EBA"/>
    <w:rsid w:val="001E402C"/>
    <w:rsid w:val="001E42AF"/>
    <w:rsid w:val="001E4A46"/>
    <w:rsid w:val="001E55EF"/>
    <w:rsid w:val="001E5BDE"/>
    <w:rsid w:val="001E65E2"/>
    <w:rsid w:val="001E6D82"/>
    <w:rsid w:val="001E7044"/>
    <w:rsid w:val="001E729F"/>
    <w:rsid w:val="001E759E"/>
    <w:rsid w:val="001E78B2"/>
    <w:rsid w:val="001E7A63"/>
    <w:rsid w:val="001E7DF6"/>
    <w:rsid w:val="001F0323"/>
    <w:rsid w:val="001F0B7C"/>
    <w:rsid w:val="001F16FD"/>
    <w:rsid w:val="001F1893"/>
    <w:rsid w:val="001F257D"/>
    <w:rsid w:val="001F2EA8"/>
    <w:rsid w:val="001F3ABB"/>
    <w:rsid w:val="001F4A2C"/>
    <w:rsid w:val="001F574C"/>
    <w:rsid w:val="001F5E36"/>
    <w:rsid w:val="001F609D"/>
    <w:rsid w:val="001F615F"/>
    <w:rsid w:val="001F6695"/>
    <w:rsid w:val="001F7E14"/>
    <w:rsid w:val="00200352"/>
    <w:rsid w:val="00200438"/>
    <w:rsid w:val="0020081D"/>
    <w:rsid w:val="00200A63"/>
    <w:rsid w:val="00200C5F"/>
    <w:rsid w:val="00200CB1"/>
    <w:rsid w:val="00201050"/>
    <w:rsid w:val="00201052"/>
    <w:rsid w:val="0020147E"/>
    <w:rsid w:val="0020179C"/>
    <w:rsid w:val="002017DE"/>
    <w:rsid w:val="00201879"/>
    <w:rsid w:val="002021AC"/>
    <w:rsid w:val="00202352"/>
    <w:rsid w:val="002024B4"/>
    <w:rsid w:val="002025D6"/>
    <w:rsid w:val="002027BA"/>
    <w:rsid w:val="00202D05"/>
    <w:rsid w:val="00203A56"/>
    <w:rsid w:val="002040B6"/>
    <w:rsid w:val="0020447A"/>
    <w:rsid w:val="002044C4"/>
    <w:rsid w:val="0020498D"/>
    <w:rsid w:val="00205732"/>
    <w:rsid w:val="00205F39"/>
    <w:rsid w:val="002061E6"/>
    <w:rsid w:val="002066CB"/>
    <w:rsid w:val="0020680F"/>
    <w:rsid w:val="00207C6F"/>
    <w:rsid w:val="00207EA2"/>
    <w:rsid w:val="00207F2B"/>
    <w:rsid w:val="00210766"/>
    <w:rsid w:val="00211DB6"/>
    <w:rsid w:val="00211F99"/>
    <w:rsid w:val="0021275D"/>
    <w:rsid w:val="00212CB7"/>
    <w:rsid w:val="00212E5B"/>
    <w:rsid w:val="00213224"/>
    <w:rsid w:val="00213BDA"/>
    <w:rsid w:val="00213C25"/>
    <w:rsid w:val="00213E60"/>
    <w:rsid w:val="00213F2E"/>
    <w:rsid w:val="0021431E"/>
    <w:rsid w:val="0021467D"/>
    <w:rsid w:val="002159AE"/>
    <w:rsid w:val="0021602A"/>
    <w:rsid w:val="00216161"/>
    <w:rsid w:val="0021684C"/>
    <w:rsid w:val="00216B0A"/>
    <w:rsid w:val="00216F92"/>
    <w:rsid w:val="00217135"/>
    <w:rsid w:val="00217473"/>
    <w:rsid w:val="002177BB"/>
    <w:rsid w:val="00217DB1"/>
    <w:rsid w:val="00217FC0"/>
    <w:rsid w:val="00220D43"/>
    <w:rsid w:val="00221143"/>
    <w:rsid w:val="00221D2F"/>
    <w:rsid w:val="00221D63"/>
    <w:rsid w:val="00221F5F"/>
    <w:rsid w:val="002226B0"/>
    <w:rsid w:val="00222D7E"/>
    <w:rsid w:val="00223889"/>
    <w:rsid w:val="002238D9"/>
    <w:rsid w:val="00223934"/>
    <w:rsid w:val="00224926"/>
    <w:rsid w:val="00224CAA"/>
    <w:rsid w:val="00224E55"/>
    <w:rsid w:val="00225005"/>
    <w:rsid w:val="002250DE"/>
    <w:rsid w:val="00225236"/>
    <w:rsid w:val="00225524"/>
    <w:rsid w:val="0022554F"/>
    <w:rsid w:val="00225C10"/>
    <w:rsid w:val="00226205"/>
    <w:rsid w:val="0022675B"/>
    <w:rsid w:val="00226DEF"/>
    <w:rsid w:val="002270C9"/>
    <w:rsid w:val="002277DC"/>
    <w:rsid w:val="0022789D"/>
    <w:rsid w:val="002279AF"/>
    <w:rsid w:val="002305E0"/>
    <w:rsid w:val="00230E93"/>
    <w:rsid w:val="00231045"/>
    <w:rsid w:val="00231443"/>
    <w:rsid w:val="002314D4"/>
    <w:rsid w:val="0023194A"/>
    <w:rsid w:val="00231965"/>
    <w:rsid w:val="00231AAE"/>
    <w:rsid w:val="00231BFE"/>
    <w:rsid w:val="002325E9"/>
    <w:rsid w:val="002328D8"/>
    <w:rsid w:val="0023298E"/>
    <w:rsid w:val="00233743"/>
    <w:rsid w:val="0023381A"/>
    <w:rsid w:val="0023398E"/>
    <w:rsid w:val="00233A6B"/>
    <w:rsid w:val="00233AB4"/>
    <w:rsid w:val="0023413D"/>
    <w:rsid w:val="002357AE"/>
    <w:rsid w:val="00235B7A"/>
    <w:rsid w:val="002365D0"/>
    <w:rsid w:val="00236620"/>
    <w:rsid w:val="00236B0A"/>
    <w:rsid w:val="00236CF0"/>
    <w:rsid w:val="00236D01"/>
    <w:rsid w:val="00237242"/>
    <w:rsid w:val="002375AB"/>
    <w:rsid w:val="002378B2"/>
    <w:rsid w:val="00240A3A"/>
    <w:rsid w:val="00240CEA"/>
    <w:rsid w:val="00240DF3"/>
    <w:rsid w:val="00240F1A"/>
    <w:rsid w:val="00241735"/>
    <w:rsid w:val="00241A20"/>
    <w:rsid w:val="002420F2"/>
    <w:rsid w:val="00242AEE"/>
    <w:rsid w:val="00243123"/>
    <w:rsid w:val="0024384C"/>
    <w:rsid w:val="00243C5C"/>
    <w:rsid w:val="00243CD1"/>
    <w:rsid w:val="00243E07"/>
    <w:rsid w:val="0024497F"/>
    <w:rsid w:val="00244C14"/>
    <w:rsid w:val="00244E61"/>
    <w:rsid w:val="002451C3"/>
    <w:rsid w:val="00245718"/>
    <w:rsid w:val="00245A9C"/>
    <w:rsid w:val="00246819"/>
    <w:rsid w:val="002468ED"/>
    <w:rsid w:val="00246A3B"/>
    <w:rsid w:val="00246B50"/>
    <w:rsid w:val="00246D68"/>
    <w:rsid w:val="00247089"/>
    <w:rsid w:val="00247436"/>
    <w:rsid w:val="00247EB0"/>
    <w:rsid w:val="00250304"/>
    <w:rsid w:val="002513E3"/>
    <w:rsid w:val="0025168F"/>
    <w:rsid w:val="002517A1"/>
    <w:rsid w:val="002518DC"/>
    <w:rsid w:val="002521EF"/>
    <w:rsid w:val="00252352"/>
    <w:rsid w:val="00253BA7"/>
    <w:rsid w:val="0025424D"/>
    <w:rsid w:val="00254409"/>
    <w:rsid w:val="00254D4B"/>
    <w:rsid w:val="0025533E"/>
    <w:rsid w:val="002554E2"/>
    <w:rsid w:val="00255665"/>
    <w:rsid w:val="00255733"/>
    <w:rsid w:val="002557ED"/>
    <w:rsid w:val="00255A50"/>
    <w:rsid w:val="00255C50"/>
    <w:rsid w:val="00256091"/>
    <w:rsid w:val="002561C8"/>
    <w:rsid w:val="00256363"/>
    <w:rsid w:val="002564DF"/>
    <w:rsid w:val="0025702E"/>
    <w:rsid w:val="00257B18"/>
    <w:rsid w:val="00260969"/>
    <w:rsid w:val="00260AAC"/>
    <w:rsid w:val="0026123F"/>
    <w:rsid w:val="0026143E"/>
    <w:rsid w:val="00261539"/>
    <w:rsid w:val="00261C27"/>
    <w:rsid w:val="002622BE"/>
    <w:rsid w:val="002624AD"/>
    <w:rsid w:val="00262566"/>
    <w:rsid w:val="00262C05"/>
    <w:rsid w:val="00263192"/>
    <w:rsid w:val="002634BD"/>
    <w:rsid w:val="00263792"/>
    <w:rsid w:val="002639B0"/>
    <w:rsid w:val="0026421B"/>
    <w:rsid w:val="002648C4"/>
    <w:rsid w:val="002653AA"/>
    <w:rsid w:val="002655D6"/>
    <w:rsid w:val="00265CF3"/>
    <w:rsid w:val="00265FB1"/>
    <w:rsid w:val="00265FF7"/>
    <w:rsid w:val="002663A3"/>
    <w:rsid w:val="00266513"/>
    <w:rsid w:val="0026688E"/>
    <w:rsid w:val="00266DA6"/>
    <w:rsid w:val="0026701D"/>
    <w:rsid w:val="002670CC"/>
    <w:rsid w:val="00267807"/>
    <w:rsid w:val="00267D97"/>
    <w:rsid w:val="00267EB4"/>
    <w:rsid w:val="002703C2"/>
    <w:rsid w:val="002705AE"/>
    <w:rsid w:val="00270F38"/>
    <w:rsid w:val="00271026"/>
    <w:rsid w:val="00271079"/>
    <w:rsid w:val="002714E6"/>
    <w:rsid w:val="0027164C"/>
    <w:rsid w:val="00271729"/>
    <w:rsid w:val="00271BA9"/>
    <w:rsid w:val="00271D5E"/>
    <w:rsid w:val="00272269"/>
    <w:rsid w:val="002723F1"/>
    <w:rsid w:val="00272B15"/>
    <w:rsid w:val="00273ADE"/>
    <w:rsid w:val="00273B23"/>
    <w:rsid w:val="00273F65"/>
    <w:rsid w:val="0027460D"/>
    <w:rsid w:val="0027489C"/>
    <w:rsid w:val="002749D9"/>
    <w:rsid w:val="00274ED0"/>
    <w:rsid w:val="002751AF"/>
    <w:rsid w:val="0027573C"/>
    <w:rsid w:val="00276062"/>
    <w:rsid w:val="00276090"/>
    <w:rsid w:val="002761E8"/>
    <w:rsid w:val="00276204"/>
    <w:rsid w:val="00276F10"/>
    <w:rsid w:val="00277747"/>
    <w:rsid w:val="00277F7E"/>
    <w:rsid w:val="002808C9"/>
    <w:rsid w:val="00280C00"/>
    <w:rsid w:val="00281709"/>
    <w:rsid w:val="002823A7"/>
    <w:rsid w:val="002823D5"/>
    <w:rsid w:val="00282566"/>
    <w:rsid w:val="002825CA"/>
    <w:rsid w:val="0028340D"/>
    <w:rsid w:val="0028389F"/>
    <w:rsid w:val="002838B2"/>
    <w:rsid w:val="002838C6"/>
    <w:rsid w:val="00283BBA"/>
    <w:rsid w:val="00284872"/>
    <w:rsid w:val="002848D1"/>
    <w:rsid w:val="00284DA0"/>
    <w:rsid w:val="00284F52"/>
    <w:rsid w:val="002852B4"/>
    <w:rsid w:val="00285B6E"/>
    <w:rsid w:val="00286336"/>
    <w:rsid w:val="002865A2"/>
    <w:rsid w:val="00286CE4"/>
    <w:rsid w:val="00286CEA"/>
    <w:rsid w:val="00286E45"/>
    <w:rsid w:val="00287133"/>
    <w:rsid w:val="00287494"/>
    <w:rsid w:val="002874D0"/>
    <w:rsid w:val="00287583"/>
    <w:rsid w:val="00287985"/>
    <w:rsid w:val="00287B59"/>
    <w:rsid w:val="0029024F"/>
    <w:rsid w:val="00290E58"/>
    <w:rsid w:val="00290FB7"/>
    <w:rsid w:val="002916AF"/>
    <w:rsid w:val="002916EE"/>
    <w:rsid w:val="00291751"/>
    <w:rsid w:val="00292044"/>
    <w:rsid w:val="002922C3"/>
    <w:rsid w:val="002922EC"/>
    <w:rsid w:val="00292809"/>
    <w:rsid w:val="00292C70"/>
    <w:rsid w:val="00292D1B"/>
    <w:rsid w:val="002935E8"/>
    <w:rsid w:val="002938DE"/>
    <w:rsid w:val="00293AF7"/>
    <w:rsid w:val="00293DF3"/>
    <w:rsid w:val="00294014"/>
    <w:rsid w:val="00294044"/>
    <w:rsid w:val="002943EF"/>
    <w:rsid w:val="0029440A"/>
    <w:rsid w:val="00294B47"/>
    <w:rsid w:val="002956EF"/>
    <w:rsid w:val="00295B0F"/>
    <w:rsid w:val="0029657A"/>
    <w:rsid w:val="002965D0"/>
    <w:rsid w:val="002965DD"/>
    <w:rsid w:val="002970F2"/>
    <w:rsid w:val="002979BF"/>
    <w:rsid w:val="0029B66B"/>
    <w:rsid w:val="002A0C1C"/>
    <w:rsid w:val="002A0CAB"/>
    <w:rsid w:val="002A1130"/>
    <w:rsid w:val="002A1599"/>
    <w:rsid w:val="002A18FE"/>
    <w:rsid w:val="002A2125"/>
    <w:rsid w:val="002A22C1"/>
    <w:rsid w:val="002A2439"/>
    <w:rsid w:val="002A271A"/>
    <w:rsid w:val="002A2C19"/>
    <w:rsid w:val="002A3009"/>
    <w:rsid w:val="002A4E48"/>
    <w:rsid w:val="002A4F5B"/>
    <w:rsid w:val="002A5605"/>
    <w:rsid w:val="002A5B35"/>
    <w:rsid w:val="002A5CBB"/>
    <w:rsid w:val="002A5DCA"/>
    <w:rsid w:val="002A5F6D"/>
    <w:rsid w:val="002A608C"/>
    <w:rsid w:val="002A6449"/>
    <w:rsid w:val="002A6A73"/>
    <w:rsid w:val="002A7CF1"/>
    <w:rsid w:val="002A7DFD"/>
    <w:rsid w:val="002B05D3"/>
    <w:rsid w:val="002B08BB"/>
    <w:rsid w:val="002B09AF"/>
    <w:rsid w:val="002B0CE0"/>
    <w:rsid w:val="002B1222"/>
    <w:rsid w:val="002B198C"/>
    <w:rsid w:val="002B320B"/>
    <w:rsid w:val="002B32F2"/>
    <w:rsid w:val="002B3336"/>
    <w:rsid w:val="002B33BC"/>
    <w:rsid w:val="002B3DD4"/>
    <w:rsid w:val="002B3EAB"/>
    <w:rsid w:val="002B40D5"/>
    <w:rsid w:val="002B464E"/>
    <w:rsid w:val="002B475F"/>
    <w:rsid w:val="002B5299"/>
    <w:rsid w:val="002B5F93"/>
    <w:rsid w:val="002B60B4"/>
    <w:rsid w:val="002B60E1"/>
    <w:rsid w:val="002B6172"/>
    <w:rsid w:val="002B6428"/>
    <w:rsid w:val="002B70F2"/>
    <w:rsid w:val="002B7396"/>
    <w:rsid w:val="002B79F0"/>
    <w:rsid w:val="002C0174"/>
    <w:rsid w:val="002C02E3"/>
    <w:rsid w:val="002C0553"/>
    <w:rsid w:val="002C0BE2"/>
    <w:rsid w:val="002C0F9E"/>
    <w:rsid w:val="002C131E"/>
    <w:rsid w:val="002C1698"/>
    <w:rsid w:val="002C1A2A"/>
    <w:rsid w:val="002C1F87"/>
    <w:rsid w:val="002C1F8E"/>
    <w:rsid w:val="002C2794"/>
    <w:rsid w:val="002C2E5C"/>
    <w:rsid w:val="002C3516"/>
    <w:rsid w:val="002C36A2"/>
    <w:rsid w:val="002C3960"/>
    <w:rsid w:val="002C3A5C"/>
    <w:rsid w:val="002C421E"/>
    <w:rsid w:val="002C43A2"/>
    <w:rsid w:val="002C4576"/>
    <w:rsid w:val="002C4B2B"/>
    <w:rsid w:val="002C4B9A"/>
    <w:rsid w:val="002C4BD1"/>
    <w:rsid w:val="002C58D9"/>
    <w:rsid w:val="002C5BAD"/>
    <w:rsid w:val="002C5D9B"/>
    <w:rsid w:val="002C5FF2"/>
    <w:rsid w:val="002C64C5"/>
    <w:rsid w:val="002C64EC"/>
    <w:rsid w:val="002C6521"/>
    <w:rsid w:val="002C79AA"/>
    <w:rsid w:val="002D01F4"/>
    <w:rsid w:val="002D021E"/>
    <w:rsid w:val="002D06B6"/>
    <w:rsid w:val="002D2017"/>
    <w:rsid w:val="002D2048"/>
    <w:rsid w:val="002D24BF"/>
    <w:rsid w:val="002D3358"/>
    <w:rsid w:val="002D33D1"/>
    <w:rsid w:val="002D387A"/>
    <w:rsid w:val="002D3E65"/>
    <w:rsid w:val="002D41B3"/>
    <w:rsid w:val="002D43CE"/>
    <w:rsid w:val="002D4729"/>
    <w:rsid w:val="002D48C8"/>
    <w:rsid w:val="002D5704"/>
    <w:rsid w:val="002D5709"/>
    <w:rsid w:val="002D585A"/>
    <w:rsid w:val="002D5E6C"/>
    <w:rsid w:val="002D60B3"/>
    <w:rsid w:val="002D6EFD"/>
    <w:rsid w:val="002D7A4F"/>
    <w:rsid w:val="002D7B97"/>
    <w:rsid w:val="002E10EE"/>
    <w:rsid w:val="002E16C3"/>
    <w:rsid w:val="002E1D25"/>
    <w:rsid w:val="002E1E4F"/>
    <w:rsid w:val="002E2077"/>
    <w:rsid w:val="002E211B"/>
    <w:rsid w:val="002E26C7"/>
    <w:rsid w:val="002E2E18"/>
    <w:rsid w:val="002E37B9"/>
    <w:rsid w:val="002E3C67"/>
    <w:rsid w:val="002E3D05"/>
    <w:rsid w:val="002E406B"/>
    <w:rsid w:val="002E4343"/>
    <w:rsid w:val="002E445A"/>
    <w:rsid w:val="002E474B"/>
    <w:rsid w:val="002E47CD"/>
    <w:rsid w:val="002E4855"/>
    <w:rsid w:val="002E4F1B"/>
    <w:rsid w:val="002E4F6B"/>
    <w:rsid w:val="002E527D"/>
    <w:rsid w:val="002E5372"/>
    <w:rsid w:val="002E55E0"/>
    <w:rsid w:val="002E57A9"/>
    <w:rsid w:val="002E5828"/>
    <w:rsid w:val="002E5952"/>
    <w:rsid w:val="002E6616"/>
    <w:rsid w:val="002E6F3B"/>
    <w:rsid w:val="002E744A"/>
    <w:rsid w:val="002E7DA0"/>
    <w:rsid w:val="002E7F95"/>
    <w:rsid w:val="002F001B"/>
    <w:rsid w:val="002F0191"/>
    <w:rsid w:val="002F0664"/>
    <w:rsid w:val="002F07F2"/>
    <w:rsid w:val="002F09D3"/>
    <w:rsid w:val="002F106B"/>
    <w:rsid w:val="002F15FF"/>
    <w:rsid w:val="002F163E"/>
    <w:rsid w:val="002F2480"/>
    <w:rsid w:val="002F34C5"/>
    <w:rsid w:val="002F3AF1"/>
    <w:rsid w:val="002F3D0C"/>
    <w:rsid w:val="002F4346"/>
    <w:rsid w:val="002F457C"/>
    <w:rsid w:val="002F48DA"/>
    <w:rsid w:val="002F4C9E"/>
    <w:rsid w:val="002F4D7A"/>
    <w:rsid w:val="002F5745"/>
    <w:rsid w:val="002F5CB4"/>
    <w:rsid w:val="002F656D"/>
    <w:rsid w:val="002F6729"/>
    <w:rsid w:val="002F6829"/>
    <w:rsid w:val="002F6929"/>
    <w:rsid w:val="002F6AEF"/>
    <w:rsid w:val="002F7137"/>
    <w:rsid w:val="002F7222"/>
    <w:rsid w:val="002F769A"/>
    <w:rsid w:val="00300A21"/>
    <w:rsid w:val="00300B9A"/>
    <w:rsid w:val="003016CF"/>
    <w:rsid w:val="003018CB"/>
    <w:rsid w:val="00301CCA"/>
    <w:rsid w:val="00301E3E"/>
    <w:rsid w:val="00302154"/>
    <w:rsid w:val="00302E5C"/>
    <w:rsid w:val="00302E82"/>
    <w:rsid w:val="0030320A"/>
    <w:rsid w:val="0030347B"/>
    <w:rsid w:val="00303906"/>
    <w:rsid w:val="00303CB5"/>
    <w:rsid w:val="00304AEB"/>
    <w:rsid w:val="00304CCB"/>
    <w:rsid w:val="00304F60"/>
    <w:rsid w:val="0030593E"/>
    <w:rsid w:val="003059E5"/>
    <w:rsid w:val="00305F7D"/>
    <w:rsid w:val="003061D7"/>
    <w:rsid w:val="003061EC"/>
    <w:rsid w:val="003062ED"/>
    <w:rsid w:val="00306979"/>
    <w:rsid w:val="00306B23"/>
    <w:rsid w:val="003071E0"/>
    <w:rsid w:val="00307B1E"/>
    <w:rsid w:val="00310009"/>
    <w:rsid w:val="0031045A"/>
    <w:rsid w:val="00310805"/>
    <w:rsid w:val="00310C67"/>
    <w:rsid w:val="00310DA7"/>
    <w:rsid w:val="003114E9"/>
    <w:rsid w:val="00311DAA"/>
    <w:rsid w:val="0031259F"/>
    <w:rsid w:val="003137C4"/>
    <w:rsid w:val="003138E8"/>
    <w:rsid w:val="003139A4"/>
    <w:rsid w:val="00313EDB"/>
    <w:rsid w:val="00314097"/>
    <w:rsid w:val="003143B1"/>
    <w:rsid w:val="00314684"/>
    <w:rsid w:val="003146FC"/>
    <w:rsid w:val="0031479E"/>
    <w:rsid w:val="003148A3"/>
    <w:rsid w:val="00314CD6"/>
    <w:rsid w:val="00314D35"/>
    <w:rsid w:val="00314DEF"/>
    <w:rsid w:val="00314E14"/>
    <w:rsid w:val="00314F95"/>
    <w:rsid w:val="0031592C"/>
    <w:rsid w:val="00315EAF"/>
    <w:rsid w:val="00315F18"/>
    <w:rsid w:val="00316008"/>
    <w:rsid w:val="00316930"/>
    <w:rsid w:val="003172F7"/>
    <w:rsid w:val="00317303"/>
    <w:rsid w:val="00317635"/>
    <w:rsid w:val="003176A9"/>
    <w:rsid w:val="00317AFC"/>
    <w:rsid w:val="003203CC"/>
    <w:rsid w:val="00320FBE"/>
    <w:rsid w:val="003214B4"/>
    <w:rsid w:val="0032211F"/>
    <w:rsid w:val="00322876"/>
    <w:rsid w:val="00322A69"/>
    <w:rsid w:val="00322D73"/>
    <w:rsid w:val="00322FB5"/>
    <w:rsid w:val="00323558"/>
    <w:rsid w:val="0032379F"/>
    <w:rsid w:val="00323DF8"/>
    <w:rsid w:val="00323E96"/>
    <w:rsid w:val="003245BE"/>
    <w:rsid w:val="0032648C"/>
    <w:rsid w:val="00326B01"/>
    <w:rsid w:val="00326B76"/>
    <w:rsid w:val="00327092"/>
    <w:rsid w:val="003275AB"/>
    <w:rsid w:val="003278E8"/>
    <w:rsid w:val="00330C4E"/>
    <w:rsid w:val="00331082"/>
    <w:rsid w:val="00331086"/>
    <w:rsid w:val="0033124B"/>
    <w:rsid w:val="00331555"/>
    <w:rsid w:val="00331BED"/>
    <w:rsid w:val="00332261"/>
    <w:rsid w:val="00332C54"/>
    <w:rsid w:val="00332E64"/>
    <w:rsid w:val="003337E7"/>
    <w:rsid w:val="00333916"/>
    <w:rsid w:val="00333964"/>
    <w:rsid w:val="00333C90"/>
    <w:rsid w:val="00333CA0"/>
    <w:rsid w:val="00333EBD"/>
    <w:rsid w:val="00334B1B"/>
    <w:rsid w:val="003353E3"/>
    <w:rsid w:val="00335EB3"/>
    <w:rsid w:val="00336615"/>
    <w:rsid w:val="00336C36"/>
    <w:rsid w:val="003371DA"/>
    <w:rsid w:val="00337B06"/>
    <w:rsid w:val="0034024A"/>
    <w:rsid w:val="003403DD"/>
    <w:rsid w:val="0034175A"/>
    <w:rsid w:val="0034181C"/>
    <w:rsid w:val="00341825"/>
    <w:rsid w:val="00341A3E"/>
    <w:rsid w:val="00341B93"/>
    <w:rsid w:val="00342825"/>
    <w:rsid w:val="00342B0B"/>
    <w:rsid w:val="00342F9B"/>
    <w:rsid w:val="0034447D"/>
    <w:rsid w:val="00344988"/>
    <w:rsid w:val="003453FD"/>
    <w:rsid w:val="003456A0"/>
    <w:rsid w:val="00345BDF"/>
    <w:rsid w:val="00347265"/>
    <w:rsid w:val="00347329"/>
    <w:rsid w:val="00347B4B"/>
    <w:rsid w:val="00347C39"/>
    <w:rsid w:val="003503BC"/>
    <w:rsid w:val="00350AAD"/>
    <w:rsid w:val="00351767"/>
    <w:rsid w:val="00351FCE"/>
    <w:rsid w:val="00352601"/>
    <w:rsid w:val="003528FF"/>
    <w:rsid w:val="00352938"/>
    <w:rsid w:val="00353068"/>
    <w:rsid w:val="003538B7"/>
    <w:rsid w:val="00353A4F"/>
    <w:rsid w:val="0035520C"/>
    <w:rsid w:val="00355541"/>
    <w:rsid w:val="00355849"/>
    <w:rsid w:val="00355975"/>
    <w:rsid w:val="003561B5"/>
    <w:rsid w:val="003562F5"/>
    <w:rsid w:val="0035666A"/>
    <w:rsid w:val="003569CF"/>
    <w:rsid w:val="00356C3D"/>
    <w:rsid w:val="003570EC"/>
    <w:rsid w:val="00357B63"/>
    <w:rsid w:val="00360800"/>
    <w:rsid w:val="00360BC2"/>
    <w:rsid w:val="00360DD2"/>
    <w:rsid w:val="00360F30"/>
    <w:rsid w:val="00361047"/>
    <w:rsid w:val="00361369"/>
    <w:rsid w:val="00362353"/>
    <w:rsid w:val="003625B8"/>
    <w:rsid w:val="003631B6"/>
    <w:rsid w:val="0036340B"/>
    <w:rsid w:val="00363E5D"/>
    <w:rsid w:val="00363EB0"/>
    <w:rsid w:val="0036403E"/>
    <w:rsid w:val="00364226"/>
    <w:rsid w:val="003646B8"/>
    <w:rsid w:val="0036474B"/>
    <w:rsid w:val="00364CCF"/>
    <w:rsid w:val="00364EDE"/>
    <w:rsid w:val="0036500D"/>
    <w:rsid w:val="00365577"/>
    <w:rsid w:val="00365F2D"/>
    <w:rsid w:val="0036655C"/>
    <w:rsid w:val="00366E4C"/>
    <w:rsid w:val="0036719C"/>
    <w:rsid w:val="00367CDD"/>
    <w:rsid w:val="003707C1"/>
    <w:rsid w:val="00370845"/>
    <w:rsid w:val="00372CE6"/>
    <w:rsid w:val="00372DC2"/>
    <w:rsid w:val="00372E19"/>
    <w:rsid w:val="0037308A"/>
    <w:rsid w:val="00373434"/>
    <w:rsid w:val="003737A9"/>
    <w:rsid w:val="00373881"/>
    <w:rsid w:val="0037388B"/>
    <w:rsid w:val="00373E3A"/>
    <w:rsid w:val="0037470B"/>
    <w:rsid w:val="0037531B"/>
    <w:rsid w:val="003757B1"/>
    <w:rsid w:val="00375A40"/>
    <w:rsid w:val="00375D26"/>
    <w:rsid w:val="00375D57"/>
    <w:rsid w:val="00375D9A"/>
    <w:rsid w:val="00375FB3"/>
    <w:rsid w:val="00376E1F"/>
    <w:rsid w:val="00376E5D"/>
    <w:rsid w:val="00376F40"/>
    <w:rsid w:val="0037715A"/>
    <w:rsid w:val="003774A2"/>
    <w:rsid w:val="00377742"/>
    <w:rsid w:val="00377827"/>
    <w:rsid w:val="0037798B"/>
    <w:rsid w:val="003779DD"/>
    <w:rsid w:val="00380062"/>
    <w:rsid w:val="00380167"/>
    <w:rsid w:val="00380782"/>
    <w:rsid w:val="00381201"/>
    <w:rsid w:val="00381560"/>
    <w:rsid w:val="003816AD"/>
    <w:rsid w:val="00382046"/>
    <w:rsid w:val="003822A3"/>
    <w:rsid w:val="003826BD"/>
    <w:rsid w:val="00382A19"/>
    <w:rsid w:val="00382B2E"/>
    <w:rsid w:val="00382BF7"/>
    <w:rsid w:val="00382DDF"/>
    <w:rsid w:val="00382EC0"/>
    <w:rsid w:val="00383067"/>
    <w:rsid w:val="00384A47"/>
    <w:rsid w:val="00384AD1"/>
    <w:rsid w:val="00384B85"/>
    <w:rsid w:val="00384C99"/>
    <w:rsid w:val="00384D6E"/>
    <w:rsid w:val="003858E9"/>
    <w:rsid w:val="00385A8C"/>
    <w:rsid w:val="00385B62"/>
    <w:rsid w:val="003869AA"/>
    <w:rsid w:val="00386C5C"/>
    <w:rsid w:val="00386F8B"/>
    <w:rsid w:val="00387216"/>
    <w:rsid w:val="003872C9"/>
    <w:rsid w:val="00390391"/>
    <w:rsid w:val="00390647"/>
    <w:rsid w:val="00390748"/>
    <w:rsid w:val="0039074D"/>
    <w:rsid w:val="00390770"/>
    <w:rsid w:val="0039086F"/>
    <w:rsid w:val="00390EC5"/>
    <w:rsid w:val="0039139B"/>
    <w:rsid w:val="0039183F"/>
    <w:rsid w:val="00391FBB"/>
    <w:rsid w:val="0039271F"/>
    <w:rsid w:val="003932DB"/>
    <w:rsid w:val="0039356D"/>
    <w:rsid w:val="0039469E"/>
    <w:rsid w:val="00395121"/>
    <w:rsid w:val="003953C3"/>
    <w:rsid w:val="00395863"/>
    <w:rsid w:val="00395C8B"/>
    <w:rsid w:val="00396154"/>
    <w:rsid w:val="0039623F"/>
    <w:rsid w:val="00396567"/>
    <w:rsid w:val="00396733"/>
    <w:rsid w:val="00396EE8"/>
    <w:rsid w:val="00397188"/>
    <w:rsid w:val="00397480"/>
    <w:rsid w:val="00397A49"/>
    <w:rsid w:val="00397E4F"/>
    <w:rsid w:val="003A0117"/>
    <w:rsid w:val="003A0197"/>
    <w:rsid w:val="003A0820"/>
    <w:rsid w:val="003A0E72"/>
    <w:rsid w:val="003A110F"/>
    <w:rsid w:val="003A17FB"/>
    <w:rsid w:val="003A1A7C"/>
    <w:rsid w:val="003A20E0"/>
    <w:rsid w:val="003A26F6"/>
    <w:rsid w:val="003A282B"/>
    <w:rsid w:val="003A2D78"/>
    <w:rsid w:val="003A2E9B"/>
    <w:rsid w:val="003A33DF"/>
    <w:rsid w:val="003A379A"/>
    <w:rsid w:val="003A44E1"/>
    <w:rsid w:val="003A4BE6"/>
    <w:rsid w:val="003A4C69"/>
    <w:rsid w:val="003A4D1E"/>
    <w:rsid w:val="003A54C4"/>
    <w:rsid w:val="003A57FB"/>
    <w:rsid w:val="003A586F"/>
    <w:rsid w:val="003A5F22"/>
    <w:rsid w:val="003A65A7"/>
    <w:rsid w:val="003A68A5"/>
    <w:rsid w:val="003A6BF7"/>
    <w:rsid w:val="003A6CD6"/>
    <w:rsid w:val="003A714D"/>
    <w:rsid w:val="003A74A7"/>
    <w:rsid w:val="003A7653"/>
    <w:rsid w:val="003A7F46"/>
    <w:rsid w:val="003B0935"/>
    <w:rsid w:val="003B0FAD"/>
    <w:rsid w:val="003B1598"/>
    <w:rsid w:val="003B1CDF"/>
    <w:rsid w:val="003B2095"/>
    <w:rsid w:val="003B20DE"/>
    <w:rsid w:val="003B280D"/>
    <w:rsid w:val="003B2DB2"/>
    <w:rsid w:val="003B38F7"/>
    <w:rsid w:val="003B39F5"/>
    <w:rsid w:val="003B3A08"/>
    <w:rsid w:val="003B3B01"/>
    <w:rsid w:val="003B3DDE"/>
    <w:rsid w:val="003B4285"/>
    <w:rsid w:val="003B45F0"/>
    <w:rsid w:val="003B4EB1"/>
    <w:rsid w:val="003B52B7"/>
    <w:rsid w:val="003B5818"/>
    <w:rsid w:val="003B5856"/>
    <w:rsid w:val="003B596C"/>
    <w:rsid w:val="003B5CBD"/>
    <w:rsid w:val="003B6412"/>
    <w:rsid w:val="003B69AD"/>
    <w:rsid w:val="003B7616"/>
    <w:rsid w:val="003B768A"/>
    <w:rsid w:val="003B7A2B"/>
    <w:rsid w:val="003B7C74"/>
    <w:rsid w:val="003B7EA6"/>
    <w:rsid w:val="003B7F90"/>
    <w:rsid w:val="003C00C2"/>
    <w:rsid w:val="003C09EB"/>
    <w:rsid w:val="003C1162"/>
    <w:rsid w:val="003C18E9"/>
    <w:rsid w:val="003C1B65"/>
    <w:rsid w:val="003C1C96"/>
    <w:rsid w:val="003C1D9C"/>
    <w:rsid w:val="003C1FCE"/>
    <w:rsid w:val="003C221B"/>
    <w:rsid w:val="003C2222"/>
    <w:rsid w:val="003C234F"/>
    <w:rsid w:val="003C293A"/>
    <w:rsid w:val="003C2B5D"/>
    <w:rsid w:val="003C46E8"/>
    <w:rsid w:val="003C4E84"/>
    <w:rsid w:val="003C51EF"/>
    <w:rsid w:val="003C5340"/>
    <w:rsid w:val="003C5412"/>
    <w:rsid w:val="003C54A6"/>
    <w:rsid w:val="003C54C3"/>
    <w:rsid w:val="003C553A"/>
    <w:rsid w:val="003C55F2"/>
    <w:rsid w:val="003C5742"/>
    <w:rsid w:val="003C5E66"/>
    <w:rsid w:val="003C6D7A"/>
    <w:rsid w:val="003C7263"/>
    <w:rsid w:val="003C7856"/>
    <w:rsid w:val="003C78DC"/>
    <w:rsid w:val="003D023C"/>
    <w:rsid w:val="003D064A"/>
    <w:rsid w:val="003D0732"/>
    <w:rsid w:val="003D0A43"/>
    <w:rsid w:val="003D0D37"/>
    <w:rsid w:val="003D1017"/>
    <w:rsid w:val="003D139E"/>
    <w:rsid w:val="003D1CF0"/>
    <w:rsid w:val="003D3146"/>
    <w:rsid w:val="003D31A0"/>
    <w:rsid w:val="003D3ADA"/>
    <w:rsid w:val="003D3BFB"/>
    <w:rsid w:val="003D46BA"/>
    <w:rsid w:val="003D4864"/>
    <w:rsid w:val="003D4A66"/>
    <w:rsid w:val="003D5BE7"/>
    <w:rsid w:val="003D5D68"/>
    <w:rsid w:val="003D5DB8"/>
    <w:rsid w:val="003D74B8"/>
    <w:rsid w:val="003D7A2F"/>
    <w:rsid w:val="003D7BE2"/>
    <w:rsid w:val="003D7DD1"/>
    <w:rsid w:val="003E04AB"/>
    <w:rsid w:val="003E05FB"/>
    <w:rsid w:val="003E0651"/>
    <w:rsid w:val="003E06AF"/>
    <w:rsid w:val="003E083A"/>
    <w:rsid w:val="003E0E2D"/>
    <w:rsid w:val="003E0FDA"/>
    <w:rsid w:val="003E106B"/>
    <w:rsid w:val="003E10F1"/>
    <w:rsid w:val="003E1DF6"/>
    <w:rsid w:val="003E29B7"/>
    <w:rsid w:val="003E2A7D"/>
    <w:rsid w:val="003E2BD6"/>
    <w:rsid w:val="003E2E92"/>
    <w:rsid w:val="003E30D2"/>
    <w:rsid w:val="003E33E7"/>
    <w:rsid w:val="003E34F9"/>
    <w:rsid w:val="003E362B"/>
    <w:rsid w:val="003E4478"/>
    <w:rsid w:val="003E4524"/>
    <w:rsid w:val="003E4A17"/>
    <w:rsid w:val="003E4D05"/>
    <w:rsid w:val="003E4F58"/>
    <w:rsid w:val="003E513B"/>
    <w:rsid w:val="003E5913"/>
    <w:rsid w:val="003E5EA1"/>
    <w:rsid w:val="003E5FAF"/>
    <w:rsid w:val="003E613D"/>
    <w:rsid w:val="003E631D"/>
    <w:rsid w:val="003E6505"/>
    <w:rsid w:val="003E659F"/>
    <w:rsid w:val="003E6721"/>
    <w:rsid w:val="003E675C"/>
    <w:rsid w:val="003E67E7"/>
    <w:rsid w:val="003E69DA"/>
    <w:rsid w:val="003E6BB8"/>
    <w:rsid w:val="003E6DB0"/>
    <w:rsid w:val="003E6DD1"/>
    <w:rsid w:val="003E6F3C"/>
    <w:rsid w:val="003E74CD"/>
    <w:rsid w:val="003E7670"/>
    <w:rsid w:val="003E7713"/>
    <w:rsid w:val="003E7D73"/>
    <w:rsid w:val="003F03E2"/>
    <w:rsid w:val="003F0F5E"/>
    <w:rsid w:val="003F11C9"/>
    <w:rsid w:val="003F13F8"/>
    <w:rsid w:val="003F1418"/>
    <w:rsid w:val="003F184C"/>
    <w:rsid w:val="003F21D1"/>
    <w:rsid w:val="003F2555"/>
    <w:rsid w:val="003F2B96"/>
    <w:rsid w:val="003F342D"/>
    <w:rsid w:val="003F35EA"/>
    <w:rsid w:val="003F3640"/>
    <w:rsid w:val="003F4266"/>
    <w:rsid w:val="003F43DD"/>
    <w:rsid w:val="003F43FE"/>
    <w:rsid w:val="003F4876"/>
    <w:rsid w:val="003F4B7F"/>
    <w:rsid w:val="003F4E3D"/>
    <w:rsid w:val="003F5814"/>
    <w:rsid w:val="003F5DA3"/>
    <w:rsid w:val="003F5F0C"/>
    <w:rsid w:val="003F64AF"/>
    <w:rsid w:val="003F6556"/>
    <w:rsid w:val="003F683A"/>
    <w:rsid w:val="003F71DB"/>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61A"/>
    <w:rsid w:val="004048DF"/>
    <w:rsid w:val="00404A0C"/>
    <w:rsid w:val="00404DE2"/>
    <w:rsid w:val="00405144"/>
    <w:rsid w:val="004051A7"/>
    <w:rsid w:val="0040554F"/>
    <w:rsid w:val="00405E32"/>
    <w:rsid w:val="00406A8D"/>
    <w:rsid w:val="0040753E"/>
    <w:rsid w:val="0040798E"/>
    <w:rsid w:val="00410253"/>
    <w:rsid w:val="004102AB"/>
    <w:rsid w:val="004104EF"/>
    <w:rsid w:val="00410FB0"/>
    <w:rsid w:val="0041196D"/>
    <w:rsid w:val="00411BFA"/>
    <w:rsid w:val="00411FA3"/>
    <w:rsid w:val="00412E49"/>
    <w:rsid w:val="00412F0C"/>
    <w:rsid w:val="00413198"/>
    <w:rsid w:val="0041450D"/>
    <w:rsid w:val="004147EB"/>
    <w:rsid w:val="004149D4"/>
    <w:rsid w:val="00414BB9"/>
    <w:rsid w:val="00414D08"/>
    <w:rsid w:val="004151EC"/>
    <w:rsid w:val="00415822"/>
    <w:rsid w:val="004159A8"/>
    <w:rsid w:val="00415D8E"/>
    <w:rsid w:val="004160AD"/>
    <w:rsid w:val="00416D2E"/>
    <w:rsid w:val="00416D3A"/>
    <w:rsid w:val="004172D3"/>
    <w:rsid w:val="004173C9"/>
    <w:rsid w:val="00417D7A"/>
    <w:rsid w:val="004206B8"/>
    <w:rsid w:val="0042075A"/>
    <w:rsid w:val="0042180F"/>
    <w:rsid w:val="0042195F"/>
    <w:rsid w:val="00422095"/>
    <w:rsid w:val="004224D7"/>
    <w:rsid w:val="00422AA7"/>
    <w:rsid w:val="00422DCF"/>
    <w:rsid w:val="00423A4E"/>
    <w:rsid w:val="00423E11"/>
    <w:rsid w:val="00423F38"/>
    <w:rsid w:val="004240A4"/>
    <w:rsid w:val="00424D2C"/>
    <w:rsid w:val="00424DB4"/>
    <w:rsid w:val="00425094"/>
    <w:rsid w:val="00425436"/>
    <w:rsid w:val="00425458"/>
    <w:rsid w:val="004254F9"/>
    <w:rsid w:val="004255EF"/>
    <w:rsid w:val="004259DB"/>
    <w:rsid w:val="004274E0"/>
    <w:rsid w:val="00427712"/>
    <w:rsid w:val="00427901"/>
    <w:rsid w:val="00427E58"/>
    <w:rsid w:val="00430755"/>
    <w:rsid w:val="00430847"/>
    <w:rsid w:val="004308B7"/>
    <w:rsid w:val="00431BF5"/>
    <w:rsid w:val="0043225C"/>
    <w:rsid w:val="00432DE6"/>
    <w:rsid w:val="004331DF"/>
    <w:rsid w:val="004336D5"/>
    <w:rsid w:val="004339A1"/>
    <w:rsid w:val="00433E91"/>
    <w:rsid w:val="0043508F"/>
    <w:rsid w:val="00435434"/>
    <w:rsid w:val="00435453"/>
    <w:rsid w:val="004357D6"/>
    <w:rsid w:val="00436143"/>
    <w:rsid w:val="00436A79"/>
    <w:rsid w:val="00436C09"/>
    <w:rsid w:val="004371A6"/>
    <w:rsid w:val="004371B3"/>
    <w:rsid w:val="004371CD"/>
    <w:rsid w:val="00437564"/>
    <w:rsid w:val="00437649"/>
    <w:rsid w:val="0043780D"/>
    <w:rsid w:val="00437909"/>
    <w:rsid w:val="00437E7B"/>
    <w:rsid w:val="0044015E"/>
    <w:rsid w:val="0044033A"/>
    <w:rsid w:val="00440660"/>
    <w:rsid w:val="00440982"/>
    <w:rsid w:val="00440C81"/>
    <w:rsid w:val="0044119D"/>
    <w:rsid w:val="00441217"/>
    <w:rsid w:val="0044193F"/>
    <w:rsid w:val="004419F0"/>
    <w:rsid w:val="004423F1"/>
    <w:rsid w:val="00442692"/>
    <w:rsid w:val="0044271B"/>
    <w:rsid w:val="00442806"/>
    <w:rsid w:val="00442DDD"/>
    <w:rsid w:val="00442F49"/>
    <w:rsid w:val="00443016"/>
    <w:rsid w:val="00443B32"/>
    <w:rsid w:val="00443D24"/>
    <w:rsid w:val="00444F1F"/>
    <w:rsid w:val="00444FBB"/>
    <w:rsid w:val="00445306"/>
    <w:rsid w:val="00445831"/>
    <w:rsid w:val="00445DC5"/>
    <w:rsid w:val="00445E6E"/>
    <w:rsid w:val="004475F2"/>
    <w:rsid w:val="00447977"/>
    <w:rsid w:val="00447BED"/>
    <w:rsid w:val="0045010B"/>
    <w:rsid w:val="004503E6"/>
    <w:rsid w:val="004505FD"/>
    <w:rsid w:val="00450BAF"/>
    <w:rsid w:val="00450C12"/>
    <w:rsid w:val="00450C84"/>
    <w:rsid w:val="00450E65"/>
    <w:rsid w:val="00450E8F"/>
    <w:rsid w:val="00451D5D"/>
    <w:rsid w:val="00451DCA"/>
    <w:rsid w:val="0045210A"/>
    <w:rsid w:val="00452287"/>
    <w:rsid w:val="004524F2"/>
    <w:rsid w:val="0045270D"/>
    <w:rsid w:val="004528F6"/>
    <w:rsid w:val="00453417"/>
    <w:rsid w:val="004549C0"/>
    <w:rsid w:val="00454EA4"/>
    <w:rsid w:val="0045514D"/>
    <w:rsid w:val="00455313"/>
    <w:rsid w:val="0045568F"/>
    <w:rsid w:val="00455C06"/>
    <w:rsid w:val="00455DF3"/>
    <w:rsid w:val="00455E50"/>
    <w:rsid w:val="004560AD"/>
    <w:rsid w:val="0045639A"/>
    <w:rsid w:val="00456474"/>
    <w:rsid w:val="004565B8"/>
    <w:rsid w:val="00456910"/>
    <w:rsid w:val="00456AAD"/>
    <w:rsid w:val="00456D9E"/>
    <w:rsid w:val="00456E03"/>
    <w:rsid w:val="004572EB"/>
    <w:rsid w:val="00457C23"/>
    <w:rsid w:val="00460269"/>
    <w:rsid w:val="00460893"/>
    <w:rsid w:val="004610BE"/>
    <w:rsid w:val="0046144F"/>
    <w:rsid w:val="0046146D"/>
    <w:rsid w:val="00461967"/>
    <w:rsid w:val="00461C68"/>
    <w:rsid w:val="004623A0"/>
    <w:rsid w:val="004623AB"/>
    <w:rsid w:val="00462D24"/>
    <w:rsid w:val="00462D8C"/>
    <w:rsid w:val="004636CD"/>
    <w:rsid w:val="0046387F"/>
    <w:rsid w:val="00464ADE"/>
    <w:rsid w:val="00465BA0"/>
    <w:rsid w:val="004668EB"/>
    <w:rsid w:val="00466B57"/>
    <w:rsid w:val="0046709B"/>
    <w:rsid w:val="00467293"/>
    <w:rsid w:val="00467808"/>
    <w:rsid w:val="00467BB6"/>
    <w:rsid w:val="00470D3A"/>
    <w:rsid w:val="0047131A"/>
    <w:rsid w:val="004718BA"/>
    <w:rsid w:val="00471B47"/>
    <w:rsid w:val="00471EE2"/>
    <w:rsid w:val="00472835"/>
    <w:rsid w:val="00472AC4"/>
    <w:rsid w:val="00473194"/>
    <w:rsid w:val="00473850"/>
    <w:rsid w:val="004739E2"/>
    <w:rsid w:val="00473A8D"/>
    <w:rsid w:val="0047415F"/>
    <w:rsid w:val="0047552D"/>
    <w:rsid w:val="0047574D"/>
    <w:rsid w:val="0047575E"/>
    <w:rsid w:val="00475FF1"/>
    <w:rsid w:val="00477172"/>
    <w:rsid w:val="0047758A"/>
    <w:rsid w:val="0048077D"/>
    <w:rsid w:val="0048101E"/>
    <w:rsid w:val="0048149B"/>
    <w:rsid w:val="00481B99"/>
    <w:rsid w:val="00481C3E"/>
    <w:rsid w:val="00481E50"/>
    <w:rsid w:val="004823CA"/>
    <w:rsid w:val="00482CF4"/>
    <w:rsid w:val="004831DF"/>
    <w:rsid w:val="0048399C"/>
    <w:rsid w:val="00483C85"/>
    <w:rsid w:val="00483D44"/>
    <w:rsid w:val="00483E13"/>
    <w:rsid w:val="004841DA"/>
    <w:rsid w:val="00484206"/>
    <w:rsid w:val="00484EAE"/>
    <w:rsid w:val="0048504C"/>
    <w:rsid w:val="0048533D"/>
    <w:rsid w:val="004853FB"/>
    <w:rsid w:val="00485645"/>
    <w:rsid w:val="00485F10"/>
    <w:rsid w:val="004864C8"/>
    <w:rsid w:val="00486536"/>
    <w:rsid w:val="004871A7"/>
    <w:rsid w:val="004871F7"/>
    <w:rsid w:val="00490236"/>
    <w:rsid w:val="00490686"/>
    <w:rsid w:val="00490999"/>
    <w:rsid w:val="004915C5"/>
    <w:rsid w:val="00491627"/>
    <w:rsid w:val="00491AAA"/>
    <w:rsid w:val="00491BC3"/>
    <w:rsid w:val="00491CB5"/>
    <w:rsid w:val="00491F30"/>
    <w:rsid w:val="004921CC"/>
    <w:rsid w:val="004923AD"/>
    <w:rsid w:val="004934ED"/>
    <w:rsid w:val="00493B1F"/>
    <w:rsid w:val="00493FBB"/>
    <w:rsid w:val="00494381"/>
    <w:rsid w:val="00494391"/>
    <w:rsid w:val="0049457E"/>
    <w:rsid w:val="00494755"/>
    <w:rsid w:val="00494C97"/>
    <w:rsid w:val="00494D16"/>
    <w:rsid w:val="0049519B"/>
    <w:rsid w:val="004955B7"/>
    <w:rsid w:val="004956A9"/>
    <w:rsid w:val="00495C03"/>
    <w:rsid w:val="004960DF"/>
    <w:rsid w:val="00496592"/>
    <w:rsid w:val="00496870"/>
    <w:rsid w:val="00497289"/>
    <w:rsid w:val="00497378"/>
    <w:rsid w:val="0049741A"/>
    <w:rsid w:val="00497EC6"/>
    <w:rsid w:val="004A0504"/>
    <w:rsid w:val="004A07C0"/>
    <w:rsid w:val="004A10D9"/>
    <w:rsid w:val="004A2126"/>
    <w:rsid w:val="004A2306"/>
    <w:rsid w:val="004A2482"/>
    <w:rsid w:val="004A282B"/>
    <w:rsid w:val="004A2889"/>
    <w:rsid w:val="004A292B"/>
    <w:rsid w:val="004A2AA5"/>
    <w:rsid w:val="004A2B08"/>
    <w:rsid w:val="004A2B46"/>
    <w:rsid w:val="004A2D10"/>
    <w:rsid w:val="004A2D4E"/>
    <w:rsid w:val="004A2E78"/>
    <w:rsid w:val="004A34BA"/>
    <w:rsid w:val="004A3512"/>
    <w:rsid w:val="004A35F6"/>
    <w:rsid w:val="004A3FE6"/>
    <w:rsid w:val="004A441E"/>
    <w:rsid w:val="004A4723"/>
    <w:rsid w:val="004A4BB7"/>
    <w:rsid w:val="004A4ECD"/>
    <w:rsid w:val="004A5218"/>
    <w:rsid w:val="004A596B"/>
    <w:rsid w:val="004A5EAE"/>
    <w:rsid w:val="004A6074"/>
    <w:rsid w:val="004A629A"/>
    <w:rsid w:val="004A6747"/>
    <w:rsid w:val="004A6CB4"/>
    <w:rsid w:val="004A6FE9"/>
    <w:rsid w:val="004A7DA9"/>
    <w:rsid w:val="004B03EE"/>
    <w:rsid w:val="004B0B92"/>
    <w:rsid w:val="004B0CC6"/>
    <w:rsid w:val="004B1617"/>
    <w:rsid w:val="004B175A"/>
    <w:rsid w:val="004B1961"/>
    <w:rsid w:val="004B22AB"/>
    <w:rsid w:val="004B2355"/>
    <w:rsid w:val="004B2A07"/>
    <w:rsid w:val="004B2C89"/>
    <w:rsid w:val="004B2CBE"/>
    <w:rsid w:val="004B2CD9"/>
    <w:rsid w:val="004B2D6C"/>
    <w:rsid w:val="004B2EF7"/>
    <w:rsid w:val="004B3053"/>
    <w:rsid w:val="004B309F"/>
    <w:rsid w:val="004B35A4"/>
    <w:rsid w:val="004B3B50"/>
    <w:rsid w:val="004B3D65"/>
    <w:rsid w:val="004B4464"/>
    <w:rsid w:val="004B4B1A"/>
    <w:rsid w:val="004B4D8C"/>
    <w:rsid w:val="004B5016"/>
    <w:rsid w:val="004B5160"/>
    <w:rsid w:val="004B5842"/>
    <w:rsid w:val="004B59FF"/>
    <w:rsid w:val="004B6220"/>
    <w:rsid w:val="004B625F"/>
    <w:rsid w:val="004B6609"/>
    <w:rsid w:val="004B6A1F"/>
    <w:rsid w:val="004B6E2C"/>
    <w:rsid w:val="004B78EE"/>
    <w:rsid w:val="004C0366"/>
    <w:rsid w:val="004C0626"/>
    <w:rsid w:val="004C0BF4"/>
    <w:rsid w:val="004C0D4C"/>
    <w:rsid w:val="004C1140"/>
    <w:rsid w:val="004C184B"/>
    <w:rsid w:val="004C19DD"/>
    <w:rsid w:val="004C1BB3"/>
    <w:rsid w:val="004C2193"/>
    <w:rsid w:val="004C2FD9"/>
    <w:rsid w:val="004C30E0"/>
    <w:rsid w:val="004C3FA5"/>
    <w:rsid w:val="004C45B1"/>
    <w:rsid w:val="004C487F"/>
    <w:rsid w:val="004C48A7"/>
    <w:rsid w:val="004C4A0E"/>
    <w:rsid w:val="004C548D"/>
    <w:rsid w:val="004C5AB7"/>
    <w:rsid w:val="004C5CCF"/>
    <w:rsid w:val="004C5FB1"/>
    <w:rsid w:val="004C632A"/>
    <w:rsid w:val="004C63B5"/>
    <w:rsid w:val="004C63D1"/>
    <w:rsid w:val="004C6780"/>
    <w:rsid w:val="004C6922"/>
    <w:rsid w:val="004C69AF"/>
    <w:rsid w:val="004C6F09"/>
    <w:rsid w:val="004C719E"/>
    <w:rsid w:val="004C732A"/>
    <w:rsid w:val="004C7437"/>
    <w:rsid w:val="004C7C0F"/>
    <w:rsid w:val="004C7EFF"/>
    <w:rsid w:val="004D0287"/>
    <w:rsid w:val="004D07FA"/>
    <w:rsid w:val="004D103F"/>
    <w:rsid w:val="004D1125"/>
    <w:rsid w:val="004D1BE6"/>
    <w:rsid w:val="004D22DF"/>
    <w:rsid w:val="004D259D"/>
    <w:rsid w:val="004D282F"/>
    <w:rsid w:val="004D2831"/>
    <w:rsid w:val="004D2BA4"/>
    <w:rsid w:val="004D2ECF"/>
    <w:rsid w:val="004D3105"/>
    <w:rsid w:val="004D3613"/>
    <w:rsid w:val="004D389A"/>
    <w:rsid w:val="004D3B14"/>
    <w:rsid w:val="004D3D0C"/>
    <w:rsid w:val="004D3DC9"/>
    <w:rsid w:val="004D40D9"/>
    <w:rsid w:val="004D4AD7"/>
    <w:rsid w:val="004D58E4"/>
    <w:rsid w:val="004D5AF9"/>
    <w:rsid w:val="004D5BA4"/>
    <w:rsid w:val="004D5E0C"/>
    <w:rsid w:val="004D6149"/>
    <w:rsid w:val="004D678A"/>
    <w:rsid w:val="004D6BEB"/>
    <w:rsid w:val="004D6F26"/>
    <w:rsid w:val="004D747F"/>
    <w:rsid w:val="004D7523"/>
    <w:rsid w:val="004E0200"/>
    <w:rsid w:val="004E0541"/>
    <w:rsid w:val="004E055D"/>
    <w:rsid w:val="004E08DB"/>
    <w:rsid w:val="004E0A71"/>
    <w:rsid w:val="004E0CB8"/>
    <w:rsid w:val="004E0FB2"/>
    <w:rsid w:val="004E161D"/>
    <w:rsid w:val="004E188B"/>
    <w:rsid w:val="004E1A3A"/>
    <w:rsid w:val="004E1FA1"/>
    <w:rsid w:val="004E28C0"/>
    <w:rsid w:val="004E2914"/>
    <w:rsid w:val="004E2C58"/>
    <w:rsid w:val="004E2DB3"/>
    <w:rsid w:val="004E2E82"/>
    <w:rsid w:val="004E33BB"/>
    <w:rsid w:val="004E3405"/>
    <w:rsid w:val="004E38AD"/>
    <w:rsid w:val="004E4116"/>
    <w:rsid w:val="004E4195"/>
    <w:rsid w:val="004E48B3"/>
    <w:rsid w:val="004E4901"/>
    <w:rsid w:val="004E4DDA"/>
    <w:rsid w:val="004E50CF"/>
    <w:rsid w:val="004E5C63"/>
    <w:rsid w:val="004E5E06"/>
    <w:rsid w:val="004E66BC"/>
    <w:rsid w:val="004E6DA8"/>
    <w:rsid w:val="004E7095"/>
    <w:rsid w:val="004E75D3"/>
    <w:rsid w:val="004E7C15"/>
    <w:rsid w:val="004F0035"/>
    <w:rsid w:val="004F09FA"/>
    <w:rsid w:val="004F0A77"/>
    <w:rsid w:val="004F0DA5"/>
    <w:rsid w:val="004F0DBD"/>
    <w:rsid w:val="004F117A"/>
    <w:rsid w:val="004F129A"/>
    <w:rsid w:val="004F2427"/>
    <w:rsid w:val="004F2539"/>
    <w:rsid w:val="004F267A"/>
    <w:rsid w:val="004F2CD0"/>
    <w:rsid w:val="004F3290"/>
    <w:rsid w:val="004F32C1"/>
    <w:rsid w:val="004F32C4"/>
    <w:rsid w:val="004F439D"/>
    <w:rsid w:val="004F4500"/>
    <w:rsid w:val="004F46EC"/>
    <w:rsid w:val="004F4E45"/>
    <w:rsid w:val="004F54E4"/>
    <w:rsid w:val="004F55F1"/>
    <w:rsid w:val="004F5C2F"/>
    <w:rsid w:val="004F5DD6"/>
    <w:rsid w:val="004F6752"/>
    <w:rsid w:val="004F6942"/>
    <w:rsid w:val="004F69F0"/>
    <w:rsid w:val="004F719A"/>
    <w:rsid w:val="004F73FE"/>
    <w:rsid w:val="004F7E5F"/>
    <w:rsid w:val="004F7F09"/>
    <w:rsid w:val="004F7F2C"/>
    <w:rsid w:val="005002F3"/>
    <w:rsid w:val="00500357"/>
    <w:rsid w:val="005015D1"/>
    <w:rsid w:val="00501B4E"/>
    <w:rsid w:val="00502122"/>
    <w:rsid w:val="005024B1"/>
    <w:rsid w:val="00502C43"/>
    <w:rsid w:val="00502D18"/>
    <w:rsid w:val="00503AA8"/>
    <w:rsid w:val="00504ADE"/>
    <w:rsid w:val="005050AD"/>
    <w:rsid w:val="00505928"/>
    <w:rsid w:val="00505963"/>
    <w:rsid w:val="00505B34"/>
    <w:rsid w:val="00505E47"/>
    <w:rsid w:val="005067AC"/>
    <w:rsid w:val="00506B9C"/>
    <w:rsid w:val="00506C6B"/>
    <w:rsid w:val="00507112"/>
    <w:rsid w:val="0050755F"/>
    <w:rsid w:val="00507E60"/>
    <w:rsid w:val="00507F19"/>
    <w:rsid w:val="00507F6D"/>
    <w:rsid w:val="005101E6"/>
    <w:rsid w:val="00510442"/>
    <w:rsid w:val="005110C9"/>
    <w:rsid w:val="0051147F"/>
    <w:rsid w:val="00511816"/>
    <w:rsid w:val="00511AB3"/>
    <w:rsid w:val="00511E21"/>
    <w:rsid w:val="005120AB"/>
    <w:rsid w:val="005125F0"/>
    <w:rsid w:val="00512BE8"/>
    <w:rsid w:val="00512DC5"/>
    <w:rsid w:val="00512FDE"/>
    <w:rsid w:val="0051301A"/>
    <w:rsid w:val="00513428"/>
    <w:rsid w:val="00513904"/>
    <w:rsid w:val="00513F60"/>
    <w:rsid w:val="005140AC"/>
    <w:rsid w:val="00514200"/>
    <w:rsid w:val="005143EE"/>
    <w:rsid w:val="00514ACF"/>
    <w:rsid w:val="005156D0"/>
    <w:rsid w:val="0051576C"/>
    <w:rsid w:val="00516438"/>
    <w:rsid w:val="00516BD0"/>
    <w:rsid w:val="00516E60"/>
    <w:rsid w:val="00517A12"/>
    <w:rsid w:val="00517A2E"/>
    <w:rsid w:val="005201E2"/>
    <w:rsid w:val="00520337"/>
    <w:rsid w:val="00520876"/>
    <w:rsid w:val="00521169"/>
    <w:rsid w:val="005217EA"/>
    <w:rsid w:val="0052188D"/>
    <w:rsid w:val="00521FDC"/>
    <w:rsid w:val="00523AF1"/>
    <w:rsid w:val="00523C29"/>
    <w:rsid w:val="00523C8B"/>
    <w:rsid w:val="0052466E"/>
    <w:rsid w:val="00525423"/>
    <w:rsid w:val="005256E6"/>
    <w:rsid w:val="005257FB"/>
    <w:rsid w:val="00526052"/>
    <w:rsid w:val="00526C4B"/>
    <w:rsid w:val="00527040"/>
    <w:rsid w:val="00527253"/>
    <w:rsid w:val="0052761E"/>
    <w:rsid w:val="005277DE"/>
    <w:rsid w:val="005279EF"/>
    <w:rsid w:val="00527B63"/>
    <w:rsid w:val="00530059"/>
    <w:rsid w:val="00530318"/>
    <w:rsid w:val="00530594"/>
    <w:rsid w:val="00530898"/>
    <w:rsid w:val="00530BE9"/>
    <w:rsid w:val="00530CF1"/>
    <w:rsid w:val="00530D1E"/>
    <w:rsid w:val="00531081"/>
    <w:rsid w:val="00531176"/>
    <w:rsid w:val="00531601"/>
    <w:rsid w:val="0053169D"/>
    <w:rsid w:val="005317F2"/>
    <w:rsid w:val="00532310"/>
    <w:rsid w:val="00532922"/>
    <w:rsid w:val="00532BE4"/>
    <w:rsid w:val="0053305B"/>
    <w:rsid w:val="00534255"/>
    <w:rsid w:val="00534379"/>
    <w:rsid w:val="005343B5"/>
    <w:rsid w:val="005355AA"/>
    <w:rsid w:val="00535826"/>
    <w:rsid w:val="00535C81"/>
    <w:rsid w:val="005362AF"/>
    <w:rsid w:val="00536512"/>
    <w:rsid w:val="00536869"/>
    <w:rsid w:val="005368E0"/>
    <w:rsid w:val="005369F7"/>
    <w:rsid w:val="00536C2B"/>
    <w:rsid w:val="005370B7"/>
    <w:rsid w:val="0053719B"/>
    <w:rsid w:val="005372CC"/>
    <w:rsid w:val="00537F0F"/>
    <w:rsid w:val="005401FC"/>
    <w:rsid w:val="005405C6"/>
    <w:rsid w:val="00540992"/>
    <w:rsid w:val="00540ACE"/>
    <w:rsid w:val="00540C52"/>
    <w:rsid w:val="00540EAF"/>
    <w:rsid w:val="00541254"/>
    <w:rsid w:val="005413F2"/>
    <w:rsid w:val="00541E7F"/>
    <w:rsid w:val="005421E9"/>
    <w:rsid w:val="0054245F"/>
    <w:rsid w:val="00542F25"/>
    <w:rsid w:val="00543249"/>
    <w:rsid w:val="005437DE"/>
    <w:rsid w:val="005437FB"/>
    <w:rsid w:val="00543B5B"/>
    <w:rsid w:val="00543FC0"/>
    <w:rsid w:val="005442F8"/>
    <w:rsid w:val="00544533"/>
    <w:rsid w:val="00544BDD"/>
    <w:rsid w:val="00545CF5"/>
    <w:rsid w:val="0054623E"/>
    <w:rsid w:val="00546E81"/>
    <w:rsid w:val="005478F2"/>
    <w:rsid w:val="00550286"/>
    <w:rsid w:val="0055076D"/>
    <w:rsid w:val="00550837"/>
    <w:rsid w:val="00550EFD"/>
    <w:rsid w:val="00551433"/>
    <w:rsid w:val="0055146C"/>
    <w:rsid w:val="00551662"/>
    <w:rsid w:val="005517E5"/>
    <w:rsid w:val="00552345"/>
    <w:rsid w:val="00552896"/>
    <w:rsid w:val="00552ABA"/>
    <w:rsid w:val="00552BD9"/>
    <w:rsid w:val="00552CB4"/>
    <w:rsid w:val="00552E03"/>
    <w:rsid w:val="005532A0"/>
    <w:rsid w:val="0055339A"/>
    <w:rsid w:val="005534EC"/>
    <w:rsid w:val="00553562"/>
    <w:rsid w:val="00553C7E"/>
    <w:rsid w:val="00554CD6"/>
    <w:rsid w:val="00554EBF"/>
    <w:rsid w:val="00555031"/>
    <w:rsid w:val="005554AA"/>
    <w:rsid w:val="00555AB6"/>
    <w:rsid w:val="00555C38"/>
    <w:rsid w:val="00556759"/>
    <w:rsid w:val="0055678A"/>
    <w:rsid w:val="0055716A"/>
    <w:rsid w:val="005573CC"/>
    <w:rsid w:val="005577DF"/>
    <w:rsid w:val="00557B2E"/>
    <w:rsid w:val="00557CFE"/>
    <w:rsid w:val="00557E78"/>
    <w:rsid w:val="005604C0"/>
    <w:rsid w:val="005609C3"/>
    <w:rsid w:val="00561DDC"/>
    <w:rsid w:val="00562753"/>
    <w:rsid w:val="00562DA8"/>
    <w:rsid w:val="0056310E"/>
    <w:rsid w:val="00563A5F"/>
    <w:rsid w:val="00563DC0"/>
    <w:rsid w:val="00563EDB"/>
    <w:rsid w:val="0056411D"/>
    <w:rsid w:val="005641B8"/>
    <w:rsid w:val="00564624"/>
    <w:rsid w:val="00564BFE"/>
    <w:rsid w:val="0056539E"/>
    <w:rsid w:val="005659E3"/>
    <w:rsid w:val="00565C49"/>
    <w:rsid w:val="00565FDE"/>
    <w:rsid w:val="005665FD"/>
    <w:rsid w:val="0056675B"/>
    <w:rsid w:val="005670BA"/>
    <w:rsid w:val="0056774A"/>
    <w:rsid w:val="00567A8E"/>
    <w:rsid w:val="00567BF3"/>
    <w:rsid w:val="0057091D"/>
    <w:rsid w:val="00571297"/>
    <w:rsid w:val="00571396"/>
    <w:rsid w:val="005717D3"/>
    <w:rsid w:val="005717E4"/>
    <w:rsid w:val="00571D33"/>
    <w:rsid w:val="00571FA7"/>
    <w:rsid w:val="00572786"/>
    <w:rsid w:val="00572902"/>
    <w:rsid w:val="00572AE0"/>
    <w:rsid w:val="005731F6"/>
    <w:rsid w:val="00573565"/>
    <w:rsid w:val="0057358F"/>
    <w:rsid w:val="005735ED"/>
    <w:rsid w:val="00573FA4"/>
    <w:rsid w:val="00574663"/>
    <w:rsid w:val="00574858"/>
    <w:rsid w:val="00574B64"/>
    <w:rsid w:val="00574BBE"/>
    <w:rsid w:val="00574D1E"/>
    <w:rsid w:val="0057563F"/>
    <w:rsid w:val="005756A0"/>
    <w:rsid w:val="005766CA"/>
    <w:rsid w:val="005775B9"/>
    <w:rsid w:val="005775DF"/>
    <w:rsid w:val="00577EC0"/>
    <w:rsid w:val="0058065B"/>
    <w:rsid w:val="00580DF9"/>
    <w:rsid w:val="00581391"/>
    <w:rsid w:val="005816D0"/>
    <w:rsid w:val="005816DA"/>
    <w:rsid w:val="00581725"/>
    <w:rsid w:val="00581768"/>
    <w:rsid w:val="005828CF"/>
    <w:rsid w:val="0058296C"/>
    <w:rsid w:val="00582B01"/>
    <w:rsid w:val="005832AD"/>
    <w:rsid w:val="0058358E"/>
    <w:rsid w:val="005837D7"/>
    <w:rsid w:val="00583FF2"/>
    <w:rsid w:val="00584085"/>
    <w:rsid w:val="00584226"/>
    <w:rsid w:val="005848F0"/>
    <w:rsid w:val="00584C9D"/>
    <w:rsid w:val="00584CA5"/>
    <w:rsid w:val="00584CD5"/>
    <w:rsid w:val="00584FF9"/>
    <w:rsid w:val="00585023"/>
    <w:rsid w:val="00585538"/>
    <w:rsid w:val="00585A24"/>
    <w:rsid w:val="00585AD4"/>
    <w:rsid w:val="005862DF"/>
    <w:rsid w:val="00586450"/>
    <w:rsid w:val="005873EC"/>
    <w:rsid w:val="0058774F"/>
    <w:rsid w:val="005904CD"/>
    <w:rsid w:val="00590DCB"/>
    <w:rsid w:val="00590EA9"/>
    <w:rsid w:val="00591C49"/>
    <w:rsid w:val="00591E9E"/>
    <w:rsid w:val="00592124"/>
    <w:rsid w:val="0059216C"/>
    <w:rsid w:val="00593069"/>
    <w:rsid w:val="005935C1"/>
    <w:rsid w:val="00593684"/>
    <w:rsid w:val="005936E6"/>
    <w:rsid w:val="00593B45"/>
    <w:rsid w:val="00593C2C"/>
    <w:rsid w:val="00593CC5"/>
    <w:rsid w:val="00593FD7"/>
    <w:rsid w:val="005946C3"/>
    <w:rsid w:val="00594B3D"/>
    <w:rsid w:val="00594D21"/>
    <w:rsid w:val="00594D82"/>
    <w:rsid w:val="00594E19"/>
    <w:rsid w:val="0059578E"/>
    <w:rsid w:val="00595BAF"/>
    <w:rsid w:val="00595E84"/>
    <w:rsid w:val="005960F0"/>
    <w:rsid w:val="0059689B"/>
    <w:rsid w:val="00596BD7"/>
    <w:rsid w:val="005974DA"/>
    <w:rsid w:val="005977FB"/>
    <w:rsid w:val="00597C23"/>
    <w:rsid w:val="005A01DE"/>
    <w:rsid w:val="005A03CA"/>
    <w:rsid w:val="005A0F85"/>
    <w:rsid w:val="005A1151"/>
    <w:rsid w:val="005A177C"/>
    <w:rsid w:val="005A26DA"/>
    <w:rsid w:val="005A2B43"/>
    <w:rsid w:val="005A2CC7"/>
    <w:rsid w:val="005A2F7D"/>
    <w:rsid w:val="005A36E7"/>
    <w:rsid w:val="005A3807"/>
    <w:rsid w:val="005A3873"/>
    <w:rsid w:val="005A41F3"/>
    <w:rsid w:val="005A43B0"/>
    <w:rsid w:val="005A4543"/>
    <w:rsid w:val="005A4888"/>
    <w:rsid w:val="005A49F0"/>
    <w:rsid w:val="005A4FC1"/>
    <w:rsid w:val="005A52C3"/>
    <w:rsid w:val="005A52DB"/>
    <w:rsid w:val="005A542D"/>
    <w:rsid w:val="005A552C"/>
    <w:rsid w:val="005A5E8A"/>
    <w:rsid w:val="005A60F3"/>
    <w:rsid w:val="005A6983"/>
    <w:rsid w:val="005A6B00"/>
    <w:rsid w:val="005A6E01"/>
    <w:rsid w:val="005A7715"/>
    <w:rsid w:val="005B0251"/>
    <w:rsid w:val="005B0278"/>
    <w:rsid w:val="005B030F"/>
    <w:rsid w:val="005B0404"/>
    <w:rsid w:val="005B08A6"/>
    <w:rsid w:val="005B0A48"/>
    <w:rsid w:val="005B0A87"/>
    <w:rsid w:val="005B0DB8"/>
    <w:rsid w:val="005B0F5F"/>
    <w:rsid w:val="005B11E8"/>
    <w:rsid w:val="005B12AE"/>
    <w:rsid w:val="005B12CF"/>
    <w:rsid w:val="005B1E47"/>
    <w:rsid w:val="005B209B"/>
    <w:rsid w:val="005B2106"/>
    <w:rsid w:val="005B2F48"/>
    <w:rsid w:val="005B346A"/>
    <w:rsid w:val="005B46FB"/>
    <w:rsid w:val="005B4A64"/>
    <w:rsid w:val="005B4EC8"/>
    <w:rsid w:val="005B5555"/>
    <w:rsid w:val="005B56D7"/>
    <w:rsid w:val="005B5D5F"/>
    <w:rsid w:val="005B610D"/>
    <w:rsid w:val="005B631D"/>
    <w:rsid w:val="005B6465"/>
    <w:rsid w:val="005B651E"/>
    <w:rsid w:val="005B65DB"/>
    <w:rsid w:val="005B675A"/>
    <w:rsid w:val="005B6834"/>
    <w:rsid w:val="005B6842"/>
    <w:rsid w:val="005B6CE7"/>
    <w:rsid w:val="005B76E4"/>
    <w:rsid w:val="005B7A84"/>
    <w:rsid w:val="005B7B98"/>
    <w:rsid w:val="005B7DDD"/>
    <w:rsid w:val="005B7E57"/>
    <w:rsid w:val="005C002E"/>
    <w:rsid w:val="005C0441"/>
    <w:rsid w:val="005C069F"/>
    <w:rsid w:val="005C16BB"/>
    <w:rsid w:val="005C1D4A"/>
    <w:rsid w:val="005C2575"/>
    <w:rsid w:val="005C31FF"/>
    <w:rsid w:val="005C39A5"/>
    <w:rsid w:val="005C3CC3"/>
    <w:rsid w:val="005C41AF"/>
    <w:rsid w:val="005C462F"/>
    <w:rsid w:val="005C4FD4"/>
    <w:rsid w:val="005C4FE5"/>
    <w:rsid w:val="005C51A8"/>
    <w:rsid w:val="005C549F"/>
    <w:rsid w:val="005C55AF"/>
    <w:rsid w:val="005C5663"/>
    <w:rsid w:val="005C57D0"/>
    <w:rsid w:val="005C5DEF"/>
    <w:rsid w:val="005C6103"/>
    <w:rsid w:val="005C67A8"/>
    <w:rsid w:val="005C7388"/>
    <w:rsid w:val="005C796A"/>
    <w:rsid w:val="005C79E0"/>
    <w:rsid w:val="005C7D90"/>
    <w:rsid w:val="005C7F79"/>
    <w:rsid w:val="005D06CA"/>
    <w:rsid w:val="005D06D2"/>
    <w:rsid w:val="005D10B4"/>
    <w:rsid w:val="005D1CE1"/>
    <w:rsid w:val="005D1DB2"/>
    <w:rsid w:val="005D1F88"/>
    <w:rsid w:val="005D259C"/>
    <w:rsid w:val="005D29BA"/>
    <w:rsid w:val="005D4065"/>
    <w:rsid w:val="005D44F6"/>
    <w:rsid w:val="005D4769"/>
    <w:rsid w:val="005D48E9"/>
    <w:rsid w:val="005D53CC"/>
    <w:rsid w:val="005D5635"/>
    <w:rsid w:val="005D6060"/>
    <w:rsid w:val="005D6A2B"/>
    <w:rsid w:val="005D73E8"/>
    <w:rsid w:val="005D7706"/>
    <w:rsid w:val="005D7C4B"/>
    <w:rsid w:val="005D7CC7"/>
    <w:rsid w:val="005E0865"/>
    <w:rsid w:val="005E0F34"/>
    <w:rsid w:val="005E0FCE"/>
    <w:rsid w:val="005E1126"/>
    <w:rsid w:val="005E11CC"/>
    <w:rsid w:val="005E1365"/>
    <w:rsid w:val="005E1CC9"/>
    <w:rsid w:val="005E1E3D"/>
    <w:rsid w:val="005E3633"/>
    <w:rsid w:val="005E3634"/>
    <w:rsid w:val="005E36CC"/>
    <w:rsid w:val="005E4643"/>
    <w:rsid w:val="005E4A97"/>
    <w:rsid w:val="005E4F00"/>
    <w:rsid w:val="005E5E67"/>
    <w:rsid w:val="005E62D7"/>
    <w:rsid w:val="005E6A41"/>
    <w:rsid w:val="005E6A93"/>
    <w:rsid w:val="005E6B00"/>
    <w:rsid w:val="005E6C32"/>
    <w:rsid w:val="005E70A2"/>
    <w:rsid w:val="005E748E"/>
    <w:rsid w:val="005E7652"/>
    <w:rsid w:val="005E78E8"/>
    <w:rsid w:val="005F0126"/>
    <w:rsid w:val="005F0130"/>
    <w:rsid w:val="005F067A"/>
    <w:rsid w:val="005F084F"/>
    <w:rsid w:val="005F0A49"/>
    <w:rsid w:val="005F0AD9"/>
    <w:rsid w:val="005F11A7"/>
    <w:rsid w:val="005F20BA"/>
    <w:rsid w:val="005F2432"/>
    <w:rsid w:val="005F293E"/>
    <w:rsid w:val="005F2EC4"/>
    <w:rsid w:val="005F33CD"/>
    <w:rsid w:val="005F384B"/>
    <w:rsid w:val="005F41CA"/>
    <w:rsid w:val="005F460B"/>
    <w:rsid w:val="005F478E"/>
    <w:rsid w:val="005F4963"/>
    <w:rsid w:val="005F506C"/>
    <w:rsid w:val="005F5705"/>
    <w:rsid w:val="005F5BAF"/>
    <w:rsid w:val="005F5CE2"/>
    <w:rsid w:val="005F6099"/>
    <w:rsid w:val="005F676F"/>
    <w:rsid w:val="005F6C89"/>
    <w:rsid w:val="005F6CFC"/>
    <w:rsid w:val="005F6F2A"/>
    <w:rsid w:val="005F7273"/>
    <w:rsid w:val="00600501"/>
    <w:rsid w:val="00600560"/>
    <w:rsid w:val="006009A7"/>
    <w:rsid w:val="00601BEB"/>
    <w:rsid w:val="00601D25"/>
    <w:rsid w:val="00601E10"/>
    <w:rsid w:val="006031D5"/>
    <w:rsid w:val="00603C65"/>
    <w:rsid w:val="00603F5C"/>
    <w:rsid w:val="006045DD"/>
    <w:rsid w:val="00605158"/>
    <w:rsid w:val="0060539C"/>
    <w:rsid w:val="00605E16"/>
    <w:rsid w:val="0060642A"/>
    <w:rsid w:val="00606EEC"/>
    <w:rsid w:val="0060737B"/>
    <w:rsid w:val="006077A6"/>
    <w:rsid w:val="006079E3"/>
    <w:rsid w:val="00607A98"/>
    <w:rsid w:val="00607C5D"/>
    <w:rsid w:val="00610125"/>
    <w:rsid w:val="006110FB"/>
    <w:rsid w:val="006110FF"/>
    <w:rsid w:val="0061128F"/>
    <w:rsid w:val="006112C9"/>
    <w:rsid w:val="006113F8"/>
    <w:rsid w:val="00611476"/>
    <w:rsid w:val="00611869"/>
    <w:rsid w:val="00611AD6"/>
    <w:rsid w:val="00611BF2"/>
    <w:rsid w:val="00612235"/>
    <w:rsid w:val="0061241A"/>
    <w:rsid w:val="006125E7"/>
    <w:rsid w:val="00612659"/>
    <w:rsid w:val="00612E45"/>
    <w:rsid w:val="00612EAF"/>
    <w:rsid w:val="0061360C"/>
    <w:rsid w:val="006136A6"/>
    <w:rsid w:val="00613746"/>
    <w:rsid w:val="00614962"/>
    <w:rsid w:val="00614B8D"/>
    <w:rsid w:val="00614EED"/>
    <w:rsid w:val="00614F18"/>
    <w:rsid w:val="00615073"/>
    <w:rsid w:val="00615218"/>
    <w:rsid w:val="006155D4"/>
    <w:rsid w:val="00615608"/>
    <w:rsid w:val="00615799"/>
    <w:rsid w:val="006158F4"/>
    <w:rsid w:val="00615AB8"/>
    <w:rsid w:val="0061696E"/>
    <w:rsid w:val="006169C6"/>
    <w:rsid w:val="00616B1F"/>
    <w:rsid w:val="00616B7C"/>
    <w:rsid w:val="00616CA6"/>
    <w:rsid w:val="0061707C"/>
    <w:rsid w:val="006172E7"/>
    <w:rsid w:val="0061743C"/>
    <w:rsid w:val="0061762B"/>
    <w:rsid w:val="00617D88"/>
    <w:rsid w:val="00617EFD"/>
    <w:rsid w:val="00620A39"/>
    <w:rsid w:val="006210D1"/>
    <w:rsid w:val="00621109"/>
    <w:rsid w:val="00621247"/>
    <w:rsid w:val="006212A5"/>
    <w:rsid w:val="00621482"/>
    <w:rsid w:val="00621C9B"/>
    <w:rsid w:val="006221DF"/>
    <w:rsid w:val="00622678"/>
    <w:rsid w:val="00622DB1"/>
    <w:rsid w:val="00623167"/>
    <w:rsid w:val="00623555"/>
    <w:rsid w:val="0062397C"/>
    <w:rsid w:val="00623AC2"/>
    <w:rsid w:val="00623F66"/>
    <w:rsid w:val="0062412D"/>
    <w:rsid w:val="00624571"/>
    <w:rsid w:val="006245B5"/>
    <w:rsid w:val="00624B9F"/>
    <w:rsid w:val="00624D6E"/>
    <w:rsid w:val="00624F87"/>
    <w:rsid w:val="006260AF"/>
    <w:rsid w:val="006261F1"/>
    <w:rsid w:val="00626848"/>
    <w:rsid w:val="00626EA1"/>
    <w:rsid w:val="00626FDA"/>
    <w:rsid w:val="0062746B"/>
    <w:rsid w:val="006276F8"/>
    <w:rsid w:val="006278D7"/>
    <w:rsid w:val="00627C2B"/>
    <w:rsid w:val="006302E7"/>
    <w:rsid w:val="00630470"/>
    <w:rsid w:val="00630B96"/>
    <w:rsid w:val="00630BA0"/>
    <w:rsid w:val="00630BC3"/>
    <w:rsid w:val="00630D4B"/>
    <w:rsid w:val="00631350"/>
    <w:rsid w:val="00631CB2"/>
    <w:rsid w:val="00631D70"/>
    <w:rsid w:val="00631E47"/>
    <w:rsid w:val="00632749"/>
    <w:rsid w:val="00632836"/>
    <w:rsid w:val="006336A3"/>
    <w:rsid w:val="0063390C"/>
    <w:rsid w:val="00634E4E"/>
    <w:rsid w:val="006352FB"/>
    <w:rsid w:val="00635B3F"/>
    <w:rsid w:val="00635FA8"/>
    <w:rsid w:val="00636378"/>
    <w:rsid w:val="00636600"/>
    <w:rsid w:val="00636608"/>
    <w:rsid w:val="00636CDF"/>
    <w:rsid w:val="00637441"/>
    <w:rsid w:val="00637613"/>
    <w:rsid w:val="00637E3B"/>
    <w:rsid w:val="00640305"/>
    <w:rsid w:val="00640383"/>
    <w:rsid w:val="006404D5"/>
    <w:rsid w:val="00640679"/>
    <w:rsid w:val="0064112B"/>
    <w:rsid w:val="006412E9"/>
    <w:rsid w:val="0064264A"/>
    <w:rsid w:val="00642912"/>
    <w:rsid w:val="00642A99"/>
    <w:rsid w:val="00642C20"/>
    <w:rsid w:val="0064328F"/>
    <w:rsid w:val="00643882"/>
    <w:rsid w:val="00643C11"/>
    <w:rsid w:val="00643D8C"/>
    <w:rsid w:val="0064416E"/>
    <w:rsid w:val="006446AC"/>
    <w:rsid w:val="00644757"/>
    <w:rsid w:val="006450F8"/>
    <w:rsid w:val="0064561F"/>
    <w:rsid w:val="0064567D"/>
    <w:rsid w:val="006456C8"/>
    <w:rsid w:val="00645E37"/>
    <w:rsid w:val="0064607F"/>
    <w:rsid w:val="006461DC"/>
    <w:rsid w:val="00646AC0"/>
    <w:rsid w:val="0064759A"/>
    <w:rsid w:val="0064766A"/>
    <w:rsid w:val="006478D6"/>
    <w:rsid w:val="006479B0"/>
    <w:rsid w:val="00647D8D"/>
    <w:rsid w:val="00647DAB"/>
    <w:rsid w:val="00650261"/>
    <w:rsid w:val="00650324"/>
    <w:rsid w:val="00650342"/>
    <w:rsid w:val="006503C3"/>
    <w:rsid w:val="006507AF"/>
    <w:rsid w:val="00650DD9"/>
    <w:rsid w:val="006511CC"/>
    <w:rsid w:val="0065121C"/>
    <w:rsid w:val="006512BA"/>
    <w:rsid w:val="00651333"/>
    <w:rsid w:val="0065195F"/>
    <w:rsid w:val="00651CB4"/>
    <w:rsid w:val="00651F30"/>
    <w:rsid w:val="00651F9D"/>
    <w:rsid w:val="00652C3F"/>
    <w:rsid w:val="0065461C"/>
    <w:rsid w:val="00654AE5"/>
    <w:rsid w:val="00654EE8"/>
    <w:rsid w:val="00655289"/>
    <w:rsid w:val="0065575F"/>
    <w:rsid w:val="006569A9"/>
    <w:rsid w:val="00656F9B"/>
    <w:rsid w:val="00657824"/>
    <w:rsid w:val="006603C1"/>
    <w:rsid w:val="00660461"/>
    <w:rsid w:val="006608EA"/>
    <w:rsid w:val="0066099A"/>
    <w:rsid w:val="00660BD0"/>
    <w:rsid w:val="0066160F"/>
    <w:rsid w:val="00661C03"/>
    <w:rsid w:val="00661E12"/>
    <w:rsid w:val="00661F8B"/>
    <w:rsid w:val="00662348"/>
    <w:rsid w:val="006623FF"/>
    <w:rsid w:val="006624F9"/>
    <w:rsid w:val="00662848"/>
    <w:rsid w:val="00662D59"/>
    <w:rsid w:val="006632B8"/>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14B"/>
    <w:rsid w:val="00666848"/>
    <w:rsid w:val="006668D7"/>
    <w:rsid w:val="00666D44"/>
    <w:rsid w:val="006679EA"/>
    <w:rsid w:val="00667C87"/>
    <w:rsid w:val="0067033C"/>
    <w:rsid w:val="00670C16"/>
    <w:rsid w:val="0067158C"/>
    <w:rsid w:val="00671816"/>
    <w:rsid w:val="00671EF8"/>
    <w:rsid w:val="00672312"/>
    <w:rsid w:val="00672339"/>
    <w:rsid w:val="00672377"/>
    <w:rsid w:val="00672890"/>
    <w:rsid w:val="006734FA"/>
    <w:rsid w:val="0067357C"/>
    <w:rsid w:val="0067397B"/>
    <w:rsid w:val="00673C1A"/>
    <w:rsid w:val="00673D63"/>
    <w:rsid w:val="00673E31"/>
    <w:rsid w:val="0067432C"/>
    <w:rsid w:val="00674426"/>
    <w:rsid w:val="00674633"/>
    <w:rsid w:val="00674BAA"/>
    <w:rsid w:val="0067551F"/>
    <w:rsid w:val="0067563D"/>
    <w:rsid w:val="006759D9"/>
    <w:rsid w:val="00675A2C"/>
    <w:rsid w:val="00675AB5"/>
    <w:rsid w:val="00675E96"/>
    <w:rsid w:val="006763EA"/>
    <w:rsid w:val="006764C7"/>
    <w:rsid w:val="00676A46"/>
    <w:rsid w:val="00676A78"/>
    <w:rsid w:val="00676C2E"/>
    <w:rsid w:val="00676D27"/>
    <w:rsid w:val="0067767F"/>
    <w:rsid w:val="00677822"/>
    <w:rsid w:val="00677841"/>
    <w:rsid w:val="00680256"/>
    <w:rsid w:val="006804FB"/>
    <w:rsid w:val="0068063F"/>
    <w:rsid w:val="00680D0D"/>
    <w:rsid w:val="0068134C"/>
    <w:rsid w:val="0068138B"/>
    <w:rsid w:val="006813E1"/>
    <w:rsid w:val="00681501"/>
    <w:rsid w:val="00681EDB"/>
    <w:rsid w:val="00682627"/>
    <w:rsid w:val="00683622"/>
    <w:rsid w:val="0068550E"/>
    <w:rsid w:val="00685542"/>
    <w:rsid w:val="00685A3E"/>
    <w:rsid w:val="00685A40"/>
    <w:rsid w:val="00685B8E"/>
    <w:rsid w:val="00686DEB"/>
    <w:rsid w:val="006878B9"/>
    <w:rsid w:val="0068791C"/>
    <w:rsid w:val="00687B34"/>
    <w:rsid w:val="00687DA3"/>
    <w:rsid w:val="00687E9F"/>
    <w:rsid w:val="00687EE8"/>
    <w:rsid w:val="00687F61"/>
    <w:rsid w:val="00690265"/>
    <w:rsid w:val="006902FC"/>
    <w:rsid w:val="00690977"/>
    <w:rsid w:val="006922A9"/>
    <w:rsid w:val="006928E1"/>
    <w:rsid w:val="00692A51"/>
    <w:rsid w:val="00692B60"/>
    <w:rsid w:val="00692B7C"/>
    <w:rsid w:val="00692BB7"/>
    <w:rsid w:val="0069313B"/>
    <w:rsid w:val="00693640"/>
    <w:rsid w:val="00694729"/>
    <w:rsid w:val="00694B90"/>
    <w:rsid w:val="0069509D"/>
    <w:rsid w:val="00695461"/>
    <w:rsid w:val="00695867"/>
    <w:rsid w:val="006959A6"/>
    <w:rsid w:val="00696194"/>
    <w:rsid w:val="006973C2"/>
    <w:rsid w:val="00697D36"/>
    <w:rsid w:val="00697DAB"/>
    <w:rsid w:val="00697F6B"/>
    <w:rsid w:val="006A0106"/>
    <w:rsid w:val="006A0151"/>
    <w:rsid w:val="006A096F"/>
    <w:rsid w:val="006A0F62"/>
    <w:rsid w:val="006A148B"/>
    <w:rsid w:val="006A1AB2"/>
    <w:rsid w:val="006A2058"/>
    <w:rsid w:val="006A2081"/>
    <w:rsid w:val="006A2095"/>
    <w:rsid w:val="006A342E"/>
    <w:rsid w:val="006A3B18"/>
    <w:rsid w:val="006A3B74"/>
    <w:rsid w:val="006A3BBF"/>
    <w:rsid w:val="006A3E88"/>
    <w:rsid w:val="006A40E2"/>
    <w:rsid w:val="006A46B0"/>
    <w:rsid w:val="006A47C2"/>
    <w:rsid w:val="006A5218"/>
    <w:rsid w:val="006A6245"/>
    <w:rsid w:val="006A656C"/>
    <w:rsid w:val="006A661C"/>
    <w:rsid w:val="006A66B0"/>
    <w:rsid w:val="006A66E6"/>
    <w:rsid w:val="006A6A6B"/>
    <w:rsid w:val="006A6BF5"/>
    <w:rsid w:val="006A6D01"/>
    <w:rsid w:val="006A72EB"/>
    <w:rsid w:val="006A763E"/>
    <w:rsid w:val="006B0368"/>
    <w:rsid w:val="006B036B"/>
    <w:rsid w:val="006B0884"/>
    <w:rsid w:val="006B15B1"/>
    <w:rsid w:val="006B15B4"/>
    <w:rsid w:val="006B1780"/>
    <w:rsid w:val="006B18B0"/>
    <w:rsid w:val="006B1E7F"/>
    <w:rsid w:val="006B1F4B"/>
    <w:rsid w:val="006B2519"/>
    <w:rsid w:val="006B2617"/>
    <w:rsid w:val="006B294A"/>
    <w:rsid w:val="006B31B0"/>
    <w:rsid w:val="006B3B9A"/>
    <w:rsid w:val="006B407C"/>
    <w:rsid w:val="006B41A8"/>
    <w:rsid w:val="006B4DE7"/>
    <w:rsid w:val="006B53C7"/>
    <w:rsid w:val="006B5626"/>
    <w:rsid w:val="006B5FF8"/>
    <w:rsid w:val="006B6038"/>
    <w:rsid w:val="006B6288"/>
    <w:rsid w:val="006B64B0"/>
    <w:rsid w:val="006B65B8"/>
    <w:rsid w:val="006B6C60"/>
    <w:rsid w:val="006B6FB1"/>
    <w:rsid w:val="006B7437"/>
    <w:rsid w:val="006B7A38"/>
    <w:rsid w:val="006B7AD7"/>
    <w:rsid w:val="006B7CF5"/>
    <w:rsid w:val="006B7FEB"/>
    <w:rsid w:val="006C0B68"/>
    <w:rsid w:val="006C1138"/>
    <w:rsid w:val="006C154E"/>
    <w:rsid w:val="006C210B"/>
    <w:rsid w:val="006C2194"/>
    <w:rsid w:val="006C2B19"/>
    <w:rsid w:val="006C2B78"/>
    <w:rsid w:val="006C2D56"/>
    <w:rsid w:val="006C3295"/>
    <w:rsid w:val="006C354A"/>
    <w:rsid w:val="006C392A"/>
    <w:rsid w:val="006C48B7"/>
    <w:rsid w:val="006C552F"/>
    <w:rsid w:val="006C5C79"/>
    <w:rsid w:val="006C6C0A"/>
    <w:rsid w:val="006C6FAB"/>
    <w:rsid w:val="006C7106"/>
    <w:rsid w:val="006C7DDE"/>
    <w:rsid w:val="006D02D5"/>
    <w:rsid w:val="006D05D6"/>
    <w:rsid w:val="006D0A1A"/>
    <w:rsid w:val="006D0B6A"/>
    <w:rsid w:val="006D0CC1"/>
    <w:rsid w:val="006D0D04"/>
    <w:rsid w:val="006D0FC4"/>
    <w:rsid w:val="006D13DD"/>
    <w:rsid w:val="006D1EB4"/>
    <w:rsid w:val="006D20BE"/>
    <w:rsid w:val="006D2383"/>
    <w:rsid w:val="006D2B82"/>
    <w:rsid w:val="006D3239"/>
    <w:rsid w:val="006D370E"/>
    <w:rsid w:val="006D3990"/>
    <w:rsid w:val="006D3DA1"/>
    <w:rsid w:val="006D4DE3"/>
    <w:rsid w:val="006D51BE"/>
    <w:rsid w:val="006D5371"/>
    <w:rsid w:val="006D56CF"/>
    <w:rsid w:val="006D5894"/>
    <w:rsid w:val="006D59CA"/>
    <w:rsid w:val="006D5DF8"/>
    <w:rsid w:val="006D5E50"/>
    <w:rsid w:val="006D67BF"/>
    <w:rsid w:val="006D6972"/>
    <w:rsid w:val="006D7271"/>
    <w:rsid w:val="006D7C16"/>
    <w:rsid w:val="006E00F8"/>
    <w:rsid w:val="006E0230"/>
    <w:rsid w:val="006E0281"/>
    <w:rsid w:val="006E05AC"/>
    <w:rsid w:val="006E08C4"/>
    <w:rsid w:val="006E0BD7"/>
    <w:rsid w:val="006E13C8"/>
    <w:rsid w:val="006E2F52"/>
    <w:rsid w:val="006E2FA8"/>
    <w:rsid w:val="006E302A"/>
    <w:rsid w:val="006E3212"/>
    <w:rsid w:val="006E46EE"/>
    <w:rsid w:val="006E46F4"/>
    <w:rsid w:val="006E4829"/>
    <w:rsid w:val="006E4A98"/>
    <w:rsid w:val="006E5382"/>
    <w:rsid w:val="006E59D0"/>
    <w:rsid w:val="006E5C61"/>
    <w:rsid w:val="006E5D82"/>
    <w:rsid w:val="006E5FBE"/>
    <w:rsid w:val="006E62CC"/>
    <w:rsid w:val="006E63F1"/>
    <w:rsid w:val="006E6529"/>
    <w:rsid w:val="006E654F"/>
    <w:rsid w:val="006E6EDB"/>
    <w:rsid w:val="006E709C"/>
    <w:rsid w:val="006E745F"/>
    <w:rsid w:val="006E7603"/>
    <w:rsid w:val="006E7B4C"/>
    <w:rsid w:val="006E7BFB"/>
    <w:rsid w:val="006F05F9"/>
    <w:rsid w:val="006F0739"/>
    <w:rsid w:val="006F0791"/>
    <w:rsid w:val="006F09F6"/>
    <w:rsid w:val="006F12D5"/>
    <w:rsid w:val="006F1AE5"/>
    <w:rsid w:val="006F2551"/>
    <w:rsid w:val="006F3103"/>
    <w:rsid w:val="006F313D"/>
    <w:rsid w:val="006F3760"/>
    <w:rsid w:val="006F3EC0"/>
    <w:rsid w:val="006F3FC8"/>
    <w:rsid w:val="006F4C09"/>
    <w:rsid w:val="006F4E96"/>
    <w:rsid w:val="006F4F58"/>
    <w:rsid w:val="006F576E"/>
    <w:rsid w:val="006F584D"/>
    <w:rsid w:val="006F6348"/>
    <w:rsid w:val="006F64CD"/>
    <w:rsid w:val="006F6D49"/>
    <w:rsid w:val="006F769E"/>
    <w:rsid w:val="006F7803"/>
    <w:rsid w:val="006F7932"/>
    <w:rsid w:val="006F7F0E"/>
    <w:rsid w:val="00700B82"/>
    <w:rsid w:val="00701075"/>
    <w:rsid w:val="0070169F"/>
    <w:rsid w:val="0070218E"/>
    <w:rsid w:val="0070244C"/>
    <w:rsid w:val="00702771"/>
    <w:rsid w:val="0070280A"/>
    <w:rsid w:val="00702C91"/>
    <w:rsid w:val="007034EE"/>
    <w:rsid w:val="00703553"/>
    <w:rsid w:val="00703BA3"/>
    <w:rsid w:val="00703BD0"/>
    <w:rsid w:val="00704226"/>
    <w:rsid w:val="007043AE"/>
    <w:rsid w:val="00704480"/>
    <w:rsid w:val="00704B77"/>
    <w:rsid w:val="00704DCA"/>
    <w:rsid w:val="00705F0A"/>
    <w:rsid w:val="00706313"/>
    <w:rsid w:val="00706467"/>
    <w:rsid w:val="00706F8A"/>
    <w:rsid w:val="00706FED"/>
    <w:rsid w:val="0070727C"/>
    <w:rsid w:val="00707463"/>
    <w:rsid w:val="00707CA9"/>
    <w:rsid w:val="007101BE"/>
    <w:rsid w:val="00710350"/>
    <w:rsid w:val="00711C72"/>
    <w:rsid w:val="00711F1C"/>
    <w:rsid w:val="00711F52"/>
    <w:rsid w:val="007121AB"/>
    <w:rsid w:val="00712935"/>
    <w:rsid w:val="00712AB3"/>
    <w:rsid w:val="00712EA3"/>
    <w:rsid w:val="00712ED0"/>
    <w:rsid w:val="00713021"/>
    <w:rsid w:val="00713383"/>
    <w:rsid w:val="00713666"/>
    <w:rsid w:val="00713913"/>
    <w:rsid w:val="007140A5"/>
    <w:rsid w:val="0071493C"/>
    <w:rsid w:val="00714965"/>
    <w:rsid w:val="00714B15"/>
    <w:rsid w:val="00714E13"/>
    <w:rsid w:val="00714FC1"/>
    <w:rsid w:val="00714FC8"/>
    <w:rsid w:val="00715199"/>
    <w:rsid w:val="00715233"/>
    <w:rsid w:val="0071549B"/>
    <w:rsid w:val="0071582C"/>
    <w:rsid w:val="00715B11"/>
    <w:rsid w:val="00716381"/>
    <w:rsid w:val="00716BEE"/>
    <w:rsid w:val="00716E66"/>
    <w:rsid w:val="0071753F"/>
    <w:rsid w:val="00717768"/>
    <w:rsid w:val="00717A6A"/>
    <w:rsid w:val="00717D1B"/>
    <w:rsid w:val="00720092"/>
    <w:rsid w:val="007203C3"/>
    <w:rsid w:val="007206F4"/>
    <w:rsid w:val="00720B1E"/>
    <w:rsid w:val="00720E38"/>
    <w:rsid w:val="00721372"/>
    <w:rsid w:val="007218A9"/>
    <w:rsid w:val="00722365"/>
    <w:rsid w:val="00722616"/>
    <w:rsid w:val="00722717"/>
    <w:rsid w:val="00722E01"/>
    <w:rsid w:val="00723A5D"/>
    <w:rsid w:val="0072447D"/>
    <w:rsid w:val="00724C11"/>
    <w:rsid w:val="007256BC"/>
    <w:rsid w:val="00726052"/>
    <w:rsid w:val="00726172"/>
    <w:rsid w:val="007261B9"/>
    <w:rsid w:val="00726A7B"/>
    <w:rsid w:val="00726EBF"/>
    <w:rsid w:val="00726F0C"/>
    <w:rsid w:val="0072739E"/>
    <w:rsid w:val="0072744D"/>
    <w:rsid w:val="007277F1"/>
    <w:rsid w:val="00727993"/>
    <w:rsid w:val="00727CDF"/>
    <w:rsid w:val="00727E1C"/>
    <w:rsid w:val="007309CB"/>
    <w:rsid w:val="00730C84"/>
    <w:rsid w:val="00731039"/>
    <w:rsid w:val="00731075"/>
    <w:rsid w:val="00731300"/>
    <w:rsid w:val="0073193E"/>
    <w:rsid w:val="00731976"/>
    <w:rsid w:val="00732794"/>
    <w:rsid w:val="007327C2"/>
    <w:rsid w:val="0073291C"/>
    <w:rsid w:val="00732A73"/>
    <w:rsid w:val="00732B9A"/>
    <w:rsid w:val="007338F4"/>
    <w:rsid w:val="00734306"/>
    <w:rsid w:val="00734374"/>
    <w:rsid w:val="007352F5"/>
    <w:rsid w:val="00735C33"/>
    <w:rsid w:val="00736299"/>
    <w:rsid w:val="007362C4"/>
    <w:rsid w:val="007363A2"/>
    <w:rsid w:val="00736422"/>
    <w:rsid w:val="00736613"/>
    <w:rsid w:val="007366CD"/>
    <w:rsid w:val="00737576"/>
    <w:rsid w:val="00737801"/>
    <w:rsid w:val="0073785E"/>
    <w:rsid w:val="00740205"/>
    <w:rsid w:val="00740887"/>
    <w:rsid w:val="00740BBA"/>
    <w:rsid w:val="007412B2"/>
    <w:rsid w:val="00741A8B"/>
    <w:rsid w:val="0074221E"/>
    <w:rsid w:val="00742914"/>
    <w:rsid w:val="0074438D"/>
    <w:rsid w:val="00744461"/>
    <w:rsid w:val="00744638"/>
    <w:rsid w:val="00744AE9"/>
    <w:rsid w:val="00744D65"/>
    <w:rsid w:val="00745616"/>
    <w:rsid w:val="00745F38"/>
    <w:rsid w:val="0074609A"/>
    <w:rsid w:val="007461D8"/>
    <w:rsid w:val="0074667B"/>
    <w:rsid w:val="00746F62"/>
    <w:rsid w:val="00747182"/>
    <w:rsid w:val="007473EA"/>
    <w:rsid w:val="00747418"/>
    <w:rsid w:val="007474FD"/>
    <w:rsid w:val="00747A66"/>
    <w:rsid w:val="00747D39"/>
    <w:rsid w:val="00750458"/>
    <w:rsid w:val="00750B0F"/>
    <w:rsid w:val="00750CD2"/>
    <w:rsid w:val="00750F80"/>
    <w:rsid w:val="00751678"/>
    <w:rsid w:val="007518C2"/>
    <w:rsid w:val="007521E8"/>
    <w:rsid w:val="007526AC"/>
    <w:rsid w:val="00752EE7"/>
    <w:rsid w:val="00753120"/>
    <w:rsid w:val="00753EC9"/>
    <w:rsid w:val="00753ED1"/>
    <w:rsid w:val="0075420D"/>
    <w:rsid w:val="0075481D"/>
    <w:rsid w:val="00754854"/>
    <w:rsid w:val="0075497D"/>
    <w:rsid w:val="00754ACF"/>
    <w:rsid w:val="00754D38"/>
    <w:rsid w:val="00754F48"/>
    <w:rsid w:val="007562ED"/>
    <w:rsid w:val="00756506"/>
    <w:rsid w:val="00756695"/>
    <w:rsid w:val="007566F8"/>
    <w:rsid w:val="00756CD1"/>
    <w:rsid w:val="00756E40"/>
    <w:rsid w:val="0075725E"/>
    <w:rsid w:val="00761172"/>
    <w:rsid w:val="00761321"/>
    <w:rsid w:val="00761422"/>
    <w:rsid w:val="00761822"/>
    <w:rsid w:val="00761852"/>
    <w:rsid w:val="007622EA"/>
    <w:rsid w:val="007625C7"/>
    <w:rsid w:val="007625CB"/>
    <w:rsid w:val="00762777"/>
    <w:rsid w:val="00762E7C"/>
    <w:rsid w:val="0076306F"/>
    <w:rsid w:val="007632B3"/>
    <w:rsid w:val="00763639"/>
    <w:rsid w:val="00763E48"/>
    <w:rsid w:val="007647AA"/>
    <w:rsid w:val="00764C57"/>
    <w:rsid w:val="0076508B"/>
    <w:rsid w:val="007655B8"/>
    <w:rsid w:val="00765B5C"/>
    <w:rsid w:val="0076629B"/>
    <w:rsid w:val="007664C6"/>
    <w:rsid w:val="007667F6"/>
    <w:rsid w:val="00766CE9"/>
    <w:rsid w:val="00767256"/>
    <w:rsid w:val="00767521"/>
    <w:rsid w:val="007677A8"/>
    <w:rsid w:val="00767AE7"/>
    <w:rsid w:val="00767D38"/>
    <w:rsid w:val="00770B27"/>
    <w:rsid w:val="00770DAC"/>
    <w:rsid w:val="00770FA3"/>
    <w:rsid w:val="00770FE1"/>
    <w:rsid w:val="00771060"/>
    <w:rsid w:val="00771E29"/>
    <w:rsid w:val="0077222B"/>
    <w:rsid w:val="007724E2"/>
    <w:rsid w:val="0077263C"/>
    <w:rsid w:val="00772671"/>
    <w:rsid w:val="007729F9"/>
    <w:rsid w:val="00772A5E"/>
    <w:rsid w:val="00772B12"/>
    <w:rsid w:val="007734D1"/>
    <w:rsid w:val="0077369E"/>
    <w:rsid w:val="00773FF1"/>
    <w:rsid w:val="00774026"/>
    <w:rsid w:val="007746AA"/>
    <w:rsid w:val="0077490F"/>
    <w:rsid w:val="00774B12"/>
    <w:rsid w:val="00774DD9"/>
    <w:rsid w:val="00775A51"/>
    <w:rsid w:val="00775BA8"/>
    <w:rsid w:val="00775CC1"/>
    <w:rsid w:val="00776115"/>
    <w:rsid w:val="007765CE"/>
    <w:rsid w:val="00776724"/>
    <w:rsid w:val="00776D84"/>
    <w:rsid w:val="00776F18"/>
    <w:rsid w:val="00776FF3"/>
    <w:rsid w:val="0077745C"/>
    <w:rsid w:val="00777546"/>
    <w:rsid w:val="007775BB"/>
    <w:rsid w:val="007776E9"/>
    <w:rsid w:val="0077792E"/>
    <w:rsid w:val="00777A74"/>
    <w:rsid w:val="0078023A"/>
    <w:rsid w:val="0078026A"/>
    <w:rsid w:val="0078036B"/>
    <w:rsid w:val="00780451"/>
    <w:rsid w:val="00780590"/>
    <w:rsid w:val="00780910"/>
    <w:rsid w:val="007811E7"/>
    <w:rsid w:val="007813D0"/>
    <w:rsid w:val="0078164D"/>
    <w:rsid w:val="0078192F"/>
    <w:rsid w:val="00781C30"/>
    <w:rsid w:val="00781E1B"/>
    <w:rsid w:val="00782D4A"/>
    <w:rsid w:val="00782DBE"/>
    <w:rsid w:val="0078345A"/>
    <w:rsid w:val="007836E7"/>
    <w:rsid w:val="007838BC"/>
    <w:rsid w:val="00783B6B"/>
    <w:rsid w:val="00783C61"/>
    <w:rsid w:val="007840F7"/>
    <w:rsid w:val="007845AC"/>
    <w:rsid w:val="0078462F"/>
    <w:rsid w:val="00784C53"/>
    <w:rsid w:val="00784C6C"/>
    <w:rsid w:val="00784D70"/>
    <w:rsid w:val="00784E08"/>
    <w:rsid w:val="0078524B"/>
    <w:rsid w:val="007852FF"/>
    <w:rsid w:val="007854FB"/>
    <w:rsid w:val="00785BFB"/>
    <w:rsid w:val="00785F3D"/>
    <w:rsid w:val="00785FEE"/>
    <w:rsid w:val="007861FA"/>
    <w:rsid w:val="0078698E"/>
    <w:rsid w:val="00786D08"/>
    <w:rsid w:val="00786ED3"/>
    <w:rsid w:val="0078705E"/>
    <w:rsid w:val="007878E2"/>
    <w:rsid w:val="007907C5"/>
    <w:rsid w:val="00790EE2"/>
    <w:rsid w:val="00791046"/>
    <w:rsid w:val="0079136B"/>
    <w:rsid w:val="007913FA"/>
    <w:rsid w:val="00791B06"/>
    <w:rsid w:val="007929E6"/>
    <w:rsid w:val="00792A84"/>
    <w:rsid w:val="007930C2"/>
    <w:rsid w:val="007932A4"/>
    <w:rsid w:val="007937AE"/>
    <w:rsid w:val="00794618"/>
    <w:rsid w:val="007947BF"/>
    <w:rsid w:val="00794B17"/>
    <w:rsid w:val="00795027"/>
    <w:rsid w:val="00795AB0"/>
    <w:rsid w:val="00795EF4"/>
    <w:rsid w:val="0079625D"/>
    <w:rsid w:val="007969F3"/>
    <w:rsid w:val="00797209"/>
    <w:rsid w:val="00797AC1"/>
    <w:rsid w:val="00797AE3"/>
    <w:rsid w:val="00797D3E"/>
    <w:rsid w:val="007A050A"/>
    <w:rsid w:val="007A06E4"/>
    <w:rsid w:val="007A131A"/>
    <w:rsid w:val="007A16CD"/>
    <w:rsid w:val="007A1F37"/>
    <w:rsid w:val="007A1FC3"/>
    <w:rsid w:val="007A228C"/>
    <w:rsid w:val="007A24BA"/>
    <w:rsid w:val="007A263B"/>
    <w:rsid w:val="007A2884"/>
    <w:rsid w:val="007A2AFC"/>
    <w:rsid w:val="007A2BA0"/>
    <w:rsid w:val="007A302C"/>
    <w:rsid w:val="007A3073"/>
    <w:rsid w:val="007A33BE"/>
    <w:rsid w:val="007A3575"/>
    <w:rsid w:val="007A3DE7"/>
    <w:rsid w:val="007A4276"/>
    <w:rsid w:val="007A4386"/>
    <w:rsid w:val="007A4399"/>
    <w:rsid w:val="007A44C3"/>
    <w:rsid w:val="007A5B06"/>
    <w:rsid w:val="007A5B45"/>
    <w:rsid w:val="007A612A"/>
    <w:rsid w:val="007A659F"/>
    <w:rsid w:val="007A681F"/>
    <w:rsid w:val="007A684D"/>
    <w:rsid w:val="007A6AD9"/>
    <w:rsid w:val="007A6C91"/>
    <w:rsid w:val="007A7771"/>
    <w:rsid w:val="007A7840"/>
    <w:rsid w:val="007A7E76"/>
    <w:rsid w:val="007A7F2F"/>
    <w:rsid w:val="007B1523"/>
    <w:rsid w:val="007B15AB"/>
    <w:rsid w:val="007B1BC9"/>
    <w:rsid w:val="007B2082"/>
    <w:rsid w:val="007B2486"/>
    <w:rsid w:val="007B26D1"/>
    <w:rsid w:val="007B32B5"/>
    <w:rsid w:val="007B3374"/>
    <w:rsid w:val="007B34E4"/>
    <w:rsid w:val="007B35B2"/>
    <w:rsid w:val="007B3690"/>
    <w:rsid w:val="007B372E"/>
    <w:rsid w:val="007B3DCB"/>
    <w:rsid w:val="007B4191"/>
    <w:rsid w:val="007B42E8"/>
    <w:rsid w:val="007B447B"/>
    <w:rsid w:val="007B4D4D"/>
    <w:rsid w:val="007B54ED"/>
    <w:rsid w:val="007B5557"/>
    <w:rsid w:val="007B5BF3"/>
    <w:rsid w:val="007B5CE1"/>
    <w:rsid w:val="007B5EDF"/>
    <w:rsid w:val="007B6101"/>
    <w:rsid w:val="007B6499"/>
    <w:rsid w:val="007B6B62"/>
    <w:rsid w:val="007B6C35"/>
    <w:rsid w:val="007B6D81"/>
    <w:rsid w:val="007B6E64"/>
    <w:rsid w:val="007B6E9C"/>
    <w:rsid w:val="007B6F9A"/>
    <w:rsid w:val="007B758F"/>
    <w:rsid w:val="007B772D"/>
    <w:rsid w:val="007B7996"/>
    <w:rsid w:val="007C05ED"/>
    <w:rsid w:val="007C076B"/>
    <w:rsid w:val="007C08DD"/>
    <w:rsid w:val="007C1F3F"/>
    <w:rsid w:val="007C2034"/>
    <w:rsid w:val="007C20B5"/>
    <w:rsid w:val="007C233C"/>
    <w:rsid w:val="007C255E"/>
    <w:rsid w:val="007C2C6F"/>
    <w:rsid w:val="007C2CE6"/>
    <w:rsid w:val="007C2D16"/>
    <w:rsid w:val="007C2E69"/>
    <w:rsid w:val="007C35E4"/>
    <w:rsid w:val="007C3890"/>
    <w:rsid w:val="007C3C4C"/>
    <w:rsid w:val="007C404A"/>
    <w:rsid w:val="007C41DD"/>
    <w:rsid w:val="007C4293"/>
    <w:rsid w:val="007C4409"/>
    <w:rsid w:val="007C4A3C"/>
    <w:rsid w:val="007C5CD8"/>
    <w:rsid w:val="007C5DFE"/>
    <w:rsid w:val="007C5EB2"/>
    <w:rsid w:val="007C6096"/>
    <w:rsid w:val="007C64F1"/>
    <w:rsid w:val="007C6E93"/>
    <w:rsid w:val="007C6FBF"/>
    <w:rsid w:val="007C7032"/>
    <w:rsid w:val="007C74FB"/>
    <w:rsid w:val="007C786F"/>
    <w:rsid w:val="007C78CD"/>
    <w:rsid w:val="007C7CEA"/>
    <w:rsid w:val="007D0844"/>
    <w:rsid w:val="007D0D12"/>
    <w:rsid w:val="007D0EA6"/>
    <w:rsid w:val="007D1224"/>
    <w:rsid w:val="007D1278"/>
    <w:rsid w:val="007D13B6"/>
    <w:rsid w:val="007D1552"/>
    <w:rsid w:val="007D1961"/>
    <w:rsid w:val="007D1CF6"/>
    <w:rsid w:val="007D1E65"/>
    <w:rsid w:val="007D2131"/>
    <w:rsid w:val="007D23F2"/>
    <w:rsid w:val="007D2A7E"/>
    <w:rsid w:val="007D2AAD"/>
    <w:rsid w:val="007D2C82"/>
    <w:rsid w:val="007D30F2"/>
    <w:rsid w:val="007D369D"/>
    <w:rsid w:val="007D3E37"/>
    <w:rsid w:val="007D4745"/>
    <w:rsid w:val="007D515A"/>
    <w:rsid w:val="007D5359"/>
    <w:rsid w:val="007D5372"/>
    <w:rsid w:val="007D5F2D"/>
    <w:rsid w:val="007D62F5"/>
    <w:rsid w:val="007D64D8"/>
    <w:rsid w:val="007D665F"/>
    <w:rsid w:val="007D66F0"/>
    <w:rsid w:val="007D6DDC"/>
    <w:rsid w:val="007D733E"/>
    <w:rsid w:val="007D77F0"/>
    <w:rsid w:val="007D7A8D"/>
    <w:rsid w:val="007E012B"/>
    <w:rsid w:val="007E0A25"/>
    <w:rsid w:val="007E0C6A"/>
    <w:rsid w:val="007E11D7"/>
    <w:rsid w:val="007E1206"/>
    <w:rsid w:val="007E1259"/>
    <w:rsid w:val="007E1356"/>
    <w:rsid w:val="007E1A82"/>
    <w:rsid w:val="007E1B9B"/>
    <w:rsid w:val="007E2618"/>
    <w:rsid w:val="007E2A92"/>
    <w:rsid w:val="007E2B38"/>
    <w:rsid w:val="007E2B8C"/>
    <w:rsid w:val="007E2C65"/>
    <w:rsid w:val="007E2CBC"/>
    <w:rsid w:val="007E4BA3"/>
    <w:rsid w:val="007E5049"/>
    <w:rsid w:val="007E523C"/>
    <w:rsid w:val="007E5E11"/>
    <w:rsid w:val="007E6067"/>
    <w:rsid w:val="007E6126"/>
    <w:rsid w:val="007E63C1"/>
    <w:rsid w:val="007E670B"/>
    <w:rsid w:val="007E6F9D"/>
    <w:rsid w:val="007E7858"/>
    <w:rsid w:val="007E7C25"/>
    <w:rsid w:val="007F0152"/>
    <w:rsid w:val="007F04BC"/>
    <w:rsid w:val="007F085A"/>
    <w:rsid w:val="007F0E88"/>
    <w:rsid w:val="007F0FA4"/>
    <w:rsid w:val="007F165F"/>
    <w:rsid w:val="007F2026"/>
    <w:rsid w:val="007F26D2"/>
    <w:rsid w:val="007F2E58"/>
    <w:rsid w:val="007F353F"/>
    <w:rsid w:val="007F36BB"/>
    <w:rsid w:val="007F38AF"/>
    <w:rsid w:val="007F3A62"/>
    <w:rsid w:val="007F45E3"/>
    <w:rsid w:val="007F49B1"/>
    <w:rsid w:val="007F4FBD"/>
    <w:rsid w:val="007F5264"/>
    <w:rsid w:val="007F5318"/>
    <w:rsid w:val="007F5675"/>
    <w:rsid w:val="007F5C27"/>
    <w:rsid w:val="007F62F4"/>
    <w:rsid w:val="007F77F2"/>
    <w:rsid w:val="007F7C91"/>
    <w:rsid w:val="008000B1"/>
    <w:rsid w:val="008006E6"/>
    <w:rsid w:val="0080074D"/>
    <w:rsid w:val="00800940"/>
    <w:rsid w:val="00800E58"/>
    <w:rsid w:val="00800F2F"/>
    <w:rsid w:val="008017E0"/>
    <w:rsid w:val="008018BC"/>
    <w:rsid w:val="00801A7A"/>
    <w:rsid w:val="00801DC7"/>
    <w:rsid w:val="00802100"/>
    <w:rsid w:val="0080211C"/>
    <w:rsid w:val="00802855"/>
    <w:rsid w:val="008031DE"/>
    <w:rsid w:val="00803400"/>
    <w:rsid w:val="00803404"/>
    <w:rsid w:val="0080356F"/>
    <w:rsid w:val="00803EDF"/>
    <w:rsid w:val="00804E6E"/>
    <w:rsid w:val="00804FF9"/>
    <w:rsid w:val="00805063"/>
    <w:rsid w:val="00805236"/>
    <w:rsid w:val="00805AA7"/>
    <w:rsid w:val="00805F25"/>
    <w:rsid w:val="00805F6C"/>
    <w:rsid w:val="008066CF"/>
    <w:rsid w:val="00806766"/>
    <w:rsid w:val="008069ED"/>
    <w:rsid w:val="008071DE"/>
    <w:rsid w:val="008074CF"/>
    <w:rsid w:val="00807F14"/>
    <w:rsid w:val="0081009A"/>
    <w:rsid w:val="00810885"/>
    <w:rsid w:val="00810A24"/>
    <w:rsid w:val="00810CD2"/>
    <w:rsid w:val="00811752"/>
    <w:rsid w:val="008117D1"/>
    <w:rsid w:val="00811CB2"/>
    <w:rsid w:val="0081221E"/>
    <w:rsid w:val="00812DAD"/>
    <w:rsid w:val="0081304F"/>
    <w:rsid w:val="00813EEA"/>
    <w:rsid w:val="00814916"/>
    <w:rsid w:val="00814DA5"/>
    <w:rsid w:val="00815AEC"/>
    <w:rsid w:val="00816619"/>
    <w:rsid w:val="00816680"/>
    <w:rsid w:val="008167C5"/>
    <w:rsid w:val="00817334"/>
    <w:rsid w:val="00817B2E"/>
    <w:rsid w:val="00817DE7"/>
    <w:rsid w:val="00820A39"/>
    <w:rsid w:val="00820ACE"/>
    <w:rsid w:val="00820E9F"/>
    <w:rsid w:val="00821882"/>
    <w:rsid w:val="0082207A"/>
    <w:rsid w:val="008222F4"/>
    <w:rsid w:val="00822791"/>
    <w:rsid w:val="008227AE"/>
    <w:rsid w:val="00822CC5"/>
    <w:rsid w:val="00823095"/>
    <w:rsid w:val="00823977"/>
    <w:rsid w:val="0082407B"/>
    <w:rsid w:val="0082410D"/>
    <w:rsid w:val="00824EE0"/>
    <w:rsid w:val="008269E0"/>
    <w:rsid w:val="00827031"/>
    <w:rsid w:val="0082717C"/>
    <w:rsid w:val="008277FF"/>
    <w:rsid w:val="0082798D"/>
    <w:rsid w:val="0083003D"/>
    <w:rsid w:val="008301A8"/>
    <w:rsid w:val="00830287"/>
    <w:rsid w:val="00830294"/>
    <w:rsid w:val="00831E86"/>
    <w:rsid w:val="00831F51"/>
    <w:rsid w:val="00832314"/>
    <w:rsid w:val="008325F3"/>
    <w:rsid w:val="008327F5"/>
    <w:rsid w:val="00832E25"/>
    <w:rsid w:val="00832F40"/>
    <w:rsid w:val="00833444"/>
    <w:rsid w:val="0083349B"/>
    <w:rsid w:val="00833677"/>
    <w:rsid w:val="008338E2"/>
    <w:rsid w:val="00833ACE"/>
    <w:rsid w:val="00833B91"/>
    <w:rsid w:val="008340F1"/>
    <w:rsid w:val="00834C81"/>
    <w:rsid w:val="00834E5D"/>
    <w:rsid w:val="00834EA0"/>
    <w:rsid w:val="00835F94"/>
    <w:rsid w:val="008360D0"/>
    <w:rsid w:val="00836292"/>
    <w:rsid w:val="008362E3"/>
    <w:rsid w:val="00836AD1"/>
    <w:rsid w:val="00836C16"/>
    <w:rsid w:val="00836CF3"/>
    <w:rsid w:val="0083769D"/>
    <w:rsid w:val="00837A8C"/>
    <w:rsid w:val="00837C13"/>
    <w:rsid w:val="008400F2"/>
    <w:rsid w:val="008402A8"/>
    <w:rsid w:val="00840345"/>
    <w:rsid w:val="00840369"/>
    <w:rsid w:val="008404F9"/>
    <w:rsid w:val="0084058A"/>
    <w:rsid w:val="00840C12"/>
    <w:rsid w:val="00840F82"/>
    <w:rsid w:val="00841915"/>
    <w:rsid w:val="00842657"/>
    <w:rsid w:val="0084281C"/>
    <w:rsid w:val="00842928"/>
    <w:rsid w:val="00842AC0"/>
    <w:rsid w:val="00842F5B"/>
    <w:rsid w:val="0084300C"/>
    <w:rsid w:val="008436CA"/>
    <w:rsid w:val="00843C00"/>
    <w:rsid w:val="00844470"/>
    <w:rsid w:val="00844773"/>
    <w:rsid w:val="008447DC"/>
    <w:rsid w:val="008449A9"/>
    <w:rsid w:val="008449B8"/>
    <w:rsid w:val="00845003"/>
    <w:rsid w:val="0084518F"/>
    <w:rsid w:val="00845CC7"/>
    <w:rsid w:val="00846E95"/>
    <w:rsid w:val="008476D6"/>
    <w:rsid w:val="00847847"/>
    <w:rsid w:val="0084799A"/>
    <w:rsid w:val="00847BFA"/>
    <w:rsid w:val="00847F25"/>
    <w:rsid w:val="0085145F"/>
    <w:rsid w:val="008518FB"/>
    <w:rsid w:val="00851A29"/>
    <w:rsid w:val="00851CC5"/>
    <w:rsid w:val="00851EDD"/>
    <w:rsid w:val="00851EF2"/>
    <w:rsid w:val="00852400"/>
    <w:rsid w:val="0085268F"/>
    <w:rsid w:val="008536E2"/>
    <w:rsid w:val="008538F4"/>
    <w:rsid w:val="00853E18"/>
    <w:rsid w:val="00853E65"/>
    <w:rsid w:val="00854208"/>
    <w:rsid w:val="0085454A"/>
    <w:rsid w:val="0085463B"/>
    <w:rsid w:val="00854F36"/>
    <w:rsid w:val="0085513A"/>
    <w:rsid w:val="00855235"/>
    <w:rsid w:val="0085567F"/>
    <w:rsid w:val="00855A4A"/>
    <w:rsid w:val="00855A96"/>
    <w:rsid w:val="00855B89"/>
    <w:rsid w:val="00855FDE"/>
    <w:rsid w:val="0085646D"/>
    <w:rsid w:val="008567D4"/>
    <w:rsid w:val="0085743A"/>
    <w:rsid w:val="008574CA"/>
    <w:rsid w:val="008578FF"/>
    <w:rsid w:val="00857E43"/>
    <w:rsid w:val="0086084E"/>
    <w:rsid w:val="008618E0"/>
    <w:rsid w:val="00861F52"/>
    <w:rsid w:val="008625CC"/>
    <w:rsid w:val="00862EB2"/>
    <w:rsid w:val="008638ED"/>
    <w:rsid w:val="00863AEB"/>
    <w:rsid w:val="00864554"/>
    <w:rsid w:val="00864680"/>
    <w:rsid w:val="008646A6"/>
    <w:rsid w:val="00864853"/>
    <w:rsid w:val="008648AC"/>
    <w:rsid w:val="00864A3D"/>
    <w:rsid w:val="00864BD0"/>
    <w:rsid w:val="00864C96"/>
    <w:rsid w:val="008651C3"/>
    <w:rsid w:val="0086535C"/>
    <w:rsid w:val="00865D42"/>
    <w:rsid w:val="00865F2F"/>
    <w:rsid w:val="0086639B"/>
    <w:rsid w:val="00866C9F"/>
    <w:rsid w:val="008672DB"/>
    <w:rsid w:val="00867389"/>
    <w:rsid w:val="00867500"/>
    <w:rsid w:val="00867691"/>
    <w:rsid w:val="008678F6"/>
    <w:rsid w:val="00867C5C"/>
    <w:rsid w:val="0087039C"/>
    <w:rsid w:val="008705C2"/>
    <w:rsid w:val="00870B63"/>
    <w:rsid w:val="0087102B"/>
    <w:rsid w:val="00871156"/>
    <w:rsid w:val="0087145D"/>
    <w:rsid w:val="00871520"/>
    <w:rsid w:val="008720C9"/>
    <w:rsid w:val="008722B3"/>
    <w:rsid w:val="00872BD4"/>
    <w:rsid w:val="0087320A"/>
    <w:rsid w:val="00873A74"/>
    <w:rsid w:val="00873D32"/>
    <w:rsid w:val="00873DFB"/>
    <w:rsid w:val="00874392"/>
    <w:rsid w:val="0087446F"/>
    <w:rsid w:val="00874568"/>
    <w:rsid w:val="00874965"/>
    <w:rsid w:val="00874E78"/>
    <w:rsid w:val="00874ED7"/>
    <w:rsid w:val="00875858"/>
    <w:rsid w:val="00875A59"/>
    <w:rsid w:val="00875FFC"/>
    <w:rsid w:val="0087654A"/>
    <w:rsid w:val="008772B7"/>
    <w:rsid w:val="0087745D"/>
    <w:rsid w:val="00877470"/>
    <w:rsid w:val="00877EF2"/>
    <w:rsid w:val="008804E2"/>
    <w:rsid w:val="00880C38"/>
    <w:rsid w:val="00881482"/>
    <w:rsid w:val="0088186E"/>
    <w:rsid w:val="00881A4F"/>
    <w:rsid w:val="00881B43"/>
    <w:rsid w:val="008822D4"/>
    <w:rsid w:val="00882757"/>
    <w:rsid w:val="008828BA"/>
    <w:rsid w:val="0088397D"/>
    <w:rsid w:val="00883DAE"/>
    <w:rsid w:val="00883DBE"/>
    <w:rsid w:val="00883F66"/>
    <w:rsid w:val="008842EA"/>
    <w:rsid w:val="00885427"/>
    <w:rsid w:val="00885607"/>
    <w:rsid w:val="0088565F"/>
    <w:rsid w:val="00885940"/>
    <w:rsid w:val="00885FDA"/>
    <w:rsid w:val="00886280"/>
    <w:rsid w:val="00886E9E"/>
    <w:rsid w:val="0088721C"/>
    <w:rsid w:val="00887825"/>
    <w:rsid w:val="008879E4"/>
    <w:rsid w:val="00887CD0"/>
    <w:rsid w:val="00890085"/>
    <w:rsid w:val="00890979"/>
    <w:rsid w:val="00890ECF"/>
    <w:rsid w:val="0089121F"/>
    <w:rsid w:val="0089135C"/>
    <w:rsid w:val="00891D1A"/>
    <w:rsid w:val="00892C5A"/>
    <w:rsid w:val="008932E7"/>
    <w:rsid w:val="008934C0"/>
    <w:rsid w:val="008939B9"/>
    <w:rsid w:val="00893DF6"/>
    <w:rsid w:val="00894A2B"/>
    <w:rsid w:val="00894EAF"/>
    <w:rsid w:val="00895303"/>
    <w:rsid w:val="0089557E"/>
    <w:rsid w:val="008957A5"/>
    <w:rsid w:val="008957E0"/>
    <w:rsid w:val="00895C93"/>
    <w:rsid w:val="00895D6B"/>
    <w:rsid w:val="00896151"/>
    <w:rsid w:val="00896E7C"/>
    <w:rsid w:val="008970C7"/>
    <w:rsid w:val="008972E8"/>
    <w:rsid w:val="0089767D"/>
    <w:rsid w:val="0089768F"/>
    <w:rsid w:val="008A016E"/>
    <w:rsid w:val="008A080D"/>
    <w:rsid w:val="008A08B2"/>
    <w:rsid w:val="008A099F"/>
    <w:rsid w:val="008A0AE7"/>
    <w:rsid w:val="008A1094"/>
    <w:rsid w:val="008A1774"/>
    <w:rsid w:val="008A1967"/>
    <w:rsid w:val="008A1D04"/>
    <w:rsid w:val="008A1E91"/>
    <w:rsid w:val="008A1F89"/>
    <w:rsid w:val="008A23B5"/>
    <w:rsid w:val="008A26B3"/>
    <w:rsid w:val="008A2742"/>
    <w:rsid w:val="008A2762"/>
    <w:rsid w:val="008A27D7"/>
    <w:rsid w:val="008A2CCD"/>
    <w:rsid w:val="008A350F"/>
    <w:rsid w:val="008A3914"/>
    <w:rsid w:val="008A3DD9"/>
    <w:rsid w:val="008A4974"/>
    <w:rsid w:val="008A4B47"/>
    <w:rsid w:val="008A4F4E"/>
    <w:rsid w:val="008A51B7"/>
    <w:rsid w:val="008A5A65"/>
    <w:rsid w:val="008A5E8D"/>
    <w:rsid w:val="008A5F76"/>
    <w:rsid w:val="008A641A"/>
    <w:rsid w:val="008A659A"/>
    <w:rsid w:val="008A6696"/>
    <w:rsid w:val="008A6750"/>
    <w:rsid w:val="008A7991"/>
    <w:rsid w:val="008B004B"/>
    <w:rsid w:val="008B00CB"/>
    <w:rsid w:val="008B01C9"/>
    <w:rsid w:val="008B06AB"/>
    <w:rsid w:val="008B08AA"/>
    <w:rsid w:val="008B1088"/>
    <w:rsid w:val="008B1BA1"/>
    <w:rsid w:val="008B23D0"/>
    <w:rsid w:val="008B280D"/>
    <w:rsid w:val="008B2DF3"/>
    <w:rsid w:val="008B30AD"/>
    <w:rsid w:val="008B36F6"/>
    <w:rsid w:val="008B38AB"/>
    <w:rsid w:val="008B3F30"/>
    <w:rsid w:val="008B3F8D"/>
    <w:rsid w:val="008B44F8"/>
    <w:rsid w:val="008B4531"/>
    <w:rsid w:val="008B457C"/>
    <w:rsid w:val="008B52F7"/>
    <w:rsid w:val="008B5AEE"/>
    <w:rsid w:val="008B5F2B"/>
    <w:rsid w:val="008B5F4D"/>
    <w:rsid w:val="008B5F69"/>
    <w:rsid w:val="008B60F9"/>
    <w:rsid w:val="008B6160"/>
    <w:rsid w:val="008B63AD"/>
    <w:rsid w:val="008B64BD"/>
    <w:rsid w:val="008B76C3"/>
    <w:rsid w:val="008B7E5C"/>
    <w:rsid w:val="008C0144"/>
    <w:rsid w:val="008C02B7"/>
    <w:rsid w:val="008C0469"/>
    <w:rsid w:val="008C0554"/>
    <w:rsid w:val="008C07B7"/>
    <w:rsid w:val="008C0A2E"/>
    <w:rsid w:val="008C146E"/>
    <w:rsid w:val="008C1675"/>
    <w:rsid w:val="008C193F"/>
    <w:rsid w:val="008C24C1"/>
    <w:rsid w:val="008C24D1"/>
    <w:rsid w:val="008C3E6E"/>
    <w:rsid w:val="008C405B"/>
    <w:rsid w:val="008C4160"/>
    <w:rsid w:val="008C46ED"/>
    <w:rsid w:val="008C476F"/>
    <w:rsid w:val="008C4BD3"/>
    <w:rsid w:val="008C4D63"/>
    <w:rsid w:val="008C4F30"/>
    <w:rsid w:val="008C53D0"/>
    <w:rsid w:val="008C59FD"/>
    <w:rsid w:val="008C5C61"/>
    <w:rsid w:val="008C5FA2"/>
    <w:rsid w:val="008C6303"/>
    <w:rsid w:val="008C6477"/>
    <w:rsid w:val="008C6667"/>
    <w:rsid w:val="008C6986"/>
    <w:rsid w:val="008C6AD5"/>
    <w:rsid w:val="008C6E0B"/>
    <w:rsid w:val="008C70B4"/>
    <w:rsid w:val="008C796D"/>
    <w:rsid w:val="008D0448"/>
    <w:rsid w:val="008D0AD8"/>
    <w:rsid w:val="008D0FD3"/>
    <w:rsid w:val="008D1221"/>
    <w:rsid w:val="008D1D5E"/>
    <w:rsid w:val="008D1D87"/>
    <w:rsid w:val="008D1DAD"/>
    <w:rsid w:val="008D2995"/>
    <w:rsid w:val="008D2D12"/>
    <w:rsid w:val="008D300A"/>
    <w:rsid w:val="008D36DB"/>
    <w:rsid w:val="008D413C"/>
    <w:rsid w:val="008D4805"/>
    <w:rsid w:val="008D4BDA"/>
    <w:rsid w:val="008D4DC7"/>
    <w:rsid w:val="008D5650"/>
    <w:rsid w:val="008D57E5"/>
    <w:rsid w:val="008D5835"/>
    <w:rsid w:val="008D5A17"/>
    <w:rsid w:val="008D623A"/>
    <w:rsid w:val="008D647B"/>
    <w:rsid w:val="008D682C"/>
    <w:rsid w:val="008D6FB2"/>
    <w:rsid w:val="008D7592"/>
    <w:rsid w:val="008D7AAB"/>
    <w:rsid w:val="008D7CDE"/>
    <w:rsid w:val="008E0107"/>
    <w:rsid w:val="008E084D"/>
    <w:rsid w:val="008E0D14"/>
    <w:rsid w:val="008E0F80"/>
    <w:rsid w:val="008E1255"/>
    <w:rsid w:val="008E2AEA"/>
    <w:rsid w:val="008E3A6D"/>
    <w:rsid w:val="008E3B79"/>
    <w:rsid w:val="008E3E0B"/>
    <w:rsid w:val="008E40CA"/>
    <w:rsid w:val="008E524D"/>
    <w:rsid w:val="008E5265"/>
    <w:rsid w:val="008E56ED"/>
    <w:rsid w:val="008E5BC6"/>
    <w:rsid w:val="008E635B"/>
    <w:rsid w:val="008E6360"/>
    <w:rsid w:val="008E64BE"/>
    <w:rsid w:val="008E6F07"/>
    <w:rsid w:val="008E7360"/>
    <w:rsid w:val="008E7661"/>
    <w:rsid w:val="008E77BB"/>
    <w:rsid w:val="008E7EBC"/>
    <w:rsid w:val="008F0D91"/>
    <w:rsid w:val="008F1215"/>
    <w:rsid w:val="008F1D66"/>
    <w:rsid w:val="008F1FB8"/>
    <w:rsid w:val="008F2203"/>
    <w:rsid w:val="008F2588"/>
    <w:rsid w:val="008F26E4"/>
    <w:rsid w:val="008F2834"/>
    <w:rsid w:val="008F299A"/>
    <w:rsid w:val="008F29DC"/>
    <w:rsid w:val="008F3217"/>
    <w:rsid w:val="008F33CE"/>
    <w:rsid w:val="008F384D"/>
    <w:rsid w:val="008F3A71"/>
    <w:rsid w:val="008F3ADD"/>
    <w:rsid w:val="008F40CA"/>
    <w:rsid w:val="008F41F8"/>
    <w:rsid w:val="008F425D"/>
    <w:rsid w:val="008F4A65"/>
    <w:rsid w:val="008F5EAD"/>
    <w:rsid w:val="008F65C3"/>
    <w:rsid w:val="008F7003"/>
    <w:rsid w:val="008F74FA"/>
    <w:rsid w:val="008F79A1"/>
    <w:rsid w:val="008F7CB3"/>
    <w:rsid w:val="008F7FB8"/>
    <w:rsid w:val="00900036"/>
    <w:rsid w:val="00900C45"/>
    <w:rsid w:val="00901208"/>
    <w:rsid w:val="009014D1"/>
    <w:rsid w:val="00901558"/>
    <w:rsid w:val="009025E1"/>
    <w:rsid w:val="00902743"/>
    <w:rsid w:val="0090315F"/>
    <w:rsid w:val="00903178"/>
    <w:rsid w:val="0090360D"/>
    <w:rsid w:val="0090364D"/>
    <w:rsid w:val="00903F54"/>
    <w:rsid w:val="00904511"/>
    <w:rsid w:val="00904CF3"/>
    <w:rsid w:val="00904E12"/>
    <w:rsid w:val="009051CC"/>
    <w:rsid w:val="00905390"/>
    <w:rsid w:val="0090585A"/>
    <w:rsid w:val="00905C90"/>
    <w:rsid w:val="0090605E"/>
    <w:rsid w:val="00906727"/>
    <w:rsid w:val="009068B3"/>
    <w:rsid w:val="00906C3B"/>
    <w:rsid w:val="00906F8F"/>
    <w:rsid w:val="00907101"/>
    <w:rsid w:val="0090761D"/>
    <w:rsid w:val="00907F51"/>
    <w:rsid w:val="0091034E"/>
    <w:rsid w:val="00910493"/>
    <w:rsid w:val="00910E56"/>
    <w:rsid w:val="00910EDF"/>
    <w:rsid w:val="0091152C"/>
    <w:rsid w:val="00911A35"/>
    <w:rsid w:val="00911A38"/>
    <w:rsid w:val="00911E73"/>
    <w:rsid w:val="009126F4"/>
    <w:rsid w:val="009133EB"/>
    <w:rsid w:val="00913876"/>
    <w:rsid w:val="00913998"/>
    <w:rsid w:val="00913ECC"/>
    <w:rsid w:val="0091402C"/>
    <w:rsid w:val="009140BA"/>
    <w:rsid w:val="00914A82"/>
    <w:rsid w:val="00914DE0"/>
    <w:rsid w:val="00914EA7"/>
    <w:rsid w:val="009156AC"/>
    <w:rsid w:val="00915976"/>
    <w:rsid w:val="009168EF"/>
    <w:rsid w:val="00916C3A"/>
    <w:rsid w:val="00916FB1"/>
    <w:rsid w:val="00916FF9"/>
    <w:rsid w:val="00917187"/>
    <w:rsid w:val="009175A6"/>
    <w:rsid w:val="00917763"/>
    <w:rsid w:val="00917BAB"/>
    <w:rsid w:val="0092030D"/>
    <w:rsid w:val="009204FA"/>
    <w:rsid w:val="009206FB"/>
    <w:rsid w:val="00920B3C"/>
    <w:rsid w:val="00920EC6"/>
    <w:rsid w:val="00920F3F"/>
    <w:rsid w:val="009210C3"/>
    <w:rsid w:val="0092178F"/>
    <w:rsid w:val="009217E8"/>
    <w:rsid w:val="00921830"/>
    <w:rsid w:val="00921BE9"/>
    <w:rsid w:val="00921D75"/>
    <w:rsid w:val="00921DCE"/>
    <w:rsid w:val="00921FA2"/>
    <w:rsid w:val="00922137"/>
    <w:rsid w:val="00922399"/>
    <w:rsid w:val="00922A8B"/>
    <w:rsid w:val="00922CB9"/>
    <w:rsid w:val="00922E67"/>
    <w:rsid w:val="009237A0"/>
    <w:rsid w:val="00923819"/>
    <w:rsid w:val="00923C13"/>
    <w:rsid w:val="00923F82"/>
    <w:rsid w:val="00924212"/>
    <w:rsid w:val="00924322"/>
    <w:rsid w:val="00925A41"/>
    <w:rsid w:val="00925E89"/>
    <w:rsid w:val="009264EA"/>
    <w:rsid w:val="009265A8"/>
    <w:rsid w:val="00926783"/>
    <w:rsid w:val="0092705C"/>
    <w:rsid w:val="0092751D"/>
    <w:rsid w:val="00927877"/>
    <w:rsid w:val="00927B3A"/>
    <w:rsid w:val="00927B72"/>
    <w:rsid w:val="00927E97"/>
    <w:rsid w:val="00930064"/>
    <w:rsid w:val="0093021E"/>
    <w:rsid w:val="00930C1E"/>
    <w:rsid w:val="00931233"/>
    <w:rsid w:val="00931F04"/>
    <w:rsid w:val="009325E8"/>
    <w:rsid w:val="0093279D"/>
    <w:rsid w:val="00932F58"/>
    <w:rsid w:val="009335DE"/>
    <w:rsid w:val="0093370C"/>
    <w:rsid w:val="00933D59"/>
    <w:rsid w:val="009341FE"/>
    <w:rsid w:val="0093445A"/>
    <w:rsid w:val="00934566"/>
    <w:rsid w:val="0093466D"/>
    <w:rsid w:val="009349B4"/>
    <w:rsid w:val="00934A7E"/>
    <w:rsid w:val="00935D9A"/>
    <w:rsid w:val="00935EE3"/>
    <w:rsid w:val="0093602E"/>
    <w:rsid w:val="0093655E"/>
    <w:rsid w:val="00936952"/>
    <w:rsid w:val="0093720D"/>
    <w:rsid w:val="00937621"/>
    <w:rsid w:val="00937645"/>
    <w:rsid w:val="00937685"/>
    <w:rsid w:val="009379D0"/>
    <w:rsid w:val="00937C5D"/>
    <w:rsid w:val="00937EFA"/>
    <w:rsid w:val="009407A9"/>
    <w:rsid w:val="00941C15"/>
    <w:rsid w:val="00941EAB"/>
    <w:rsid w:val="009421BA"/>
    <w:rsid w:val="0094264A"/>
    <w:rsid w:val="00942EA3"/>
    <w:rsid w:val="009430DD"/>
    <w:rsid w:val="00943135"/>
    <w:rsid w:val="009435E4"/>
    <w:rsid w:val="00943B5B"/>
    <w:rsid w:val="00943CC9"/>
    <w:rsid w:val="00943E2B"/>
    <w:rsid w:val="00944199"/>
    <w:rsid w:val="00944B7C"/>
    <w:rsid w:val="009462B5"/>
    <w:rsid w:val="00946C2D"/>
    <w:rsid w:val="00946D68"/>
    <w:rsid w:val="00946E72"/>
    <w:rsid w:val="00947F45"/>
    <w:rsid w:val="00951C2A"/>
    <w:rsid w:val="00951D18"/>
    <w:rsid w:val="00952A50"/>
    <w:rsid w:val="00953599"/>
    <w:rsid w:val="0095396C"/>
    <w:rsid w:val="00953EF8"/>
    <w:rsid w:val="0095416A"/>
    <w:rsid w:val="00954624"/>
    <w:rsid w:val="00954D16"/>
    <w:rsid w:val="009550D7"/>
    <w:rsid w:val="009551FE"/>
    <w:rsid w:val="00955E6E"/>
    <w:rsid w:val="009563B5"/>
    <w:rsid w:val="00956563"/>
    <w:rsid w:val="00956910"/>
    <w:rsid w:val="0095691A"/>
    <w:rsid w:val="00956CC7"/>
    <w:rsid w:val="00957517"/>
    <w:rsid w:val="00957956"/>
    <w:rsid w:val="00957AC3"/>
    <w:rsid w:val="0096027C"/>
    <w:rsid w:val="0096033F"/>
    <w:rsid w:val="009608E5"/>
    <w:rsid w:val="00961196"/>
    <w:rsid w:val="0096120F"/>
    <w:rsid w:val="00961BDC"/>
    <w:rsid w:val="00961F83"/>
    <w:rsid w:val="009620A8"/>
    <w:rsid w:val="00963484"/>
    <w:rsid w:val="0096358A"/>
    <w:rsid w:val="00963A36"/>
    <w:rsid w:val="00964146"/>
    <w:rsid w:val="00964B18"/>
    <w:rsid w:val="009655BA"/>
    <w:rsid w:val="00965766"/>
    <w:rsid w:val="00965B6B"/>
    <w:rsid w:val="00965C63"/>
    <w:rsid w:val="00965FB4"/>
    <w:rsid w:val="009661CD"/>
    <w:rsid w:val="0096643D"/>
    <w:rsid w:val="00966857"/>
    <w:rsid w:val="00967158"/>
    <w:rsid w:val="00967297"/>
    <w:rsid w:val="0096746C"/>
    <w:rsid w:val="00967D26"/>
    <w:rsid w:val="00970708"/>
    <w:rsid w:val="00970762"/>
    <w:rsid w:val="00970C00"/>
    <w:rsid w:val="00970F19"/>
    <w:rsid w:val="009712B3"/>
    <w:rsid w:val="009717A9"/>
    <w:rsid w:val="00971B17"/>
    <w:rsid w:val="00972959"/>
    <w:rsid w:val="00972A14"/>
    <w:rsid w:val="00972E64"/>
    <w:rsid w:val="00973BCF"/>
    <w:rsid w:val="00974100"/>
    <w:rsid w:val="00975057"/>
    <w:rsid w:val="00975091"/>
    <w:rsid w:val="00975439"/>
    <w:rsid w:val="00976322"/>
    <w:rsid w:val="009763DB"/>
    <w:rsid w:val="00976501"/>
    <w:rsid w:val="009765AB"/>
    <w:rsid w:val="009765EF"/>
    <w:rsid w:val="009773E1"/>
    <w:rsid w:val="0098098C"/>
    <w:rsid w:val="00980AB2"/>
    <w:rsid w:val="00980F18"/>
    <w:rsid w:val="00981105"/>
    <w:rsid w:val="00982006"/>
    <w:rsid w:val="009829CB"/>
    <w:rsid w:val="00982BC3"/>
    <w:rsid w:val="00983621"/>
    <w:rsid w:val="00983D7F"/>
    <w:rsid w:val="00983EC7"/>
    <w:rsid w:val="00984428"/>
    <w:rsid w:val="009848F2"/>
    <w:rsid w:val="00985775"/>
    <w:rsid w:val="00986488"/>
    <w:rsid w:val="00986BC0"/>
    <w:rsid w:val="00986E2D"/>
    <w:rsid w:val="00986ECF"/>
    <w:rsid w:val="00986F6A"/>
    <w:rsid w:val="00987007"/>
    <w:rsid w:val="009870DF"/>
    <w:rsid w:val="009871C8"/>
    <w:rsid w:val="009873C1"/>
    <w:rsid w:val="00987C61"/>
    <w:rsid w:val="00987D55"/>
    <w:rsid w:val="009901B6"/>
    <w:rsid w:val="00990700"/>
    <w:rsid w:val="00990F1B"/>
    <w:rsid w:val="00991120"/>
    <w:rsid w:val="00991139"/>
    <w:rsid w:val="00991B58"/>
    <w:rsid w:val="00991B66"/>
    <w:rsid w:val="00991B76"/>
    <w:rsid w:val="00991E24"/>
    <w:rsid w:val="0099216B"/>
    <w:rsid w:val="009923E9"/>
    <w:rsid w:val="009926D7"/>
    <w:rsid w:val="00992B7E"/>
    <w:rsid w:val="009939F8"/>
    <w:rsid w:val="0099437F"/>
    <w:rsid w:val="00994E25"/>
    <w:rsid w:val="00994FC1"/>
    <w:rsid w:val="0099522C"/>
    <w:rsid w:val="00995591"/>
    <w:rsid w:val="0099661C"/>
    <w:rsid w:val="00996686"/>
    <w:rsid w:val="009969D9"/>
    <w:rsid w:val="00996FBC"/>
    <w:rsid w:val="00997678"/>
    <w:rsid w:val="009A061E"/>
    <w:rsid w:val="009A07F6"/>
    <w:rsid w:val="009A1D4E"/>
    <w:rsid w:val="009A2704"/>
    <w:rsid w:val="009A2756"/>
    <w:rsid w:val="009A3C77"/>
    <w:rsid w:val="009A450B"/>
    <w:rsid w:val="009A4717"/>
    <w:rsid w:val="009A4CE4"/>
    <w:rsid w:val="009A512F"/>
    <w:rsid w:val="009A5AB4"/>
    <w:rsid w:val="009A5EA9"/>
    <w:rsid w:val="009A5F69"/>
    <w:rsid w:val="009A6B5F"/>
    <w:rsid w:val="009A6D21"/>
    <w:rsid w:val="009A7200"/>
    <w:rsid w:val="009A7564"/>
    <w:rsid w:val="009A7932"/>
    <w:rsid w:val="009A7C6D"/>
    <w:rsid w:val="009B03D0"/>
    <w:rsid w:val="009B1012"/>
    <w:rsid w:val="009B10C4"/>
    <w:rsid w:val="009B1829"/>
    <w:rsid w:val="009B1A3B"/>
    <w:rsid w:val="009B1E96"/>
    <w:rsid w:val="009B2254"/>
    <w:rsid w:val="009B23B3"/>
    <w:rsid w:val="009B24C7"/>
    <w:rsid w:val="009B2C78"/>
    <w:rsid w:val="009B3710"/>
    <w:rsid w:val="009B387E"/>
    <w:rsid w:val="009B3CE2"/>
    <w:rsid w:val="009B464C"/>
    <w:rsid w:val="009B47DA"/>
    <w:rsid w:val="009B4C71"/>
    <w:rsid w:val="009B4D79"/>
    <w:rsid w:val="009B4F49"/>
    <w:rsid w:val="009B52DA"/>
    <w:rsid w:val="009B63BB"/>
    <w:rsid w:val="009B7F4C"/>
    <w:rsid w:val="009B7F5C"/>
    <w:rsid w:val="009C0620"/>
    <w:rsid w:val="009C0820"/>
    <w:rsid w:val="009C160C"/>
    <w:rsid w:val="009C1D2C"/>
    <w:rsid w:val="009C229E"/>
    <w:rsid w:val="009C24CD"/>
    <w:rsid w:val="009C25E6"/>
    <w:rsid w:val="009C2F9C"/>
    <w:rsid w:val="009C2FAE"/>
    <w:rsid w:val="009C34FD"/>
    <w:rsid w:val="009C3631"/>
    <w:rsid w:val="009C3AD1"/>
    <w:rsid w:val="009C4978"/>
    <w:rsid w:val="009C4DC6"/>
    <w:rsid w:val="009C5468"/>
    <w:rsid w:val="009C5576"/>
    <w:rsid w:val="009C749F"/>
    <w:rsid w:val="009C77DC"/>
    <w:rsid w:val="009C7911"/>
    <w:rsid w:val="009C7C6D"/>
    <w:rsid w:val="009D00AB"/>
    <w:rsid w:val="009D051E"/>
    <w:rsid w:val="009D1B81"/>
    <w:rsid w:val="009D1E97"/>
    <w:rsid w:val="009D27D2"/>
    <w:rsid w:val="009D2A3B"/>
    <w:rsid w:val="009D3320"/>
    <w:rsid w:val="009D368A"/>
    <w:rsid w:val="009D385A"/>
    <w:rsid w:val="009D39C4"/>
    <w:rsid w:val="009D4013"/>
    <w:rsid w:val="009D40A5"/>
    <w:rsid w:val="009D4F63"/>
    <w:rsid w:val="009D501D"/>
    <w:rsid w:val="009D5569"/>
    <w:rsid w:val="009D5C10"/>
    <w:rsid w:val="009D6B91"/>
    <w:rsid w:val="009D6C81"/>
    <w:rsid w:val="009D6CAB"/>
    <w:rsid w:val="009D7007"/>
    <w:rsid w:val="009D73FD"/>
    <w:rsid w:val="009D7E2C"/>
    <w:rsid w:val="009E0278"/>
    <w:rsid w:val="009E046C"/>
    <w:rsid w:val="009E0AD9"/>
    <w:rsid w:val="009E0FB0"/>
    <w:rsid w:val="009E134A"/>
    <w:rsid w:val="009E16CE"/>
    <w:rsid w:val="009E1B05"/>
    <w:rsid w:val="009E1C03"/>
    <w:rsid w:val="009E1C64"/>
    <w:rsid w:val="009E1E5C"/>
    <w:rsid w:val="009E1FD8"/>
    <w:rsid w:val="009E2180"/>
    <w:rsid w:val="009E2331"/>
    <w:rsid w:val="009E24B7"/>
    <w:rsid w:val="009E28A5"/>
    <w:rsid w:val="009E290F"/>
    <w:rsid w:val="009E34BF"/>
    <w:rsid w:val="009E3AE0"/>
    <w:rsid w:val="009E3DE6"/>
    <w:rsid w:val="009E4300"/>
    <w:rsid w:val="009E436D"/>
    <w:rsid w:val="009E4649"/>
    <w:rsid w:val="009E4927"/>
    <w:rsid w:val="009E4A82"/>
    <w:rsid w:val="009E4E4B"/>
    <w:rsid w:val="009E4EAE"/>
    <w:rsid w:val="009E5057"/>
    <w:rsid w:val="009E5184"/>
    <w:rsid w:val="009E58BD"/>
    <w:rsid w:val="009E5992"/>
    <w:rsid w:val="009E5B89"/>
    <w:rsid w:val="009E64AD"/>
    <w:rsid w:val="009E6846"/>
    <w:rsid w:val="009E6E75"/>
    <w:rsid w:val="009E70ED"/>
    <w:rsid w:val="009E71B4"/>
    <w:rsid w:val="009E7214"/>
    <w:rsid w:val="009E7CC7"/>
    <w:rsid w:val="009F0943"/>
    <w:rsid w:val="009F1DA3"/>
    <w:rsid w:val="009F277A"/>
    <w:rsid w:val="009F289C"/>
    <w:rsid w:val="009F28BB"/>
    <w:rsid w:val="009F29D4"/>
    <w:rsid w:val="009F29ED"/>
    <w:rsid w:val="009F2D6C"/>
    <w:rsid w:val="009F2F33"/>
    <w:rsid w:val="009F2F7B"/>
    <w:rsid w:val="009F3565"/>
    <w:rsid w:val="009F35C8"/>
    <w:rsid w:val="009F38A2"/>
    <w:rsid w:val="009F47C5"/>
    <w:rsid w:val="009F489D"/>
    <w:rsid w:val="009F4B33"/>
    <w:rsid w:val="009F58E5"/>
    <w:rsid w:val="009F597E"/>
    <w:rsid w:val="009F5BBE"/>
    <w:rsid w:val="009F5E7B"/>
    <w:rsid w:val="009F5EFA"/>
    <w:rsid w:val="009F640A"/>
    <w:rsid w:val="009F7593"/>
    <w:rsid w:val="009F7904"/>
    <w:rsid w:val="00A00386"/>
    <w:rsid w:val="00A003EB"/>
    <w:rsid w:val="00A00BF0"/>
    <w:rsid w:val="00A00E65"/>
    <w:rsid w:val="00A00ECF"/>
    <w:rsid w:val="00A01067"/>
    <w:rsid w:val="00A011F5"/>
    <w:rsid w:val="00A017A9"/>
    <w:rsid w:val="00A01859"/>
    <w:rsid w:val="00A019AD"/>
    <w:rsid w:val="00A01ADA"/>
    <w:rsid w:val="00A01ADF"/>
    <w:rsid w:val="00A01AFB"/>
    <w:rsid w:val="00A01D53"/>
    <w:rsid w:val="00A02373"/>
    <w:rsid w:val="00A02505"/>
    <w:rsid w:val="00A02C83"/>
    <w:rsid w:val="00A02D81"/>
    <w:rsid w:val="00A02DAF"/>
    <w:rsid w:val="00A03706"/>
    <w:rsid w:val="00A038AA"/>
    <w:rsid w:val="00A03F45"/>
    <w:rsid w:val="00A0403A"/>
    <w:rsid w:val="00A04086"/>
    <w:rsid w:val="00A04100"/>
    <w:rsid w:val="00A0439D"/>
    <w:rsid w:val="00A04780"/>
    <w:rsid w:val="00A04967"/>
    <w:rsid w:val="00A04E30"/>
    <w:rsid w:val="00A05017"/>
    <w:rsid w:val="00A05A4B"/>
    <w:rsid w:val="00A05B92"/>
    <w:rsid w:val="00A05C00"/>
    <w:rsid w:val="00A068B8"/>
    <w:rsid w:val="00A06C3E"/>
    <w:rsid w:val="00A07314"/>
    <w:rsid w:val="00A07412"/>
    <w:rsid w:val="00A07BA5"/>
    <w:rsid w:val="00A10A86"/>
    <w:rsid w:val="00A10ACD"/>
    <w:rsid w:val="00A10AFA"/>
    <w:rsid w:val="00A11130"/>
    <w:rsid w:val="00A11BBF"/>
    <w:rsid w:val="00A11F7E"/>
    <w:rsid w:val="00A122E0"/>
    <w:rsid w:val="00A12600"/>
    <w:rsid w:val="00A12D41"/>
    <w:rsid w:val="00A131C3"/>
    <w:rsid w:val="00A13338"/>
    <w:rsid w:val="00A137F2"/>
    <w:rsid w:val="00A14129"/>
    <w:rsid w:val="00A141C9"/>
    <w:rsid w:val="00A14492"/>
    <w:rsid w:val="00A151F1"/>
    <w:rsid w:val="00A15607"/>
    <w:rsid w:val="00A1617F"/>
    <w:rsid w:val="00A163A0"/>
    <w:rsid w:val="00A16DC1"/>
    <w:rsid w:val="00A16F13"/>
    <w:rsid w:val="00A174FD"/>
    <w:rsid w:val="00A17578"/>
    <w:rsid w:val="00A176DF"/>
    <w:rsid w:val="00A17791"/>
    <w:rsid w:val="00A1797F"/>
    <w:rsid w:val="00A2006A"/>
    <w:rsid w:val="00A20684"/>
    <w:rsid w:val="00A21192"/>
    <w:rsid w:val="00A21263"/>
    <w:rsid w:val="00A2141B"/>
    <w:rsid w:val="00A21E03"/>
    <w:rsid w:val="00A22069"/>
    <w:rsid w:val="00A22A92"/>
    <w:rsid w:val="00A2301C"/>
    <w:rsid w:val="00A23111"/>
    <w:rsid w:val="00A23506"/>
    <w:rsid w:val="00A236CA"/>
    <w:rsid w:val="00A23D22"/>
    <w:rsid w:val="00A2408F"/>
    <w:rsid w:val="00A2409C"/>
    <w:rsid w:val="00A246F2"/>
    <w:rsid w:val="00A24BAC"/>
    <w:rsid w:val="00A24E2C"/>
    <w:rsid w:val="00A256F2"/>
    <w:rsid w:val="00A26496"/>
    <w:rsid w:val="00A2709D"/>
    <w:rsid w:val="00A275EC"/>
    <w:rsid w:val="00A27602"/>
    <w:rsid w:val="00A278FE"/>
    <w:rsid w:val="00A27D28"/>
    <w:rsid w:val="00A27E58"/>
    <w:rsid w:val="00A309FA"/>
    <w:rsid w:val="00A30A83"/>
    <w:rsid w:val="00A30B99"/>
    <w:rsid w:val="00A30C80"/>
    <w:rsid w:val="00A313C7"/>
    <w:rsid w:val="00A313EB"/>
    <w:rsid w:val="00A31DD0"/>
    <w:rsid w:val="00A31E13"/>
    <w:rsid w:val="00A32A35"/>
    <w:rsid w:val="00A3347B"/>
    <w:rsid w:val="00A334CD"/>
    <w:rsid w:val="00A338CE"/>
    <w:rsid w:val="00A33CE5"/>
    <w:rsid w:val="00A3439B"/>
    <w:rsid w:val="00A34E10"/>
    <w:rsid w:val="00A34F22"/>
    <w:rsid w:val="00A351D5"/>
    <w:rsid w:val="00A35DAC"/>
    <w:rsid w:val="00A360EC"/>
    <w:rsid w:val="00A36804"/>
    <w:rsid w:val="00A37EF6"/>
    <w:rsid w:val="00A40033"/>
    <w:rsid w:val="00A40652"/>
    <w:rsid w:val="00A408E8"/>
    <w:rsid w:val="00A40C79"/>
    <w:rsid w:val="00A410BE"/>
    <w:rsid w:val="00A41515"/>
    <w:rsid w:val="00A4155B"/>
    <w:rsid w:val="00A4164B"/>
    <w:rsid w:val="00A41BA4"/>
    <w:rsid w:val="00A41BED"/>
    <w:rsid w:val="00A41DA8"/>
    <w:rsid w:val="00A4228C"/>
    <w:rsid w:val="00A4288E"/>
    <w:rsid w:val="00A4305C"/>
    <w:rsid w:val="00A43157"/>
    <w:rsid w:val="00A43A4B"/>
    <w:rsid w:val="00A43A5A"/>
    <w:rsid w:val="00A43C8F"/>
    <w:rsid w:val="00A43E06"/>
    <w:rsid w:val="00A4423C"/>
    <w:rsid w:val="00A44456"/>
    <w:rsid w:val="00A4450C"/>
    <w:rsid w:val="00A44570"/>
    <w:rsid w:val="00A449D0"/>
    <w:rsid w:val="00A44C4E"/>
    <w:rsid w:val="00A45F15"/>
    <w:rsid w:val="00A46855"/>
    <w:rsid w:val="00A46E91"/>
    <w:rsid w:val="00A46FA2"/>
    <w:rsid w:val="00A4705C"/>
    <w:rsid w:val="00A47B75"/>
    <w:rsid w:val="00A5020B"/>
    <w:rsid w:val="00A506E1"/>
    <w:rsid w:val="00A508E6"/>
    <w:rsid w:val="00A50E03"/>
    <w:rsid w:val="00A50E85"/>
    <w:rsid w:val="00A5107F"/>
    <w:rsid w:val="00A510BD"/>
    <w:rsid w:val="00A515EA"/>
    <w:rsid w:val="00A51FB7"/>
    <w:rsid w:val="00A52666"/>
    <w:rsid w:val="00A526E7"/>
    <w:rsid w:val="00A52A5C"/>
    <w:rsid w:val="00A5357B"/>
    <w:rsid w:val="00A53A41"/>
    <w:rsid w:val="00A53F61"/>
    <w:rsid w:val="00A54538"/>
    <w:rsid w:val="00A54640"/>
    <w:rsid w:val="00A54C19"/>
    <w:rsid w:val="00A54D8C"/>
    <w:rsid w:val="00A554AA"/>
    <w:rsid w:val="00A55EEE"/>
    <w:rsid w:val="00A55F89"/>
    <w:rsid w:val="00A5631B"/>
    <w:rsid w:val="00A56668"/>
    <w:rsid w:val="00A566DD"/>
    <w:rsid w:val="00A57D56"/>
    <w:rsid w:val="00A60056"/>
    <w:rsid w:val="00A60173"/>
    <w:rsid w:val="00A60553"/>
    <w:rsid w:val="00A6098B"/>
    <w:rsid w:val="00A609B8"/>
    <w:rsid w:val="00A60AEB"/>
    <w:rsid w:val="00A60F39"/>
    <w:rsid w:val="00A612D6"/>
    <w:rsid w:val="00A6274E"/>
    <w:rsid w:val="00A62D91"/>
    <w:rsid w:val="00A62E65"/>
    <w:rsid w:val="00A6314F"/>
    <w:rsid w:val="00A632F8"/>
    <w:rsid w:val="00A6339B"/>
    <w:rsid w:val="00A6348E"/>
    <w:rsid w:val="00A636A1"/>
    <w:rsid w:val="00A63B7D"/>
    <w:rsid w:val="00A63E36"/>
    <w:rsid w:val="00A64435"/>
    <w:rsid w:val="00A645A8"/>
    <w:rsid w:val="00A6504E"/>
    <w:rsid w:val="00A657EF"/>
    <w:rsid w:val="00A65AEC"/>
    <w:rsid w:val="00A660DF"/>
    <w:rsid w:val="00A66267"/>
    <w:rsid w:val="00A66381"/>
    <w:rsid w:val="00A66DE5"/>
    <w:rsid w:val="00A67232"/>
    <w:rsid w:val="00A6753F"/>
    <w:rsid w:val="00A676BE"/>
    <w:rsid w:val="00A67C17"/>
    <w:rsid w:val="00A704CC"/>
    <w:rsid w:val="00A7054A"/>
    <w:rsid w:val="00A70A8A"/>
    <w:rsid w:val="00A70CD2"/>
    <w:rsid w:val="00A71439"/>
    <w:rsid w:val="00A714B9"/>
    <w:rsid w:val="00A716A4"/>
    <w:rsid w:val="00A722E7"/>
    <w:rsid w:val="00A72CD1"/>
    <w:rsid w:val="00A72D6D"/>
    <w:rsid w:val="00A730D7"/>
    <w:rsid w:val="00A738BC"/>
    <w:rsid w:val="00A7430C"/>
    <w:rsid w:val="00A75028"/>
    <w:rsid w:val="00A7524E"/>
    <w:rsid w:val="00A756B0"/>
    <w:rsid w:val="00A7582C"/>
    <w:rsid w:val="00A75DB2"/>
    <w:rsid w:val="00A75E44"/>
    <w:rsid w:val="00A7630B"/>
    <w:rsid w:val="00A76AC2"/>
    <w:rsid w:val="00A76AEF"/>
    <w:rsid w:val="00A77CEE"/>
    <w:rsid w:val="00A80672"/>
    <w:rsid w:val="00A80850"/>
    <w:rsid w:val="00A80A81"/>
    <w:rsid w:val="00A80CC9"/>
    <w:rsid w:val="00A80E18"/>
    <w:rsid w:val="00A819E2"/>
    <w:rsid w:val="00A829A3"/>
    <w:rsid w:val="00A82A25"/>
    <w:rsid w:val="00A82B5D"/>
    <w:rsid w:val="00A82CB7"/>
    <w:rsid w:val="00A83BAC"/>
    <w:rsid w:val="00A83F3E"/>
    <w:rsid w:val="00A840EE"/>
    <w:rsid w:val="00A84B1D"/>
    <w:rsid w:val="00A84D99"/>
    <w:rsid w:val="00A8547A"/>
    <w:rsid w:val="00A86190"/>
    <w:rsid w:val="00A8619B"/>
    <w:rsid w:val="00A86293"/>
    <w:rsid w:val="00A8642F"/>
    <w:rsid w:val="00A86C5E"/>
    <w:rsid w:val="00A86CF8"/>
    <w:rsid w:val="00A86EC5"/>
    <w:rsid w:val="00A8770D"/>
    <w:rsid w:val="00A877D4"/>
    <w:rsid w:val="00A8796B"/>
    <w:rsid w:val="00A906F2"/>
    <w:rsid w:val="00A90777"/>
    <w:rsid w:val="00A90965"/>
    <w:rsid w:val="00A90D13"/>
    <w:rsid w:val="00A91161"/>
    <w:rsid w:val="00A91437"/>
    <w:rsid w:val="00A915B4"/>
    <w:rsid w:val="00A92129"/>
    <w:rsid w:val="00A927F2"/>
    <w:rsid w:val="00A92ACA"/>
    <w:rsid w:val="00A92E2C"/>
    <w:rsid w:val="00A9321A"/>
    <w:rsid w:val="00A93646"/>
    <w:rsid w:val="00A9377C"/>
    <w:rsid w:val="00A94057"/>
    <w:rsid w:val="00A940CF"/>
    <w:rsid w:val="00A946B2"/>
    <w:rsid w:val="00A9511A"/>
    <w:rsid w:val="00A9546F"/>
    <w:rsid w:val="00A955A0"/>
    <w:rsid w:val="00A95EA0"/>
    <w:rsid w:val="00A96C1A"/>
    <w:rsid w:val="00A96FB6"/>
    <w:rsid w:val="00A97803"/>
    <w:rsid w:val="00A979D6"/>
    <w:rsid w:val="00A97E8C"/>
    <w:rsid w:val="00AA0273"/>
    <w:rsid w:val="00AA031F"/>
    <w:rsid w:val="00AA0628"/>
    <w:rsid w:val="00AA0E10"/>
    <w:rsid w:val="00AA10E1"/>
    <w:rsid w:val="00AA1514"/>
    <w:rsid w:val="00AA1E0E"/>
    <w:rsid w:val="00AA1FC0"/>
    <w:rsid w:val="00AA20EF"/>
    <w:rsid w:val="00AA2E1E"/>
    <w:rsid w:val="00AA3395"/>
    <w:rsid w:val="00AA35EA"/>
    <w:rsid w:val="00AA37A7"/>
    <w:rsid w:val="00AA3860"/>
    <w:rsid w:val="00AA3C74"/>
    <w:rsid w:val="00AA3E1C"/>
    <w:rsid w:val="00AA40BD"/>
    <w:rsid w:val="00AA4C69"/>
    <w:rsid w:val="00AA507C"/>
    <w:rsid w:val="00AA61B2"/>
    <w:rsid w:val="00AA6A60"/>
    <w:rsid w:val="00AA6D52"/>
    <w:rsid w:val="00AA718B"/>
    <w:rsid w:val="00AA749B"/>
    <w:rsid w:val="00AA7A29"/>
    <w:rsid w:val="00AA7FB2"/>
    <w:rsid w:val="00AB0066"/>
    <w:rsid w:val="00AB1AE2"/>
    <w:rsid w:val="00AB1B6D"/>
    <w:rsid w:val="00AB203A"/>
    <w:rsid w:val="00AB2FF0"/>
    <w:rsid w:val="00AB3136"/>
    <w:rsid w:val="00AB35CF"/>
    <w:rsid w:val="00AB3A57"/>
    <w:rsid w:val="00AB3D6A"/>
    <w:rsid w:val="00AB4082"/>
    <w:rsid w:val="00AB420C"/>
    <w:rsid w:val="00AB4788"/>
    <w:rsid w:val="00AB4C5B"/>
    <w:rsid w:val="00AB4F33"/>
    <w:rsid w:val="00AB4FB3"/>
    <w:rsid w:val="00AB56F5"/>
    <w:rsid w:val="00AB5F82"/>
    <w:rsid w:val="00AB72EF"/>
    <w:rsid w:val="00AB7546"/>
    <w:rsid w:val="00AB79B1"/>
    <w:rsid w:val="00AB7C57"/>
    <w:rsid w:val="00AB7CAE"/>
    <w:rsid w:val="00AC1D7B"/>
    <w:rsid w:val="00AC1EC5"/>
    <w:rsid w:val="00AC237B"/>
    <w:rsid w:val="00AC2633"/>
    <w:rsid w:val="00AC267F"/>
    <w:rsid w:val="00AC2C0B"/>
    <w:rsid w:val="00AC2E76"/>
    <w:rsid w:val="00AC32D0"/>
    <w:rsid w:val="00AC41BC"/>
    <w:rsid w:val="00AC4E24"/>
    <w:rsid w:val="00AC555E"/>
    <w:rsid w:val="00AC58FB"/>
    <w:rsid w:val="00AC5F7F"/>
    <w:rsid w:val="00AC5FEB"/>
    <w:rsid w:val="00AC63CD"/>
    <w:rsid w:val="00AC6B72"/>
    <w:rsid w:val="00AC6E50"/>
    <w:rsid w:val="00AC75C0"/>
    <w:rsid w:val="00AC772F"/>
    <w:rsid w:val="00AC776D"/>
    <w:rsid w:val="00AC7ECE"/>
    <w:rsid w:val="00AD012E"/>
    <w:rsid w:val="00AD01CB"/>
    <w:rsid w:val="00AD0B2A"/>
    <w:rsid w:val="00AD0D7D"/>
    <w:rsid w:val="00AD0DFF"/>
    <w:rsid w:val="00AD0F2E"/>
    <w:rsid w:val="00AD209D"/>
    <w:rsid w:val="00AD2167"/>
    <w:rsid w:val="00AD29C7"/>
    <w:rsid w:val="00AD34B4"/>
    <w:rsid w:val="00AD3651"/>
    <w:rsid w:val="00AD43B3"/>
    <w:rsid w:val="00AD4564"/>
    <w:rsid w:val="00AD4B00"/>
    <w:rsid w:val="00AD4C28"/>
    <w:rsid w:val="00AD4E79"/>
    <w:rsid w:val="00AD5433"/>
    <w:rsid w:val="00AD5CA1"/>
    <w:rsid w:val="00AD5EBB"/>
    <w:rsid w:val="00AD6014"/>
    <w:rsid w:val="00AD6414"/>
    <w:rsid w:val="00AD6587"/>
    <w:rsid w:val="00AD66FF"/>
    <w:rsid w:val="00AD6D14"/>
    <w:rsid w:val="00AD6E8D"/>
    <w:rsid w:val="00AD6FF4"/>
    <w:rsid w:val="00AD7219"/>
    <w:rsid w:val="00AD776D"/>
    <w:rsid w:val="00AD7FF9"/>
    <w:rsid w:val="00AE05F8"/>
    <w:rsid w:val="00AE0D20"/>
    <w:rsid w:val="00AE0E8E"/>
    <w:rsid w:val="00AE1443"/>
    <w:rsid w:val="00AE18BC"/>
    <w:rsid w:val="00AE1C3B"/>
    <w:rsid w:val="00AE2756"/>
    <w:rsid w:val="00AE284D"/>
    <w:rsid w:val="00AE3EF8"/>
    <w:rsid w:val="00AE454D"/>
    <w:rsid w:val="00AE52BE"/>
    <w:rsid w:val="00AE5C46"/>
    <w:rsid w:val="00AE6049"/>
    <w:rsid w:val="00AE62CC"/>
    <w:rsid w:val="00AE661C"/>
    <w:rsid w:val="00AE728F"/>
    <w:rsid w:val="00AE7417"/>
    <w:rsid w:val="00AE785F"/>
    <w:rsid w:val="00AE7FB2"/>
    <w:rsid w:val="00AF0587"/>
    <w:rsid w:val="00AF0C3B"/>
    <w:rsid w:val="00AF17A5"/>
    <w:rsid w:val="00AF2BEC"/>
    <w:rsid w:val="00AF2F1D"/>
    <w:rsid w:val="00AF2F74"/>
    <w:rsid w:val="00AF30CE"/>
    <w:rsid w:val="00AF3371"/>
    <w:rsid w:val="00AF3C25"/>
    <w:rsid w:val="00AF3DD9"/>
    <w:rsid w:val="00AF3EB9"/>
    <w:rsid w:val="00AF3ECE"/>
    <w:rsid w:val="00AF43F2"/>
    <w:rsid w:val="00AF45E5"/>
    <w:rsid w:val="00AF4775"/>
    <w:rsid w:val="00AF4B9C"/>
    <w:rsid w:val="00AF4C05"/>
    <w:rsid w:val="00AF5220"/>
    <w:rsid w:val="00AF5782"/>
    <w:rsid w:val="00AF57AE"/>
    <w:rsid w:val="00AF5922"/>
    <w:rsid w:val="00AF5BC9"/>
    <w:rsid w:val="00AF5DCC"/>
    <w:rsid w:val="00AF5DF4"/>
    <w:rsid w:val="00AF68BC"/>
    <w:rsid w:val="00AF6911"/>
    <w:rsid w:val="00AF691A"/>
    <w:rsid w:val="00AF74EC"/>
    <w:rsid w:val="00AF788F"/>
    <w:rsid w:val="00B002C0"/>
    <w:rsid w:val="00B0080C"/>
    <w:rsid w:val="00B0088F"/>
    <w:rsid w:val="00B00EDA"/>
    <w:rsid w:val="00B00F56"/>
    <w:rsid w:val="00B019E1"/>
    <w:rsid w:val="00B021AD"/>
    <w:rsid w:val="00B02785"/>
    <w:rsid w:val="00B029CA"/>
    <w:rsid w:val="00B02E72"/>
    <w:rsid w:val="00B03334"/>
    <w:rsid w:val="00B03429"/>
    <w:rsid w:val="00B034BA"/>
    <w:rsid w:val="00B037E9"/>
    <w:rsid w:val="00B0382A"/>
    <w:rsid w:val="00B03AB5"/>
    <w:rsid w:val="00B04149"/>
    <w:rsid w:val="00B04518"/>
    <w:rsid w:val="00B0468A"/>
    <w:rsid w:val="00B0535A"/>
    <w:rsid w:val="00B0566F"/>
    <w:rsid w:val="00B05702"/>
    <w:rsid w:val="00B05AC3"/>
    <w:rsid w:val="00B05E0B"/>
    <w:rsid w:val="00B0633E"/>
    <w:rsid w:val="00B0715A"/>
    <w:rsid w:val="00B07796"/>
    <w:rsid w:val="00B101DE"/>
    <w:rsid w:val="00B1031A"/>
    <w:rsid w:val="00B103A2"/>
    <w:rsid w:val="00B103C1"/>
    <w:rsid w:val="00B110D6"/>
    <w:rsid w:val="00B119A5"/>
    <w:rsid w:val="00B11A3A"/>
    <w:rsid w:val="00B11CE0"/>
    <w:rsid w:val="00B12093"/>
    <w:rsid w:val="00B12CC9"/>
    <w:rsid w:val="00B1320C"/>
    <w:rsid w:val="00B1356A"/>
    <w:rsid w:val="00B140C8"/>
    <w:rsid w:val="00B140F3"/>
    <w:rsid w:val="00B143FA"/>
    <w:rsid w:val="00B1462A"/>
    <w:rsid w:val="00B14C07"/>
    <w:rsid w:val="00B15EEB"/>
    <w:rsid w:val="00B1605A"/>
    <w:rsid w:val="00B1694A"/>
    <w:rsid w:val="00B16C19"/>
    <w:rsid w:val="00B177A6"/>
    <w:rsid w:val="00B17A1C"/>
    <w:rsid w:val="00B203B6"/>
    <w:rsid w:val="00B217D4"/>
    <w:rsid w:val="00B2241E"/>
    <w:rsid w:val="00B22CDA"/>
    <w:rsid w:val="00B22D1B"/>
    <w:rsid w:val="00B23270"/>
    <w:rsid w:val="00B234C3"/>
    <w:rsid w:val="00B244B3"/>
    <w:rsid w:val="00B245E1"/>
    <w:rsid w:val="00B248CA"/>
    <w:rsid w:val="00B24DFE"/>
    <w:rsid w:val="00B24F3A"/>
    <w:rsid w:val="00B253D1"/>
    <w:rsid w:val="00B2542B"/>
    <w:rsid w:val="00B25D54"/>
    <w:rsid w:val="00B261DE"/>
    <w:rsid w:val="00B26405"/>
    <w:rsid w:val="00B268E4"/>
    <w:rsid w:val="00B26963"/>
    <w:rsid w:val="00B27542"/>
    <w:rsid w:val="00B27F0A"/>
    <w:rsid w:val="00B27F49"/>
    <w:rsid w:val="00B3008E"/>
    <w:rsid w:val="00B301EA"/>
    <w:rsid w:val="00B30796"/>
    <w:rsid w:val="00B30E61"/>
    <w:rsid w:val="00B3142E"/>
    <w:rsid w:val="00B31D57"/>
    <w:rsid w:val="00B31E48"/>
    <w:rsid w:val="00B3243F"/>
    <w:rsid w:val="00B3277D"/>
    <w:rsid w:val="00B33623"/>
    <w:rsid w:val="00B33895"/>
    <w:rsid w:val="00B344FE"/>
    <w:rsid w:val="00B34AF3"/>
    <w:rsid w:val="00B34D5B"/>
    <w:rsid w:val="00B35282"/>
    <w:rsid w:val="00B35457"/>
    <w:rsid w:val="00B3556B"/>
    <w:rsid w:val="00B35573"/>
    <w:rsid w:val="00B3587C"/>
    <w:rsid w:val="00B35A01"/>
    <w:rsid w:val="00B35F52"/>
    <w:rsid w:val="00B35FDC"/>
    <w:rsid w:val="00B36545"/>
    <w:rsid w:val="00B36A41"/>
    <w:rsid w:val="00B370A5"/>
    <w:rsid w:val="00B3748C"/>
    <w:rsid w:val="00B37920"/>
    <w:rsid w:val="00B37B94"/>
    <w:rsid w:val="00B40690"/>
    <w:rsid w:val="00B40D02"/>
    <w:rsid w:val="00B40EF7"/>
    <w:rsid w:val="00B41536"/>
    <w:rsid w:val="00B423A3"/>
    <w:rsid w:val="00B425C8"/>
    <w:rsid w:val="00B42801"/>
    <w:rsid w:val="00B42950"/>
    <w:rsid w:val="00B431DF"/>
    <w:rsid w:val="00B43B44"/>
    <w:rsid w:val="00B43DB6"/>
    <w:rsid w:val="00B4411A"/>
    <w:rsid w:val="00B442DB"/>
    <w:rsid w:val="00B448C2"/>
    <w:rsid w:val="00B44ABC"/>
    <w:rsid w:val="00B44C50"/>
    <w:rsid w:val="00B45342"/>
    <w:rsid w:val="00B454E4"/>
    <w:rsid w:val="00B454EF"/>
    <w:rsid w:val="00B45AD8"/>
    <w:rsid w:val="00B46ABF"/>
    <w:rsid w:val="00B46D0B"/>
    <w:rsid w:val="00B46FC0"/>
    <w:rsid w:val="00B5013E"/>
    <w:rsid w:val="00B506A7"/>
    <w:rsid w:val="00B50E30"/>
    <w:rsid w:val="00B50FD0"/>
    <w:rsid w:val="00B51473"/>
    <w:rsid w:val="00B51B72"/>
    <w:rsid w:val="00B51B77"/>
    <w:rsid w:val="00B52035"/>
    <w:rsid w:val="00B524D7"/>
    <w:rsid w:val="00B52737"/>
    <w:rsid w:val="00B52AC4"/>
    <w:rsid w:val="00B53197"/>
    <w:rsid w:val="00B53544"/>
    <w:rsid w:val="00B5363B"/>
    <w:rsid w:val="00B5366F"/>
    <w:rsid w:val="00B537BA"/>
    <w:rsid w:val="00B5444F"/>
    <w:rsid w:val="00B54C36"/>
    <w:rsid w:val="00B559A4"/>
    <w:rsid w:val="00B55A90"/>
    <w:rsid w:val="00B56D79"/>
    <w:rsid w:val="00B571EE"/>
    <w:rsid w:val="00B57AB2"/>
    <w:rsid w:val="00B57C05"/>
    <w:rsid w:val="00B57CAB"/>
    <w:rsid w:val="00B60822"/>
    <w:rsid w:val="00B60A32"/>
    <w:rsid w:val="00B60C4A"/>
    <w:rsid w:val="00B6153F"/>
    <w:rsid w:val="00B61E85"/>
    <w:rsid w:val="00B61EE7"/>
    <w:rsid w:val="00B61F02"/>
    <w:rsid w:val="00B620EE"/>
    <w:rsid w:val="00B62610"/>
    <w:rsid w:val="00B6261C"/>
    <w:rsid w:val="00B62FD2"/>
    <w:rsid w:val="00B6338A"/>
    <w:rsid w:val="00B633FC"/>
    <w:rsid w:val="00B63637"/>
    <w:rsid w:val="00B6366F"/>
    <w:rsid w:val="00B63E4F"/>
    <w:rsid w:val="00B63E7A"/>
    <w:rsid w:val="00B63F63"/>
    <w:rsid w:val="00B63FA7"/>
    <w:rsid w:val="00B643BB"/>
    <w:rsid w:val="00B64AE1"/>
    <w:rsid w:val="00B64B60"/>
    <w:rsid w:val="00B64CD5"/>
    <w:rsid w:val="00B650D8"/>
    <w:rsid w:val="00B6515D"/>
    <w:rsid w:val="00B652FD"/>
    <w:rsid w:val="00B66B70"/>
    <w:rsid w:val="00B66C73"/>
    <w:rsid w:val="00B66CA3"/>
    <w:rsid w:val="00B66EBD"/>
    <w:rsid w:val="00B676DA"/>
    <w:rsid w:val="00B67983"/>
    <w:rsid w:val="00B67A08"/>
    <w:rsid w:val="00B7039D"/>
    <w:rsid w:val="00B703D2"/>
    <w:rsid w:val="00B70D2C"/>
    <w:rsid w:val="00B70DD1"/>
    <w:rsid w:val="00B713B0"/>
    <w:rsid w:val="00B713C8"/>
    <w:rsid w:val="00B71F33"/>
    <w:rsid w:val="00B7265F"/>
    <w:rsid w:val="00B72D6F"/>
    <w:rsid w:val="00B735AD"/>
    <w:rsid w:val="00B73784"/>
    <w:rsid w:val="00B73A44"/>
    <w:rsid w:val="00B74081"/>
    <w:rsid w:val="00B7434F"/>
    <w:rsid w:val="00B744AC"/>
    <w:rsid w:val="00B74EB7"/>
    <w:rsid w:val="00B7504E"/>
    <w:rsid w:val="00B75116"/>
    <w:rsid w:val="00B75402"/>
    <w:rsid w:val="00B75426"/>
    <w:rsid w:val="00B75954"/>
    <w:rsid w:val="00B75BEF"/>
    <w:rsid w:val="00B75EEA"/>
    <w:rsid w:val="00B7630D"/>
    <w:rsid w:val="00B767C6"/>
    <w:rsid w:val="00B76B40"/>
    <w:rsid w:val="00B76E97"/>
    <w:rsid w:val="00B7706C"/>
    <w:rsid w:val="00B77F59"/>
    <w:rsid w:val="00B803C6"/>
    <w:rsid w:val="00B80566"/>
    <w:rsid w:val="00B80E42"/>
    <w:rsid w:val="00B811E1"/>
    <w:rsid w:val="00B81AD8"/>
    <w:rsid w:val="00B81CDD"/>
    <w:rsid w:val="00B8298F"/>
    <w:rsid w:val="00B82A8A"/>
    <w:rsid w:val="00B82CA0"/>
    <w:rsid w:val="00B83219"/>
    <w:rsid w:val="00B834A9"/>
    <w:rsid w:val="00B846A1"/>
    <w:rsid w:val="00B85594"/>
    <w:rsid w:val="00B8562D"/>
    <w:rsid w:val="00B85CFC"/>
    <w:rsid w:val="00B87165"/>
    <w:rsid w:val="00B872F9"/>
    <w:rsid w:val="00B87310"/>
    <w:rsid w:val="00B876B4"/>
    <w:rsid w:val="00B9004A"/>
    <w:rsid w:val="00B9099A"/>
    <w:rsid w:val="00B90C06"/>
    <w:rsid w:val="00B9132A"/>
    <w:rsid w:val="00B91410"/>
    <w:rsid w:val="00B91781"/>
    <w:rsid w:val="00B91A13"/>
    <w:rsid w:val="00B91C29"/>
    <w:rsid w:val="00B923CC"/>
    <w:rsid w:val="00B924D2"/>
    <w:rsid w:val="00B92C48"/>
    <w:rsid w:val="00B931B3"/>
    <w:rsid w:val="00B934D0"/>
    <w:rsid w:val="00B93997"/>
    <w:rsid w:val="00B93C1A"/>
    <w:rsid w:val="00B94A67"/>
    <w:rsid w:val="00B94E64"/>
    <w:rsid w:val="00B95234"/>
    <w:rsid w:val="00B954ED"/>
    <w:rsid w:val="00B95769"/>
    <w:rsid w:val="00B957B8"/>
    <w:rsid w:val="00B96C54"/>
    <w:rsid w:val="00B972B3"/>
    <w:rsid w:val="00B9782B"/>
    <w:rsid w:val="00B978D7"/>
    <w:rsid w:val="00B97A1E"/>
    <w:rsid w:val="00B97CAC"/>
    <w:rsid w:val="00BA01CD"/>
    <w:rsid w:val="00BA0472"/>
    <w:rsid w:val="00BA0506"/>
    <w:rsid w:val="00BA071A"/>
    <w:rsid w:val="00BA088D"/>
    <w:rsid w:val="00BA095E"/>
    <w:rsid w:val="00BA09F0"/>
    <w:rsid w:val="00BA0A9F"/>
    <w:rsid w:val="00BA1238"/>
    <w:rsid w:val="00BA1853"/>
    <w:rsid w:val="00BA1908"/>
    <w:rsid w:val="00BA2E1F"/>
    <w:rsid w:val="00BA3096"/>
    <w:rsid w:val="00BA31CE"/>
    <w:rsid w:val="00BA3A22"/>
    <w:rsid w:val="00BA3C2C"/>
    <w:rsid w:val="00BA4428"/>
    <w:rsid w:val="00BA4452"/>
    <w:rsid w:val="00BA4E1A"/>
    <w:rsid w:val="00BA5822"/>
    <w:rsid w:val="00BA5980"/>
    <w:rsid w:val="00BA59BC"/>
    <w:rsid w:val="00BA6031"/>
    <w:rsid w:val="00BA6127"/>
    <w:rsid w:val="00BA6697"/>
    <w:rsid w:val="00BA6817"/>
    <w:rsid w:val="00BA6CDA"/>
    <w:rsid w:val="00BA6EA1"/>
    <w:rsid w:val="00BA7267"/>
    <w:rsid w:val="00BA72FA"/>
    <w:rsid w:val="00BA743C"/>
    <w:rsid w:val="00BA76A7"/>
    <w:rsid w:val="00BA79FE"/>
    <w:rsid w:val="00BA7CF0"/>
    <w:rsid w:val="00BA7D2F"/>
    <w:rsid w:val="00BB096F"/>
    <w:rsid w:val="00BB0A54"/>
    <w:rsid w:val="00BB1138"/>
    <w:rsid w:val="00BB1282"/>
    <w:rsid w:val="00BB1859"/>
    <w:rsid w:val="00BB190B"/>
    <w:rsid w:val="00BB192C"/>
    <w:rsid w:val="00BB1CA6"/>
    <w:rsid w:val="00BB1E7C"/>
    <w:rsid w:val="00BB1EFE"/>
    <w:rsid w:val="00BB27C0"/>
    <w:rsid w:val="00BB2C7D"/>
    <w:rsid w:val="00BB3278"/>
    <w:rsid w:val="00BB3516"/>
    <w:rsid w:val="00BB3817"/>
    <w:rsid w:val="00BB3FE2"/>
    <w:rsid w:val="00BB40A5"/>
    <w:rsid w:val="00BB45A5"/>
    <w:rsid w:val="00BB489C"/>
    <w:rsid w:val="00BB4D25"/>
    <w:rsid w:val="00BB5240"/>
    <w:rsid w:val="00BB55AC"/>
    <w:rsid w:val="00BB595F"/>
    <w:rsid w:val="00BB5A83"/>
    <w:rsid w:val="00BB5CC1"/>
    <w:rsid w:val="00BB66BC"/>
    <w:rsid w:val="00BB66C1"/>
    <w:rsid w:val="00BB69B6"/>
    <w:rsid w:val="00BB6CE5"/>
    <w:rsid w:val="00BB755D"/>
    <w:rsid w:val="00BB7F63"/>
    <w:rsid w:val="00BBA17B"/>
    <w:rsid w:val="00BC076D"/>
    <w:rsid w:val="00BC0E95"/>
    <w:rsid w:val="00BC0F21"/>
    <w:rsid w:val="00BC1631"/>
    <w:rsid w:val="00BC1666"/>
    <w:rsid w:val="00BC2297"/>
    <w:rsid w:val="00BC27AA"/>
    <w:rsid w:val="00BC2E89"/>
    <w:rsid w:val="00BC319F"/>
    <w:rsid w:val="00BC379D"/>
    <w:rsid w:val="00BC3846"/>
    <w:rsid w:val="00BC3B07"/>
    <w:rsid w:val="00BC3C0E"/>
    <w:rsid w:val="00BC4051"/>
    <w:rsid w:val="00BC4AF7"/>
    <w:rsid w:val="00BC4C46"/>
    <w:rsid w:val="00BC4E15"/>
    <w:rsid w:val="00BC58AC"/>
    <w:rsid w:val="00BC5F1C"/>
    <w:rsid w:val="00BC64EA"/>
    <w:rsid w:val="00BC6BB7"/>
    <w:rsid w:val="00BC7600"/>
    <w:rsid w:val="00BC788E"/>
    <w:rsid w:val="00BC7F80"/>
    <w:rsid w:val="00BD01CA"/>
    <w:rsid w:val="00BD11C7"/>
    <w:rsid w:val="00BD130C"/>
    <w:rsid w:val="00BD194C"/>
    <w:rsid w:val="00BD2D40"/>
    <w:rsid w:val="00BD2F18"/>
    <w:rsid w:val="00BD322B"/>
    <w:rsid w:val="00BD32BB"/>
    <w:rsid w:val="00BD3D6D"/>
    <w:rsid w:val="00BD4056"/>
    <w:rsid w:val="00BD4138"/>
    <w:rsid w:val="00BD421B"/>
    <w:rsid w:val="00BD4315"/>
    <w:rsid w:val="00BD4594"/>
    <w:rsid w:val="00BD4809"/>
    <w:rsid w:val="00BD502E"/>
    <w:rsid w:val="00BD5398"/>
    <w:rsid w:val="00BD5913"/>
    <w:rsid w:val="00BD5CAB"/>
    <w:rsid w:val="00BD676E"/>
    <w:rsid w:val="00BD6F20"/>
    <w:rsid w:val="00BD73C0"/>
    <w:rsid w:val="00BD7A6E"/>
    <w:rsid w:val="00BD7A75"/>
    <w:rsid w:val="00BD7FEC"/>
    <w:rsid w:val="00BE0139"/>
    <w:rsid w:val="00BE02A0"/>
    <w:rsid w:val="00BE04C1"/>
    <w:rsid w:val="00BE0594"/>
    <w:rsid w:val="00BE0C7F"/>
    <w:rsid w:val="00BE1643"/>
    <w:rsid w:val="00BE17ED"/>
    <w:rsid w:val="00BE1BC3"/>
    <w:rsid w:val="00BE2043"/>
    <w:rsid w:val="00BE20D1"/>
    <w:rsid w:val="00BE217C"/>
    <w:rsid w:val="00BE293C"/>
    <w:rsid w:val="00BE2EE8"/>
    <w:rsid w:val="00BE38E3"/>
    <w:rsid w:val="00BE38F9"/>
    <w:rsid w:val="00BE3F4E"/>
    <w:rsid w:val="00BE4243"/>
    <w:rsid w:val="00BE47B7"/>
    <w:rsid w:val="00BE498C"/>
    <w:rsid w:val="00BE5227"/>
    <w:rsid w:val="00BE5F75"/>
    <w:rsid w:val="00BE6478"/>
    <w:rsid w:val="00BE67F6"/>
    <w:rsid w:val="00BE6A1D"/>
    <w:rsid w:val="00BE6A8B"/>
    <w:rsid w:val="00BE6B1A"/>
    <w:rsid w:val="00BE6B9A"/>
    <w:rsid w:val="00BE707E"/>
    <w:rsid w:val="00BE7265"/>
    <w:rsid w:val="00BF01E7"/>
    <w:rsid w:val="00BF08D8"/>
    <w:rsid w:val="00BF0B56"/>
    <w:rsid w:val="00BF1074"/>
    <w:rsid w:val="00BF1568"/>
    <w:rsid w:val="00BF1991"/>
    <w:rsid w:val="00BF19BC"/>
    <w:rsid w:val="00BF1EBE"/>
    <w:rsid w:val="00BF32DE"/>
    <w:rsid w:val="00BF39BA"/>
    <w:rsid w:val="00BF3C8E"/>
    <w:rsid w:val="00BF3CFF"/>
    <w:rsid w:val="00BF4518"/>
    <w:rsid w:val="00BF4B24"/>
    <w:rsid w:val="00BF550D"/>
    <w:rsid w:val="00BF6180"/>
    <w:rsid w:val="00BF6483"/>
    <w:rsid w:val="00BF67DD"/>
    <w:rsid w:val="00BF71A5"/>
    <w:rsid w:val="00BF7556"/>
    <w:rsid w:val="00C003E5"/>
    <w:rsid w:val="00C005DF"/>
    <w:rsid w:val="00C00A23"/>
    <w:rsid w:val="00C0106E"/>
    <w:rsid w:val="00C01B3E"/>
    <w:rsid w:val="00C01B95"/>
    <w:rsid w:val="00C029F5"/>
    <w:rsid w:val="00C02A9B"/>
    <w:rsid w:val="00C0300A"/>
    <w:rsid w:val="00C0349B"/>
    <w:rsid w:val="00C03567"/>
    <w:rsid w:val="00C04195"/>
    <w:rsid w:val="00C041A0"/>
    <w:rsid w:val="00C0446A"/>
    <w:rsid w:val="00C04494"/>
    <w:rsid w:val="00C04703"/>
    <w:rsid w:val="00C0476D"/>
    <w:rsid w:val="00C04BD2"/>
    <w:rsid w:val="00C04D4F"/>
    <w:rsid w:val="00C05052"/>
    <w:rsid w:val="00C0541A"/>
    <w:rsid w:val="00C061E9"/>
    <w:rsid w:val="00C0675B"/>
    <w:rsid w:val="00C071D3"/>
    <w:rsid w:val="00C07C57"/>
    <w:rsid w:val="00C07DE4"/>
    <w:rsid w:val="00C105A0"/>
    <w:rsid w:val="00C10AC0"/>
    <w:rsid w:val="00C10B22"/>
    <w:rsid w:val="00C11002"/>
    <w:rsid w:val="00C1113C"/>
    <w:rsid w:val="00C11219"/>
    <w:rsid w:val="00C12056"/>
    <w:rsid w:val="00C12579"/>
    <w:rsid w:val="00C12AE8"/>
    <w:rsid w:val="00C12B58"/>
    <w:rsid w:val="00C12E07"/>
    <w:rsid w:val="00C132D5"/>
    <w:rsid w:val="00C1364F"/>
    <w:rsid w:val="00C13BE0"/>
    <w:rsid w:val="00C13C71"/>
    <w:rsid w:val="00C13C7B"/>
    <w:rsid w:val="00C13E60"/>
    <w:rsid w:val="00C14068"/>
    <w:rsid w:val="00C15510"/>
    <w:rsid w:val="00C1561A"/>
    <w:rsid w:val="00C15866"/>
    <w:rsid w:val="00C158D2"/>
    <w:rsid w:val="00C15959"/>
    <w:rsid w:val="00C1649C"/>
    <w:rsid w:val="00C164B4"/>
    <w:rsid w:val="00C16551"/>
    <w:rsid w:val="00C16682"/>
    <w:rsid w:val="00C166B5"/>
    <w:rsid w:val="00C16770"/>
    <w:rsid w:val="00C16A07"/>
    <w:rsid w:val="00C16B4E"/>
    <w:rsid w:val="00C16B8B"/>
    <w:rsid w:val="00C16B8D"/>
    <w:rsid w:val="00C16C6D"/>
    <w:rsid w:val="00C16DF6"/>
    <w:rsid w:val="00C17477"/>
    <w:rsid w:val="00C17690"/>
    <w:rsid w:val="00C178CB"/>
    <w:rsid w:val="00C20DCE"/>
    <w:rsid w:val="00C217D0"/>
    <w:rsid w:val="00C21BAE"/>
    <w:rsid w:val="00C22046"/>
    <w:rsid w:val="00C23057"/>
    <w:rsid w:val="00C2341E"/>
    <w:rsid w:val="00C2355D"/>
    <w:rsid w:val="00C23E58"/>
    <w:rsid w:val="00C24076"/>
    <w:rsid w:val="00C24F11"/>
    <w:rsid w:val="00C2580E"/>
    <w:rsid w:val="00C263E8"/>
    <w:rsid w:val="00C2640E"/>
    <w:rsid w:val="00C26A90"/>
    <w:rsid w:val="00C26B82"/>
    <w:rsid w:val="00C27667"/>
    <w:rsid w:val="00C27D4F"/>
    <w:rsid w:val="00C305BA"/>
    <w:rsid w:val="00C30D38"/>
    <w:rsid w:val="00C316DE"/>
    <w:rsid w:val="00C31B08"/>
    <w:rsid w:val="00C327C0"/>
    <w:rsid w:val="00C327D5"/>
    <w:rsid w:val="00C32C6C"/>
    <w:rsid w:val="00C32D5E"/>
    <w:rsid w:val="00C32FBF"/>
    <w:rsid w:val="00C33B06"/>
    <w:rsid w:val="00C340A7"/>
    <w:rsid w:val="00C3432C"/>
    <w:rsid w:val="00C34809"/>
    <w:rsid w:val="00C34C86"/>
    <w:rsid w:val="00C3521C"/>
    <w:rsid w:val="00C35604"/>
    <w:rsid w:val="00C3594B"/>
    <w:rsid w:val="00C35BE9"/>
    <w:rsid w:val="00C35E89"/>
    <w:rsid w:val="00C36F6C"/>
    <w:rsid w:val="00C372F0"/>
    <w:rsid w:val="00C373B9"/>
    <w:rsid w:val="00C37679"/>
    <w:rsid w:val="00C37687"/>
    <w:rsid w:val="00C405BD"/>
    <w:rsid w:val="00C41215"/>
    <w:rsid w:val="00C41C9E"/>
    <w:rsid w:val="00C423A6"/>
    <w:rsid w:val="00C424E9"/>
    <w:rsid w:val="00C4254F"/>
    <w:rsid w:val="00C42582"/>
    <w:rsid w:val="00C42DBE"/>
    <w:rsid w:val="00C433F4"/>
    <w:rsid w:val="00C437BC"/>
    <w:rsid w:val="00C43BC7"/>
    <w:rsid w:val="00C443C3"/>
    <w:rsid w:val="00C44420"/>
    <w:rsid w:val="00C44449"/>
    <w:rsid w:val="00C44AA6"/>
    <w:rsid w:val="00C44E1D"/>
    <w:rsid w:val="00C44EE9"/>
    <w:rsid w:val="00C454BC"/>
    <w:rsid w:val="00C45AAC"/>
    <w:rsid w:val="00C45DDD"/>
    <w:rsid w:val="00C45F66"/>
    <w:rsid w:val="00C4646C"/>
    <w:rsid w:val="00C46471"/>
    <w:rsid w:val="00C46911"/>
    <w:rsid w:val="00C469E9"/>
    <w:rsid w:val="00C46B64"/>
    <w:rsid w:val="00C471AC"/>
    <w:rsid w:val="00C478FA"/>
    <w:rsid w:val="00C47969"/>
    <w:rsid w:val="00C479A1"/>
    <w:rsid w:val="00C47A3C"/>
    <w:rsid w:val="00C500B7"/>
    <w:rsid w:val="00C5037C"/>
    <w:rsid w:val="00C50413"/>
    <w:rsid w:val="00C50458"/>
    <w:rsid w:val="00C509B9"/>
    <w:rsid w:val="00C509E1"/>
    <w:rsid w:val="00C50E21"/>
    <w:rsid w:val="00C51D7F"/>
    <w:rsid w:val="00C51E63"/>
    <w:rsid w:val="00C51FE0"/>
    <w:rsid w:val="00C5247B"/>
    <w:rsid w:val="00C52504"/>
    <w:rsid w:val="00C527F2"/>
    <w:rsid w:val="00C5294A"/>
    <w:rsid w:val="00C5310F"/>
    <w:rsid w:val="00C5320F"/>
    <w:rsid w:val="00C532A9"/>
    <w:rsid w:val="00C544EF"/>
    <w:rsid w:val="00C54C70"/>
    <w:rsid w:val="00C55188"/>
    <w:rsid w:val="00C55298"/>
    <w:rsid w:val="00C5540C"/>
    <w:rsid w:val="00C5553F"/>
    <w:rsid w:val="00C555F5"/>
    <w:rsid w:val="00C55E4A"/>
    <w:rsid w:val="00C562B7"/>
    <w:rsid w:val="00C569C6"/>
    <w:rsid w:val="00C56D2D"/>
    <w:rsid w:val="00C56E59"/>
    <w:rsid w:val="00C57015"/>
    <w:rsid w:val="00C570A2"/>
    <w:rsid w:val="00C6013D"/>
    <w:rsid w:val="00C603FF"/>
    <w:rsid w:val="00C608F7"/>
    <w:rsid w:val="00C614E6"/>
    <w:rsid w:val="00C6171B"/>
    <w:rsid w:val="00C61986"/>
    <w:rsid w:val="00C61B10"/>
    <w:rsid w:val="00C6216E"/>
    <w:rsid w:val="00C6266C"/>
    <w:rsid w:val="00C62D24"/>
    <w:rsid w:val="00C63082"/>
    <w:rsid w:val="00C63A02"/>
    <w:rsid w:val="00C63E9B"/>
    <w:rsid w:val="00C6413A"/>
    <w:rsid w:val="00C64758"/>
    <w:rsid w:val="00C64B52"/>
    <w:rsid w:val="00C6511A"/>
    <w:rsid w:val="00C6541F"/>
    <w:rsid w:val="00C6567B"/>
    <w:rsid w:val="00C656E4"/>
    <w:rsid w:val="00C65C8D"/>
    <w:rsid w:val="00C65E7E"/>
    <w:rsid w:val="00C666A4"/>
    <w:rsid w:val="00C66BDF"/>
    <w:rsid w:val="00C66FB2"/>
    <w:rsid w:val="00C66FCD"/>
    <w:rsid w:val="00C67731"/>
    <w:rsid w:val="00C70162"/>
    <w:rsid w:val="00C7019C"/>
    <w:rsid w:val="00C706DF"/>
    <w:rsid w:val="00C71434"/>
    <w:rsid w:val="00C71690"/>
    <w:rsid w:val="00C718F9"/>
    <w:rsid w:val="00C71903"/>
    <w:rsid w:val="00C720A1"/>
    <w:rsid w:val="00C721B3"/>
    <w:rsid w:val="00C729B5"/>
    <w:rsid w:val="00C72BC6"/>
    <w:rsid w:val="00C7348C"/>
    <w:rsid w:val="00C73554"/>
    <w:rsid w:val="00C73BFC"/>
    <w:rsid w:val="00C73C2B"/>
    <w:rsid w:val="00C746CC"/>
    <w:rsid w:val="00C74719"/>
    <w:rsid w:val="00C7487B"/>
    <w:rsid w:val="00C74944"/>
    <w:rsid w:val="00C749E0"/>
    <w:rsid w:val="00C74D84"/>
    <w:rsid w:val="00C75211"/>
    <w:rsid w:val="00C752F6"/>
    <w:rsid w:val="00C75540"/>
    <w:rsid w:val="00C7612E"/>
    <w:rsid w:val="00C77546"/>
    <w:rsid w:val="00C77AB9"/>
    <w:rsid w:val="00C77E47"/>
    <w:rsid w:val="00C77F03"/>
    <w:rsid w:val="00C80056"/>
    <w:rsid w:val="00C80403"/>
    <w:rsid w:val="00C8102F"/>
    <w:rsid w:val="00C8107A"/>
    <w:rsid w:val="00C81C12"/>
    <w:rsid w:val="00C824B6"/>
    <w:rsid w:val="00C8255B"/>
    <w:rsid w:val="00C825F5"/>
    <w:rsid w:val="00C82966"/>
    <w:rsid w:val="00C82EF2"/>
    <w:rsid w:val="00C8384F"/>
    <w:rsid w:val="00C84605"/>
    <w:rsid w:val="00C84B02"/>
    <w:rsid w:val="00C85828"/>
    <w:rsid w:val="00C85861"/>
    <w:rsid w:val="00C85DCC"/>
    <w:rsid w:val="00C866A1"/>
    <w:rsid w:val="00C8690D"/>
    <w:rsid w:val="00C86A17"/>
    <w:rsid w:val="00C86F01"/>
    <w:rsid w:val="00C87389"/>
    <w:rsid w:val="00C87997"/>
    <w:rsid w:val="00C87A41"/>
    <w:rsid w:val="00C87F52"/>
    <w:rsid w:val="00C90075"/>
    <w:rsid w:val="00C90862"/>
    <w:rsid w:val="00C90ECF"/>
    <w:rsid w:val="00C911EF"/>
    <w:rsid w:val="00C919FF"/>
    <w:rsid w:val="00C921E2"/>
    <w:rsid w:val="00C92343"/>
    <w:rsid w:val="00C92B03"/>
    <w:rsid w:val="00C92DDC"/>
    <w:rsid w:val="00C934A1"/>
    <w:rsid w:val="00C93694"/>
    <w:rsid w:val="00C93A95"/>
    <w:rsid w:val="00C93B64"/>
    <w:rsid w:val="00C93F00"/>
    <w:rsid w:val="00C943B9"/>
    <w:rsid w:val="00C94909"/>
    <w:rsid w:val="00C94938"/>
    <w:rsid w:val="00C94EC4"/>
    <w:rsid w:val="00C9527E"/>
    <w:rsid w:val="00C95495"/>
    <w:rsid w:val="00C95C83"/>
    <w:rsid w:val="00C963E1"/>
    <w:rsid w:val="00C96964"/>
    <w:rsid w:val="00C96F9F"/>
    <w:rsid w:val="00C96FC7"/>
    <w:rsid w:val="00C97C07"/>
    <w:rsid w:val="00CA0246"/>
    <w:rsid w:val="00CA0276"/>
    <w:rsid w:val="00CA05A3"/>
    <w:rsid w:val="00CA08AA"/>
    <w:rsid w:val="00CA08B7"/>
    <w:rsid w:val="00CA0915"/>
    <w:rsid w:val="00CA0E73"/>
    <w:rsid w:val="00CA2BD1"/>
    <w:rsid w:val="00CA2D47"/>
    <w:rsid w:val="00CA30AC"/>
    <w:rsid w:val="00CA3A03"/>
    <w:rsid w:val="00CA3C70"/>
    <w:rsid w:val="00CA3DC1"/>
    <w:rsid w:val="00CA4B92"/>
    <w:rsid w:val="00CA4F17"/>
    <w:rsid w:val="00CA5788"/>
    <w:rsid w:val="00CA594F"/>
    <w:rsid w:val="00CA5AC5"/>
    <w:rsid w:val="00CA5ED8"/>
    <w:rsid w:val="00CA674B"/>
    <w:rsid w:val="00CA6874"/>
    <w:rsid w:val="00CA69C2"/>
    <w:rsid w:val="00CA6BF5"/>
    <w:rsid w:val="00CA6E80"/>
    <w:rsid w:val="00CA7156"/>
    <w:rsid w:val="00CA7414"/>
    <w:rsid w:val="00CB01A4"/>
    <w:rsid w:val="00CB09AA"/>
    <w:rsid w:val="00CB0BF2"/>
    <w:rsid w:val="00CB1014"/>
    <w:rsid w:val="00CB1C3C"/>
    <w:rsid w:val="00CB2005"/>
    <w:rsid w:val="00CB21FC"/>
    <w:rsid w:val="00CB2486"/>
    <w:rsid w:val="00CB3345"/>
    <w:rsid w:val="00CB338C"/>
    <w:rsid w:val="00CB3591"/>
    <w:rsid w:val="00CB3E6D"/>
    <w:rsid w:val="00CB40A7"/>
    <w:rsid w:val="00CB4900"/>
    <w:rsid w:val="00CB4EC7"/>
    <w:rsid w:val="00CB50EF"/>
    <w:rsid w:val="00CB529B"/>
    <w:rsid w:val="00CB52D5"/>
    <w:rsid w:val="00CB5565"/>
    <w:rsid w:val="00CB5965"/>
    <w:rsid w:val="00CB5998"/>
    <w:rsid w:val="00CB60EC"/>
    <w:rsid w:val="00CB67D9"/>
    <w:rsid w:val="00CB711C"/>
    <w:rsid w:val="00CB71E3"/>
    <w:rsid w:val="00CB7798"/>
    <w:rsid w:val="00CB7E87"/>
    <w:rsid w:val="00CC0B01"/>
    <w:rsid w:val="00CC0E54"/>
    <w:rsid w:val="00CC1962"/>
    <w:rsid w:val="00CC19DE"/>
    <w:rsid w:val="00CC2315"/>
    <w:rsid w:val="00CC248C"/>
    <w:rsid w:val="00CC281A"/>
    <w:rsid w:val="00CC2BD2"/>
    <w:rsid w:val="00CC2CEE"/>
    <w:rsid w:val="00CC30E0"/>
    <w:rsid w:val="00CC3428"/>
    <w:rsid w:val="00CC34C5"/>
    <w:rsid w:val="00CC3E6C"/>
    <w:rsid w:val="00CC409B"/>
    <w:rsid w:val="00CC41D8"/>
    <w:rsid w:val="00CC5075"/>
    <w:rsid w:val="00CC5C6B"/>
    <w:rsid w:val="00CC5F61"/>
    <w:rsid w:val="00CC5F63"/>
    <w:rsid w:val="00CC5F7B"/>
    <w:rsid w:val="00CC61FB"/>
    <w:rsid w:val="00CC6807"/>
    <w:rsid w:val="00CC6D15"/>
    <w:rsid w:val="00CC7266"/>
    <w:rsid w:val="00CC730D"/>
    <w:rsid w:val="00CC75C6"/>
    <w:rsid w:val="00CC7C11"/>
    <w:rsid w:val="00CC7F06"/>
    <w:rsid w:val="00CD0BF5"/>
    <w:rsid w:val="00CD190B"/>
    <w:rsid w:val="00CD1E81"/>
    <w:rsid w:val="00CD1EAB"/>
    <w:rsid w:val="00CD22FC"/>
    <w:rsid w:val="00CD28D7"/>
    <w:rsid w:val="00CD292F"/>
    <w:rsid w:val="00CD30CD"/>
    <w:rsid w:val="00CD3359"/>
    <w:rsid w:val="00CD366B"/>
    <w:rsid w:val="00CD3E1D"/>
    <w:rsid w:val="00CD404A"/>
    <w:rsid w:val="00CD416C"/>
    <w:rsid w:val="00CD48BC"/>
    <w:rsid w:val="00CD49DA"/>
    <w:rsid w:val="00CD4D8A"/>
    <w:rsid w:val="00CD4EC6"/>
    <w:rsid w:val="00CD50DD"/>
    <w:rsid w:val="00CD56EA"/>
    <w:rsid w:val="00CD5CC3"/>
    <w:rsid w:val="00CD5EA9"/>
    <w:rsid w:val="00CD6678"/>
    <w:rsid w:val="00CD6749"/>
    <w:rsid w:val="00CE0221"/>
    <w:rsid w:val="00CE07CE"/>
    <w:rsid w:val="00CE0CFD"/>
    <w:rsid w:val="00CE0E2E"/>
    <w:rsid w:val="00CE1189"/>
    <w:rsid w:val="00CE1D6F"/>
    <w:rsid w:val="00CE1E8A"/>
    <w:rsid w:val="00CE2242"/>
    <w:rsid w:val="00CE2B9D"/>
    <w:rsid w:val="00CE2C27"/>
    <w:rsid w:val="00CE2D2C"/>
    <w:rsid w:val="00CE32AE"/>
    <w:rsid w:val="00CE334E"/>
    <w:rsid w:val="00CE34DE"/>
    <w:rsid w:val="00CE3DE6"/>
    <w:rsid w:val="00CE402A"/>
    <w:rsid w:val="00CE439E"/>
    <w:rsid w:val="00CE471E"/>
    <w:rsid w:val="00CE4873"/>
    <w:rsid w:val="00CE4FE1"/>
    <w:rsid w:val="00CE51BF"/>
    <w:rsid w:val="00CE51F6"/>
    <w:rsid w:val="00CE53DA"/>
    <w:rsid w:val="00CE55EB"/>
    <w:rsid w:val="00CE593D"/>
    <w:rsid w:val="00CE6D0C"/>
    <w:rsid w:val="00CE6E9A"/>
    <w:rsid w:val="00CE717E"/>
    <w:rsid w:val="00CE7383"/>
    <w:rsid w:val="00CE761F"/>
    <w:rsid w:val="00CE780B"/>
    <w:rsid w:val="00CE7CF7"/>
    <w:rsid w:val="00CF009A"/>
    <w:rsid w:val="00CF0198"/>
    <w:rsid w:val="00CF0411"/>
    <w:rsid w:val="00CF055D"/>
    <w:rsid w:val="00CF0616"/>
    <w:rsid w:val="00CF0825"/>
    <w:rsid w:val="00CF0AE2"/>
    <w:rsid w:val="00CF0EF7"/>
    <w:rsid w:val="00CF16F5"/>
    <w:rsid w:val="00CF1823"/>
    <w:rsid w:val="00CF193D"/>
    <w:rsid w:val="00CF2215"/>
    <w:rsid w:val="00CF2EA9"/>
    <w:rsid w:val="00CF4332"/>
    <w:rsid w:val="00CF449F"/>
    <w:rsid w:val="00CF460A"/>
    <w:rsid w:val="00CF4781"/>
    <w:rsid w:val="00CF6A27"/>
    <w:rsid w:val="00CF74E0"/>
    <w:rsid w:val="00CF76EF"/>
    <w:rsid w:val="00CF7D41"/>
    <w:rsid w:val="00CF7F57"/>
    <w:rsid w:val="00D0044C"/>
    <w:rsid w:val="00D01065"/>
    <w:rsid w:val="00D0197E"/>
    <w:rsid w:val="00D019A2"/>
    <w:rsid w:val="00D01DAE"/>
    <w:rsid w:val="00D01E86"/>
    <w:rsid w:val="00D02360"/>
    <w:rsid w:val="00D02499"/>
    <w:rsid w:val="00D026EE"/>
    <w:rsid w:val="00D02772"/>
    <w:rsid w:val="00D034D3"/>
    <w:rsid w:val="00D0363B"/>
    <w:rsid w:val="00D03695"/>
    <w:rsid w:val="00D03CE3"/>
    <w:rsid w:val="00D041D9"/>
    <w:rsid w:val="00D05FEE"/>
    <w:rsid w:val="00D06220"/>
    <w:rsid w:val="00D062FC"/>
    <w:rsid w:val="00D06415"/>
    <w:rsid w:val="00D06473"/>
    <w:rsid w:val="00D06511"/>
    <w:rsid w:val="00D07144"/>
    <w:rsid w:val="00D0731F"/>
    <w:rsid w:val="00D0744B"/>
    <w:rsid w:val="00D07552"/>
    <w:rsid w:val="00D077DA"/>
    <w:rsid w:val="00D07E2C"/>
    <w:rsid w:val="00D10613"/>
    <w:rsid w:val="00D10C46"/>
    <w:rsid w:val="00D110AB"/>
    <w:rsid w:val="00D1213B"/>
    <w:rsid w:val="00D123FA"/>
    <w:rsid w:val="00D12578"/>
    <w:rsid w:val="00D1260D"/>
    <w:rsid w:val="00D1293D"/>
    <w:rsid w:val="00D13387"/>
    <w:rsid w:val="00D141EC"/>
    <w:rsid w:val="00D1544A"/>
    <w:rsid w:val="00D15519"/>
    <w:rsid w:val="00D157D1"/>
    <w:rsid w:val="00D160DE"/>
    <w:rsid w:val="00D16734"/>
    <w:rsid w:val="00D16846"/>
    <w:rsid w:val="00D16AC1"/>
    <w:rsid w:val="00D16CAF"/>
    <w:rsid w:val="00D1709C"/>
    <w:rsid w:val="00D21078"/>
    <w:rsid w:val="00D21300"/>
    <w:rsid w:val="00D215FF"/>
    <w:rsid w:val="00D216AC"/>
    <w:rsid w:val="00D21D2F"/>
    <w:rsid w:val="00D223A9"/>
    <w:rsid w:val="00D2247E"/>
    <w:rsid w:val="00D224C6"/>
    <w:rsid w:val="00D22735"/>
    <w:rsid w:val="00D22A36"/>
    <w:rsid w:val="00D22AD4"/>
    <w:rsid w:val="00D22F83"/>
    <w:rsid w:val="00D234E4"/>
    <w:rsid w:val="00D2352F"/>
    <w:rsid w:val="00D238E9"/>
    <w:rsid w:val="00D23E64"/>
    <w:rsid w:val="00D240A8"/>
    <w:rsid w:val="00D24367"/>
    <w:rsid w:val="00D246F9"/>
    <w:rsid w:val="00D2474F"/>
    <w:rsid w:val="00D247A9"/>
    <w:rsid w:val="00D24C4A"/>
    <w:rsid w:val="00D24DFF"/>
    <w:rsid w:val="00D25479"/>
    <w:rsid w:val="00D25966"/>
    <w:rsid w:val="00D259B6"/>
    <w:rsid w:val="00D25B65"/>
    <w:rsid w:val="00D25BB2"/>
    <w:rsid w:val="00D25F9B"/>
    <w:rsid w:val="00D26406"/>
    <w:rsid w:val="00D26782"/>
    <w:rsid w:val="00D26F3B"/>
    <w:rsid w:val="00D27083"/>
    <w:rsid w:val="00D274C4"/>
    <w:rsid w:val="00D2799D"/>
    <w:rsid w:val="00D27E04"/>
    <w:rsid w:val="00D30011"/>
    <w:rsid w:val="00D3026D"/>
    <w:rsid w:val="00D30279"/>
    <w:rsid w:val="00D30331"/>
    <w:rsid w:val="00D309AF"/>
    <w:rsid w:val="00D30A57"/>
    <w:rsid w:val="00D315F6"/>
    <w:rsid w:val="00D31BFB"/>
    <w:rsid w:val="00D31D25"/>
    <w:rsid w:val="00D321A3"/>
    <w:rsid w:val="00D325D4"/>
    <w:rsid w:val="00D32AB7"/>
    <w:rsid w:val="00D32F17"/>
    <w:rsid w:val="00D337DA"/>
    <w:rsid w:val="00D33A89"/>
    <w:rsid w:val="00D33F74"/>
    <w:rsid w:val="00D3412B"/>
    <w:rsid w:val="00D341B1"/>
    <w:rsid w:val="00D34A4B"/>
    <w:rsid w:val="00D35062"/>
    <w:rsid w:val="00D3508E"/>
    <w:rsid w:val="00D357A8"/>
    <w:rsid w:val="00D3638F"/>
    <w:rsid w:val="00D367AD"/>
    <w:rsid w:val="00D36BC0"/>
    <w:rsid w:val="00D3709A"/>
    <w:rsid w:val="00D375FC"/>
    <w:rsid w:val="00D37760"/>
    <w:rsid w:val="00D37816"/>
    <w:rsid w:val="00D4133A"/>
    <w:rsid w:val="00D41350"/>
    <w:rsid w:val="00D41D61"/>
    <w:rsid w:val="00D42378"/>
    <w:rsid w:val="00D42DB0"/>
    <w:rsid w:val="00D4304E"/>
    <w:rsid w:val="00D430E1"/>
    <w:rsid w:val="00D43534"/>
    <w:rsid w:val="00D4375A"/>
    <w:rsid w:val="00D43F09"/>
    <w:rsid w:val="00D442C2"/>
    <w:rsid w:val="00D445B8"/>
    <w:rsid w:val="00D44875"/>
    <w:rsid w:val="00D44C5D"/>
    <w:rsid w:val="00D4539C"/>
    <w:rsid w:val="00D45471"/>
    <w:rsid w:val="00D46123"/>
    <w:rsid w:val="00D464C5"/>
    <w:rsid w:val="00D466E2"/>
    <w:rsid w:val="00D467B9"/>
    <w:rsid w:val="00D46A1E"/>
    <w:rsid w:val="00D47BB3"/>
    <w:rsid w:val="00D47FF2"/>
    <w:rsid w:val="00D50187"/>
    <w:rsid w:val="00D509B6"/>
    <w:rsid w:val="00D51144"/>
    <w:rsid w:val="00D51A33"/>
    <w:rsid w:val="00D52871"/>
    <w:rsid w:val="00D52D71"/>
    <w:rsid w:val="00D53819"/>
    <w:rsid w:val="00D53E06"/>
    <w:rsid w:val="00D544E5"/>
    <w:rsid w:val="00D55236"/>
    <w:rsid w:val="00D55569"/>
    <w:rsid w:val="00D55A5D"/>
    <w:rsid w:val="00D55DA2"/>
    <w:rsid w:val="00D560F4"/>
    <w:rsid w:val="00D56425"/>
    <w:rsid w:val="00D56679"/>
    <w:rsid w:val="00D5699E"/>
    <w:rsid w:val="00D56ACD"/>
    <w:rsid w:val="00D56DB0"/>
    <w:rsid w:val="00D56F1C"/>
    <w:rsid w:val="00D5717B"/>
    <w:rsid w:val="00D5737B"/>
    <w:rsid w:val="00D57916"/>
    <w:rsid w:val="00D57B36"/>
    <w:rsid w:val="00D605A6"/>
    <w:rsid w:val="00D60A4F"/>
    <w:rsid w:val="00D6146D"/>
    <w:rsid w:val="00D616B4"/>
    <w:rsid w:val="00D6178D"/>
    <w:rsid w:val="00D61BDB"/>
    <w:rsid w:val="00D6216B"/>
    <w:rsid w:val="00D6216E"/>
    <w:rsid w:val="00D623E4"/>
    <w:rsid w:val="00D62922"/>
    <w:rsid w:val="00D62AEE"/>
    <w:rsid w:val="00D62EF7"/>
    <w:rsid w:val="00D631C2"/>
    <w:rsid w:val="00D63B29"/>
    <w:rsid w:val="00D63BE0"/>
    <w:rsid w:val="00D6414E"/>
    <w:rsid w:val="00D64175"/>
    <w:rsid w:val="00D64589"/>
    <w:rsid w:val="00D65012"/>
    <w:rsid w:val="00D65162"/>
    <w:rsid w:val="00D65326"/>
    <w:rsid w:val="00D654D1"/>
    <w:rsid w:val="00D658EA"/>
    <w:rsid w:val="00D65913"/>
    <w:rsid w:val="00D65E37"/>
    <w:rsid w:val="00D661A6"/>
    <w:rsid w:val="00D66933"/>
    <w:rsid w:val="00D66945"/>
    <w:rsid w:val="00D66C41"/>
    <w:rsid w:val="00D66C4A"/>
    <w:rsid w:val="00D66D2A"/>
    <w:rsid w:val="00D6747B"/>
    <w:rsid w:val="00D70983"/>
    <w:rsid w:val="00D70A89"/>
    <w:rsid w:val="00D70CB8"/>
    <w:rsid w:val="00D70E7E"/>
    <w:rsid w:val="00D71FAF"/>
    <w:rsid w:val="00D72C77"/>
    <w:rsid w:val="00D72CC2"/>
    <w:rsid w:val="00D72E82"/>
    <w:rsid w:val="00D7373B"/>
    <w:rsid w:val="00D737D9"/>
    <w:rsid w:val="00D73B48"/>
    <w:rsid w:val="00D73F32"/>
    <w:rsid w:val="00D748CA"/>
    <w:rsid w:val="00D74A26"/>
    <w:rsid w:val="00D74A82"/>
    <w:rsid w:val="00D74C2F"/>
    <w:rsid w:val="00D74E3D"/>
    <w:rsid w:val="00D75210"/>
    <w:rsid w:val="00D7573B"/>
    <w:rsid w:val="00D76305"/>
    <w:rsid w:val="00D76C60"/>
    <w:rsid w:val="00D777DC"/>
    <w:rsid w:val="00D77F75"/>
    <w:rsid w:val="00D80169"/>
    <w:rsid w:val="00D805AF"/>
    <w:rsid w:val="00D80BBC"/>
    <w:rsid w:val="00D80EC3"/>
    <w:rsid w:val="00D8100A"/>
    <w:rsid w:val="00D81656"/>
    <w:rsid w:val="00D81AB5"/>
    <w:rsid w:val="00D82883"/>
    <w:rsid w:val="00D83778"/>
    <w:rsid w:val="00D837C1"/>
    <w:rsid w:val="00D83D54"/>
    <w:rsid w:val="00D83D89"/>
    <w:rsid w:val="00D84C52"/>
    <w:rsid w:val="00D84DB9"/>
    <w:rsid w:val="00D85151"/>
    <w:rsid w:val="00D86059"/>
    <w:rsid w:val="00D861AD"/>
    <w:rsid w:val="00D865E9"/>
    <w:rsid w:val="00D8690B"/>
    <w:rsid w:val="00D86B1C"/>
    <w:rsid w:val="00D86FD8"/>
    <w:rsid w:val="00D909D7"/>
    <w:rsid w:val="00D90C5E"/>
    <w:rsid w:val="00D90C75"/>
    <w:rsid w:val="00D90E3A"/>
    <w:rsid w:val="00D91882"/>
    <w:rsid w:val="00D92129"/>
    <w:rsid w:val="00D925D1"/>
    <w:rsid w:val="00D925F4"/>
    <w:rsid w:val="00D92BA5"/>
    <w:rsid w:val="00D92F2C"/>
    <w:rsid w:val="00D93256"/>
    <w:rsid w:val="00D93356"/>
    <w:rsid w:val="00D93639"/>
    <w:rsid w:val="00D9394E"/>
    <w:rsid w:val="00D941DF"/>
    <w:rsid w:val="00D94360"/>
    <w:rsid w:val="00D94866"/>
    <w:rsid w:val="00D95587"/>
    <w:rsid w:val="00D96857"/>
    <w:rsid w:val="00D972B4"/>
    <w:rsid w:val="00D973D5"/>
    <w:rsid w:val="00D97E09"/>
    <w:rsid w:val="00D97F59"/>
    <w:rsid w:val="00DA0F58"/>
    <w:rsid w:val="00DA1261"/>
    <w:rsid w:val="00DA14E3"/>
    <w:rsid w:val="00DA1A2D"/>
    <w:rsid w:val="00DA1B01"/>
    <w:rsid w:val="00DA1D5A"/>
    <w:rsid w:val="00DA1FE8"/>
    <w:rsid w:val="00DA2493"/>
    <w:rsid w:val="00DA2A66"/>
    <w:rsid w:val="00DA323C"/>
    <w:rsid w:val="00DA3243"/>
    <w:rsid w:val="00DA37DA"/>
    <w:rsid w:val="00DA455E"/>
    <w:rsid w:val="00DA46C2"/>
    <w:rsid w:val="00DA4924"/>
    <w:rsid w:val="00DA532E"/>
    <w:rsid w:val="00DA572C"/>
    <w:rsid w:val="00DA5B26"/>
    <w:rsid w:val="00DA6BAC"/>
    <w:rsid w:val="00DA77ED"/>
    <w:rsid w:val="00DB0214"/>
    <w:rsid w:val="00DB02E2"/>
    <w:rsid w:val="00DB03DA"/>
    <w:rsid w:val="00DB0812"/>
    <w:rsid w:val="00DB10D3"/>
    <w:rsid w:val="00DB189E"/>
    <w:rsid w:val="00DB19AB"/>
    <w:rsid w:val="00DB1A59"/>
    <w:rsid w:val="00DB23FD"/>
    <w:rsid w:val="00DB2498"/>
    <w:rsid w:val="00DB253D"/>
    <w:rsid w:val="00DB2662"/>
    <w:rsid w:val="00DB284F"/>
    <w:rsid w:val="00DB2EE7"/>
    <w:rsid w:val="00DB39B2"/>
    <w:rsid w:val="00DB3B13"/>
    <w:rsid w:val="00DB41D5"/>
    <w:rsid w:val="00DB4312"/>
    <w:rsid w:val="00DB461F"/>
    <w:rsid w:val="00DB49A5"/>
    <w:rsid w:val="00DB4ED6"/>
    <w:rsid w:val="00DB5880"/>
    <w:rsid w:val="00DB5975"/>
    <w:rsid w:val="00DB5A1A"/>
    <w:rsid w:val="00DB5AFD"/>
    <w:rsid w:val="00DB6135"/>
    <w:rsid w:val="00DB618F"/>
    <w:rsid w:val="00DB69C7"/>
    <w:rsid w:val="00DB6D83"/>
    <w:rsid w:val="00DB72BA"/>
    <w:rsid w:val="00DB7DB9"/>
    <w:rsid w:val="00DB7DE7"/>
    <w:rsid w:val="00DC01A5"/>
    <w:rsid w:val="00DC0C17"/>
    <w:rsid w:val="00DC0F00"/>
    <w:rsid w:val="00DC13B4"/>
    <w:rsid w:val="00DC155A"/>
    <w:rsid w:val="00DC1AA6"/>
    <w:rsid w:val="00DC1AF9"/>
    <w:rsid w:val="00DC1FC1"/>
    <w:rsid w:val="00DC2386"/>
    <w:rsid w:val="00DC28AD"/>
    <w:rsid w:val="00DC2B9D"/>
    <w:rsid w:val="00DC2FBF"/>
    <w:rsid w:val="00DC3182"/>
    <w:rsid w:val="00DC33E0"/>
    <w:rsid w:val="00DC3A0D"/>
    <w:rsid w:val="00DC3E91"/>
    <w:rsid w:val="00DC43BD"/>
    <w:rsid w:val="00DC44AB"/>
    <w:rsid w:val="00DC463D"/>
    <w:rsid w:val="00DC47E8"/>
    <w:rsid w:val="00DC5ABD"/>
    <w:rsid w:val="00DC6045"/>
    <w:rsid w:val="00DC6625"/>
    <w:rsid w:val="00DC7173"/>
    <w:rsid w:val="00DC735A"/>
    <w:rsid w:val="00DC789B"/>
    <w:rsid w:val="00DC7AC1"/>
    <w:rsid w:val="00DC7FED"/>
    <w:rsid w:val="00DD12AB"/>
    <w:rsid w:val="00DD1825"/>
    <w:rsid w:val="00DD1890"/>
    <w:rsid w:val="00DD2263"/>
    <w:rsid w:val="00DD2341"/>
    <w:rsid w:val="00DD335C"/>
    <w:rsid w:val="00DD3470"/>
    <w:rsid w:val="00DD366B"/>
    <w:rsid w:val="00DD3BD6"/>
    <w:rsid w:val="00DD3E48"/>
    <w:rsid w:val="00DD4874"/>
    <w:rsid w:val="00DD4902"/>
    <w:rsid w:val="00DD536F"/>
    <w:rsid w:val="00DD6295"/>
    <w:rsid w:val="00DD662E"/>
    <w:rsid w:val="00DD69CD"/>
    <w:rsid w:val="00DD6DF2"/>
    <w:rsid w:val="00DD6FE7"/>
    <w:rsid w:val="00DD723E"/>
    <w:rsid w:val="00DD732F"/>
    <w:rsid w:val="00DE0DEB"/>
    <w:rsid w:val="00DE10F0"/>
    <w:rsid w:val="00DE1441"/>
    <w:rsid w:val="00DE1E1C"/>
    <w:rsid w:val="00DE21BE"/>
    <w:rsid w:val="00DE236D"/>
    <w:rsid w:val="00DE251C"/>
    <w:rsid w:val="00DE2864"/>
    <w:rsid w:val="00DE2A7D"/>
    <w:rsid w:val="00DE362B"/>
    <w:rsid w:val="00DE364C"/>
    <w:rsid w:val="00DE3898"/>
    <w:rsid w:val="00DE3A6C"/>
    <w:rsid w:val="00DE3B4B"/>
    <w:rsid w:val="00DE3E19"/>
    <w:rsid w:val="00DE45D6"/>
    <w:rsid w:val="00DE4EB1"/>
    <w:rsid w:val="00DE4ED0"/>
    <w:rsid w:val="00DE4FB5"/>
    <w:rsid w:val="00DE4FEA"/>
    <w:rsid w:val="00DE5289"/>
    <w:rsid w:val="00DE528D"/>
    <w:rsid w:val="00DE5860"/>
    <w:rsid w:val="00DE5B8F"/>
    <w:rsid w:val="00DE5EFB"/>
    <w:rsid w:val="00DE61B4"/>
    <w:rsid w:val="00DE6662"/>
    <w:rsid w:val="00DE6E70"/>
    <w:rsid w:val="00DE709B"/>
    <w:rsid w:val="00DE76D5"/>
    <w:rsid w:val="00DE7AFE"/>
    <w:rsid w:val="00DF03FD"/>
    <w:rsid w:val="00DF04D9"/>
    <w:rsid w:val="00DF0C5F"/>
    <w:rsid w:val="00DF143F"/>
    <w:rsid w:val="00DF19C3"/>
    <w:rsid w:val="00DF23C0"/>
    <w:rsid w:val="00DF277C"/>
    <w:rsid w:val="00DF2C28"/>
    <w:rsid w:val="00DF3080"/>
    <w:rsid w:val="00DF3365"/>
    <w:rsid w:val="00DF3442"/>
    <w:rsid w:val="00DF36D6"/>
    <w:rsid w:val="00DF39B9"/>
    <w:rsid w:val="00DF4238"/>
    <w:rsid w:val="00DF4430"/>
    <w:rsid w:val="00DF48D2"/>
    <w:rsid w:val="00DF4BF1"/>
    <w:rsid w:val="00DF4D03"/>
    <w:rsid w:val="00DF4DE1"/>
    <w:rsid w:val="00DF4FF2"/>
    <w:rsid w:val="00DF557B"/>
    <w:rsid w:val="00DF5A71"/>
    <w:rsid w:val="00DF5FD1"/>
    <w:rsid w:val="00DF713A"/>
    <w:rsid w:val="00DF7258"/>
    <w:rsid w:val="00DF729D"/>
    <w:rsid w:val="00DF757F"/>
    <w:rsid w:val="00DF797F"/>
    <w:rsid w:val="00DF7AD6"/>
    <w:rsid w:val="00DF7DF6"/>
    <w:rsid w:val="00E0017E"/>
    <w:rsid w:val="00E00330"/>
    <w:rsid w:val="00E004F6"/>
    <w:rsid w:val="00E00946"/>
    <w:rsid w:val="00E00EE7"/>
    <w:rsid w:val="00E01055"/>
    <w:rsid w:val="00E0167F"/>
    <w:rsid w:val="00E0169D"/>
    <w:rsid w:val="00E016B6"/>
    <w:rsid w:val="00E01806"/>
    <w:rsid w:val="00E01A67"/>
    <w:rsid w:val="00E01BD5"/>
    <w:rsid w:val="00E02864"/>
    <w:rsid w:val="00E02B34"/>
    <w:rsid w:val="00E04962"/>
    <w:rsid w:val="00E04F76"/>
    <w:rsid w:val="00E05363"/>
    <w:rsid w:val="00E05737"/>
    <w:rsid w:val="00E05B8D"/>
    <w:rsid w:val="00E05E2E"/>
    <w:rsid w:val="00E06111"/>
    <w:rsid w:val="00E06993"/>
    <w:rsid w:val="00E0740C"/>
    <w:rsid w:val="00E07A74"/>
    <w:rsid w:val="00E07E87"/>
    <w:rsid w:val="00E102CA"/>
    <w:rsid w:val="00E10670"/>
    <w:rsid w:val="00E10E0C"/>
    <w:rsid w:val="00E10EE8"/>
    <w:rsid w:val="00E11248"/>
    <w:rsid w:val="00E1141B"/>
    <w:rsid w:val="00E11906"/>
    <w:rsid w:val="00E11A25"/>
    <w:rsid w:val="00E11B54"/>
    <w:rsid w:val="00E124CC"/>
    <w:rsid w:val="00E125FC"/>
    <w:rsid w:val="00E1268D"/>
    <w:rsid w:val="00E12FF3"/>
    <w:rsid w:val="00E13ABA"/>
    <w:rsid w:val="00E13D21"/>
    <w:rsid w:val="00E1487B"/>
    <w:rsid w:val="00E14AA2"/>
    <w:rsid w:val="00E151CF"/>
    <w:rsid w:val="00E15DBA"/>
    <w:rsid w:val="00E15F98"/>
    <w:rsid w:val="00E168E1"/>
    <w:rsid w:val="00E16BC6"/>
    <w:rsid w:val="00E16D05"/>
    <w:rsid w:val="00E177CD"/>
    <w:rsid w:val="00E17EB7"/>
    <w:rsid w:val="00E2010E"/>
    <w:rsid w:val="00E20DC8"/>
    <w:rsid w:val="00E20F4A"/>
    <w:rsid w:val="00E20FE8"/>
    <w:rsid w:val="00E21699"/>
    <w:rsid w:val="00E21BA1"/>
    <w:rsid w:val="00E21BFB"/>
    <w:rsid w:val="00E21C40"/>
    <w:rsid w:val="00E21D36"/>
    <w:rsid w:val="00E21D85"/>
    <w:rsid w:val="00E22859"/>
    <w:rsid w:val="00E22BDE"/>
    <w:rsid w:val="00E22EEB"/>
    <w:rsid w:val="00E22FC4"/>
    <w:rsid w:val="00E23212"/>
    <w:rsid w:val="00E232A3"/>
    <w:rsid w:val="00E23C7C"/>
    <w:rsid w:val="00E23C90"/>
    <w:rsid w:val="00E23D21"/>
    <w:rsid w:val="00E24135"/>
    <w:rsid w:val="00E24D8B"/>
    <w:rsid w:val="00E24F64"/>
    <w:rsid w:val="00E2539B"/>
    <w:rsid w:val="00E25879"/>
    <w:rsid w:val="00E258BC"/>
    <w:rsid w:val="00E25C5E"/>
    <w:rsid w:val="00E26373"/>
    <w:rsid w:val="00E2657F"/>
    <w:rsid w:val="00E26AE3"/>
    <w:rsid w:val="00E270D4"/>
    <w:rsid w:val="00E2773D"/>
    <w:rsid w:val="00E27E87"/>
    <w:rsid w:val="00E30BCD"/>
    <w:rsid w:val="00E30D6C"/>
    <w:rsid w:val="00E30F0E"/>
    <w:rsid w:val="00E31142"/>
    <w:rsid w:val="00E3184C"/>
    <w:rsid w:val="00E31F1A"/>
    <w:rsid w:val="00E31F2B"/>
    <w:rsid w:val="00E3217B"/>
    <w:rsid w:val="00E33894"/>
    <w:rsid w:val="00E343BD"/>
    <w:rsid w:val="00E35270"/>
    <w:rsid w:val="00E35F74"/>
    <w:rsid w:val="00E3670A"/>
    <w:rsid w:val="00E36F9C"/>
    <w:rsid w:val="00E37271"/>
    <w:rsid w:val="00E37323"/>
    <w:rsid w:val="00E37820"/>
    <w:rsid w:val="00E378CF"/>
    <w:rsid w:val="00E37A7A"/>
    <w:rsid w:val="00E37EAA"/>
    <w:rsid w:val="00E40466"/>
    <w:rsid w:val="00E409EF"/>
    <w:rsid w:val="00E4130E"/>
    <w:rsid w:val="00E41DCE"/>
    <w:rsid w:val="00E42145"/>
    <w:rsid w:val="00E4220C"/>
    <w:rsid w:val="00E4246A"/>
    <w:rsid w:val="00E4256F"/>
    <w:rsid w:val="00E4288A"/>
    <w:rsid w:val="00E428F1"/>
    <w:rsid w:val="00E42CC6"/>
    <w:rsid w:val="00E4402C"/>
    <w:rsid w:val="00E4418C"/>
    <w:rsid w:val="00E441F4"/>
    <w:rsid w:val="00E443E9"/>
    <w:rsid w:val="00E44CAF"/>
    <w:rsid w:val="00E44E15"/>
    <w:rsid w:val="00E45155"/>
    <w:rsid w:val="00E4554C"/>
    <w:rsid w:val="00E4568E"/>
    <w:rsid w:val="00E45A32"/>
    <w:rsid w:val="00E46258"/>
    <w:rsid w:val="00E46383"/>
    <w:rsid w:val="00E46E9A"/>
    <w:rsid w:val="00E4751B"/>
    <w:rsid w:val="00E501A0"/>
    <w:rsid w:val="00E5048B"/>
    <w:rsid w:val="00E50D9B"/>
    <w:rsid w:val="00E50E51"/>
    <w:rsid w:val="00E50E74"/>
    <w:rsid w:val="00E51BF3"/>
    <w:rsid w:val="00E52611"/>
    <w:rsid w:val="00E52861"/>
    <w:rsid w:val="00E5313F"/>
    <w:rsid w:val="00E542FD"/>
    <w:rsid w:val="00E5481C"/>
    <w:rsid w:val="00E549A8"/>
    <w:rsid w:val="00E54A27"/>
    <w:rsid w:val="00E5540E"/>
    <w:rsid w:val="00E5559B"/>
    <w:rsid w:val="00E55CDE"/>
    <w:rsid w:val="00E564B5"/>
    <w:rsid w:val="00E568A0"/>
    <w:rsid w:val="00E56916"/>
    <w:rsid w:val="00E57AE8"/>
    <w:rsid w:val="00E60075"/>
    <w:rsid w:val="00E60118"/>
    <w:rsid w:val="00E6035B"/>
    <w:rsid w:val="00E609CF"/>
    <w:rsid w:val="00E60F07"/>
    <w:rsid w:val="00E612E1"/>
    <w:rsid w:val="00E61531"/>
    <w:rsid w:val="00E61585"/>
    <w:rsid w:val="00E6160E"/>
    <w:rsid w:val="00E618BA"/>
    <w:rsid w:val="00E61955"/>
    <w:rsid w:val="00E62A77"/>
    <w:rsid w:val="00E62EC2"/>
    <w:rsid w:val="00E62FC6"/>
    <w:rsid w:val="00E63780"/>
    <w:rsid w:val="00E6434E"/>
    <w:rsid w:val="00E64B31"/>
    <w:rsid w:val="00E65348"/>
    <w:rsid w:val="00E65AEC"/>
    <w:rsid w:val="00E65E4A"/>
    <w:rsid w:val="00E65E54"/>
    <w:rsid w:val="00E65FD5"/>
    <w:rsid w:val="00E67001"/>
    <w:rsid w:val="00E670C8"/>
    <w:rsid w:val="00E672DF"/>
    <w:rsid w:val="00E67509"/>
    <w:rsid w:val="00E679A5"/>
    <w:rsid w:val="00E67D76"/>
    <w:rsid w:val="00E67FA0"/>
    <w:rsid w:val="00E702C3"/>
    <w:rsid w:val="00E70563"/>
    <w:rsid w:val="00E7085D"/>
    <w:rsid w:val="00E70B24"/>
    <w:rsid w:val="00E70B84"/>
    <w:rsid w:val="00E70FC3"/>
    <w:rsid w:val="00E713D7"/>
    <w:rsid w:val="00E713F7"/>
    <w:rsid w:val="00E715FF"/>
    <w:rsid w:val="00E71660"/>
    <w:rsid w:val="00E71F95"/>
    <w:rsid w:val="00E725A1"/>
    <w:rsid w:val="00E72E65"/>
    <w:rsid w:val="00E72F97"/>
    <w:rsid w:val="00E73330"/>
    <w:rsid w:val="00E74782"/>
    <w:rsid w:val="00E74C7A"/>
    <w:rsid w:val="00E74F62"/>
    <w:rsid w:val="00E75678"/>
    <w:rsid w:val="00E758A7"/>
    <w:rsid w:val="00E758C6"/>
    <w:rsid w:val="00E75B84"/>
    <w:rsid w:val="00E761B0"/>
    <w:rsid w:val="00E76701"/>
    <w:rsid w:val="00E7698F"/>
    <w:rsid w:val="00E77035"/>
    <w:rsid w:val="00E777CE"/>
    <w:rsid w:val="00E80883"/>
    <w:rsid w:val="00E81FE6"/>
    <w:rsid w:val="00E82270"/>
    <w:rsid w:val="00E827CB"/>
    <w:rsid w:val="00E82C80"/>
    <w:rsid w:val="00E83000"/>
    <w:rsid w:val="00E836DF"/>
    <w:rsid w:val="00E8463C"/>
    <w:rsid w:val="00E848F0"/>
    <w:rsid w:val="00E84C08"/>
    <w:rsid w:val="00E8512F"/>
    <w:rsid w:val="00E86452"/>
    <w:rsid w:val="00E86828"/>
    <w:rsid w:val="00E868CA"/>
    <w:rsid w:val="00E86F95"/>
    <w:rsid w:val="00E8740F"/>
    <w:rsid w:val="00E87725"/>
    <w:rsid w:val="00E8781D"/>
    <w:rsid w:val="00E87A9F"/>
    <w:rsid w:val="00E87EE6"/>
    <w:rsid w:val="00E901B0"/>
    <w:rsid w:val="00E9024D"/>
    <w:rsid w:val="00E9034D"/>
    <w:rsid w:val="00E90A33"/>
    <w:rsid w:val="00E90FAC"/>
    <w:rsid w:val="00E9120E"/>
    <w:rsid w:val="00E91253"/>
    <w:rsid w:val="00E912F9"/>
    <w:rsid w:val="00E91346"/>
    <w:rsid w:val="00E91D07"/>
    <w:rsid w:val="00E9203E"/>
    <w:rsid w:val="00E92433"/>
    <w:rsid w:val="00E9263A"/>
    <w:rsid w:val="00E92AD3"/>
    <w:rsid w:val="00E92C1C"/>
    <w:rsid w:val="00E93142"/>
    <w:rsid w:val="00E93452"/>
    <w:rsid w:val="00E93559"/>
    <w:rsid w:val="00E93865"/>
    <w:rsid w:val="00E94319"/>
    <w:rsid w:val="00E94664"/>
    <w:rsid w:val="00E947E1"/>
    <w:rsid w:val="00E94D78"/>
    <w:rsid w:val="00E95A4F"/>
    <w:rsid w:val="00E95DE8"/>
    <w:rsid w:val="00E96BFC"/>
    <w:rsid w:val="00E97331"/>
    <w:rsid w:val="00E97651"/>
    <w:rsid w:val="00E97896"/>
    <w:rsid w:val="00E978D4"/>
    <w:rsid w:val="00E97AE4"/>
    <w:rsid w:val="00EA0008"/>
    <w:rsid w:val="00EA0689"/>
    <w:rsid w:val="00EA0CA5"/>
    <w:rsid w:val="00EA1249"/>
    <w:rsid w:val="00EA1E01"/>
    <w:rsid w:val="00EA219C"/>
    <w:rsid w:val="00EA22C7"/>
    <w:rsid w:val="00EA25E5"/>
    <w:rsid w:val="00EA2798"/>
    <w:rsid w:val="00EA2AC6"/>
    <w:rsid w:val="00EA2E33"/>
    <w:rsid w:val="00EA2F7E"/>
    <w:rsid w:val="00EA31CF"/>
    <w:rsid w:val="00EA33C3"/>
    <w:rsid w:val="00EA3407"/>
    <w:rsid w:val="00EA3755"/>
    <w:rsid w:val="00EA3BA7"/>
    <w:rsid w:val="00EA3C79"/>
    <w:rsid w:val="00EA3FBE"/>
    <w:rsid w:val="00EA44DF"/>
    <w:rsid w:val="00EA468D"/>
    <w:rsid w:val="00EA4D44"/>
    <w:rsid w:val="00EA5B87"/>
    <w:rsid w:val="00EA5F08"/>
    <w:rsid w:val="00EA6441"/>
    <w:rsid w:val="00EA65A8"/>
    <w:rsid w:val="00EA65DF"/>
    <w:rsid w:val="00EA66C4"/>
    <w:rsid w:val="00EA6FE5"/>
    <w:rsid w:val="00EA6FF6"/>
    <w:rsid w:val="00EA73A7"/>
    <w:rsid w:val="00EA7553"/>
    <w:rsid w:val="00EA7767"/>
    <w:rsid w:val="00EA77B2"/>
    <w:rsid w:val="00EA7C3F"/>
    <w:rsid w:val="00EB00C2"/>
    <w:rsid w:val="00EB0B40"/>
    <w:rsid w:val="00EB0E40"/>
    <w:rsid w:val="00EB156E"/>
    <w:rsid w:val="00EB1611"/>
    <w:rsid w:val="00EB1883"/>
    <w:rsid w:val="00EB1A7C"/>
    <w:rsid w:val="00EB1F16"/>
    <w:rsid w:val="00EB2519"/>
    <w:rsid w:val="00EB2585"/>
    <w:rsid w:val="00EB25FD"/>
    <w:rsid w:val="00EB3B4E"/>
    <w:rsid w:val="00EB3BC2"/>
    <w:rsid w:val="00EB426A"/>
    <w:rsid w:val="00EB4A7F"/>
    <w:rsid w:val="00EB4B3B"/>
    <w:rsid w:val="00EB4FAC"/>
    <w:rsid w:val="00EB603C"/>
    <w:rsid w:val="00EB6292"/>
    <w:rsid w:val="00EB657F"/>
    <w:rsid w:val="00EB6C63"/>
    <w:rsid w:val="00EB71D0"/>
    <w:rsid w:val="00EB7891"/>
    <w:rsid w:val="00EB7A60"/>
    <w:rsid w:val="00EB7A96"/>
    <w:rsid w:val="00EB7C8D"/>
    <w:rsid w:val="00EB7DFD"/>
    <w:rsid w:val="00EC00A0"/>
    <w:rsid w:val="00EC00AC"/>
    <w:rsid w:val="00EC0119"/>
    <w:rsid w:val="00EC0532"/>
    <w:rsid w:val="00EC05F6"/>
    <w:rsid w:val="00EC0A30"/>
    <w:rsid w:val="00EC1759"/>
    <w:rsid w:val="00EC19C5"/>
    <w:rsid w:val="00EC1C84"/>
    <w:rsid w:val="00EC2110"/>
    <w:rsid w:val="00EC22E9"/>
    <w:rsid w:val="00EC29BB"/>
    <w:rsid w:val="00EC2A9B"/>
    <w:rsid w:val="00EC2B19"/>
    <w:rsid w:val="00EC2C00"/>
    <w:rsid w:val="00EC3443"/>
    <w:rsid w:val="00EC38C6"/>
    <w:rsid w:val="00EC3E55"/>
    <w:rsid w:val="00EC3EEA"/>
    <w:rsid w:val="00EC4730"/>
    <w:rsid w:val="00EC4E01"/>
    <w:rsid w:val="00EC4E1A"/>
    <w:rsid w:val="00EC520A"/>
    <w:rsid w:val="00EC553F"/>
    <w:rsid w:val="00EC5F3E"/>
    <w:rsid w:val="00EC6700"/>
    <w:rsid w:val="00EC70BA"/>
    <w:rsid w:val="00EC74B2"/>
    <w:rsid w:val="00EC7A24"/>
    <w:rsid w:val="00ED0B6C"/>
    <w:rsid w:val="00ED0BFF"/>
    <w:rsid w:val="00ED0E4B"/>
    <w:rsid w:val="00ED108D"/>
    <w:rsid w:val="00ED1567"/>
    <w:rsid w:val="00ED1A8D"/>
    <w:rsid w:val="00ED1F6F"/>
    <w:rsid w:val="00ED242A"/>
    <w:rsid w:val="00ED24B6"/>
    <w:rsid w:val="00ED2770"/>
    <w:rsid w:val="00ED2835"/>
    <w:rsid w:val="00ED2C98"/>
    <w:rsid w:val="00ED30A0"/>
    <w:rsid w:val="00ED3B47"/>
    <w:rsid w:val="00ED3D5A"/>
    <w:rsid w:val="00ED4074"/>
    <w:rsid w:val="00ED4675"/>
    <w:rsid w:val="00ED51EA"/>
    <w:rsid w:val="00ED5222"/>
    <w:rsid w:val="00ED55DE"/>
    <w:rsid w:val="00ED57F1"/>
    <w:rsid w:val="00ED60FE"/>
    <w:rsid w:val="00ED629A"/>
    <w:rsid w:val="00ED69BA"/>
    <w:rsid w:val="00ED6BF7"/>
    <w:rsid w:val="00ED6F60"/>
    <w:rsid w:val="00ED7208"/>
    <w:rsid w:val="00ED7578"/>
    <w:rsid w:val="00ED77CB"/>
    <w:rsid w:val="00ED78E4"/>
    <w:rsid w:val="00ED7B36"/>
    <w:rsid w:val="00EE01EA"/>
    <w:rsid w:val="00EE1832"/>
    <w:rsid w:val="00EE185A"/>
    <w:rsid w:val="00EE187E"/>
    <w:rsid w:val="00EE1AC6"/>
    <w:rsid w:val="00EE241A"/>
    <w:rsid w:val="00EE31E2"/>
    <w:rsid w:val="00EE4426"/>
    <w:rsid w:val="00EE494F"/>
    <w:rsid w:val="00EE4AED"/>
    <w:rsid w:val="00EE5222"/>
    <w:rsid w:val="00EE5815"/>
    <w:rsid w:val="00EE5F6A"/>
    <w:rsid w:val="00EE64BD"/>
    <w:rsid w:val="00EE6928"/>
    <w:rsid w:val="00EE76EB"/>
    <w:rsid w:val="00EE7A6A"/>
    <w:rsid w:val="00EEF01B"/>
    <w:rsid w:val="00EF07BF"/>
    <w:rsid w:val="00EF082E"/>
    <w:rsid w:val="00EF0857"/>
    <w:rsid w:val="00EF1978"/>
    <w:rsid w:val="00EF1BFC"/>
    <w:rsid w:val="00EF1CCA"/>
    <w:rsid w:val="00EF1DF4"/>
    <w:rsid w:val="00EF21AA"/>
    <w:rsid w:val="00EF241F"/>
    <w:rsid w:val="00EF2A03"/>
    <w:rsid w:val="00EF2A1E"/>
    <w:rsid w:val="00EF3189"/>
    <w:rsid w:val="00EF345B"/>
    <w:rsid w:val="00EF3613"/>
    <w:rsid w:val="00EF374F"/>
    <w:rsid w:val="00EF39D2"/>
    <w:rsid w:val="00EF3A8A"/>
    <w:rsid w:val="00EF3BAC"/>
    <w:rsid w:val="00EF3FA5"/>
    <w:rsid w:val="00EF45DE"/>
    <w:rsid w:val="00EF4B11"/>
    <w:rsid w:val="00EF52AA"/>
    <w:rsid w:val="00EF573F"/>
    <w:rsid w:val="00EF60B9"/>
    <w:rsid w:val="00EF6290"/>
    <w:rsid w:val="00EF648A"/>
    <w:rsid w:val="00EF6522"/>
    <w:rsid w:val="00EF6B24"/>
    <w:rsid w:val="00EF6EC0"/>
    <w:rsid w:val="00EF7045"/>
    <w:rsid w:val="00EF7DCA"/>
    <w:rsid w:val="00EF7EA2"/>
    <w:rsid w:val="00F0079C"/>
    <w:rsid w:val="00F007B9"/>
    <w:rsid w:val="00F0187B"/>
    <w:rsid w:val="00F018B2"/>
    <w:rsid w:val="00F01A06"/>
    <w:rsid w:val="00F01E31"/>
    <w:rsid w:val="00F02300"/>
    <w:rsid w:val="00F0366E"/>
    <w:rsid w:val="00F03A39"/>
    <w:rsid w:val="00F03C2E"/>
    <w:rsid w:val="00F04161"/>
    <w:rsid w:val="00F0586A"/>
    <w:rsid w:val="00F05E80"/>
    <w:rsid w:val="00F05EED"/>
    <w:rsid w:val="00F0626A"/>
    <w:rsid w:val="00F06C42"/>
    <w:rsid w:val="00F06F14"/>
    <w:rsid w:val="00F07147"/>
    <w:rsid w:val="00F0729C"/>
    <w:rsid w:val="00F07B46"/>
    <w:rsid w:val="00F07D8D"/>
    <w:rsid w:val="00F10417"/>
    <w:rsid w:val="00F1050B"/>
    <w:rsid w:val="00F106C1"/>
    <w:rsid w:val="00F10D9B"/>
    <w:rsid w:val="00F1163E"/>
    <w:rsid w:val="00F116EE"/>
    <w:rsid w:val="00F11A4A"/>
    <w:rsid w:val="00F11D4C"/>
    <w:rsid w:val="00F11DBA"/>
    <w:rsid w:val="00F12ABB"/>
    <w:rsid w:val="00F12C7D"/>
    <w:rsid w:val="00F12CEF"/>
    <w:rsid w:val="00F13B7F"/>
    <w:rsid w:val="00F13F8D"/>
    <w:rsid w:val="00F143B4"/>
    <w:rsid w:val="00F148D5"/>
    <w:rsid w:val="00F14912"/>
    <w:rsid w:val="00F149C2"/>
    <w:rsid w:val="00F14D4E"/>
    <w:rsid w:val="00F155D1"/>
    <w:rsid w:val="00F155D2"/>
    <w:rsid w:val="00F155F1"/>
    <w:rsid w:val="00F1578B"/>
    <w:rsid w:val="00F15D6B"/>
    <w:rsid w:val="00F15FF0"/>
    <w:rsid w:val="00F162C6"/>
    <w:rsid w:val="00F165C7"/>
    <w:rsid w:val="00F1755A"/>
    <w:rsid w:val="00F177E8"/>
    <w:rsid w:val="00F17A4F"/>
    <w:rsid w:val="00F17E78"/>
    <w:rsid w:val="00F2014A"/>
    <w:rsid w:val="00F202AB"/>
    <w:rsid w:val="00F209EB"/>
    <w:rsid w:val="00F20B1A"/>
    <w:rsid w:val="00F21D15"/>
    <w:rsid w:val="00F21D47"/>
    <w:rsid w:val="00F21FB7"/>
    <w:rsid w:val="00F22F0C"/>
    <w:rsid w:val="00F23967"/>
    <w:rsid w:val="00F23B64"/>
    <w:rsid w:val="00F242BF"/>
    <w:rsid w:val="00F2469B"/>
    <w:rsid w:val="00F24812"/>
    <w:rsid w:val="00F24E28"/>
    <w:rsid w:val="00F256A1"/>
    <w:rsid w:val="00F25943"/>
    <w:rsid w:val="00F2605C"/>
    <w:rsid w:val="00F26346"/>
    <w:rsid w:val="00F26567"/>
    <w:rsid w:val="00F26673"/>
    <w:rsid w:val="00F26980"/>
    <w:rsid w:val="00F26B87"/>
    <w:rsid w:val="00F272B8"/>
    <w:rsid w:val="00F27820"/>
    <w:rsid w:val="00F30291"/>
    <w:rsid w:val="00F307C4"/>
    <w:rsid w:val="00F30D5C"/>
    <w:rsid w:val="00F31493"/>
    <w:rsid w:val="00F31A2F"/>
    <w:rsid w:val="00F31DEE"/>
    <w:rsid w:val="00F31E64"/>
    <w:rsid w:val="00F31F13"/>
    <w:rsid w:val="00F3239C"/>
    <w:rsid w:val="00F32A81"/>
    <w:rsid w:val="00F32B9F"/>
    <w:rsid w:val="00F33172"/>
    <w:rsid w:val="00F336C7"/>
    <w:rsid w:val="00F338FD"/>
    <w:rsid w:val="00F341AB"/>
    <w:rsid w:val="00F3440D"/>
    <w:rsid w:val="00F34658"/>
    <w:rsid w:val="00F34661"/>
    <w:rsid w:val="00F34A25"/>
    <w:rsid w:val="00F35347"/>
    <w:rsid w:val="00F3548D"/>
    <w:rsid w:val="00F354DF"/>
    <w:rsid w:val="00F3564C"/>
    <w:rsid w:val="00F36650"/>
    <w:rsid w:val="00F4003A"/>
    <w:rsid w:val="00F40BD0"/>
    <w:rsid w:val="00F41270"/>
    <w:rsid w:val="00F416DC"/>
    <w:rsid w:val="00F41E96"/>
    <w:rsid w:val="00F42126"/>
    <w:rsid w:val="00F421E8"/>
    <w:rsid w:val="00F4235E"/>
    <w:rsid w:val="00F42FC6"/>
    <w:rsid w:val="00F436AD"/>
    <w:rsid w:val="00F43727"/>
    <w:rsid w:val="00F43895"/>
    <w:rsid w:val="00F43906"/>
    <w:rsid w:val="00F43B4B"/>
    <w:rsid w:val="00F43E44"/>
    <w:rsid w:val="00F44197"/>
    <w:rsid w:val="00F44EBE"/>
    <w:rsid w:val="00F45098"/>
    <w:rsid w:val="00F450A9"/>
    <w:rsid w:val="00F451E7"/>
    <w:rsid w:val="00F458B1"/>
    <w:rsid w:val="00F46503"/>
    <w:rsid w:val="00F467A1"/>
    <w:rsid w:val="00F471E2"/>
    <w:rsid w:val="00F47305"/>
    <w:rsid w:val="00F4751F"/>
    <w:rsid w:val="00F477C5"/>
    <w:rsid w:val="00F4786C"/>
    <w:rsid w:val="00F47D11"/>
    <w:rsid w:val="00F50203"/>
    <w:rsid w:val="00F50E61"/>
    <w:rsid w:val="00F5125F"/>
    <w:rsid w:val="00F515AF"/>
    <w:rsid w:val="00F51BE9"/>
    <w:rsid w:val="00F5286A"/>
    <w:rsid w:val="00F52903"/>
    <w:rsid w:val="00F52AE2"/>
    <w:rsid w:val="00F52E9D"/>
    <w:rsid w:val="00F531CD"/>
    <w:rsid w:val="00F5360F"/>
    <w:rsid w:val="00F537D2"/>
    <w:rsid w:val="00F53CFD"/>
    <w:rsid w:val="00F544F7"/>
    <w:rsid w:val="00F54923"/>
    <w:rsid w:val="00F549C5"/>
    <w:rsid w:val="00F552F2"/>
    <w:rsid w:val="00F555E9"/>
    <w:rsid w:val="00F5572E"/>
    <w:rsid w:val="00F562D1"/>
    <w:rsid w:val="00F563D3"/>
    <w:rsid w:val="00F5681B"/>
    <w:rsid w:val="00F56992"/>
    <w:rsid w:val="00F56BC7"/>
    <w:rsid w:val="00F5704A"/>
    <w:rsid w:val="00F57296"/>
    <w:rsid w:val="00F5742C"/>
    <w:rsid w:val="00F6017A"/>
    <w:rsid w:val="00F602AE"/>
    <w:rsid w:val="00F60323"/>
    <w:rsid w:val="00F60FC9"/>
    <w:rsid w:val="00F61658"/>
    <w:rsid w:val="00F617A0"/>
    <w:rsid w:val="00F625FA"/>
    <w:rsid w:val="00F62D75"/>
    <w:rsid w:val="00F62DC6"/>
    <w:rsid w:val="00F63103"/>
    <w:rsid w:val="00F63B8E"/>
    <w:rsid w:val="00F6512C"/>
    <w:rsid w:val="00F651F7"/>
    <w:rsid w:val="00F654AF"/>
    <w:rsid w:val="00F65879"/>
    <w:rsid w:val="00F659A4"/>
    <w:rsid w:val="00F6635F"/>
    <w:rsid w:val="00F66BFE"/>
    <w:rsid w:val="00F66D93"/>
    <w:rsid w:val="00F66E38"/>
    <w:rsid w:val="00F673EF"/>
    <w:rsid w:val="00F6758C"/>
    <w:rsid w:val="00F6760F"/>
    <w:rsid w:val="00F67F63"/>
    <w:rsid w:val="00F70035"/>
    <w:rsid w:val="00F705C4"/>
    <w:rsid w:val="00F706F6"/>
    <w:rsid w:val="00F707AC"/>
    <w:rsid w:val="00F70A1C"/>
    <w:rsid w:val="00F70D93"/>
    <w:rsid w:val="00F70FD2"/>
    <w:rsid w:val="00F71B1A"/>
    <w:rsid w:val="00F71EC3"/>
    <w:rsid w:val="00F725FA"/>
    <w:rsid w:val="00F726DE"/>
    <w:rsid w:val="00F72925"/>
    <w:rsid w:val="00F72BA1"/>
    <w:rsid w:val="00F72E35"/>
    <w:rsid w:val="00F73F10"/>
    <w:rsid w:val="00F7453A"/>
    <w:rsid w:val="00F74F67"/>
    <w:rsid w:val="00F75321"/>
    <w:rsid w:val="00F7558E"/>
    <w:rsid w:val="00F760C7"/>
    <w:rsid w:val="00F764A6"/>
    <w:rsid w:val="00F7703F"/>
    <w:rsid w:val="00F77139"/>
    <w:rsid w:val="00F775C8"/>
    <w:rsid w:val="00F77FD2"/>
    <w:rsid w:val="00F80B1E"/>
    <w:rsid w:val="00F80B2E"/>
    <w:rsid w:val="00F80B81"/>
    <w:rsid w:val="00F80C19"/>
    <w:rsid w:val="00F80DC9"/>
    <w:rsid w:val="00F80EA9"/>
    <w:rsid w:val="00F8130B"/>
    <w:rsid w:val="00F8150A"/>
    <w:rsid w:val="00F81726"/>
    <w:rsid w:val="00F818C4"/>
    <w:rsid w:val="00F81C05"/>
    <w:rsid w:val="00F820F3"/>
    <w:rsid w:val="00F820F6"/>
    <w:rsid w:val="00F83229"/>
    <w:rsid w:val="00F83637"/>
    <w:rsid w:val="00F83B58"/>
    <w:rsid w:val="00F83E0D"/>
    <w:rsid w:val="00F84769"/>
    <w:rsid w:val="00F84D39"/>
    <w:rsid w:val="00F84DFD"/>
    <w:rsid w:val="00F850F1"/>
    <w:rsid w:val="00F856C8"/>
    <w:rsid w:val="00F85CEF"/>
    <w:rsid w:val="00F85D21"/>
    <w:rsid w:val="00F85DDB"/>
    <w:rsid w:val="00F86064"/>
    <w:rsid w:val="00F860BD"/>
    <w:rsid w:val="00F862E4"/>
    <w:rsid w:val="00F86831"/>
    <w:rsid w:val="00F86A3C"/>
    <w:rsid w:val="00F86B7E"/>
    <w:rsid w:val="00F874CE"/>
    <w:rsid w:val="00F903B9"/>
    <w:rsid w:val="00F9072E"/>
    <w:rsid w:val="00F907FE"/>
    <w:rsid w:val="00F90F00"/>
    <w:rsid w:val="00F91795"/>
    <w:rsid w:val="00F918EC"/>
    <w:rsid w:val="00F919AA"/>
    <w:rsid w:val="00F91CB5"/>
    <w:rsid w:val="00F91D4A"/>
    <w:rsid w:val="00F91DDD"/>
    <w:rsid w:val="00F92D83"/>
    <w:rsid w:val="00F92E61"/>
    <w:rsid w:val="00F93464"/>
    <w:rsid w:val="00F93501"/>
    <w:rsid w:val="00F93A95"/>
    <w:rsid w:val="00F94B6B"/>
    <w:rsid w:val="00F9513D"/>
    <w:rsid w:val="00F951FB"/>
    <w:rsid w:val="00F95362"/>
    <w:rsid w:val="00F95B0D"/>
    <w:rsid w:val="00F95C0C"/>
    <w:rsid w:val="00F962DC"/>
    <w:rsid w:val="00F969B3"/>
    <w:rsid w:val="00F96E87"/>
    <w:rsid w:val="00F9713A"/>
    <w:rsid w:val="00F975C8"/>
    <w:rsid w:val="00F97926"/>
    <w:rsid w:val="00FA01F0"/>
    <w:rsid w:val="00FA0C01"/>
    <w:rsid w:val="00FA1449"/>
    <w:rsid w:val="00FA1509"/>
    <w:rsid w:val="00FA1748"/>
    <w:rsid w:val="00FA2A02"/>
    <w:rsid w:val="00FA2A64"/>
    <w:rsid w:val="00FA2B48"/>
    <w:rsid w:val="00FA2CBA"/>
    <w:rsid w:val="00FA3F68"/>
    <w:rsid w:val="00FA43BD"/>
    <w:rsid w:val="00FA47B9"/>
    <w:rsid w:val="00FA47CA"/>
    <w:rsid w:val="00FA5352"/>
    <w:rsid w:val="00FA53BB"/>
    <w:rsid w:val="00FA57CC"/>
    <w:rsid w:val="00FA59C7"/>
    <w:rsid w:val="00FA5B26"/>
    <w:rsid w:val="00FA6976"/>
    <w:rsid w:val="00FA6B2C"/>
    <w:rsid w:val="00FA6D9D"/>
    <w:rsid w:val="00FA723B"/>
    <w:rsid w:val="00FA780B"/>
    <w:rsid w:val="00FA7EB2"/>
    <w:rsid w:val="00FA7EEB"/>
    <w:rsid w:val="00FB03E7"/>
    <w:rsid w:val="00FB087A"/>
    <w:rsid w:val="00FB0985"/>
    <w:rsid w:val="00FB0996"/>
    <w:rsid w:val="00FB0CB8"/>
    <w:rsid w:val="00FB0E13"/>
    <w:rsid w:val="00FB20CD"/>
    <w:rsid w:val="00FB2195"/>
    <w:rsid w:val="00FB2F0B"/>
    <w:rsid w:val="00FB2FBD"/>
    <w:rsid w:val="00FB365D"/>
    <w:rsid w:val="00FB3F7F"/>
    <w:rsid w:val="00FB40D6"/>
    <w:rsid w:val="00FB424E"/>
    <w:rsid w:val="00FB43DF"/>
    <w:rsid w:val="00FB4659"/>
    <w:rsid w:val="00FB4685"/>
    <w:rsid w:val="00FB46EB"/>
    <w:rsid w:val="00FB4F5A"/>
    <w:rsid w:val="00FB4F6B"/>
    <w:rsid w:val="00FB576A"/>
    <w:rsid w:val="00FB58C5"/>
    <w:rsid w:val="00FB6160"/>
    <w:rsid w:val="00FB631F"/>
    <w:rsid w:val="00FB66E8"/>
    <w:rsid w:val="00FB67FF"/>
    <w:rsid w:val="00FB6810"/>
    <w:rsid w:val="00FB76F0"/>
    <w:rsid w:val="00FB785C"/>
    <w:rsid w:val="00FB7AE6"/>
    <w:rsid w:val="00FB7C84"/>
    <w:rsid w:val="00FC084E"/>
    <w:rsid w:val="00FC0D8E"/>
    <w:rsid w:val="00FC0E51"/>
    <w:rsid w:val="00FC1197"/>
    <w:rsid w:val="00FC1563"/>
    <w:rsid w:val="00FC1983"/>
    <w:rsid w:val="00FC1F40"/>
    <w:rsid w:val="00FC2186"/>
    <w:rsid w:val="00FC232C"/>
    <w:rsid w:val="00FC23A1"/>
    <w:rsid w:val="00FC2F48"/>
    <w:rsid w:val="00FC307F"/>
    <w:rsid w:val="00FC3920"/>
    <w:rsid w:val="00FC3D29"/>
    <w:rsid w:val="00FC4334"/>
    <w:rsid w:val="00FC45AC"/>
    <w:rsid w:val="00FC46F2"/>
    <w:rsid w:val="00FC4799"/>
    <w:rsid w:val="00FC4BA8"/>
    <w:rsid w:val="00FC4E90"/>
    <w:rsid w:val="00FC5639"/>
    <w:rsid w:val="00FC5731"/>
    <w:rsid w:val="00FC5BF0"/>
    <w:rsid w:val="00FC614D"/>
    <w:rsid w:val="00FC61F5"/>
    <w:rsid w:val="00FC62E9"/>
    <w:rsid w:val="00FC6412"/>
    <w:rsid w:val="00FC64A6"/>
    <w:rsid w:val="00FC64BD"/>
    <w:rsid w:val="00FC66E2"/>
    <w:rsid w:val="00FC6716"/>
    <w:rsid w:val="00FC67AB"/>
    <w:rsid w:val="00FC6DAC"/>
    <w:rsid w:val="00FC72C8"/>
    <w:rsid w:val="00FC7419"/>
    <w:rsid w:val="00FD015A"/>
    <w:rsid w:val="00FD0205"/>
    <w:rsid w:val="00FD03D8"/>
    <w:rsid w:val="00FD0583"/>
    <w:rsid w:val="00FD0A7D"/>
    <w:rsid w:val="00FD0FFD"/>
    <w:rsid w:val="00FD1100"/>
    <w:rsid w:val="00FD176C"/>
    <w:rsid w:val="00FD1B59"/>
    <w:rsid w:val="00FD1DCC"/>
    <w:rsid w:val="00FD2A0B"/>
    <w:rsid w:val="00FD2A5E"/>
    <w:rsid w:val="00FD2AF9"/>
    <w:rsid w:val="00FD2E76"/>
    <w:rsid w:val="00FD3122"/>
    <w:rsid w:val="00FD3206"/>
    <w:rsid w:val="00FD320D"/>
    <w:rsid w:val="00FD37C6"/>
    <w:rsid w:val="00FD38C7"/>
    <w:rsid w:val="00FD3A09"/>
    <w:rsid w:val="00FD3CB6"/>
    <w:rsid w:val="00FD4B9E"/>
    <w:rsid w:val="00FD512F"/>
    <w:rsid w:val="00FD531C"/>
    <w:rsid w:val="00FD5690"/>
    <w:rsid w:val="00FD6088"/>
    <w:rsid w:val="00FD6211"/>
    <w:rsid w:val="00FD65CF"/>
    <w:rsid w:val="00FD680D"/>
    <w:rsid w:val="00FD78D1"/>
    <w:rsid w:val="00FD7959"/>
    <w:rsid w:val="00FD7A2E"/>
    <w:rsid w:val="00FD7BC6"/>
    <w:rsid w:val="00FD7C01"/>
    <w:rsid w:val="00FD7EF4"/>
    <w:rsid w:val="00FE02FF"/>
    <w:rsid w:val="00FE032B"/>
    <w:rsid w:val="00FE1A14"/>
    <w:rsid w:val="00FE1AC0"/>
    <w:rsid w:val="00FE1B2D"/>
    <w:rsid w:val="00FE27CA"/>
    <w:rsid w:val="00FE2963"/>
    <w:rsid w:val="00FE2D4B"/>
    <w:rsid w:val="00FE3129"/>
    <w:rsid w:val="00FE352F"/>
    <w:rsid w:val="00FE4753"/>
    <w:rsid w:val="00FE47C8"/>
    <w:rsid w:val="00FE5128"/>
    <w:rsid w:val="00FE5150"/>
    <w:rsid w:val="00FE5381"/>
    <w:rsid w:val="00FE5DFC"/>
    <w:rsid w:val="00FE6719"/>
    <w:rsid w:val="00FE6FF1"/>
    <w:rsid w:val="00FE7267"/>
    <w:rsid w:val="00FE7389"/>
    <w:rsid w:val="00FE7503"/>
    <w:rsid w:val="00FE78A0"/>
    <w:rsid w:val="00FE7E2C"/>
    <w:rsid w:val="00FF0208"/>
    <w:rsid w:val="00FF081D"/>
    <w:rsid w:val="00FF0DB4"/>
    <w:rsid w:val="00FF167B"/>
    <w:rsid w:val="00FF210D"/>
    <w:rsid w:val="00FF265E"/>
    <w:rsid w:val="00FF2A1B"/>
    <w:rsid w:val="00FF2D5E"/>
    <w:rsid w:val="00FF3481"/>
    <w:rsid w:val="00FF35F2"/>
    <w:rsid w:val="00FF3760"/>
    <w:rsid w:val="00FF3970"/>
    <w:rsid w:val="00FF40BD"/>
    <w:rsid w:val="00FF5194"/>
    <w:rsid w:val="00FF560A"/>
    <w:rsid w:val="00FF56DD"/>
    <w:rsid w:val="00FF5FEE"/>
    <w:rsid w:val="00FF6217"/>
    <w:rsid w:val="00FF660B"/>
    <w:rsid w:val="00FF7013"/>
    <w:rsid w:val="00FF7036"/>
    <w:rsid w:val="00FF72E3"/>
    <w:rsid w:val="00FF794E"/>
    <w:rsid w:val="00FF7AA2"/>
    <w:rsid w:val="00FF7B46"/>
    <w:rsid w:val="010B2229"/>
    <w:rsid w:val="012CAA39"/>
    <w:rsid w:val="014E2C91"/>
    <w:rsid w:val="018972CD"/>
    <w:rsid w:val="01C2FAD3"/>
    <w:rsid w:val="01D8E4FF"/>
    <w:rsid w:val="020A75CA"/>
    <w:rsid w:val="0221F8FE"/>
    <w:rsid w:val="024D29E2"/>
    <w:rsid w:val="02E080A9"/>
    <w:rsid w:val="030279E1"/>
    <w:rsid w:val="03129D5E"/>
    <w:rsid w:val="03BD7CD1"/>
    <w:rsid w:val="03D0E90B"/>
    <w:rsid w:val="03F6B3BF"/>
    <w:rsid w:val="03FE72CB"/>
    <w:rsid w:val="04601F14"/>
    <w:rsid w:val="04A5E243"/>
    <w:rsid w:val="04C22F9D"/>
    <w:rsid w:val="04C6CDBE"/>
    <w:rsid w:val="050B9A89"/>
    <w:rsid w:val="056E18E3"/>
    <w:rsid w:val="059A432C"/>
    <w:rsid w:val="05AEA072"/>
    <w:rsid w:val="064330C9"/>
    <w:rsid w:val="065E6895"/>
    <w:rsid w:val="07004E8E"/>
    <w:rsid w:val="0727D9DC"/>
    <w:rsid w:val="0764069F"/>
    <w:rsid w:val="08673BE6"/>
    <w:rsid w:val="08762D2D"/>
    <w:rsid w:val="0899A6F9"/>
    <w:rsid w:val="08A0E184"/>
    <w:rsid w:val="08FCB49B"/>
    <w:rsid w:val="0904DCAD"/>
    <w:rsid w:val="0926A5AB"/>
    <w:rsid w:val="09C98896"/>
    <w:rsid w:val="09CFE07E"/>
    <w:rsid w:val="0A2C9DEC"/>
    <w:rsid w:val="0A945169"/>
    <w:rsid w:val="0ABA3B2D"/>
    <w:rsid w:val="0B6E6A58"/>
    <w:rsid w:val="0B7616B0"/>
    <w:rsid w:val="0B7FF2CF"/>
    <w:rsid w:val="0BCC44A7"/>
    <w:rsid w:val="0C81DDB3"/>
    <w:rsid w:val="0CDB3DFB"/>
    <w:rsid w:val="0D3CAF91"/>
    <w:rsid w:val="0D43269C"/>
    <w:rsid w:val="0D506AB9"/>
    <w:rsid w:val="0D75D5DB"/>
    <w:rsid w:val="0D8F0C2C"/>
    <w:rsid w:val="0D9F9F19"/>
    <w:rsid w:val="0DCE6310"/>
    <w:rsid w:val="0DD31AB0"/>
    <w:rsid w:val="0DE91D10"/>
    <w:rsid w:val="0E991804"/>
    <w:rsid w:val="0ED04711"/>
    <w:rsid w:val="0EF49DE8"/>
    <w:rsid w:val="0F93C1BE"/>
    <w:rsid w:val="0FA59734"/>
    <w:rsid w:val="0FC4CB10"/>
    <w:rsid w:val="100A2E46"/>
    <w:rsid w:val="1079CD72"/>
    <w:rsid w:val="1107A849"/>
    <w:rsid w:val="110BC455"/>
    <w:rsid w:val="112A1ED8"/>
    <w:rsid w:val="1154D3C2"/>
    <w:rsid w:val="11AD3F31"/>
    <w:rsid w:val="1228FE6D"/>
    <w:rsid w:val="12747016"/>
    <w:rsid w:val="12CE1193"/>
    <w:rsid w:val="134A0A44"/>
    <w:rsid w:val="1371959B"/>
    <w:rsid w:val="13A973F3"/>
    <w:rsid w:val="13ADB73D"/>
    <w:rsid w:val="13C46033"/>
    <w:rsid w:val="13C782B8"/>
    <w:rsid w:val="13F64B3B"/>
    <w:rsid w:val="1420B76F"/>
    <w:rsid w:val="14504EEA"/>
    <w:rsid w:val="148013DC"/>
    <w:rsid w:val="14980577"/>
    <w:rsid w:val="14BCD940"/>
    <w:rsid w:val="14BE2249"/>
    <w:rsid w:val="14EDE861"/>
    <w:rsid w:val="1521DAE8"/>
    <w:rsid w:val="156C1426"/>
    <w:rsid w:val="1571FD47"/>
    <w:rsid w:val="15FA13EB"/>
    <w:rsid w:val="16076B2F"/>
    <w:rsid w:val="160A3EC7"/>
    <w:rsid w:val="160F54F5"/>
    <w:rsid w:val="169A76F6"/>
    <w:rsid w:val="17720B1E"/>
    <w:rsid w:val="17A41197"/>
    <w:rsid w:val="17BD0BFE"/>
    <w:rsid w:val="186645FF"/>
    <w:rsid w:val="188BC30F"/>
    <w:rsid w:val="18CD698F"/>
    <w:rsid w:val="18D8C543"/>
    <w:rsid w:val="18E8C96E"/>
    <w:rsid w:val="18E92037"/>
    <w:rsid w:val="1909C5C7"/>
    <w:rsid w:val="1916A81A"/>
    <w:rsid w:val="193C4140"/>
    <w:rsid w:val="19677105"/>
    <w:rsid w:val="1A052636"/>
    <w:rsid w:val="1A4A4F85"/>
    <w:rsid w:val="1B36CE05"/>
    <w:rsid w:val="1B424394"/>
    <w:rsid w:val="1B7B7398"/>
    <w:rsid w:val="1B96185B"/>
    <w:rsid w:val="1BC1383D"/>
    <w:rsid w:val="1BE185E1"/>
    <w:rsid w:val="1C734DFB"/>
    <w:rsid w:val="1CA3F891"/>
    <w:rsid w:val="1CD1683C"/>
    <w:rsid w:val="1CD48F82"/>
    <w:rsid w:val="1D13B054"/>
    <w:rsid w:val="1D6541F7"/>
    <w:rsid w:val="1E0EAE4F"/>
    <w:rsid w:val="1E5AEBD2"/>
    <w:rsid w:val="1E6C15CC"/>
    <w:rsid w:val="1E707C8D"/>
    <w:rsid w:val="1ED4241A"/>
    <w:rsid w:val="1EE56194"/>
    <w:rsid w:val="1F3CB230"/>
    <w:rsid w:val="1F7AEB5C"/>
    <w:rsid w:val="1F7EEBD5"/>
    <w:rsid w:val="1FEB06C2"/>
    <w:rsid w:val="20464F6A"/>
    <w:rsid w:val="204D98DE"/>
    <w:rsid w:val="2079DAB1"/>
    <w:rsid w:val="208488DF"/>
    <w:rsid w:val="20DBE8FD"/>
    <w:rsid w:val="20EAC54F"/>
    <w:rsid w:val="20F68D38"/>
    <w:rsid w:val="21064EF6"/>
    <w:rsid w:val="210E328F"/>
    <w:rsid w:val="2132D9C5"/>
    <w:rsid w:val="2137E5B8"/>
    <w:rsid w:val="2152F934"/>
    <w:rsid w:val="21601F94"/>
    <w:rsid w:val="21606AED"/>
    <w:rsid w:val="217C9097"/>
    <w:rsid w:val="2180C714"/>
    <w:rsid w:val="2187B780"/>
    <w:rsid w:val="21A1B1DA"/>
    <w:rsid w:val="21A76727"/>
    <w:rsid w:val="220C6D03"/>
    <w:rsid w:val="2223DFA9"/>
    <w:rsid w:val="2255C1A2"/>
    <w:rsid w:val="229EB47C"/>
    <w:rsid w:val="237A5C1E"/>
    <w:rsid w:val="239FCE20"/>
    <w:rsid w:val="23B2CA6A"/>
    <w:rsid w:val="23B45E53"/>
    <w:rsid w:val="23C0BECB"/>
    <w:rsid w:val="23D8A7C7"/>
    <w:rsid w:val="23F266FC"/>
    <w:rsid w:val="240F11EB"/>
    <w:rsid w:val="241121F5"/>
    <w:rsid w:val="241C0054"/>
    <w:rsid w:val="241D24EB"/>
    <w:rsid w:val="2443EED1"/>
    <w:rsid w:val="24878152"/>
    <w:rsid w:val="24911E1A"/>
    <w:rsid w:val="24FC8933"/>
    <w:rsid w:val="24FF8108"/>
    <w:rsid w:val="25902C1F"/>
    <w:rsid w:val="25E5DB3C"/>
    <w:rsid w:val="25E7A65D"/>
    <w:rsid w:val="261C5CF0"/>
    <w:rsid w:val="2622433B"/>
    <w:rsid w:val="26B65297"/>
    <w:rsid w:val="26C66419"/>
    <w:rsid w:val="27079E86"/>
    <w:rsid w:val="2713EDDB"/>
    <w:rsid w:val="2781AE1A"/>
    <w:rsid w:val="279073D1"/>
    <w:rsid w:val="27B61CD6"/>
    <w:rsid w:val="27BD2CD7"/>
    <w:rsid w:val="27F001AD"/>
    <w:rsid w:val="2821DC33"/>
    <w:rsid w:val="282D8A18"/>
    <w:rsid w:val="2835463A"/>
    <w:rsid w:val="283EDE83"/>
    <w:rsid w:val="2880C957"/>
    <w:rsid w:val="288C3D80"/>
    <w:rsid w:val="28920556"/>
    <w:rsid w:val="28B321D6"/>
    <w:rsid w:val="294028EB"/>
    <w:rsid w:val="29D328E6"/>
    <w:rsid w:val="29E8DEC8"/>
    <w:rsid w:val="2A5DCAF9"/>
    <w:rsid w:val="2A987622"/>
    <w:rsid w:val="2A9B029A"/>
    <w:rsid w:val="2AA9A041"/>
    <w:rsid w:val="2ABD867E"/>
    <w:rsid w:val="2AC8BFEB"/>
    <w:rsid w:val="2AEA6D20"/>
    <w:rsid w:val="2B02C769"/>
    <w:rsid w:val="2B12922B"/>
    <w:rsid w:val="2BDD5945"/>
    <w:rsid w:val="2C649BAD"/>
    <w:rsid w:val="2C88EB12"/>
    <w:rsid w:val="2C8BF1F3"/>
    <w:rsid w:val="2C929E65"/>
    <w:rsid w:val="2C9BE2B3"/>
    <w:rsid w:val="2CBA7DCD"/>
    <w:rsid w:val="2CBBAFFA"/>
    <w:rsid w:val="2CD06859"/>
    <w:rsid w:val="2D04FFC3"/>
    <w:rsid w:val="2D0753B0"/>
    <w:rsid w:val="2D33DAA9"/>
    <w:rsid w:val="2D8996F5"/>
    <w:rsid w:val="2D9777F3"/>
    <w:rsid w:val="2E5B1B1E"/>
    <w:rsid w:val="2E7BD852"/>
    <w:rsid w:val="2E8A7B45"/>
    <w:rsid w:val="2F1ECDBC"/>
    <w:rsid w:val="2F2BCA97"/>
    <w:rsid w:val="2F952299"/>
    <w:rsid w:val="2FABE38F"/>
    <w:rsid w:val="2FC0AA6F"/>
    <w:rsid w:val="2FD6EBA1"/>
    <w:rsid w:val="305FE201"/>
    <w:rsid w:val="3078E444"/>
    <w:rsid w:val="308097F7"/>
    <w:rsid w:val="30955B50"/>
    <w:rsid w:val="30A3009C"/>
    <w:rsid w:val="30B5066C"/>
    <w:rsid w:val="30D42E5C"/>
    <w:rsid w:val="3125FA78"/>
    <w:rsid w:val="3174B92F"/>
    <w:rsid w:val="31AD2AFA"/>
    <w:rsid w:val="320F077A"/>
    <w:rsid w:val="3262DA53"/>
    <w:rsid w:val="32901020"/>
    <w:rsid w:val="32CDA72B"/>
    <w:rsid w:val="32FB1985"/>
    <w:rsid w:val="33CF2721"/>
    <w:rsid w:val="343844A4"/>
    <w:rsid w:val="34949D3C"/>
    <w:rsid w:val="349E4854"/>
    <w:rsid w:val="34DE569F"/>
    <w:rsid w:val="352006A5"/>
    <w:rsid w:val="356343E4"/>
    <w:rsid w:val="358922F0"/>
    <w:rsid w:val="36172DB7"/>
    <w:rsid w:val="36AA46C3"/>
    <w:rsid w:val="36B52E25"/>
    <w:rsid w:val="36C0B07B"/>
    <w:rsid w:val="36CF1D8D"/>
    <w:rsid w:val="371709A4"/>
    <w:rsid w:val="3757A77E"/>
    <w:rsid w:val="3796796E"/>
    <w:rsid w:val="384E561C"/>
    <w:rsid w:val="38967287"/>
    <w:rsid w:val="38BE7DD3"/>
    <w:rsid w:val="39421DE4"/>
    <w:rsid w:val="39529338"/>
    <w:rsid w:val="3966CF35"/>
    <w:rsid w:val="3971FA68"/>
    <w:rsid w:val="397ED285"/>
    <w:rsid w:val="398769DA"/>
    <w:rsid w:val="399978C0"/>
    <w:rsid w:val="39FC4806"/>
    <w:rsid w:val="39FDA578"/>
    <w:rsid w:val="3ABD4400"/>
    <w:rsid w:val="3AFCF8C3"/>
    <w:rsid w:val="3B117B57"/>
    <w:rsid w:val="3C3F5863"/>
    <w:rsid w:val="3C91C6DA"/>
    <w:rsid w:val="3C9D71FB"/>
    <w:rsid w:val="3CAA1B85"/>
    <w:rsid w:val="3CAE4A08"/>
    <w:rsid w:val="3CAE6058"/>
    <w:rsid w:val="3D4CD0B5"/>
    <w:rsid w:val="3DDC15A1"/>
    <w:rsid w:val="3E5B5546"/>
    <w:rsid w:val="3E88A6C4"/>
    <w:rsid w:val="3EDF8B3F"/>
    <w:rsid w:val="3F168156"/>
    <w:rsid w:val="3F1E1BCD"/>
    <w:rsid w:val="3F71B5AC"/>
    <w:rsid w:val="3FB387C8"/>
    <w:rsid w:val="3FB88B56"/>
    <w:rsid w:val="3FE92E6C"/>
    <w:rsid w:val="4054B405"/>
    <w:rsid w:val="407A89BD"/>
    <w:rsid w:val="407D26EE"/>
    <w:rsid w:val="409C3B2B"/>
    <w:rsid w:val="40B81DC0"/>
    <w:rsid w:val="40D1130A"/>
    <w:rsid w:val="40EF853F"/>
    <w:rsid w:val="4100657B"/>
    <w:rsid w:val="410AE552"/>
    <w:rsid w:val="4122AF17"/>
    <w:rsid w:val="41D9E3EB"/>
    <w:rsid w:val="41DDBD89"/>
    <w:rsid w:val="41EC023C"/>
    <w:rsid w:val="425620FD"/>
    <w:rsid w:val="4287A5B7"/>
    <w:rsid w:val="428D1E60"/>
    <w:rsid w:val="42D7DC18"/>
    <w:rsid w:val="438861A6"/>
    <w:rsid w:val="4398D32F"/>
    <w:rsid w:val="43C36DEB"/>
    <w:rsid w:val="43F10A90"/>
    <w:rsid w:val="4429452F"/>
    <w:rsid w:val="44FAE3A4"/>
    <w:rsid w:val="45B86FBF"/>
    <w:rsid w:val="45C6A9B3"/>
    <w:rsid w:val="461F3A61"/>
    <w:rsid w:val="4645984C"/>
    <w:rsid w:val="46556A07"/>
    <w:rsid w:val="46C70D14"/>
    <w:rsid w:val="4737E40F"/>
    <w:rsid w:val="47465555"/>
    <w:rsid w:val="478400B3"/>
    <w:rsid w:val="47AE04A9"/>
    <w:rsid w:val="47CCA0D8"/>
    <w:rsid w:val="47D602BF"/>
    <w:rsid w:val="482B99CA"/>
    <w:rsid w:val="483A478B"/>
    <w:rsid w:val="48624D0B"/>
    <w:rsid w:val="48A79DBB"/>
    <w:rsid w:val="48AD5D97"/>
    <w:rsid w:val="48C4214B"/>
    <w:rsid w:val="49421274"/>
    <w:rsid w:val="49562826"/>
    <w:rsid w:val="4983E19C"/>
    <w:rsid w:val="49AE1B4C"/>
    <w:rsid w:val="49FE92EC"/>
    <w:rsid w:val="4A5BD0CC"/>
    <w:rsid w:val="4A7872D3"/>
    <w:rsid w:val="4A7CEA18"/>
    <w:rsid w:val="4A9C8909"/>
    <w:rsid w:val="4A9D0B25"/>
    <w:rsid w:val="4AAF1565"/>
    <w:rsid w:val="4AC30C78"/>
    <w:rsid w:val="4AD876A9"/>
    <w:rsid w:val="4ADDE2D5"/>
    <w:rsid w:val="4B195244"/>
    <w:rsid w:val="4B4FF9C5"/>
    <w:rsid w:val="4B98FE4B"/>
    <w:rsid w:val="4BB05F3B"/>
    <w:rsid w:val="4BC485D9"/>
    <w:rsid w:val="4C365A53"/>
    <w:rsid w:val="4CA8D805"/>
    <w:rsid w:val="4CB139C2"/>
    <w:rsid w:val="4CCBFC44"/>
    <w:rsid w:val="4CDA5647"/>
    <w:rsid w:val="4CE87FF7"/>
    <w:rsid w:val="4D861196"/>
    <w:rsid w:val="4D9102E1"/>
    <w:rsid w:val="4DB03034"/>
    <w:rsid w:val="4DB701D5"/>
    <w:rsid w:val="4DD36F9F"/>
    <w:rsid w:val="4E45D29C"/>
    <w:rsid w:val="4E5C89A1"/>
    <w:rsid w:val="4EC89398"/>
    <w:rsid w:val="4EF6D06A"/>
    <w:rsid w:val="4F5C289F"/>
    <w:rsid w:val="4F7E50B3"/>
    <w:rsid w:val="4F9602A2"/>
    <w:rsid w:val="4FB906B3"/>
    <w:rsid w:val="4FF29604"/>
    <w:rsid w:val="4FFCA3CA"/>
    <w:rsid w:val="508C4D55"/>
    <w:rsid w:val="50CE15B9"/>
    <w:rsid w:val="50DC75E5"/>
    <w:rsid w:val="51329B36"/>
    <w:rsid w:val="5168DDD0"/>
    <w:rsid w:val="518137AA"/>
    <w:rsid w:val="51924886"/>
    <w:rsid w:val="51F7DD55"/>
    <w:rsid w:val="52061A94"/>
    <w:rsid w:val="520682EF"/>
    <w:rsid w:val="5240A862"/>
    <w:rsid w:val="5279E90A"/>
    <w:rsid w:val="52BF64D7"/>
    <w:rsid w:val="52EBB755"/>
    <w:rsid w:val="53349D19"/>
    <w:rsid w:val="5335E5DF"/>
    <w:rsid w:val="54B476AF"/>
    <w:rsid w:val="54FCAE4E"/>
    <w:rsid w:val="5509CD88"/>
    <w:rsid w:val="55557254"/>
    <w:rsid w:val="556324A4"/>
    <w:rsid w:val="55814F7C"/>
    <w:rsid w:val="56103D07"/>
    <w:rsid w:val="563A339F"/>
    <w:rsid w:val="56957738"/>
    <w:rsid w:val="570B652F"/>
    <w:rsid w:val="5718ED76"/>
    <w:rsid w:val="5774896F"/>
    <w:rsid w:val="585898D5"/>
    <w:rsid w:val="58916176"/>
    <w:rsid w:val="58C4BD8A"/>
    <w:rsid w:val="5917A121"/>
    <w:rsid w:val="591E29C2"/>
    <w:rsid w:val="5A5A0DFA"/>
    <w:rsid w:val="5A80601D"/>
    <w:rsid w:val="5AA881A3"/>
    <w:rsid w:val="5B167887"/>
    <w:rsid w:val="5B2F8054"/>
    <w:rsid w:val="5B369C3E"/>
    <w:rsid w:val="5B60E72E"/>
    <w:rsid w:val="5B7E6E91"/>
    <w:rsid w:val="5B8A3982"/>
    <w:rsid w:val="5BDC1D66"/>
    <w:rsid w:val="5C1B8D43"/>
    <w:rsid w:val="5C34DEE2"/>
    <w:rsid w:val="5C6B11CD"/>
    <w:rsid w:val="5C81BE8B"/>
    <w:rsid w:val="5C932BAA"/>
    <w:rsid w:val="5CCC4D2C"/>
    <w:rsid w:val="5D5FC062"/>
    <w:rsid w:val="5D856F17"/>
    <w:rsid w:val="5D97B7A9"/>
    <w:rsid w:val="5E01DDD6"/>
    <w:rsid w:val="5E0D9182"/>
    <w:rsid w:val="5E6F14CA"/>
    <w:rsid w:val="5F643371"/>
    <w:rsid w:val="5F718BFC"/>
    <w:rsid w:val="5F9A03A8"/>
    <w:rsid w:val="5FAAE127"/>
    <w:rsid w:val="5FE37AFA"/>
    <w:rsid w:val="6028F105"/>
    <w:rsid w:val="6031E44F"/>
    <w:rsid w:val="60400DE0"/>
    <w:rsid w:val="60424EA3"/>
    <w:rsid w:val="606574AD"/>
    <w:rsid w:val="60A09F29"/>
    <w:rsid w:val="60AD32DA"/>
    <w:rsid w:val="60B31EA0"/>
    <w:rsid w:val="60E37F73"/>
    <w:rsid w:val="60F8A968"/>
    <w:rsid w:val="6115F0B1"/>
    <w:rsid w:val="6152C743"/>
    <w:rsid w:val="61581B61"/>
    <w:rsid w:val="618B9600"/>
    <w:rsid w:val="62352B13"/>
    <w:rsid w:val="624795AC"/>
    <w:rsid w:val="629E6BB3"/>
    <w:rsid w:val="62F4F6B5"/>
    <w:rsid w:val="6354AC8C"/>
    <w:rsid w:val="6361E452"/>
    <w:rsid w:val="63DF5F16"/>
    <w:rsid w:val="6447811C"/>
    <w:rsid w:val="64BFF80E"/>
    <w:rsid w:val="657D4547"/>
    <w:rsid w:val="65AA5820"/>
    <w:rsid w:val="65F20B41"/>
    <w:rsid w:val="6639A8AC"/>
    <w:rsid w:val="67031295"/>
    <w:rsid w:val="67D23FAC"/>
    <w:rsid w:val="67D3035A"/>
    <w:rsid w:val="67D82B26"/>
    <w:rsid w:val="6832F859"/>
    <w:rsid w:val="684D5C5A"/>
    <w:rsid w:val="68AEC9E7"/>
    <w:rsid w:val="69070490"/>
    <w:rsid w:val="692731BA"/>
    <w:rsid w:val="692AB71D"/>
    <w:rsid w:val="697BCC94"/>
    <w:rsid w:val="69BAA98D"/>
    <w:rsid w:val="69CB5087"/>
    <w:rsid w:val="69FC6445"/>
    <w:rsid w:val="6A62E1FE"/>
    <w:rsid w:val="6A8D0664"/>
    <w:rsid w:val="6A8DDAC9"/>
    <w:rsid w:val="6AB4BE24"/>
    <w:rsid w:val="6B0AE489"/>
    <w:rsid w:val="6B41EB3C"/>
    <w:rsid w:val="6B6DC177"/>
    <w:rsid w:val="6B98CD1C"/>
    <w:rsid w:val="6BCBFF41"/>
    <w:rsid w:val="6C8C0759"/>
    <w:rsid w:val="6CB2D5DE"/>
    <w:rsid w:val="6CD3AC2D"/>
    <w:rsid w:val="6D5BBBE2"/>
    <w:rsid w:val="6D6FEEF6"/>
    <w:rsid w:val="6D7962CC"/>
    <w:rsid w:val="6D8483E0"/>
    <w:rsid w:val="6D97C302"/>
    <w:rsid w:val="6D9A1EDF"/>
    <w:rsid w:val="6E8BD955"/>
    <w:rsid w:val="6F13B8C1"/>
    <w:rsid w:val="6F31CF78"/>
    <w:rsid w:val="6F72B021"/>
    <w:rsid w:val="6FA97C67"/>
    <w:rsid w:val="6FCEB30A"/>
    <w:rsid w:val="70095400"/>
    <w:rsid w:val="702669FC"/>
    <w:rsid w:val="70449B1F"/>
    <w:rsid w:val="70522E96"/>
    <w:rsid w:val="7060AF01"/>
    <w:rsid w:val="7118CEB9"/>
    <w:rsid w:val="715D4C66"/>
    <w:rsid w:val="720C341E"/>
    <w:rsid w:val="72646E67"/>
    <w:rsid w:val="7273D8B9"/>
    <w:rsid w:val="72754BCF"/>
    <w:rsid w:val="72879262"/>
    <w:rsid w:val="72A7FDE3"/>
    <w:rsid w:val="72E274DD"/>
    <w:rsid w:val="7324C582"/>
    <w:rsid w:val="736F69C7"/>
    <w:rsid w:val="7373F569"/>
    <w:rsid w:val="73E8C8C0"/>
    <w:rsid w:val="73EA5F79"/>
    <w:rsid w:val="73EE434D"/>
    <w:rsid w:val="7431EE63"/>
    <w:rsid w:val="743B5DAC"/>
    <w:rsid w:val="7455F550"/>
    <w:rsid w:val="7477C58A"/>
    <w:rsid w:val="74B2E44D"/>
    <w:rsid w:val="74C77E53"/>
    <w:rsid w:val="74CD7CEC"/>
    <w:rsid w:val="74D92395"/>
    <w:rsid w:val="74FC4625"/>
    <w:rsid w:val="752FFFFA"/>
    <w:rsid w:val="7535123A"/>
    <w:rsid w:val="755634D5"/>
    <w:rsid w:val="7560D709"/>
    <w:rsid w:val="75A46857"/>
    <w:rsid w:val="75CD064F"/>
    <w:rsid w:val="75E10FBD"/>
    <w:rsid w:val="7606127C"/>
    <w:rsid w:val="7632AEEF"/>
    <w:rsid w:val="767A4CDE"/>
    <w:rsid w:val="767CB4EF"/>
    <w:rsid w:val="76A81383"/>
    <w:rsid w:val="76F2C8DE"/>
    <w:rsid w:val="771CE17A"/>
    <w:rsid w:val="77DE2B87"/>
    <w:rsid w:val="780E7A30"/>
    <w:rsid w:val="782B1992"/>
    <w:rsid w:val="78B36EB0"/>
    <w:rsid w:val="78B91A09"/>
    <w:rsid w:val="78D3D531"/>
    <w:rsid w:val="78DA113D"/>
    <w:rsid w:val="78EC3366"/>
    <w:rsid w:val="78F942BB"/>
    <w:rsid w:val="790AC320"/>
    <w:rsid w:val="793EB99B"/>
    <w:rsid w:val="7946ECAB"/>
    <w:rsid w:val="79595F0C"/>
    <w:rsid w:val="795A1A9E"/>
    <w:rsid w:val="799BA909"/>
    <w:rsid w:val="79D3D928"/>
    <w:rsid w:val="7A151476"/>
    <w:rsid w:val="7A7C9400"/>
    <w:rsid w:val="7A8E9676"/>
    <w:rsid w:val="7A8EBEC3"/>
    <w:rsid w:val="7A8FB5FF"/>
    <w:rsid w:val="7ACCB8EC"/>
    <w:rsid w:val="7AD3C8E2"/>
    <w:rsid w:val="7AF651A0"/>
    <w:rsid w:val="7AF9D15D"/>
    <w:rsid w:val="7B13A577"/>
    <w:rsid w:val="7B55BD14"/>
    <w:rsid w:val="7BB44A9E"/>
    <w:rsid w:val="7BB50B29"/>
    <w:rsid w:val="7C5B44C6"/>
    <w:rsid w:val="7C87D6C8"/>
    <w:rsid w:val="7C8C2575"/>
    <w:rsid w:val="7CB5BEF5"/>
    <w:rsid w:val="7D8B2C46"/>
    <w:rsid w:val="7D8F3146"/>
    <w:rsid w:val="7DDE8758"/>
    <w:rsid w:val="7E0BC160"/>
    <w:rsid w:val="7E635E8C"/>
    <w:rsid w:val="7E91B135"/>
    <w:rsid w:val="7EC60CB4"/>
    <w:rsid w:val="7EE563E9"/>
    <w:rsid w:val="7F2B01A7"/>
    <w:rsid w:val="7F4C564D"/>
    <w:rsid w:val="7F66CE07"/>
    <w:rsid w:val="7FC35809"/>
    <w:rsid w:val="7FD0F1EB"/>
    <w:rsid w:val="7FD5D839"/>
    <w:rsid w:val="7FD722F3"/>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4F944599-BC7F-4FE1-B7A4-85F76628E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0B84"/>
    <w:pPr>
      <w:spacing w:before="120" w:after="120" w:line="240" w:lineRule="auto"/>
    </w:pPr>
    <w:rPr>
      <w:rFonts w:eastAsia="Times New Roman" w:cs="Times New Roman"/>
      <w:sz w:val="20"/>
      <w:szCs w:val="24"/>
      <w:lang w:val="en-GB"/>
    </w:rPr>
  </w:style>
  <w:style w:type="paragraph" w:styleId="1">
    <w:name w:val="heading 1"/>
    <w:aliases w:val="H1"/>
    <w:basedOn w:val="a"/>
    <w:next w:val="a"/>
    <w:link w:val="10"/>
    <w:qFormat/>
    <w:rsid w:val="00BD4138"/>
    <w:pPr>
      <w:keepNext/>
      <w:pageBreakBefore/>
      <w:numPr>
        <w:numId w:val="1"/>
      </w:numPr>
      <w:spacing w:after="480"/>
      <w:outlineLvl w:val="0"/>
    </w:pPr>
    <w:rPr>
      <w:rFonts w:cs="Arial"/>
      <w:bCs/>
      <w:kern w:val="32"/>
      <w:sz w:val="32"/>
      <w:szCs w:val="32"/>
    </w:rPr>
  </w:style>
  <w:style w:type="paragraph" w:styleId="2">
    <w:name w:val="heading 2"/>
    <w:aliases w:val="H2"/>
    <w:basedOn w:val="a"/>
    <w:next w:val="a"/>
    <w:link w:val="20"/>
    <w:unhideWhenUsed/>
    <w:qFormat/>
    <w:rsid w:val="00BD4138"/>
    <w:pPr>
      <w:keepNext/>
      <w:numPr>
        <w:ilvl w:val="1"/>
        <w:numId w:val="1"/>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3">
    <w:name w:val="heading 3"/>
    <w:basedOn w:val="a"/>
    <w:next w:val="a"/>
    <w:link w:val="30"/>
    <w:unhideWhenUsed/>
    <w:qFormat/>
    <w:rsid w:val="00BD4138"/>
    <w:pPr>
      <w:keepNext/>
      <w:numPr>
        <w:ilvl w:val="2"/>
        <w:numId w:val="1"/>
      </w:numPr>
      <w:spacing w:before="240" w:after="60"/>
      <w:outlineLvl w:val="2"/>
    </w:pPr>
    <w:rPr>
      <w:rFonts w:cs="Arial"/>
      <w:b/>
      <w:bCs/>
      <w:i/>
      <w:color w:val="4472C4" w:themeColor="accent1"/>
      <w:sz w:val="22"/>
      <w:szCs w:val="26"/>
    </w:rPr>
  </w:style>
  <w:style w:type="paragraph" w:styleId="4">
    <w:name w:val="heading 4"/>
    <w:basedOn w:val="a"/>
    <w:next w:val="a"/>
    <w:link w:val="40"/>
    <w:unhideWhenUsed/>
    <w:qFormat/>
    <w:rsid w:val="008E6360"/>
    <w:pPr>
      <w:keepNext/>
      <w:numPr>
        <w:ilvl w:val="3"/>
        <w:numId w:val="1"/>
      </w:numPr>
      <w:tabs>
        <w:tab w:val="num" w:pos="4194"/>
      </w:tabs>
      <w:spacing w:before="240" w:after="60"/>
      <w:outlineLvl w:val="3"/>
    </w:pPr>
    <w:rPr>
      <w:bCs/>
      <w:i/>
      <w:color w:val="2F5496" w:themeColor="accent1" w:themeShade="BF"/>
      <w:sz w:val="22"/>
      <w:szCs w:val="28"/>
    </w:rPr>
  </w:style>
  <w:style w:type="paragraph" w:styleId="5">
    <w:name w:val="heading 5"/>
    <w:basedOn w:val="a"/>
    <w:next w:val="a"/>
    <w:link w:val="50"/>
    <w:unhideWhenUsed/>
    <w:qFormat/>
    <w:rsid w:val="00BD4138"/>
    <w:pPr>
      <w:numPr>
        <w:ilvl w:val="4"/>
        <w:numId w:val="1"/>
      </w:numPr>
      <w:spacing w:before="240" w:after="60"/>
      <w:outlineLvl w:val="4"/>
    </w:pPr>
    <w:rPr>
      <w:rFonts w:ascii="Arial" w:hAnsi="Arial"/>
      <w:b/>
      <w:bCs/>
      <w:i/>
      <w:iCs/>
      <w:sz w:val="26"/>
      <w:szCs w:val="26"/>
    </w:rPr>
  </w:style>
  <w:style w:type="paragraph" w:styleId="6">
    <w:name w:val="heading 6"/>
    <w:basedOn w:val="a"/>
    <w:next w:val="a"/>
    <w:link w:val="60"/>
    <w:unhideWhenUsed/>
    <w:qFormat/>
    <w:rsid w:val="00BD4138"/>
    <w:pPr>
      <w:numPr>
        <w:ilvl w:val="5"/>
        <w:numId w:val="1"/>
      </w:numPr>
      <w:spacing w:before="240" w:after="60"/>
      <w:outlineLvl w:val="5"/>
    </w:pPr>
    <w:rPr>
      <w:b/>
      <w:bCs/>
      <w:sz w:val="22"/>
      <w:szCs w:val="22"/>
    </w:rPr>
  </w:style>
  <w:style w:type="paragraph" w:styleId="7">
    <w:name w:val="heading 7"/>
    <w:basedOn w:val="a"/>
    <w:next w:val="a"/>
    <w:link w:val="70"/>
    <w:unhideWhenUsed/>
    <w:qFormat/>
    <w:rsid w:val="00BD4138"/>
    <w:pPr>
      <w:numPr>
        <w:ilvl w:val="6"/>
        <w:numId w:val="1"/>
      </w:numPr>
      <w:spacing w:before="240" w:after="60"/>
      <w:outlineLvl w:val="6"/>
    </w:pPr>
  </w:style>
  <w:style w:type="paragraph" w:styleId="8">
    <w:name w:val="heading 8"/>
    <w:basedOn w:val="a"/>
    <w:next w:val="a"/>
    <w:link w:val="80"/>
    <w:semiHidden/>
    <w:unhideWhenUsed/>
    <w:qFormat/>
    <w:rsid w:val="00BD4138"/>
    <w:pPr>
      <w:numPr>
        <w:ilvl w:val="7"/>
        <w:numId w:val="1"/>
      </w:numPr>
      <w:spacing w:before="240" w:after="60"/>
      <w:outlineLvl w:val="7"/>
    </w:pPr>
    <w:rPr>
      <w:i/>
      <w:iCs/>
    </w:rPr>
  </w:style>
  <w:style w:type="paragraph" w:styleId="9">
    <w:name w:val="heading 9"/>
    <w:basedOn w:val="a"/>
    <w:next w:val="a"/>
    <w:link w:val="90"/>
    <w:semiHidden/>
    <w:unhideWhenUsed/>
    <w:qFormat/>
    <w:rsid w:val="00BD4138"/>
    <w:pPr>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1 字符"/>
    <w:basedOn w:val="a0"/>
    <w:link w:val="1"/>
    <w:rsid w:val="00BD4138"/>
    <w:rPr>
      <w:rFonts w:eastAsia="Times New Roman" w:cs="Arial"/>
      <w:bCs/>
      <w:kern w:val="32"/>
      <w:sz w:val="32"/>
      <w:szCs w:val="32"/>
      <w:lang w:val="en-GB"/>
    </w:rPr>
  </w:style>
  <w:style w:type="character" w:customStyle="1" w:styleId="20">
    <w:name w:val="标题 2 字符"/>
    <w:aliases w:val="H2 字符"/>
    <w:basedOn w:val="a0"/>
    <w:link w:val="2"/>
    <w:rsid w:val="00BD4138"/>
    <w:rPr>
      <w:rFonts w:eastAsia="Times New Roman" w:cs="Arial"/>
      <w:bCs/>
      <w:iCs/>
      <w:sz w:val="24"/>
      <w:szCs w:val="28"/>
      <w:shd w:val="clear" w:color="auto" w:fill="BDCBE4"/>
      <w:lang w:val="en-GB"/>
    </w:rPr>
  </w:style>
  <w:style w:type="character" w:customStyle="1" w:styleId="30">
    <w:name w:val="标题 3 字符"/>
    <w:basedOn w:val="a0"/>
    <w:link w:val="3"/>
    <w:rsid w:val="00BD4138"/>
    <w:rPr>
      <w:rFonts w:eastAsia="Times New Roman" w:cs="Arial"/>
      <w:b/>
      <w:bCs/>
      <w:i/>
      <w:color w:val="4472C4" w:themeColor="accent1"/>
      <w:szCs w:val="26"/>
      <w:lang w:val="en-GB"/>
    </w:rPr>
  </w:style>
  <w:style w:type="character" w:customStyle="1" w:styleId="40">
    <w:name w:val="标题 4 字符"/>
    <w:basedOn w:val="a0"/>
    <w:link w:val="4"/>
    <w:rsid w:val="008E6360"/>
    <w:rPr>
      <w:rFonts w:eastAsia="Times New Roman" w:cs="Times New Roman"/>
      <w:bCs/>
      <w:i/>
      <w:color w:val="2F5496" w:themeColor="accent1" w:themeShade="BF"/>
      <w:szCs w:val="28"/>
      <w:lang w:val="en-GB"/>
    </w:rPr>
  </w:style>
  <w:style w:type="character" w:customStyle="1" w:styleId="50">
    <w:name w:val="标题 5 字符"/>
    <w:basedOn w:val="a0"/>
    <w:link w:val="5"/>
    <w:rsid w:val="00BD4138"/>
    <w:rPr>
      <w:rFonts w:ascii="Arial" w:eastAsia="Times New Roman" w:hAnsi="Arial" w:cs="Times New Roman"/>
      <w:b/>
      <w:bCs/>
      <w:i/>
      <w:iCs/>
      <w:sz w:val="26"/>
      <w:szCs w:val="26"/>
      <w:lang w:val="en-GB"/>
    </w:rPr>
  </w:style>
  <w:style w:type="character" w:customStyle="1" w:styleId="60">
    <w:name w:val="标题 6 字符"/>
    <w:basedOn w:val="a0"/>
    <w:link w:val="6"/>
    <w:rsid w:val="00BD4138"/>
    <w:rPr>
      <w:rFonts w:eastAsia="Times New Roman" w:cs="Times New Roman"/>
      <w:b/>
      <w:bCs/>
      <w:lang w:val="en-GB"/>
    </w:rPr>
  </w:style>
  <w:style w:type="character" w:customStyle="1" w:styleId="70">
    <w:name w:val="标题 7 字符"/>
    <w:basedOn w:val="a0"/>
    <w:link w:val="7"/>
    <w:rsid w:val="00BD4138"/>
    <w:rPr>
      <w:rFonts w:eastAsia="Times New Roman" w:cs="Times New Roman"/>
      <w:sz w:val="20"/>
      <w:szCs w:val="24"/>
      <w:lang w:val="en-GB"/>
    </w:rPr>
  </w:style>
  <w:style w:type="character" w:customStyle="1" w:styleId="80">
    <w:name w:val="标题 8 字符"/>
    <w:basedOn w:val="a0"/>
    <w:link w:val="8"/>
    <w:semiHidden/>
    <w:rsid w:val="00BD4138"/>
    <w:rPr>
      <w:rFonts w:eastAsia="Times New Roman" w:cs="Times New Roman"/>
      <w:i/>
      <w:iCs/>
      <w:sz w:val="20"/>
      <w:szCs w:val="24"/>
      <w:lang w:val="en-GB"/>
    </w:rPr>
  </w:style>
  <w:style w:type="character" w:customStyle="1" w:styleId="90">
    <w:name w:val="标题 9 字符"/>
    <w:basedOn w:val="a0"/>
    <w:link w:val="9"/>
    <w:semiHidden/>
    <w:rsid w:val="00BD4138"/>
    <w:rPr>
      <w:rFonts w:ascii="Arial" w:eastAsia="Times New Roman" w:hAnsi="Arial" w:cs="Arial"/>
      <w:lang w:val="en-GB"/>
    </w:rPr>
  </w:style>
  <w:style w:type="character" w:styleId="a3">
    <w:name w:val="Hyperlink"/>
    <w:basedOn w:val="a0"/>
    <w:uiPriority w:val="99"/>
    <w:unhideWhenUsed/>
    <w:rsid w:val="00BD4138"/>
    <w:rPr>
      <w:rFonts w:ascii="Courier New" w:hAnsi="Courier New" w:cs="Times New Roman" w:hint="default"/>
      <w:color w:val="0000FF"/>
      <w:sz w:val="20"/>
      <w:szCs w:val="20"/>
      <w:u w:val="single"/>
    </w:rPr>
  </w:style>
  <w:style w:type="paragraph" w:styleId="TOC1">
    <w:name w:val="toc 1"/>
    <w:basedOn w:val="a"/>
    <w:next w:val="a"/>
    <w:autoRedefine/>
    <w:uiPriority w:val="39"/>
    <w:unhideWhenUsed/>
    <w:rsid w:val="00A50E85"/>
    <w:rPr>
      <w:rFonts w:cstheme="minorHAnsi"/>
      <w:b/>
      <w:bCs/>
      <w:caps/>
      <w:sz w:val="24"/>
      <w:szCs w:val="20"/>
    </w:rPr>
  </w:style>
  <w:style w:type="paragraph" w:styleId="TOC2">
    <w:name w:val="toc 2"/>
    <w:basedOn w:val="a"/>
    <w:next w:val="a"/>
    <w:autoRedefine/>
    <w:uiPriority w:val="39"/>
    <w:unhideWhenUsed/>
    <w:rsid w:val="00A50E85"/>
    <w:pPr>
      <w:spacing w:before="0" w:after="0"/>
      <w:ind w:left="200"/>
    </w:pPr>
    <w:rPr>
      <w:rFonts w:cstheme="minorHAnsi"/>
      <w:smallCaps/>
      <w:sz w:val="24"/>
      <w:szCs w:val="20"/>
    </w:rPr>
  </w:style>
  <w:style w:type="paragraph" w:styleId="TOC3">
    <w:name w:val="toc 3"/>
    <w:basedOn w:val="a"/>
    <w:next w:val="a"/>
    <w:autoRedefine/>
    <w:uiPriority w:val="39"/>
    <w:unhideWhenUsed/>
    <w:rsid w:val="00A50E85"/>
    <w:pPr>
      <w:spacing w:before="0" w:after="0"/>
      <w:ind w:left="400"/>
    </w:pPr>
    <w:rPr>
      <w:rFonts w:cstheme="minorHAnsi"/>
      <w:i/>
      <w:iCs/>
      <w:sz w:val="24"/>
      <w:szCs w:val="20"/>
    </w:rPr>
  </w:style>
  <w:style w:type="paragraph" w:styleId="TOC">
    <w:name w:val="TOC Heading"/>
    <w:basedOn w:val="1"/>
    <w:next w:val="a"/>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a1"/>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a4">
    <w:name w:val="List Paragraph"/>
    <w:basedOn w:val="a"/>
    <w:uiPriority w:val="34"/>
    <w:qFormat/>
    <w:rsid w:val="004E33BB"/>
    <w:pPr>
      <w:ind w:left="720"/>
      <w:contextualSpacing/>
    </w:pPr>
  </w:style>
  <w:style w:type="character" w:styleId="a5">
    <w:name w:val="annotation reference"/>
    <w:basedOn w:val="a0"/>
    <w:uiPriority w:val="99"/>
    <w:semiHidden/>
    <w:unhideWhenUsed/>
    <w:rsid w:val="00DD732F"/>
    <w:rPr>
      <w:sz w:val="16"/>
      <w:szCs w:val="16"/>
    </w:rPr>
  </w:style>
  <w:style w:type="paragraph" w:styleId="a6">
    <w:name w:val="annotation text"/>
    <w:basedOn w:val="a"/>
    <w:link w:val="a7"/>
    <w:uiPriority w:val="99"/>
    <w:unhideWhenUsed/>
    <w:rsid w:val="00DD732F"/>
    <w:rPr>
      <w:szCs w:val="20"/>
    </w:rPr>
  </w:style>
  <w:style w:type="character" w:customStyle="1" w:styleId="a7">
    <w:name w:val="批注文字 字符"/>
    <w:basedOn w:val="a0"/>
    <w:link w:val="a6"/>
    <w:uiPriority w:val="99"/>
    <w:rsid w:val="00DD732F"/>
    <w:rPr>
      <w:rFonts w:eastAsia="Times New Roman" w:cs="Times New Roman"/>
      <w:sz w:val="20"/>
      <w:szCs w:val="20"/>
      <w:lang w:val="en-GB"/>
    </w:rPr>
  </w:style>
  <w:style w:type="paragraph" w:styleId="a8">
    <w:name w:val="annotation subject"/>
    <w:basedOn w:val="a6"/>
    <w:next w:val="a6"/>
    <w:link w:val="a9"/>
    <w:uiPriority w:val="99"/>
    <w:semiHidden/>
    <w:unhideWhenUsed/>
    <w:rsid w:val="00DD732F"/>
    <w:rPr>
      <w:b/>
      <w:bCs/>
    </w:rPr>
  </w:style>
  <w:style w:type="character" w:customStyle="1" w:styleId="a9">
    <w:name w:val="批注主题 字符"/>
    <w:basedOn w:val="a7"/>
    <w:link w:val="a8"/>
    <w:uiPriority w:val="99"/>
    <w:semiHidden/>
    <w:rsid w:val="00DD732F"/>
    <w:rPr>
      <w:rFonts w:eastAsia="Times New Roman" w:cs="Times New Roman"/>
      <w:b/>
      <w:bCs/>
      <w:sz w:val="20"/>
      <w:szCs w:val="20"/>
      <w:lang w:val="en-GB"/>
    </w:rPr>
  </w:style>
  <w:style w:type="paragraph" w:styleId="aa">
    <w:name w:val="Revision"/>
    <w:hidden/>
    <w:uiPriority w:val="99"/>
    <w:semiHidden/>
    <w:rsid w:val="000B2FD1"/>
    <w:pPr>
      <w:spacing w:after="0" w:line="240" w:lineRule="auto"/>
    </w:pPr>
    <w:rPr>
      <w:rFonts w:eastAsia="Times New Roman" w:cs="Times New Roman"/>
      <w:sz w:val="20"/>
      <w:szCs w:val="24"/>
      <w:lang w:val="en-GB"/>
    </w:rPr>
  </w:style>
  <w:style w:type="paragraph" w:styleId="ab">
    <w:name w:val="Balloon Text"/>
    <w:basedOn w:val="a"/>
    <w:link w:val="ac"/>
    <w:uiPriority w:val="99"/>
    <w:semiHidden/>
    <w:unhideWhenUsed/>
    <w:rsid w:val="00117F0E"/>
    <w:pPr>
      <w:spacing w:before="0" w:after="0"/>
    </w:pPr>
    <w:rPr>
      <w:rFonts w:ascii="Segoe UI" w:hAnsi="Segoe UI" w:cs="Segoe UI"/>
      <w:sz w:val="18"/>
      <w:szCs w:val="18"/>
    </w:rPr>
  </w:style>
  <w:style w:type="character" w:customStyle="1" w:styleId="ac">
    <w:name w:val="批注框文本 字符"/>
    <w:basedOn w:val="a0"/>
    <w:link w:val="ab"/>
    <w:uiPriority w:val="99"/>
    <w:semiHidden/>
    <w:rsid w:val="00117F0E"/>
    <w:rPr>
      <w:rFonts w:ascii="Segoe UI" w:eastAsia="Times New Roman" w:hAnsi="Segoe UI" w:cs="Segoe UI"/>
      <w:sz w:val="18"/>
      <w:szCs w:val="18"/>
      <w:lang w:val="en-GB"/>
    </w:rPr>
  </w:style>
  <w:style w:type="paragraph" w:styleId="ad">
    <w:name w:val="header"/>
    <w:basedOn w:val="a"/>
    <w:link w:val="ae"/>
    <w:unhideWhenUsed/>
    <w:rsid w:val="006D1EB4"/>
    <w:pPr>
      <w:tabs>
        <w:tab w:val="center" w:pos="4513"/>
        <w:tab w:val="right" w:pos="9026"/>
      </w:tabs>
      <w:spacing w:before="0" w:after="0"/>
    </w:pPr>
  </w:style>
  <w:style w:type="character" w:customStyle="1" w:styleId="ae">
    <w:name w:val="页眉 字符"/>
    <w:basedOn w:val="a0"/>
    <w:link w:val="ad"/>
    <w:uiPriority w:val="99"/>
    <w:rsid w:val="00A10A86"/>
    <w:rPr>
      <w:rFonts w:eastAsia="Times New Roman" w:cs="Times New Roman"/>
      <w:sz w:val="20"/>
      <w:szCs w:val="24"/>
      <w:lang w:val="en-GB"/>
    </w:rPr>
  </w:style>
  <w:style w:type="paragraph" w:styleId="af">
    <w:name w:val="footer"/>
    <w:basedOn w:val="a"/>
    <w:link w:val="af0"/>
    <w:uiPriority w:val="99"/>
    <w:unhideWhenUsed/>
    <w:rsid w:val="006D1EB4"/>
    <w:pPr>
      <w:tabs>
        <w:tab w:val="center" w:pos="4513"/>
        <w:tab w:val="right" w:pos="9026"/>
      </w:tabs>
      <w:spacing w:before="0" w:after="0"/>
    </w:pPr>
  </w:style>
  <w:style w:type="character" w:customStyle="1" w:styleId="af0">
    <w:name w:val="页脚 字符"/>
    <w:basedOn w:val="a0"/>
    <w:link w:val="af"/>
    <w:uiPriority w:val="99"/>
    <w:rsid w:val="00A10A86"/>
    <w:rPr>
      <w:rFonts w:eastAsia="Times New Roman" w:cs="Times New Roman"/>
      <w:sz w:val="20"/>
      <w:szCs w:val="24"/>
      <w:lang w:val="en-GB"/>
    </w:rPr>
  </w:style>
  <w:style w:type="paragraph" w:styleId="af1">
    <w:name w:val="No Spacing"/>
    <w:uiPriority w:val="1"/>
    <w:qFormat/>
    <w:rsid w:val="003B5CBD"/>
    <w:pPr>
      <w:spacing w:after="0" w:line="240" w:lineRule="auto"/>
    </w:pPr>
    <w:rPr>
      <w:rFonts w:eastAsia="Times New Roman" w:cs="Times New Roman"/>
      <w:sz w:val="20"/>
      <w:szCs w:val="24"/>
      <w:lang w:val="en-GB"/>
    </w:rPr>
  </w:style>
  <w:style w:type="table" w:styleId="af2">
    <w:name w:val="Table Grid"/>
    <w:basedOn w:val="a1"/>
    <w:uiPriority w:val="39"/>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a0"/>
    <w:rsid w:val="004A2482"/>
  </w:style>
  <w:style w:type="paragraph" w:styleId="TOC4">
    <w:name w:val="toc 4"/>
    <w:basedOn w:val="a"/>
    <w:next w:val="a"/>
    <w:autoRedefine/>
    <w:uiPriority w:val="39"/>
    <w:unhideWhenUsed/>
    <w:rsid w:val="00A50E85"/>
    <w:pPr>
      <w:spacing w:before="0" w:after="0"/>
      <w:ind w:left="600"/>
    </w:pPr>
    <w:rPr>
      <w:rFonts w:cstheme="minorHAnsi"/>
      <w:sz w:val="24"/>
      <w:szCs w:val="18"/>
    </w:rPr>
  </w:style>
  <w:style w:type="paragraph" w:styleId="TOC5">
    <w:name w:val="toc 5"/>
    <w:basedOn w:val="a"/>
    <w:next w:val="a"/>
    <w:autoRedefine/>
    <w:uiPriority w:val="39"/>
    <w:unhideWhenUsed/>
    <w:rsid w:val="00577EC0"/>
    <w:pPr>
      <w:spacing w:before="0" w:after="0"/>
      <w:ind w:left="800"/>
    </w:pPr>
    <w:rPr>
      <w:rFonts w:cstheme="minorHAnsi"/>
      <w:sz w:val="18"/>
      <w:szCs w:val="18"/>
    </w:rPr>
  </w:style>
  <w:style w:type="paragraph" w:styleId="TOC6">
    <w:name w:val="toc 6"/>
    <w:basedOn w:val="a"/>
    <w:next w:val="a"/>
    <w:autoRedefine/>
    <w:uiPriority w:val="39"/>
    <w:unhideWhenUsed/>
    <w:rsid w:val="00577EC0"/>
    <w:pPr>
      <w:spacing w:before="0" w:after="0"/>
      <w:ind w:left="1000"/>
    </w:pPr>
    <w:rPr>
      <w:rFonts w:cstheme="minorHAnsi"/>
      <w:sz w:val="18"/>
      <w:szCs w:val="18"/>
    </w:rPr>
  </w:style>
  <w:style w:type="paragraph" w:styleId="TOC7">
    <w:name w:val="toc 7"/>
    <w:basedOn w:val="a"/>
    <w:next w:val="a"/>
    <w:autoRedefine/>
    <w:uiPriority w:val="39"/>
    <w:unhideWhenUsed/>
    <w:rsid w:val="00577EC0"/>
    <w:pPr>
      <w:spacing w:before="0" w:after="0"/>
      <w:ind w:left="1200"/>
    </w:pPr>
    <w:rPr>
      <w:rFonts w:cstheme="minorHAnsi"/>
      <w:sz w:val="18"/>
      <w:szCs w:val="18"/>
    </w:rPr>
  </w:style>
  <w:style w:type="paragraph" w:styleId="TOC8">
    <w:name w:val="toc 8"/>
    <w:basedOn w:val="a"/>
    <w:next w:val="a"/>
    <w:autoRedefine/>
    <w:uiPriority w:val="39"/>
    <w:unhideWhenUsed/>
    <w:rsid w:val="00577EC0"/>
    <w:pPr>
      <w:spacing w:before="0" w:after="0"/>
      <w:ind w:left="1400"/>
    </w:pPr>
    <w:rPr>
      <w:rFonts w:cstheme="minorHAnsi"/>
      <w:sz w:val="18"/>
      <w:szCs w:val="18"/>
    </w:rPr>
  </w:style>
  <w:style w:type="paragraph" w:styleId="TOC9">
    <w:name w:val="toc 9"/>
    <w:basedOn w:val="a"/>
    <w:next w:val="a"/>
    <w:autoRedefine/>
    <w:uiPriority w:val="39"/>
    <w:unhideWhenUsed/>
    <w:rsid w:val="00577EC0"/>
    <w:pPr>
      <w:spacing w:before="0" w:after="0"/>
      <w:ind w:left="1600"/>
    </w:pPr>
    <w:rPr>
      <w:rFonts w:cstheme="minorHAnsi"/>
      <w:sz w:val="18"/>
      <w:szCs w:val="18"/>
    </w:rPr>
  </w:style>
  <w:style w:type="character" w:styleId="af3">
    <w:name w:val="Mention"/>
    <w:basedOn w:val="a0"/>
    <w:uiPriority w:val="99"/>
    <w:unhideWhenUsed/>
    <w:rsid w:val="0039356D"/>
    <w:rPr>
      <w:color w:val="2B579A"/>
      <w:shd w:val="clear" w:color="auto" w:fill="E6E6E6"/>
    </w:rPr>
  </w:style>
  <w:style w:type="paragraph" w:styleId="af4">
    <w:name w:val="Normal (Web)"/>
    <w:basedOn w:val="a"/>
    <w:uiPriority w:val="99"/>
    <w:semiHidden/>
    <w:unhideWhenUsed/>
    <w:rsid w:val="003B3DDE"/>
    <w:rPr>
      <w:rFonts w:ascii="Times New Roman" w:hAnsi="Times New Roman"/>
      <w:sz w:val="24"/>
    </w:rPr>
  </w:style>
  <w:style w:type="table" w:styleId="4-1">
    <w:name w:val="Grid Table 4 Accent 1"/>
    <w:basedOn w:val="a1"/>
    <w:uiPriority w:val="49"/>
    <w:rsid w:val="00AB79B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81151541">
      <w:bodyDiv w:val="1"/>
      <w:marLeft w:val="0"/>
      <w:marRight w:val="0"/>
      <w:marTop w:val="0"/>
      <w:marBottom w:val="0"/>
      <w:divBdr>
        <w:top w:val="none" w:sz="0" w:space="0" w:color="auto"/>
        <w:left w:val="none" w:sz="0" w:space="0" w:color="auto"/>
        <w:bottom w:val="none" w:sz="0" w:space="0" w:color="auto"/>
        <w:right w:val="none" w:sz="0" w:space="0" w:color="auto"/>
      </w:divBdr>
    </w:div>
    <w:div w:id="103161861">
      <w:bodyDiv w:val="1"/>
      <w:marLeft w:val="0"/>
      <w:marRight w:val="0"/>
      <w:marTop w:val="0"/>
      <w:marBottom w:val="0"/>
      <w:divBdr>
        <w:top w:val="none" w:sz="0" w:space="0" w:color="auto"/>
        <w:left w:val="none" w:sz="0" w:space="0" w:color="auto"/>
        <w:bottom w:val="none" w:sz="0" w:space="0" w:color="auto"/>
        <w:right w:val="none" w:sz="0" w:space="0" w:color="auto"/>
      </w:divBdr>
      <w:divsChild>
        <w:div w:id="1303342718">
          <w:marLeft w:val="0"/>
          <w:marRight w:val="0"/>
          <w:marTop w:val="0"/>
          <w:marBottom w:val="0"/>
          <w:divBdr>
            <w:top w:val="none" w:sz="0" w:space="0" w:color="auto"/>
            <w:left w:val="none" w:sz="0" w:space="0" w:color="auto"/>
            <w:bottom w:val="none" w:sz="0" w:space="0" w:color="auto"/>
            <w:right w:val="none" w:sz="0" w:space="0" w:color="auto"/>
          </w:divBdr>
        </w:div>
      </w:divsChild>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536702877">
      <w:bodyDiv w:val="1"/>
      <w:marLeft w:val="0"/>
      <w:marRight w:val="0"/>
      <w:marTop w:val="0"/>
      <w:marBottom w:val="0"/>
      <w:divBdr>
        <w:top w:val="none" w:sz="0" w:space="0" w:color="auto"/>
        <w:left w:val="none" w:sz="0" w:space="0" w:color="auto"/>
        <w:bottom w:val="none" w:sz="0" w:space="0" w:color="auto"/>
        <w:right w:val="none" w:sz="0" w:space="0" w:color="auto"/>
      </w:divBdr>
    </w:div>
    <w:div w:id="542209197">
      <w:bodyDiv w:val="1"/>
      <w:marLeft w:val="0"/>
      <w:marRight w:val="0"/>
      <w:marTop w:val="0"/>
      <w:marBottom w:val="0"/>
      <w:divBdr>
        <w:top w:val="none" w:sz="0" w:space="0" w:color="auto"/>
        <w:left w:val="none" w:sz="0" w:space="0" w:color="auto"/>
        <w:bottom w:val="none" w:sz="0" w:space="0" w:color="auto"/>
        <w:right w:val="none" w:sz="0" w:space="0" w:color="auto"/>
      </w:divBdr>
      <w:divsChild>
        <w:div w:id="2084059981">
          <w:marLeft w:val="0"/>
          <w:marRight w:val="0"/>
          <w:marTop w:val="0"/>
          <w:marBottom w:val="0"/>
          <w:divBdr>
            <w:top w:val="none" w:sz="0" w:space="0" w:color="auto"/>
            <w:left w:val="none" w:sz="0" w:space="0" w:color="auto"/>
            <w:bottom w:val="none" w:sz="0" w:space="0" w:color="auto"/>
            <w:right w:val="none" w:sz="0" w:space="0" w:color="auto"/>
          </w:divBdr>
          <w:divsChild>
            <w:div w:id="17588383">
              <w:marLeft w:val="0"/>
              <w:marRight w:val="0"/>
              <w:marTop w:val="0"/>
              <w:marBottom w:val="0"/>
              <w:divBdr>
                <w:top w:val="none" w:sz="0" w:space="0" w:color="auto"/>
                <w:left w:val="none" w:sz="0" w:space="0" w:color="auto"/>
                <w:bottom w:val="none" w:sz="0" w:space="0" w:color="auto"/>
                <w:right w:val="none" w:sz="0" w:space="0" w:color="auto"/>
              </w:divBdr>
            </w:div>
            <w:div w:id="178742195">
              <w:marLeft w:val="0"/>
              <w:marRight w:val="0"/>
              <w:marTop w:val="0"/>
              <w:marBottom w:val="0"/>
              <w:divBdr>
                <w:top w:val="none" w:sz="0" w:space="0" w:color="auto"/>
                <w:left w:val="none" w:sz="0" w:space="0" w:color="auto"/>
                <w:bottom w:val="none" w:sz="0" w:space="0" w:color="auto"/>
                <w:right w:val="none" w:sz="0" w:space="0" w:color="auto"/>
              </w:divBdr>
            </w:div>
            <w:div w:id="396897296">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 w:id="706224300">
              <w:marLeft w:val="0"/>
              <w:marRight w:val="0"/>
              <w:marTop w:val="0"/>
              <w:marBottom w:val="0"/>
              <w:divBdr>
                <w:top w:val="none" w:sz="0" w:space="0" w:color="auto"/>
                <w:left w:val="none" w:sz="0" w:space="0" w:color="auto"/>
                <w:bottom w:val="none" w:sz="0" w:space="0" w:color="auto"/>
                <w:right w:val="none" w:sz="0" w:space="0" w:color="auto"/>
              </w:divBdr>
            </w:div>
            <w:div w:id="785345343">
              <w:marLeft w:val="0"/>
              <w:marRight w:val="0"/>
              <w:marTop w:val="0"/>
              <w:marBottom w:val="0"/>
              <w:divBdr>
                <w:top w:val="none" w:sz="0" w:space="0" w:color="auto"/>
                <w:left w:val="none" w:sz="0" w:space="0" w:color="auto"/>
                <w:bottom w:val="none" w:sz="0" w:space="0" w:color="auto"/>
                <w:right w:val="none" w:sz="0" w:space="0" w:color="auto"/>
              </w:divBdr>
            </w:div>
            <w:div w:id="1230842739">
              <w:marLeft w:val="0"/>
              <w:marRight w:val="0"/>
              <w:marTop w:val="0"/>
              <w:marBottom w:val="0"/>
              <w:divBdr>
                <w:top w:val="none" w:sz="0" w:space="0" w:color="auto"/>
                <w:left w:val="none" w:sz="0" w:space="0" w:color="auto"/>
                <w:bottom w:val="none" w:sz="0" w:space="0" w:color="auto"/>
                <w:right w:val="none" w:sz="0" w:space="0" w:color="auto"/>
              </w:divBdr>
            </w:div>
            <w:div w:id="1414812794">
              <w:marLeft w:val="0"/>
              <w:marRight w:val="0"/>
              <w:marTop w:val="0"/>
              <w:marBottom w:val="0"/>
              <w:divBdr>
                <w:top w:val="none" w:sz="0" w:space="0" w:color="auto"/>
                <w:left w:val="none" w:sz="0" w:space="0" w:color="auto"/>
                <w:bottom w:val="none" w:sz="0" w:space="0" w:color="auto"/>
                <w:right w:val="none" w:sz="0" w:space="0" w:color="auto"/>
              </w:divBdr>
            </w:div>
            <w:div w:id="1467626636">
              <w:marLeft w:val="0"/>
              <w:marRight w:val="0"/>
              <w:marTop w:val="0"/>
              <w:marBottom w:val="0"/>
              <w:divBdr>
                <w:top w:val="none" w:sz="0" w:space="0" w:color="auto"/>
                <w:left w:val="none" w:sz="0" w:space="0" w:color="auto"/>
                <w:bottom w:val="none" w:sz="0" w:space="0" w:color="auto"/>
                <w:right w:val="none" w:sz="0" w:space="0" w:color="auto"/>
              </w:divBdr>
            </w:div>
            <w:div w:id="1592464882">
              <w:marLeft w:val="0"/>
              <w:marRight w:val="0"/>
              <w:marTop w:val="0"/>
              <w:marBottom w:val="0"/>
              <w:divBdr>
                <w:top w:val="none" w:sz="0" w:space="0" w:color="auto"/>
                <w:left w:val="none" w:sz="0" w:space="0" w:color="auto"/>
                <w:bottom w:val="none" w:sz="0" w:space="0" w:color="auto"/>
                <w:right w:val="none" w:sz="0" w:space="0" w:color="auto"/>
              </w:divBdr>
            </w:div>
            <w:div w:id="1619334632">
              <w:marLeft w:val="0"/>
              <w:marRight w:val="0"/>
              <w:marTop w:val="0"/>
              <w:marBottom w:val="0"/>
              <w:divBdr>
                <w:top w:val="none" w:sz="0" w:space="0" w:color="auto"/>
                <w:left w:val="none" w:sz="0" w:space="0" w:color="auto"/>
                <w:bottom w:val="none" w:sz="0" w:space="0" w:color="auto"/>
                <w:right w:val="none" w:sz="0" w:space="0" w:color="auto"/>
              </w:divBdr>
            </w:div>
            <w:div w:id="1644695060">
              <w:marLeft w:val="0"/>
              <w:marRight w:val="0"/>
              <w:marTop w:val="0"/>
              <w:marBottom w:val="0"/>
              <w:divBdr>
                <w:top w:val="none" w:sz="0" w:space="0" w:color="auto"/>
                <w:left w:val="none" w:sz="0" w:space="0" w:color="auto"/>
                <w:bottom w:val="none" w:sz="0" w:space="0" w:color="auto"/>
                <w:right w:val="none" w:sz="0" w:space="0" w:color="auto"/>
              </w:divBdr>
            </w:div>
            <w:div w:id="1676151520">
              <w:marLeft w:val="0"/>
              <w:marRight w:val="0"/>
              <w:marTop w:val="0"/>
              <w:marBottom w:val="0"/>
              <w:divBdr>
                <w:top w:val="none" w:sz="0" w:space="0" w:color="auto"/>
                <w:left w:val="none" w:sz="0" w:space="0" w:color="auto"/>
                <w:bottom w:val="none" w:sz="0" w:space="0" w:color="auto"/>
                <w:right w:val="none" w:sz="0" w:space="0" w:color="auto"/>
              </w:divBdr>
            </w:div>
            <w:div w:id="1686666778">
              <w:marLeft w:val="0"/>
              <w:marRight w:val="0"/>
              <w:marTop w:val="0"/>
              <w:marBottom w:val="0"/>
              <w:divBdr>
                <w:top w:val="none" w:sz="0" w:space="0" w:color="auto"/>
                <w:left w:val="none" w:sz="0" w:space="0" w:color="auto"/>
                <w:bottom w:val="none" w:sz="0" w:space="0" w:color="auto"/>
                <w:right w:val="none" w:sz="0" w:space="0" w:color="auto"/>
              </w:divBdr>
            </w:div>
            <w:div w:id="1713189061">
              <w:marLeft w:val="0"/>
              <w:marRight w:val="0"/>
              <w:marTop w:val="0"/>
              <w:marBottom w:val="0"/>
              <w:divBdr>
                <w:top w:val="none" w:sz="0" w:space="0" w:color="auto"/>
                <w:left w:val="none" w:sz="0" w:space="0" w:color="auto"/>
                <w:bottom w:val="none" w:sz="0" w:space="0" w:color="auto"/>
                <w:right w:val="none" w:sz="0" w:space="0" w:color="auto"/>
              </w:divBdr>
            </w:div>
            <w:div w:id="1800225025">
              <w:marLeft w:val="0"/>
              <w:marRight w:val="0"/>
              <w:marTop w:val="0"/>
              <w:marBottom w:val="0"/>
              <w:divBdr>
                <w:top w:val="none" w:sz="0" w:space="0" w:color="auto"/>
                <w:left w:val="none" w:sz="0" w:space="0" w:color="auto"/>
                <w:bottom w:val="none" w:sz="0" w:space="0" w:color="auto"/>
                <w:right w:val="none" w:sz="0" w:space="0" w:color="auto"/>
              </w:divBdr>
            </w:div>
            <w:div w:id="1850486478">
              <w:marLeft w:val="0"/>
              <w:marRight w:val="0"/>
              <w:marTop w:val="0"/>
              <w:marBottom w:val="0"/>
              <w:divBdr>
                <w:top w:val="none" w:sz="0" w:space="0" w:color="auto"/>
                <w:left w:val="none" w:sz="0" w:space="0" w:color="auto"/>
                <w:bottom w:val="none" w:sz="0" w:space="0" w:color="auto"/>
                <w:right w:val="none" w:sz="0" w:space="0" w:color="auto"/>
              </w:divBdr>
            </w:div>
            <w:div w:id="1973704595">
              <w:marLeft w:val="0"/>
              <w:marRight w:val="0"/>
              <w:marTop w:val="0"/>
              <w:marBottom w:val="0"/>
              <w:divBdr>
                <w:top w:val="none" w:sz="0" w:space="0" w:color="auto"/>
                <w:left w:val="none" w:sz="0" w:space="0" w:color="auto"/>
                <w:bottom w:val="none" w:sz="0" w:space="0" w:color="auto"/>
                <w:right w:val="none" w:sz="0" w:space="0" w:color="auto"/>
              </w:divBdr>
            </w:div>
            <w:div w:id="2073001567">
              <w:marLeft w:val="0"/>
              <w:marRight w:val="0"/>
              <w:marTop w:val="0"/>
              <w:marBottom w:val="0"/>
              <w:divBdr>
                <w:top w:val="none" w:sz="0" w:space="0" w:color="auto"/>
                <w:left w:val="none" w:sz="0" w:space="0" w:color="auto"/>
                <w:bottom w:val="none" w:sz="0" w:space="0" w:color="auto"/>
                <w:right w:val="none" w:sz="0" w:space="0" w:color="auto"/>
              </w:divBdr>
            </w:div>
            <w:div w:id="2110082516">
              <w:marLeft w:val="0"/>
              <w:marRight w:val="0"/>
              <w:marTop w:val="0"/>
              <w:marBottom w:val="0"/>
              <w:divBdr>
                <w:top w:val="none" w:sz="0" w:space="0" w:color="auto"/>
                <w:left w:val="none" w:sz="0" w:space="0" w:color="auto"/>
                <w:bottom w:val="none" w:sz="0" w:space="0" w:color="auto"/>
                <w:right w:val="none" w:sz="0" w:space="0" w:color="auto"/>
              </w:divBdr>
            </w:div>
            <w:div w:id="21427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05276">
      <w:bodyDiv w:val="1"/>
      <w:marLeft w:val="0"/>
      <w:marRight w:val="0"/>
      <w:marTop w:val="0"/>
      <w:marBottom w:val="0"/>
      <w:divBdr>
        <w:top w:val="none" w:sz="0" w:space="0" w:color="auto"/>
        <w:left w:val="none" w:sz="0" w:space="0" w:color="auto"/>
        <w:bottom w:val="none" w:sz="0" w:space="0" w:color="auto"/>
        <w:right w:val="none" w:sz="0" w:space="0" w:color="auto"/>
      </w:divBdr>
    </w:div>
    <w:div w:id="775901820">
      <w:bodyDiv w:val="1"/>
      <w:marLeft w:val="0"/>
      <w:marRight w:val="0"/>
      <w:marTop w:val="0"/>
      <w:marBottom w:val="0"/>
      <w:divBdr>
        <w:top w:val="none" w:sz="0" w:space="0" w:color="auto"/>
        <w:left w:val="none" w:sz="0" w:space="0" w:color="auto"/>
        <w:bottom w:val="none" w:sz="0" w:space="0" w:color="auto"/>
        <w:right w:val="none" w:sz="0" w:space="0" w:color="auto"/>
      </w:divBdr>
    </w:div>
    <w:div w:id="876892865">
      <w:bodyDiv w:val="1"/>
      <w:marLeft w:val="0"/>
      <w:marRight w:val="0"/>
      <w:marTop w:val="0"/>
      <w:marBottom w:val="0"/>
      <w:divBdr>
        <w:top w:val="none" w:sz="0" w:space="0" w:color="auto"/>
        <w:left w:val="none" w:sz="0" w:space="0" w:color="auto"/>
        <w:bottom w:val="none" w:sz="0" w:space="0" w:color="auto"/>
        <w:right w:val="none" w:sz="0" w:space="0" w:color="auto"/>
      </w:divBdr>
    </w:div>
    <w:div w:id="885143859">
      <w:bodyDiv w:val="1"/>
      <w:marLeft w:val="0"/>
      <w:marRight w:val="0"/>
      <w:marTop w:val="0"/>
      <w:marBottom w:val="0"/>
      <w:divBdr>
        <w:top w:val="none" w:sz="0" w:space="0" w:color="auto"/>
        <w:left w:val="none" w:sz="0" w:space="0" w:color="auto"/>
        <w:bottom w:val="none" w:sz="0" w:space="0" w:color="auto"/>
        <w:right w:val="none" w:sz="0" w:space="0" w:color="auto"/>
      </w:divBdr>
    </w:div>
    <w:div w:id="917713756">
      <w:bodyDiv w:val="1"/>
      <w:marLeft w:val="0"/>
      <w:marRight w:val="0"/>
      <w:marTop w:val="0"/>
      <w:marBottom w:val="0"/>
      <w:divBdr>
        <w:top w:val="none" w:sz="0" w:space="0" w:color="auto"/>
        <w:left w:val="none" w:sz="0" w:space="0" w:color="auto"/>
        <w:bottom w:val="none" w:sz="0" w:space="0" w:color="auto"/>
        <w:right w:val="none" w:sz="0" w:space="0" w:color="auto"/>
      </w:divBdr>
    </w:div>
    <w:div w:id="953291422">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230312031">
      <w:bodyDiv w:val="1"/>
      <w:marLeft w:val="0"/>
      <w:marRight w:val="0"/>
      <w:marTop w:val="0"/>
      <w:marBottom w:val="0"/>
      <w:divBdr>
        <w:top w:val="none" w:sz="0" w:space="0" w:color="auto"/>
        <w:left w:val="none" w:sz="0" w:space="0" w:color="auto"/>
        <w:bottom w:val="none" w:sz="0" w:space="0" w:color="auto"/>
        <w:right w:val="none" w:sz="0" w:space="0" w:color="auto"/>
      </w:divBdr>
    </w:div>
    <w:div w:id="1236281666">
      <w:bodyDiv w:val="1"/>
      <w:marLeft w:val="0"/>
      <w:marRight w:val="0"/>
      <w:marTop w:val="0"/>
      <w:marBottom w:val="0"/>
      <w:divBdr>
        <w:top w:val="none" w:sz="0" w:space="0" w:color="auto"/>
        <w:left w:val="none" w:sz="0" w:space="0" w:color="auto"/>
        <w:bottom w:val="none" w:sz="0" w:space="0" w:color="auto"/>
        <w:right w:val="none" w:sz="0" w:space="0" w:color="auto"/>
      </w:divBdr>
    </w:div>
    <w:div w:id="1276518237">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423992781">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625883866">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704597437">
      <w:bodyDiv w:val="1"/>
      <w:marLeft w:val="0"/>
      <w:marRight w:val="0"/>
      <w:marTop w:val="0"/>
      <w:marBottom w:val="0"/>
      <w:divBdr>
        <w:top w:val="none" w:sz="0" w:space="0" w:color="auto"/>
        <w:left w:val="none" w:sz="0" w:space="0" w:color="auto"/>
        <w:bottom w:val="none" w:sz="0" w:space="0" w:color="auto"/>
        <w:right w:val="none" w:sz="0" w:space="0" w:color="auto"/>
      </w:divBdr>
      <w:divsChild>
        <w:div w:id="964507588">
          <w:marLeft w:val="0"/>
          <w:marRight w:val="0"/>
          <w:marTop w:val="0"/>
          <w:marBottom w:val="0"/>
          <w:divBdr>
            <w:top w:val="none" w:sz="0" w:space="0" w:color="auto"/>
            <w:left w:val="none" w:sz="0" w:space="0" w:color="auto"/>
            <w:bottom w:val="none" w:sz="0" w:space="0" w:color="auto"/>
            <w:right w:val="none" w:sz="0" w:space="0" w:color="auto"/>
          </w:divBdr>
        </w:div>
      </w:divsChild>
    </w:div>
    <w:div w:id="1722943135">
      <w:bodyDiv w:val="1"/>
      <w:marLeft w:val="0"/>
      <w:marRight w:val="0"/>
      <w:marTop w:val="0"/>
      <w:marBottom w:val="0"/>
      <w:divBdr>
        <w:top w:val="none" w:sz="0" w:space="0" w:color="auto"/>
        <w:left w:val="none" w:sz="0" w:space="0" w:color="auto"/>
        <w:bottom w:val="none" w:sz="0" w:space="0" w:color="auto"/>
        <w:right w:val="none" w:sz="0" w:space="0" w:color="auto"/>
      </w:divBdr>
    </w:div>
    <w:div w:id="1907449499">
      <w:bodyDiv w:val="1"/>
      <w:marLeft w:val="0"/>
      <w:marRight w:val="0"/>
      <w:marTop w:val="0"/>
      <w:marBottom w:val="0"/>
      <w:divBdr>
        <w:top w:val="none" w:sz="0" w:space="0" w:color="auto"/>
        <w:left w:val="none" w:sz="0" w:space="0" w:color="auto"/>
        <w:bottom w:val="none" w:sz="0" w:space="0" w:color="auto"/>
        <w:right w:val="none" w:sz="0" w:space="0" w:color="auto"/>
      </w:divBdr>
    </w:div>
    <w:div w:id="1932471076">
      <w:bodyDiv w:val="1"/>
      <w:marLeft w:val="0"/>
      <w:marRight w:val="0"/>
      <w:marTop w:val="0"/>
      <w:marBottom w:val="0"/>
      <w:divBdr>
        <w:top w:val="none" w:sz="0" w:space="0" w:color="auto"/>
        <w:left w:val="none" w:sz="0" w:space="0" w:color="auto"/>
        <w:bottom w:val="none" w:sz="0" w:space="0" w:color="auto"/>
        <w:right w:val="none" w:sz="0" w:space="0" w:color="auto"/>
      </w:divBdr>
      <w:divsChild>
        <w:div w:id="1585797356">
          <w:marLeft w:val="0"/>
          <w:marRight w:val="0"/>
          <w:marTop w:val="0"/>
          <w:marBottom w:val="0"/>
          <w:divBdr>
            <w:top w:val="none" w:sz="0" w:space="0" w:color="auto"/>
            <w:left w:val="none" w:sz="0" w:space="0" w:color="auto"/>
            <w:bottom w:val="none" w:sz="0" w:space="0" w:color="auto"/>
            <w:right w:val="none" w:sz="0" w:space="0" w:color="auto"/>
          </w:divBdr>
          <w:divsChild>
            <w:div w:id="393815518">
              <w:marLeft w:val="0"/>
              <w:marRight w:val="0"/>
              <w:marTop w:val="0"/>
              <w:marBottom w:val="0"/>
              <w:divBdr>
                <w:top w:val="none" w:sz="0" w:space="0" w:color="auto"/>
                <w:left w:val="none" w:sz="0" w:space="0" w:color="auto"/>
                <w:bottom w:val="none" w:sz="0" w:space="0" w:color="auto"/>
                <w:right w:val="none" w:sz="0" w:space="0" w:color="auto"/>
              </w:divBdr>
            </w:div>
            <w:div w:id="474224347">
              <w:marLeft w:val="0"/>
              <w:marRight w:val="0"/>
              <w:marTop w:val="0"/>
              <w:marBottom w:val="0"/>
              <w:divBdr>
                <w:top w:val="none" w:sz="0" w:space="0" w:color="auto"/>
                <w:left w:val="none" w:sz="0" w:space="0" w:color="auto"/>
                <w:bottom w:val="none" w:sz="0" w:space="0" w:color="auto"/>
                <w:right w:val="none" w:sz="0" w:space="0" w:color="auto"/>
              </w:divBdr>
            </w:div>
            <w:div w:id="546450358">
              <w:marLeft w:val="0"/>
              <w:marRight w:val="0"/>
              <w:marTop w:val="0"/>
              <w:marBottom w:val="0"/>
              <w:divBdr>
                <w:top w:val="none" w:sz="0" w:space="0" w:color="auto"/>
                <w:left w:val="none" w:sz="0" w:space="0" w:color="auto"/>
                <w:bottom w:val="none" w:sz="0" w:space="0" w:color="auto"/>
                <w:right w:val="none" w:sz="0" w:space="0" w:color="auto"/>
              </w:divBdr>
            </w:div>
            <w:div w:id="657227386">
              <w:marLeft w:val="0"/>
              <w:marRight w:val="0"/>
              <w:marTop w:val="0"/>
              <w:marBottom w:val="0"/>
              <w:divBdr>
                <w:top w:val="none" w:sz="0" w:space="0" w:color="auto"/>
                <w:left w:val="none" w:sz="0" w:space="0" w:color="auto"/>
                <w:bottom w:val="none" w:sz="0" w:space="0" w:color="auto"/>
                <w:right w:val="none" w:sz="0" w:space="0" w:color="auto"/>
              </w:divBdr>
            </w:div>
            <w:div w:id="792283452">
              <w:marLeft w:val="0"/>
              <w:marRight w:val="0"/>
              <w:marTop w:val="0"/>
              <w:marBottom w:val="0"/>
              <w:divBdr>
                <w:top w:val="none" w:sz="0" w:space="0" w:color="auto"/>
                <w:left w:val="none" w:sz="0" w:space="0" w:color="auto"/>
                <w:bottom w:val="none" w:sz="0" w:space="0" w:color="auto"/>
                <w:right w:val="none" w:sz="0" w:space="0" w:color="auto"/>
              </w:divBdr>
            </w:div>
            <w:div w:id="814370380">
              <w:marLeft w:val="0"/>
              <w:marRight w:val="0"/>
              <w:marTop w:val="0"/>
              <w:marBottom w:val="0"/>
              <w:divBdr>
                <w:top w:val="none" w:sz="0" w:space="0" w:color="auto"/>
                <w:left w:val="none" w:sz="0" w:space="0" w:color="auto"/>
                <w:bottom w:val="none" w:sz="0" w:space="0" w:color="auto"/>
                <w:right w:val="none" w:sz="0" w:space="0" w:color="auto"/>
              </w:divBdr>
            </w:div>
            <w:div w:id="932250532">
              <w:marLeft w:val="0"/>
              <w:marRight w:val="0"/>
              <w:marTop w:val="0"/>
              <w:marBottom w:val="0"/>
              <w:divBdr>
                <w:top w:val="none" w:sz="0" w:space="0" w:color="auto"/>
                <w:left w:val="none" w:sz="0" w:space="0" w:color="auto"/>
                <w:bottom w:val="none" w:sz="0" w:space="0" w:color="auto"/>
                <w:right w:val="none" w:sz="0" w:space="0" w:color="auto"/>
              </w:divBdr>
            </w:div>
            <w:div w:id="995719000">
              <w:marLeft w:val="0"/>
              <w:marRight w:val="0"/>
              <w:marTop w:val="0"/>
              <w:marBottom w:val="0"/>
              <w:divBdr>
                <w:top w:val="none" w:sz="0" w:space="0" w:color="auto"/>
                <w:left w:val="none" w:sz="0" w:space="0" w:color="auto"/>
                <w:bottom w:val="none" w:sz="0" w:space="0" w:color="auto"/>
                <w:right w:val="none" w:sz="0" w:space="0" w:color="auto"/>
              </w:divBdr>
            </w:div>
            <w:div w:id="1261185458">
              <w:marLeft w:val="0"/>
              <w:marRight w:val="0"/>
              <w:marTop w:val="0"/>
              <w:marBottom w:val="0"/>
              <w:divBdr>
                <w:top w:val="none" w:sz="0" w:space="0" w:color="auto"/>
                <w:left w:val="none" w:sz="0" w:space="0" w:color="auto"/>
                <w:bottom w:val="none" w:sz="0" w:space="0" w:color="auto"/>
                <w:right w:val="none" w:sz="0" w:space="0" w:color="auto"/>
              </w:divBdr>
            </w:div>
            <w:div w:id="1403330170">
              <w:marLeft w:val="0"/>
              <w:marRight w:val="0"/>
              <w:marTop w:val="0"/>
              <w:marBottom w:val="0"/>
              <w:divBdr>
                <w:top w:val="none" w:sz="0" w:space="0" w:color="auto"/>
                <w:left w:val="none" w:sz="0" w:space="0" w:color="auto"/>
                <w:bottom w:val="none" w:sz="0" w:space="0" w:color="auto"/>
                <w:right w:val="none" w:sz="0" w:space="0" w:color="auto"/>
              </w:divBdr>
            </w:div>
            <w:div w:id="1566641548">
              <w:marLeft w:val="0"/>
              <w:marRight w:val="0"/>
              <w:marTop w:val="0"/>
              <w:marBottom w:val="0"/>
              <w:divBdr>
                <w:top w:val="none" w:sz="0" w:space="0" w:color="auto"/>
                <w:left w:val="none" w:sz="0" w:space="0" w:color="auto"/>
                <w:bottom w:val="none" w:sz="0" w:space="0" w:color="auto"/>
                <w:right w:val="none" w:sz="0" w:space="0" w:color="auto"/>
              </w:divBdr>
            </w:div>
            <w:div w:id="1622371612">
              <w:marLeft w:val="0"/>
              <w:marRight w:val="0"/>
              <w:marTop w:val="0"/>
              <w:marBottom w:val="0"/>
              <w:divBdr>
                <w:top w:val="none" w:sz="0" w:space="0" w:color="auto"/>
                <w:left w:val="none" w:sz="0" w:space="0" w:color="auto"/>
                <w:bottom w:val="none" w:sz="0" w:space="0" w:color="auto"/>
                <w:right w:val="none" w:sz="0" w:space="0" w:color="auto"/>
              </w:divBdr>
            </w:div>
            <w:div w:id="1634486255">
              <w:marLeft w:val="0"/>
              <w:marRight w:val="0"/>
              <w:marTop w:val="0"/>
              <w:marBottom w:val="0"/>
              <w:divBdr>
                <w:top w:val="none" w:sz="0" w:space="0" w:color="auto"/>
                <w:left w:val="none" w:sz="0" w:space="0" w:color="auto"/>
                <w:bottom w:val="none" w:sz="0" w:space="0" w:color="auto"/>
                <w:right w:val="none" w:sz="0" w:space="0" w:color="auto"/>
              </w:divBdr>
            </w:div>
            <w:div w:id="1689523254">
              <w:marLeft w:val="0"/>
              <w:marRight w:val="0"/>
              <w:marTop w:val="0"/>
              <w:marBottom w:val="0"/>
              <w:divBdr>
                <w:top w:val="none" w:sz="0" w:space="0" w:color="auto"/>
                <w:left w:val="none" w:sz="0" w:space="0" w:color="auto"/>
                <w:bottom w:val="none" w:sz="0" w:space="0" w:color="auto"/>
                <w:right w:val="none" w:sz="0" w:space="0" w:color="auto"/>
              </w:divBdr>
            </w:div>
            <w:div w:id="1784304511">
              <w:marLeft w:val="0"/>
              <w:marRight w:val="0"/>
              <w:marTop w:val="0"/>
              <w:marBottom w:val="0"/>
              <w:divBdr>
                <w:top w:val="none" w:sz="0" w:space="0" w:color="auto"/>
                <w:left w:val="none" w:sz="0" w:space="0" w:color="auto"/>
                <w:bottom w:val="none" w:sz="0" w:space="0" w:color="auto"/>
                <w:right w:val="none" w:sz="0" w:space="0" w:color="auto"/>
              </w:divBdr>
            </w:div>
            <w:div w:id="1899125812">
              <w:marLeft w:val="0"/>
              <w:marRight w:val="0"/>
              <w:marTop w:val="0"/>
              <w:marBottom w:val="0"/>
              <w:divBdr>
                <w:top w:val="none" w:sz="0" w:space="0" w:color="auto"/>
                <w:left w:val="none" w:sz="0" w:space="0" w:color="auto"/>
                <w:bottom w:val="none" w:sz="0" w:space="0" w:color="auto"/>
                <w:right w:val="none" w:sz="0" w:space="0" w:color="auto"/>
              </w:divBdr>
            </w:div>
            <w:div w:id="1918828610">
              <w:marLeft w:val="0"/>
              <w:marRight w:val="0"/>
              <w:marTop w:val="0"/>
              <w:marBottom w:val="0"/>
              <w:divBdr>
                <w:top w:val="none" w:sz="0" w:space="0" w:color="auto"/>
                <w:left w:val="none" w:sz="0" w:space="0" w:color="auto"/>
                <w:bottom w:val="none" w:sz="0" w:space="0" w:color="auto"/>
                <w:right w:val="none" w:sz="0" w:space="0" w:color="auto"/>
              </w:divBdr>
            </w:div>
            <w:div w:id="2013873449">
              <w:marLeft w:val="0"/>
              <w:marRight w:val="0"/>
              <w:marTop w:val="0"/>
              <w:marBottom w:val="0"/>
              <w:divBdr>
                <w:top w:val="none" w:sz="0" w:space="0" w:color="auto"/>
                <w:left w:val="none" w:sz="0" w:space="0" w:color="auto"/>
                <w:bottom w:val="none" w:sz="0" w:space="0" w:color="auto"/>
                <w:right w:val="none" w:sz="0" w:space="0" w:color="auto"/>
              </w:divBdr>
            </w:div>
            <w:div w:id="2023237693">
              <w:marLeft w:val="0"/>
              <w:marRight w:val="0"/>
              <w:marTop w:val="0"/>
              <w:marBottom w:val="0"/>
              <w:divBdr>
                <w:top w:val="none" w:sz="0" w:space="0" w:color="auto"/>
                <w:left w:val="none" w:sz="0" w:space="0" w:color="auto"/>
                <w:bottom w:val="none" w:sz="0" w:space="0" w:color="auto"/>
                <w:right w:val="none" w:sz="0" w:space="0" w:color="auto"/>
              </w:divBdr>
            </w:div>
            <w:div w:id="2029023619">
              <w:marLeft w:val="0"/>
              <w:marRight w:val="0"/>
              <w:marTop w:val="0"/>
              <w:marBottom w:val="0"/>
              <w:divBdr>
                <w:top w:val="none" w:sz="0" w:space="0" w:color="auto"/>
                <w:left w:val="none" w:sz="0" w:space="0" w:color="auto"/>
                <w:bottom w:val="none" w:sz="0" w:space="0" w:color="auto"/>
                <w:right w:val="none" w:sz="0" w:space="0" w:color="auto"/>
              </w:divBdr>
            </w:div>
            <w:div w:id="2097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2071926473">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2.xml"/><Relationship Id="rId27"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48C6F3-3F98-49EC-94D9-7E54CE347F96}">
  <ds:schemaRefs>
    <ds:schemaRef ds:uri="http://schemas.microsoft.com/sharepoint/v3/contenttype/forms"/>
  </ds:schemaRefs>
</ds:datastoreItem>
</file>

<file path=customXml/itemProps2.xml><?xml version="1.0" encoding="utf-8"?>
<ds:datastoreItem xmlns:ds="http://schemas.openxmlformats.org/officeDocument/2006/customXml" ds:itemID="{B750D549-9E4F-4069-8045-E903FE3E18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156ce-c20c-4333-9016-100ff8d3ce5f"/>
    <ds:schemaRef ds:uri="e3de43da-a351-43e5-b7a1-980afc0d1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customXml/itemProps4.xml><?xml version="1.0" encoding="utf-8"?>
<ds:datastoreItem xmlns:ds="http://schemas.openxmlformats.org/officeDocument/2006/customXml" ds:itemID="{28D18118-B934-43A6-A42D-6D54C8206569}">
  <ds:schemaRefs>
    <ds:schemaRef ds:uri="http://schemas.microsoft.com/office/2006/metadata/properties"/>
    <ds:schemaRef ds:uri="http://schemas.microsoft.com/office/infopath/2007/PartnerControls"/>
    <ds:schemaRef ds:uri="ba70ad70-0f30-46d3-86a7-d1cada3d95e3"/>
    <ds:schemaRef ds:uri="1aeee127-3d40-4f17-84aa-69c1e23bd46c"/>
    <ds:schemaRef ds:uri="e3de43da-a351-43e5-b7a1-980afc0d19d1"/>
    <ds:schemaRef ds:uri="afd156ce-c20c-4333-9016-100ff8d3ce5f"/>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25</Pages>
  <Words>3075</Words>
  <Characters>17534</Characters>
  <Application>Microsoft Office Word</Application>
  <DocSecurity>0</DocSecurity>
  <Lines>146</Lines>
  <Paragraphs>41</Paragraphs>
  <ScaleCrop>false</ScaleCrop>
  <Company/>
  <LinksUpToDate>false</LinksUpToDate>
  <CharactersWithSpaces>20568</CharactersWithSpaces>
  <SharedDoc>false</SharedDoc>
  <HLinks>
    <vt:vector size="90" baseType="variant">
      <vt:variant>
        <vt:i4>1966142</vt:i4>
      </vt:variant>
      <vt:variant>
        <vt:i4>97</vt:i4>
      </vt:variant>
      <vt:variant>
        <vt:i4>0</vt:i4>
      </vt:variant>
      <vt:variant>
        <vt:i4>5</vt:i4>
      </vt:variant>
      <vt:variant>
        <vt:lpwstr/>
      </vt:variant>
      <vt:variant>
        <vt:lpwstr>_Toc198810680</vt:lpwstr>
      </vt:variant>
      <vt:variant>
        <vt:i4>1114174</vt:i4>
      </vt:variant>
      <vt:variant>
        <vt:i4>91</vt:i4>
      </vt:variant>
      <vt:variant>
        <vt:i4>0</vt:i4>
      </vt:variant>
      <vt:variant>
        <vt:i4>5</vt:i4>
      </vt:variant>
      <vt:variant>
        <vt:lpwstr/>
      </vt:variant>
      <vt:variant>
        <vt:lpwstr>_Toc198810679</vt:lpwstr>
      </vt:variant>
      <vt:variant>
        <vt:i4>1114174</vt:i4>
      </vt:variant>
      <vt:variant>
        <vt:i4>85</vt:i4>
      </vt:variant>
      <vt:variant>
        <vt:i4>0</vt:i4>
      </vt:variant>
      <vt:variant>
        <vt:i4>5</vt:i4>
      </vt:variant>
      <vt:variant>
        <vt:lpwstr/>
      </vt:variant>
      <vt:variant>
        <vt:lpwstr>_Toc198810678</vt:lpwstr>
      </vt:variant>
      <vt:variant>
        <vt:i4>1114174</vt:i4>
      </vt:variant>
      <vt:variant>
        <vt:i4>79</vt:i4>
      </vt:variant>
      <vt:variant>
        <vt:i4>0</vt:i4>
      </vt:variant>
      <vt:variant>
        <vt:i4>5</vt:i4>
      </vt:variant>
      <vt:variant>
        <vt:lpwstr/>
      </vt:variant>
      <vt:variant>
        <vt:lpwstr>_Toc198810677</vt:lpwstr>
      </vt:variant>
      <vt:variant>
        <vt:i4>1114174</vt:i4>
      </vt:variant>
      <vt:variant>
        <vt:i4>73</vt:i4>
      </vt:variant>
      <vt:variant>
        <vt:i4>0</vt:i4>
      </vt:variant>
      <vt:variant>
        <vt:i4>5</vt:i4>
      </vt:variant>
      <vt:variant>
        <vt:lpwstr/>
      </vt:variant>
      <vt:variant>
        <vt:lpwstr>_Toc198810676</vt:lpwstr>
      </vt:variant>
      <vt:variant>
        <vt:i4>1114174</vt:i4>
      </vt:variant>
      <vt:variant>
        <vt:i4>67</vt:i4>
      </vt:variant>
      <vt:variant>
        <vt:i4>0</vt:i4>
      </vt:variant>
      <vt:variant>
        <vt:i4>5</vt:i4>
      </vt:variant>
      <vt:variant>
        <vt:lpwstr/>
      </vt:variant>
      <vt:variant>
        <vt:lpwstr>_Toc198810675</vt:lpwstr>
      </vt:variant>
      <vt:variant>
        <vt:i4>1114174</vt:i4>
      </vt:variant>
      <vt:variant>
        <vt:i4>61</vt:i4>
      </vt:variant>
      <vt:variant>
        <vt:i4>0</vt:i4>
      </vt:variant>
      <vt:variant>
        <vt:i4>5</vt:i4>
      </vt:variant>
      <vt:variant>
        <vt:lpwstr/>
      </vt:variant>
      <vt:variant>
        <vt:lpwstr>_Toc198810674</vt:lpwstr>
      </vt:variant>
      <vt:variant>
        <vt:i4>1114174</vt:i4>
      </vt:variant>
      <vt:variant>
        <vt:i4>55</vt:i4>
      </vt:variant>
      <vt:variant>
        <vt:i4>0</vt:i4>
      </vt:variant>
      <vt:variant>
        <vt:i4>5</vt:i4>
      </vt:variant>
      <vt:variant>
        <vt:lpwstr/>
      </vt:variant>
      <vt:variant>
        <vt:lpwstr>_Toc198810673</vt:lpwstr>
      </vt:variant>
      <vt:variant>
        <vt:i4>1114174</vt:i4>
      </vt:variant>
      <vt:variant>
        <vt:i4>49</vt:i4>
      </vt:variant>
      <vt:variant>
        <vt:i4>0</vt:i4>
      </vt:variant>
      <vt:variant>
        <vt:i4>5</vt:i4>
      </vt:variant>
      <vt:variant>
        <vt:lpwstr/>
      </vt:variant>
      <vt:variant>
        <vt:lpwstr>_Toc198810672</vt:lpwstr>
      </vt:variant>
      <vt:variant>
        <vt:i4>1114174</vt:i4>
      </vt:variant>
      <vt:variant>
        <vt:i4>43</vt:i4>
      </vt:variant>
      <vt:variant>
        <vt:i4>0</vt:i4>
      </vt:variant>
      <vt:variant>
        <vt:i4>5</vt:i4>
      </vt:variant>
      <vt:variant>
        <vt:lpwstr/>
      </vt:variant>
      <vt:variant>
        <vt:lpwstr>_Toc198810671</vt:lpwstr>
      </vt:variant>
      <vt:variant>
        <vt:i4>1114174</vt:i4>
      </vt:variant>
      <vt:variant>
        <vt:i4>37</vt:i4>
      </vt:variant>
      <vt:variant>
        <vt:i4>0</vt:i4>
      </vt:variant>
      <vt:variant>
        <vt:i4>5</vt:i4>
      </vt:variant>
      <vt:variant>
        <vt:lpwstr/>
      </vt:variant>
      <vt:variant>
        <vt:lpwstr>_Toc198810670</vt:lpwstr>
      </vt:variant>
      <vt:variant>
        <vt:i4>1048638</vt:i4>
      </vt:variant>
      <vt:variant>
        <vt:i4>31</vt:i4>
      </vt:variant>
      <vt:variant>
        <vt:i4>0</vt:i4>
      </vt:variant>
      <vt:variant>
        <vt:i4>5</vt:i4>
      </vt:variant>
      <vt:variant>
        <vt:lpwstr/>
      </vt:variant>
      <vt:variant>
        <vt:lpwstr>_Toc198810669</vt:lpwstr>
      </vt:variant>
      <vt:variant>
        <vt:i4>1048638</vt:i4>
      </vt:variant>
      <vt:variant>
        <vt:i4>25</vt:i4>
      </vt:variant>
      <vt:variant>
        <vt:i4>0</vt:i4>
      </vt:variant>
      <vt:variant>
        <vt:i4>5</vt:i4>
      </vt:variant>
      <vt:variant>
        <vt:lpwstr/>
      </vt:variant>
      <vt:variant>
        <vt:lpwstr>_Toc198810668</vt:lpwstr>
      </vt:variant>
      <vt:variant>
        <vt:i4>1048638</vt:i4>
      </vt:variant>
      <vt:variant>
        <vt:i4>19</vt:i4>
      </vt:variant>
      <vt:variant>
        <vt:i4>0</vt:i4>
      </vt:variant>
      <vt:variant>
        <vt:i4>5</vt:i4>
      </vt:variant>
      <vt:variant>
        <vt:lpwstr/>
      </vt:variant>
      <vt:variant>
        <vt:lpwstr>_Toc198810667</vt:lpwstr>
      </vt:variant>
      <vt:variant>
        <vt:i4>1048638</vt:i4>
      </vt:variant>
      <vt:variant>
        <vt:i4>13</vt:i4>
      </vt:variant>
      <vt:variant>
        <vt:i4>0</vt:i4>
      </vt:variant>
      <vt:variant>
        <vt:i4>5</vt:i4>
      </vt:variant>
      <vt:variant>
        <vt:lpwstr/>
      </vt:variant>
      <vt:variant>
        <vt:lpwstr>_Toc198810666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Zhang, Zhenjuan</cp:lastModifiedBy>
  <cp:revision>129</cp:revision>
  <cp:lastPrinted>2025-05-22T06:18:00Z</cp:lastPrinted>
  <dcterms:created xsi:type="dcterms:W3CDTF">2025-05-20T03:13:00Z</dcterms:created>
  <dcterms:modified xsi:type="dcterms:W3CDTF">2025-06-09T07:22:00Z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y fmtid="{D5CDD505-2E9C-101B-9397-08002B2CF9AE}" pid="4" name="TitusGUID">
    <vt:lpwstr>8302b72c-325b-4af1-afe7-fc2e002c215e</vt:lpwstr>
  </property>
  <property fmtid="{D5CDD505-2E9C-101B-9397-08002B2CF9AE}" pid="5" name="HCLClassD6">
    <vt:lpwstr>False</vt:lpwstr>
  </property>
  <property fmtid="{D5CDD505-2E9C-101B-9397-08002B2CF9AE}" pid="6" name="HCLClassification">
    <vt:lpwstr>HCL_Cla5s_C0nf1dent1al</vt:lpwstr>
  </property>
</Properties>
</file>