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D95" w14:textId="4AC6DEA1" w:rsidR="4B98FE4B" w:rsidRPr="00656F9B" w:rsidRDefault="4B98FE4B" w:rsidP="00FA5B26">
      <w:pPr>
        <w:jc w:val="both"/>
        <w:rPr>
          <w:rFonts w:ascii="Times New Roman" w:eastAsiaTheme="minorEastAsia" w:hAnsi="Times New Roman"/>
          <w:lang w:val="en-US"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5C34DEE2">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5C34DEE2">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5C34DEE2">
        <w:tc>
          <w:tcPr>
            <w:tcW w:w="8551" w:type="dxa"/>
            <w:tcBorders>
              <w:bottom w:val="single" w:sz="4" w:space="0" w:color="auto"/>
            </w:tcBorders>
          </w:tcPr>
          <w:p w14:paraId="285ED5C7" w14:textId="35867AA2" w:rsidR="00874392" w:rsidRPr="00BA743C" w:rsidRDefault="00874392" w:rsidP="004F0DBD">
            <w:pPr>
              <w:jc w:val="center"/>
              <w:rPr>
                <w:rFonts w:ascii="Times New Roman" w:eastAsiaTheme="minorEastAsia" w:hAnsi="Times New Roman"/>
                <w:sz w:val="36"/>
                <w:szCs w:val="36"/>
                <w:lang w:eastAsia="zh-CN"/>
              </w:rPr>
            </w:pPr>
            <w:proofErr w:type="spellStart"/>
            <w:r w:rsidRPr="00C26A90">
              <w:rPr>
                <w:rFonts w:ascii="Times New Roman" w:hAnsi="Times New Roman"/>
                <w:sz w:val="36"/>
                <w:szCs w:val="36"/>
              </w:rPr>
              <w:t>SampleManager</w:t>
            </w:r>
            <w:proofErr w:type="spellEnd"/>
            <w:r w:rsidRPr="00C26A90">
              <w:rPr>
                <w:rFonts w:ascii="Times New Roman" w:hAnsi="Times New Roman"/>
                <w:sz w:val="36"/>
                <w:szCs w:val="36"/>
              </w:rPr>
              <w:t xml:space="preserve"> </w:t>
            </w:r>
            <w:proofErr w:type="spellStart"/>
            <w:r w:rsidR="00784C53">
              <w:rPr>
                <w:rFonts w:ascii="Times New Roman" w:eastAsiaTheme="minorEastAsia" w:hAnsi="Times New Roman" w:hint="eastAsia"/>
                <w:sz w:val="36"/>
                <w:szCs w:val="36"/>
                <w:lang w:eastAsia="zh-CN"/>
              </w:rPr>
              <w:t>PhaseB</w:t>
            </w:r>
            <w:proofErr w:type="spellEnd"/>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52BF64D7">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6B3D5A0D">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E5D5A" id="Rectangle 23" o:spid="_x0000_s1026"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fillcolor="#5c81aa"/>
                  </w:pict>
                </mc:Fallback>
              </mc:AlternateContent>
            </w:r>
            <w:r w:rsidRPr="002A7DFD">
              <w:rPr>
                <w:rFonts w:ascii="Times New Roman" w:hAnsi="Times New Roman"/>
                <w:b/>
                <w:i/>
                <w:sz w:val="24"/>
              </w:rPr>
              <w:t>Document Reference</w:t>
            </w:r>
          </w:p>
        </w:tc>
        <w:tc>
          <w:tcPr>
            <w:tcW w:w="6146" w:type="dxa"/>
          </w:tcPr>
          <w:p w14:paraId="08439F3B" w14:textId="2DF049B4" w:rsidR="00874392" w:rsidRPr="002A7DFD" w:rsidRDefault="27BD2CD7" w:rsidP="52BF64D7">
            <w:pPr>
              <w:jc w:val="both"/>
              <w:rPr>
                <w:rFonts w:ascii="Times New Roman" w:hAnsi="Times New Roman"/>
                <w:sz w:val="24"/>
              </w:rPr>
            </w:pPr>
            <w:proofErr w:type="gramStart"/>
            <w:r w:rsidRPr="52BF64D7">
              <w:rPr>
                <w:rFonts w:ascii="Times New Roman" w:hAnsi="Times New Roman"/>
                <w:b/>
                <w:bCs/>
                <w:sz w:val="24"/>
                <w:lang w:val="fr-FR"/>
              </w:rPr>
              <w:t>xxxx</w:t>
            </w:r>
            <w:proofErr w:type="gramEnd"/>
            <w:r w:rsidR="790AC320" w:rsidRPr="52BF64D7">
              <w:rPr>
                <w:rFonts w:ascii="Times New Roman" w:hAnsi="Times New Roman"/>
                <w:b/>
                <w:bCs/>
                <w:sz w:val="24"/>
                <w:lang w:val="fr-FR"/>
              </w:rPr>
              <w:t>-FDS-SAMPLEMANAGER-</w:t>
            </w:r>
            <w:r w:rsidR="767A4CDE" w:rsidRPr="52BF64D7">
              <w:rPr>
                <w:rFonts w:ascii="Times New Roman" w:hAnsi="Times New Roman"/>
                <w:b/>
                <w:bCs/>
                <w:sz w:val="24"/>
                <w:lang w:val="fr-FR"/>
              </w:rPr>
              <w:t>B</w:t>
            </w:r>
            <w:r w:rsidR="790AC320" w:rsidRPr="52BF64D7">
              <w:rPr>
                <w:rFonts w:ascii="Times New Roman" w:hAnsi="Times New Roman"/>
                <w:b/>
                <w:bCs/>
                <w:sz w:val="24"/>
                <w:lang w:val="fr-FR"/>
              </w:rPr>
              <w:t>001</w:t>
            </w:r>
          </w:p>
        </w:tc>
      </w:tr>
      <w:tr w:rsidR="00874392" w:rsidRPr="00C26A90" w14:paraId="06F8FB54" w14:textId="77777777" w:rsidTr="52BF64D7">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2924438" w:rsidR="00874392" w:rsidRPr="002A7DFD" w:rsidRDefault="00736613" w:rsidP="00FA5B26">
            <w:pPr>
              <w:jc w:val="both"/>
              <w:rPr>
                <w:rFonts w:ascii="Times New Roman" w:hAnsi="Times New Roman"/>
                <w:sz w:val="24"/>
              </w:rPr>
            </w:pPr>
            <w:r>
              <w:rPr>
                <w:rFonts w:ascii="Times New Roman" w:hAnsi="Times New Roman"/>
                <w:sz w:val="24"/>
              </w:rPr>
              <w:t>1.0</w:t>
            </w:r>
          </w:p>
        </w:tc>
      </w:tr>
      <w:tr w:rsidR="00874392" w:rsidRPr="00C26A90" w14:paraId="0C235118" w14:textId="77777777" w:rsidTr="52BF64D7">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proofErr w:type="spellStart"/>
            <w:r>
              <w:rPr>
                <w:rFonts w:ascii="Times New Roman" w:hAnsi="Times New Roman"/>
                <w:sz w:val="24"/>
              </w:rPr>
              <w:t>Zhenjuan.Zhang</w:t>
            </w:r>
            <w:proofErr w:type="spellEnd"/>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52BF64D7">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52BF64D7">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52BF64D7">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4E53A7C5" w:rsidR="00874392" w:rsidRPr="00C26A90"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TableGrid"/>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0CABF4E6" w:rsidR="00E5313F" w:rsidRPr="00C26A90" w:rsidRDefault="00A151F1" w:rsidP="00FA5B26">
            <w:pPr>
              <w:jc w:val="both"/>
              <w:rPr>
                <w:rFonts w:ascii="Times New Roman" w:hAnsi="Times New Roman"/>
                <w:b/>
                <w:sz w:val="24"/>
                <w:szCs w:val="40"/>
              </w:rPr>
            </w:pPr>
            <w:proofErr w:type="spellStart"/>
            <w:r>
              <w:rPr>
                <w:rFonts w:ascii="Times New Roman" w:eastAsiaTheme="minorEastAsia" w:hAnsi="Times New Roman" w:hint="eastAsia"/>
                <w:b/>
                <w:sz w:val="24"/>
                <w:szCs w:val="40"/>
                <w:lang w:eastAsia="zh-CN"/>
              </w:rPr>
              <w:lastRenderedPageBreak/>
              <w:t>chuxia</w:t>
            </w:r>
            <w:r w:rsidR="00E5313F" w:rsidRPr="00C26A90">
              <w:rPr>
                <w:rFonts w:ascii="Times New Roman" w:hAnsi="Times New Roman"/>
                <w:b/>
                <w:sz w:val="24"/>
                <w:szCs w:val="40"/>
              </w:rPr>
              <w:t>Document</w:t>
            </w:r>
            <w:proofErr w:type="spellEnd"/>
            <w:r w:rsidR="00E5313F" w:rsidRPr="00C26A90">
              <w:rPr>
                <w:rFonts w:ascii="Times New Roman" w:hAnsi="Times New Roman"/>
                <w:b/>
                <w:sz w:val="24"/>
                <w:szCs w:val="40"/>
              </w:rPr>
              <w:t xml:space="preserve">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Heading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98810666"/>
      <w:r w:rsidRPr="00C26A90">
        <w:rPr>
          <w:rFonts w:ascii="Times New Roman" w:hAnsi="Times New Roman" w:cs="Times New Roman"/>
          <w:b/>
          <w:bCs w:val="0"/>
        </w:rPr>
        <w:lastRenderedPageBreak/>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heme="minorHAnsi" w:eastAsia="Times New Roman" w:hAnsiTheme="minorHAnsi" w:cs="Times New Roman"/>
          <w:color w:val="auto"/>
          <w:sz w:val="20"/>
          <w:szCs w:val="20"/>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Heading"/>
          </w:pPr>
          <w:r>
            <w:rPr>
              <w:rFonts w:hint="eastAsia"/>
              <w:lang w:val="zh-CN" w:eastAsia="zh-CN"/>
            </w:rPr>
            <w:t>Contents</w:t>
          </w:r>
        </w:p>
        <w:p w14:paraId="3B45FABA" w14:textId="1F4B92EB" w:rsidR="00685A40"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8810666" w:history="1">
            <w:r w:rsidR="00685A40" w:rsidRPr="007813ED">
              <w:rPr>
                <w:rStyle w:val="Hyperlink"/>
                <w:rFonts w:ascii="Times New Roman" w:hAnsi="Times New Roman"/>
                <w:noProof/>
              </w:rPr>
              <w:t>1</w:t>
            </w:r>
            <w:r w:rsidR="00685A40">
              <w:rPr>
                <w:rFonts w:eastAsiaTheme="minorEastAsia" w:cstheme="minorBidi"/>
                <w:b w:val="0"/>
                <w:bCs w:val="0"/>
                <w:caps w:val="0"/>
                <w:noProof/>
                <w:kern w:val="2"/>
                <w:sz w:val="22"/>
                <w:szCs w:val="24"/>
                <w:lang w:val="en-US" w:eastAsia="zh-CN"/>
                <w14:ligatures w14:val="standardContextual"/>
              </w:rPr>
              <w:tab/>
            </w:r>
            <w:r w:rsidR="00685A40" w:rsidRPr="007813ED">
              <w:rPr>
                <w:rStyle w:val="Hyperlink"/>
                <w:rFonts w:ascii="Times New Roman" w:hAnsi="Times New Roman"/>
                <w:noProof/>
              </w:rPr>
              <w:t>Table of Contents</w:t>
            </w:r>
            <w:r w:rsidR="00685A40">
              <w:rPr>
                <w:noProof/>
                <w:webHidden/>
              </w:rPr>
              <w:tab/>
            </w:r>
            <w:r w:rsidR="00685A40">
              <w:rPr>
                <w:noProof/>
                <w:webHidden/>
              </w:rPr>
              <w:fldChar w:fldCharType="begin"/>
            </w:r>
            <w:r w:rsidR="00685A40">
              <w:rPr>
                <w:noProof/>
                <w:webHidden/>
              </w:rPr>
              <w:instrText xml:space="preserve"> PAGEREF _Toc198810666 \h </w:instrText>
            </w:r>
            <w:r w:rsidR="00685A40">
              <w:rPr>
                <w:noProof/>
                <w:webHidden/>
              </w:rPr>
            </w:r>
            <w:r w:rsidR="00685A40">
              <w:rPr>
                <w:noProof/>
                <w:webHidden/>
              </w:rPr>
              <w:fldChar w:fldCharType="separate"/>
            </w:r>
            <w:r w:rsidR="0054245F">
              <w:rPr>
                <w:noProof/>
                <w:webHidden/>
              </w:rPr>
              <w:t>3</w:t>
            </w:r>
            <w:r w:rsidR="00685A40">
              <w:rPr>
                <w:noProof/>
                <w:webHidden/>
              </w:rPr>
              <w:fldChar w:fldCharType="end"/>
            </w:r>
          </w:hyperlink>
        </w:p>
        <w:p w14:paraId="06B08379" w14:textId="6819FBD6"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67" w:history="1">
            <w:r w:rsidRPr="007813ED">
              <w:rPr>
                <w:rStyle w:val="Hyperlink"/>
                <w:rFonts w:ascii="Times New Roman" w:hAnsi="Times New Roman"/>
                <w:noProof/>
              </w:rPr>
              <w:t>2</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_Toc198810667 \h </w:instrText>
            </w:r>
            <w:r>
              <w:rPr>
                <w:noProof/>
                <w:webHidden/>
              </w:rPr>
            </w:r>
            <w:r>
              <w:rPr>
                <w:noProof/>
                <w:webHidden/>
              </w:rPr>
              <w:fldChar w:fldCharType="separate"/>
            </w:r>
            <w:r w:rsidR="0054245F">
              <w:rPr>
                <w:noProof/>
                <w:webHidden/>
              </w:rPr>
              <w:t>5</w:t>
            </w:r>
            <w:r>
              <w:rPr>
                <w:noProof/>
                <w:webHidden/>
              </w:rPr>
              <w:fldChar w:fldCharType="end"/>
            </w:r>
          </w:hyperlink>
        </w:p>
        <w:p w14:paraId="3CB05A87" w14:textId="56088C6B"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68" w:history="1">
            <w:r w:rsidRPr="007813ED">
              <w:rPr>
                <w:rStyle w:val="Hyperlink"/>
                <w:rFonts w:ascii="Times New Roman" w:hAnsi="Times New Roman"/>
                <w:noProof/>
              </w:rPr>
              <w:t>2.1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This Document</w:t>
            </w:r>
            <w:r>
              <w:rPr>
                <w:noProof/>
                <w:webHidden/>
              </w:rPr>
              <w:tab/>
            </w:r>
            <w:r>
              <w:rPr>
                <w:noProof/>
                <w:webHidden/>
              </w:rPr>
              <w:fldChar w:fldCharType="begin"/>
            </w:r>
            <w:r>
              <w:rPr>
                <w:noProof/>
                <w:webHidden/>
              </w:rPr>
              <w:instrText xml:space="preserve"> PAGEREF _Toc198810668 \h </w:instrText>
            </w:r>
            <w:r>
              <w:rPr>
                <w:noProof/>
                <w:webHidden/>
              </w:rPr>
            </w:r>
            <w:r>
              <w:rPr>
                <w:noProof/>
                <w:webHidden/>
              </w:rPr>
              <w:fldChar w:fldCharType="separate"/>
            </w:r>
            <w:r w:rsidR="0054245F">
              <w:rPr>
                <w:noProof/>
                <w:webHidden/>
              </w:rPr>
              <w:t>5</w:t>
            </w:r>
            <w:r>
              <w:rPr>
                <w:noProof/>
                <w:webHidden/>
              </w:rPr>
              <w:fldChar w:fldCharType="end"/>
            </w:r>
          </w:hyperlink>
        </w:p>
        <w:p w14:paraId="548DAEE7" w14:textId="1157BA5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69" w:history="1">
            <w:r w:rsidRPr="007813ED">
              <w:rPr>
                <w:rStyle w:val="Hyperlink"/>
                <w:rFonts w:ascii="Times New Roman" w:hAnsi="Times New Roman"/>
                <w:noProof/>
              </w:rPr>
              <w:t>2.1.1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Document overview</w:t>
            </w:r>
            <w:r>
              <w:rPr>
                <w:noProof/>
                <w:webHidden/>
              </w:rPr>
              <w:tab/>
            </w:r>
            <w:r>
              <w:rPr>
                <w:noProof/>
                <w:webHidden/>
              </w:rPr>
              <w:fldChar w:fldCharType="begin"/>
            </w:r>
            <w:r>
              <w:rPr>
                <w:noProof/>
                <w:webHidden/>
              </w:rPr>
              <w:instrText xml:space="preserve"> PAGEREF _Toc198810669 \h </w:instrText>
            </w:r>
            <w:r>
              <w:rPr>
                <w:noProof/>
                <w:webHidden/>
              </w:rPr>
            </w:r>
            <w:r>
              <w:rPr>
                <w:noProof/>
                <w:webHidden/>
              </w:rPr>
              <w:fldChar w:fldCharType="separate"/>
            </w:r>
            <w:r w:rsidR="0054245F">
              <w:rPr>
                <w:noProof/>
                <w:webHidden/>
              </w:rPr>
              <w:t>5</w:t>
            </w:r>
            <w:r>
              <w:rPr>
                <w:noProof/>
                <w:webHidden/>
              </w:rPr>
              <w:fldChar w:fldCharType="end"/>
            </w:r>
          </w:hyperlink>
        </w:p>
        <w:p w14:paraId="5A7BC728" w14:textId="07D9FCB7"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0" w:history="1">
            <w:r w:rsidRPr="007813ED">
              <w:rPr>
                <w:rStyle w:val="Hyperlink"/>
                <w:rFonts w:ascii="Times New Roman" w:hAnsi="Times New Roman"/>
                <w:noProof/>
              </w:rPr>
              <w:t>2.1.2</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lang w:eastAsia="zh-CN"/>
              </w:rPr>
              <w:t>D</w:t>
            </w:r>
            <w:r w:rsidRPr="007813ED">
              <w:rPr>
                <w:rStyle w:val="Hyperlink"/>
                <w:rFonts w:ascii="Times New Roman" w:hAnsi="Times New Roman"/>
                <w:noProof/>
              </w:rPr>
              <w:t>isclaimer</w:t>
            </w:r>
            <w:r>
              <w:rPr>
                <w:noProof/>
                <w:webHidden/>
              </w:rPr>
              <w:tab/>
            </w:r>
            <w:r>
              <w:rPr>
                <w:noProof/>
                <w:webHidden/>
              </w:rPr>
              <w:fldChar w:fldCharType="begin"/>
            </w:r>
            <w:r>
              <w:rPr>
                <w:noProof/>
                <w:webHidden/>
              </w:rPr>
              <w:instrText xml:space="preserve"> PAGEREF _Toc198810670 \h </w:instrText>
            </w:r>
            <w:r>
              <w:rPr>
                <w:noProof/>
                <w:webHidden/>
              </w:rPr>
            </w:r>
            <w:r>
              <w:rPr>
                <w:noProof/>
                <w:webHidden/>
              </w:rPr>
              <w:fldChar w:fldCharType="separate"/>
            </w:r>
            <w:r w:rsidR="0054245F">
              <w:rPr>
                <w:noProof/>
                <w:webHidden/>
              </w:rPr>
              <w:t>5</w:t>
            </w:r>
            <w:r>
              <w:rPr>
                <w:noProof/>
                <w:webHidden/>
              </w:rPr>
              <w:fldChar w:fldCharType="end"/>
            </w:r>
          </w:hyperlink>
        </w:p>
        <w:p w14:paraId="5994314E" w14:textId="0D5A879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1" w:history="1">
            <w:r w:rsidRPr="007813ED">
              <w:rPr>
                <w:rStyle w:val="Hyperlink"/>
                <w:rFonts w:ascii="Times New Roman" w:hAnsi="Times New Roman"/>
                <w:noProof/>
              </w:rPr>
              <w:t>2.1.3</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Purpose</w:t>
            </w:r>
            <w:r>
              <w:rPr>
                <w:noProof/>
                <w:webHidden/>
              </w:rPr>
              <w:tab/>
            </w:r>
            <w:r>
              <w:rPr>
                <w:noProof/>
                <w:webHidden/>
              </w:rPr>
              <w:fldChar w:fldCharType="begin"/>
            </w:r>
            <w:r>
              <w:rPr>
                <w:noProof/>
                <w:webHidden/>
              </w:rPr>
              <w:instrText xml:space="preserve"> PAGEREF _Toc198810671 \h </w:instrText>
            </w:r>
            <w:r>
              <w:rPr>
                <w:noProof/>
                <w:webHidden/>
              </w:rPr>
            </w:r>
            <w:r>
              <w:rPr>
                <w:noProof/>
                <w:webHidden/>
              </w:rPr>
              <w:fldChar w:fldCharType="separate"/>
            </w:r>
            <w:r w:rsidR="0054245F">
              <w:rPr>
                <w:noProof/>
                <w:webHidden/>
              </w:rPr>
              <w:t>5</w:t>
            </w:r>
            <w:r>
              <w:rPr>
                <w:noProof/>
                <w:webHidden/>
              </w:rPr>
              <w:fldChar w:fldCharType="end"/>
            </w:r>
          </w:hyperlink>
        </w:p>
        <w:p w14:paraId="25346D22" w14:textId="5924B1AC"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2" w:history="1">
            <w:r w:rsidRPr="007813ED">
              <w:rPr>
                <w:rStyle w:val="Hyperlink"/>
                <w:rFonts w:ascii="Times New Roman" w:hAnsi="Times New Roman"/>
                <w:noProof/>
              </w:rPr>
              <w:t>2.1.4</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Scope</w:t>
            </w:r>
            <w:r>
              <w:rPr>
                <w:noProof/>
                <w:webHidden/>
              </w:rPr>
              <w:tab/>
            </w:r>
            <w:r>
              <w:rPr>
                <w:noProof/>
                <w:webHidden/>
              </w:rPr>
              <w:fldChar w:fldCharType="begin"/>
            </w:r>
            <w:r>
              <w:rPr>
                <w:noProof/>
                <w:webHidden/>
              </w:rPr>
              <w:instrText xml:space="preserve"> PAGEREF _Toc198810672 \h </w:instrText>
            </w:r>
            <w:r>
              <w:rPr>
                <w:noProof/>
                <w:webHidden/>
              </w:rPr>
            </w:r>
            <w:r>
              <w:rPr>
                <w:noProof/>
                <w:webHidden/>
              </w:rPr>
              <w:fldChar w:fldCharType="separate"/>
            </w:r>
            <w:r w:rsidR="0054245F">
              <w:rPr>
                <w:noProof/>
                <w:webHidden/>
              </w:rPr>
              <w:t>5</w:t>
            </w:r>
            <w:r>
              <w:rPr>
                <w:noProof/>
                <w:webHidden/>
              </w:rPr>
              <w:fldChar w:fldCharType="end"/>
            </w:r>
          </w:hyperlink>
        </w:p>
        <w:p w14:paraId="674B6520" w14:textId="5699E39E"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3" w:history="1">
            <w:r w:rsidRPr="007813ED">
              <w:rPr>
                <w:rStyle w:val="Hyperlink"/>
                <w:rFonts w:ascii="Times New Roman" w:hAnsi="Times New Roman"/>
                <w:noProof/>
              </w:rPr>
              <w:t>2.2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Synopsis</w:t>
            </w:r>
            <w:r>
              <w:rPr>
                <w:noProof/>
                <w:webHidden/>
              </w:rPr>
              <w:tab/>
            </w:r>
            <w:r>
              <w:rPr>
                <w:noProof/>
                <w:webHidden/>
              </w:rPr>
              <w:fldChar w:fldCharType="begin"/>
            </w:r>
            <w:r>
              <w:rPr>
                <w:noProof/>
                <w:webHidden/>
              </w:rPr>
              <w:instrText xml:space="preserve"> PAGEREF _Toc198810673 \h </w:instrText>
            </w:r>
            <w:r>
              <w:rPr>
                <w:noProof/>
                <w:webHidden/>
              </w:rPr>
            </w:r>
            <w:r>
              <w:rPr>
                <w:noProof/>
                <w:webHidden/>
              </w:rPr>
              <w:fldChar w:fldCharType="separate"/>
            </w:r>
            <w:r w:rsidR="0054245F">
              <w:rPr>
                <w:noProof/>
                <w:webHidden/>
              </w:rPr>
              <w:t>5</w:t>
            </w:r>
            <w:r>
              <w:rPr>
                <w:noProof/>
                <w:webHidden/>
              </w:rPr>
              <w:fldChar w:fldCharType="end"/>
            </w:r>
          </w:hyperlink>
        </w:p>
        <w:p w14:paraId="52736A2B" w14:textId="5D84282C"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4" w:history="1">
            <w:r w:rsidRPr="007813ED">
              <w:rPr>
                <w:rStyle w:val="Hyperlink"/>
                <w:rFonts w:ascii="Times New Roman" w:hAnsi="Times New Roman"/>
                <w:noProof/>
              </w:rPr>
              <w:t>2.3</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Definitions</w:t>
            </w:r>
            <w:r>
              <w:rPr>
                <w:noProof/>
                <w:webHidden/>
              </w:rPr>
              <w:tab/>
            </w:r>
            <w:r>
              <w:rPr>
                <w:noProof/>
                <w:webHidden/>
              </w:rPr>
              <w:fldChar w:fldCharType="begin"/>
            </w:r>
            <w:r>
              <w:rPr>
                <w:noProof/>
                <w:webHidden/>
              </w:rPr>
              <w:instrText xml:space="preserve"> PAGEREF _Toc198810674 \h </w:instrText>
            </w:r>
            <w:r>
              <w:rPr>
                <w:noProof/>
                <w:webHidden/>
              </w:rPr>
            </w:r>
            <w:r>
              <w:rPr>
                <w:noProof/>
                <w:webHidden/>
              </w:rPr>
              <w:fldChar w:fldCharType="separate"/>
            </w:r>
            <w:r w:rsidR="0054245F">
              <w:rPr>
                <w:noProof/>
                <w:webHidden/>
              </w:rPr>
              <w:t>5</w:t>
            </w:r>
            <w:r>
              <w:rPr>
                <w:noProof/>
                <w:webHidden/>
              </w:rPr>
              <w:fldChar w:fldCharType="end"/>
            </w:r>
          </w:hyperlink>
        </w:p>
        <w:p w14:paraId="30BCE2E4" w14:textId="2E19799D"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5" w:history="1">
            <w:r w:rsidRPr="007813ED">
              <w:rPr>
                <w:rStyle w:val="Hyperlink"/>
                <w:rFonts w:ascii="Times New Roman" w:hAnsi="Times New Roman"/>
                <w:noProof/>
              </w:rPr>
              <w:t>2.4</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_Toc198810675 \h </w:instrText>
            </w:r>
            <w:r>
              <w:rPr>
                <w:noProof/>
                <w:webHidden/>
              </w:rPr>
            </w:r>
            <w:r>
              <w:rPr>
                <w:noProof/>
                <w:webHidden/>
              </w:rPr>
              <w:fldChar w:fldCharType="separate"/>
            </w:r>
            <w:r w:rsidR="0054245F">
              <w:rPr>
                <w:noProof/>
                <w:webHidden/>
              </w:rPr>
              <w:t>6</w:t>
            </w:r>
            <w:r>
              <w:rPr>
                <w:noProof/>
                <w:webHidden/>
              </w:rPr>
              <w:fldChar w:fldCharType="end"/>
            </w:r>
          </w:hyperlink>
        </w:p>
        <w:p w14:paraId="5959148D" w14:textId="2322D942"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76" w:history="1">
            <w:r w:rsidRPr="007813ED">
              <w:rPr>
                <w:rStyle w:val="Hyperlink"/>
                <w:rFonts w:ascii="Times New Roman" w:hAnsi="Times New Roman"/>
                <w:noProof/>
              </w:rPr>
              <w:t>3</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Project Brief</w:t>
            </w:r>
            <w:r>
              <w:rPr>
                <w:noProof/>
                <w:webHidden/>
              </w:rPr>
              <w:tab/>
            </w:r>
            <w:r>
              <w:rPr>
                <w:noProof/>
                <w:webHidden/>
              </w:rPr>
              <w:fldChar w:fldCharType="begin"/>
            </w:r>
            <w:r>
              <w:rPr>
                <w:noProof/>
                <w:webHidden/>
              </w:rPr>
              <w:instrText xml:space="preserve"> PAGEREF _Toc198810676 \h </w:instrText>
            </w:r>
            <w:r>
              <w:rPr>
                <w:noProof/>
                <w:webHidden/>
              </w:rPr>
            </w:r>
            <w:r>
              <w:rPr>
                <w:noProof/>
                <w:webHidden/>
              </w:rPr>
              <w:fldChar w:fldCharType="separate"/>
            </w:r>
            <w:r w:rsidR="0054245F">
              <w:rPr>
                <w:noProof/>
                <w:webHidden/>
              </w:rPr>
              <w:t>7</w:t>
            </w:r>
            <w:r>
              <w:rPr>
                <w:noProof/>
                <w:webHidden/>
              </w:rPr>
              <w:fldChar w:fldCharType="end"/>
            </w:r>
          </w:hyperlink>
        </w:p>
        <w:p w14:paraId="49764940" w14:textId="07C987BA"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7" w:history="1">
            <w:r w:rsidRPr="007813ED">
              <w:rPr>
                <w:rStyle w:val="Hyperlink"/>
                <w:rFonts w:ascii="Times New Roman" w:hAnsi="Times New Roman"/>
                <w:noProof/>
              </w:rPr>
              <w:t>3.1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Project Overview</w:t>
            </w:r>
            <w:r>
              <w:rPr>
                <w:noProof/>
                <w:webHidden/>
              </w:rPr>
              <w:tab/>
            </w:r>
            <w:r>
              <w:rPr>
                <w:noProof/>
                <w:webHidden/>
              </w:rPr>
              <w:fldChar w:fldCharType="begin"/>
            </w:r>
            <w:r>
              <w:rPr>
                <w:noProof/>
                <w:webHidden/>
              </w:rPr>
              <w:instrText xml:space="preserve"> PAGEREF _Toc198810677 \h </w:instrText>
            </w:r>
            <w:r>
              <w:rPr>
                <w:noProof/>
                <w:webHidden/>
              </w:rPr>
            </w:r>
            <w:r>
              <w:rPr>
                <w:noProof/>
                <w:webHidden/>
              </w:rPr>
              <w:fldChar w:fldCharType="separate"/>
            </w:r>
            <w:r w:rsidR="0054245F">
              <w:rPr>
                <w:noProof/>
                <w:webHidden/>
              </w:rPr>
              <w:t>7</w:t>
            </w:r>
            <w:r>
              <w:rPr>
                <w:noProof/>
                <w:webHidden/>
              </w:rPr>
              <w:fldChar w:fldCharType="end"/>
            </w:r>
          </w:hyperlink>
        </w:p>
        <w:p w14:paraId="59E508E5" w14:textId="1BB818BA"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8" w:history="1">
            <w:r w:rsidRPr="007813ED">
              <w:rPr>
                <w:rStyle w:val="Hyperlink"/>
                <w:rFonts w:ascii="Times New Roman" w:hAnsi="Times New Roman"/>
                <w:noProof/>
              </w:rPr>
              <w:t>3.1.1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Project detail</w:t>
            </w:r>
            <w:r>
              <w:rPr>
                <w:noProof/>
                <w:webHidden/>
              </w:rPr>
              <w:tab/>
            </w:r>
            <w:r>
              <w:rPr>
                <w:noProof/>
                <w:webHidden/>
              </w:rPr>
              <w:fldChar w:fldCharType="begin"/>
            </w:r>
            <w:r>
              <w:rPr>
                <w:noProof/>
                <w:webHidden/>
              </w:rPr>
              <w:instrText xml:space="preserve"> PAGEREF _Toc198810678 \h </w:instrText>
            </w:r>
            <w:r>
              <w:rPr>
                <w:noProof/>
                <w:webHidden/>
              </w:rPr>
            </w:r>
            <w:r>
              <w:rPr>
                <w:noProof/>
                <w:webHidden/>
              </w:rPr>
              <w:fldChar w:fldCharType="separate"/>
            </w:r>
            <w:r w:rsidR="0054245F">
              <w:rPr>
                <w:noProof/>
                <w:webHidden/>
              </w:rPr>
              <w:t>7</w:t>
            </w:r>
            <w:r>
              <w:rPr>
                <w:noProof/>
                <w:webHidden/>
              </w:rPr>
              <w:fldChar w:fldCharType="end"/>
            </w:r>
          </w:hyperlink>
        </w:p>
        <w:p w14:paraId="42932191" w14:textId="14E39165"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9" w:history="1">
            <w:r w:rsidRPr="007813ED">
              <w:rPr>
                <w:rStyle w:val="Hyperlink"/>
                <w:rFonts w:ascii="Times New Roman" w:hAnsi="Times New Roman"/>
                <w:noProof/>
              </w:rPr>
              <w:t>3.2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Functional Requirements</w:t>
            </w:r>
            <w:r>
              <w:rPr>
                <w:noProof/>
                <w:webHidden/>
              </w:rPr>
              <w:tab/>
            </w:r>
            <w:r>
              <w:rPr>
                <w:noProof/>
                <w:webHidden/>
              </w:rPr>
              <w:fldChar w:fldCharType="begin"/>
            </w:r>
            <w:r>
              <w:rPr>
                <w:noProof/>
                <w:webHidden/>
              </w:rPr>
              <w:instrText xml:space="preserve"> PAGEREF _Toc198810679 \h </w:instrText>
            </w:r>
            <w:r>
              <w:rPr>
                <w:noProof/>
                <w:webHidden/>
              </w:rPr>
            </w:r>
            <w:r>
              <w:rPr>
                <w:noProof/>
                <w:webHidden/>
              </w:rPr>
              <w:fldChar w:fldCharType="separate"/>
            </w:r>
            <w:r w:rsidR="0054245F">
              <w:rPr>
                <w:noProof/>
                <w:webHidden/>
              </w:rPr>
              <w:t>7</w:t>
            </w:r>
            <w:r>
              <w:rPr>
                <w:noProof/>
                <w:webHidden/>
              </w:rPr>
              <w:fldChar w:fldCharType="end"/>
            </w:r>
          </w:hyperlink>
        </w:p>
        <w:p w14:paraId="217B927E" w14:textId="2F855096"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80" w:history="1">
            <w:r w:rsidRPr="007813ED">
              <w:rPr>
                <w:rStyle w:val="Hyperlink"/>
                <w:noProof/>
              </w:rPr>
              <w:t>3.2.1</w:t>
            </w:r>
            <w:r>
              <w:rPr>
                <w:rFonts w:eastAsiaTheme="minorEastAsia" w:cstheme="minorBidi"/>
                <w:i w:val="0"/>
                <w:iCs w:val="0"/>
                <w:noProof/>
                <w:kern w:val="2"/>
                <w:sz w:val="22"/>
                <w:szCs w:val="24"/>
                <w:lang w:val="en-US" w:eastAsia="zh-CN"/>
                <w14:ligatures w14:val="standardContextual"/>
              </w:rPr>
              <w:tab/>
            </w:r>
            <w:r w:rsidRPr="007813ED">
              <w:rPr>
                <w:rStyle w:val="Hyperlink"/>
                <w:noProof/>
              </w:rPr>
              <w:t>Sample Management</w:t>
            </w:r>
            <w:r>
              <w:rPr>
                <w:noProof/>
                <w:webHidden/>
              </w:rPr>
              <w:tab/>
            </w:r>
            <w:r>
              <w:rPr>
                <w:noProof/>
                <w:webHidden/>
              </w:rPr>
              <w:fldChar w:fldCharType="begin"/>
            </w:r>
            <w:r>
              <w:rPr>
                <w:noProof/>
                <w:webHidden/>
              </w:rPr>
              <w:instrText xml:space="preserve"> PAGEREF _Toc198810680 \h </w:instrText>
            </w:r>
            <w:r>
              <w:rPr>
                <w:noProof/>
                <w:webHidden/>
              </w:rPr>
            </w:r>
            <w:r>
              <w:rPr>
                <w:noProof/>
                <w:webHidden/>
              </w:rPr>
              <w:fldChar w:fldCharType="separate"/>
            </w:r>
            <w:r w:rsidR="0054245F">
              <w:rPr>
                <w:noProof/>
                <w:webHidden/>
              </w:rPr>
              <w:t>7</w:t>
            </w:r>
            <w:r>
              <w:rPr>
                <w:noProof/>
                <w:webHidden/>
              </w:rPr>
              <w:fldChar w:fldCharType="end"/>
            </w:r>
          </w:hyperlink>
        </w:p>
        <w:p w14:paraId="0516A454" w14:textId="1CAFA4F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4561B7"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lastRenderedPageBreak/>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proofErr w:type="spellStart"/>
            <w:r>
              <w:rPr>
                <w:rFonts w:ascii="Times New Roman" w:eastAsiaTheme="minorEastAsia" w:hAnsi="Times New Roman" w:hint="eastAsia"/>
                <w:sz w:val="24"/>
                <w:szCs w:val="32"/>
                <w:lang w:val="en-US" w:eastAsia="zh-CN"/>
              </w:rPr>
              <w:t>Zhenjuan.Zhang</w:t>
            </w:r>
            <w:proofErr w:type="spellEnd"/>
          </w:p>
        </w:tc>
        <w:tc>
          <w:tcPr>
            <w:tcW w:w="2194" w:type="dxa"/>
          </w:tcPr>
          <w:p w14:paraId="34004F05" w14:textId="6045A4D8" w:rsidR="00BD4138" w:rsidRPr="00BA743C" w:rsidRDefault="00BD4138" w:rsidP="00FA5B26">
            <w:pPr>
              <w:jc w:val="both"/>
              <w:rPr>
                <w:rFonts w:ascii="Times New Roman" w:eastAsiaTheme="minorEastAsia" w:hAnsi="Times New Roman"/>
                <w:sz w:val="24"/>
                <w:szCs w:val="32"/>
                <w:lang w:val="en-US" w:eastAsia="zh-CN"/>
              </w:rPr>
            </w:pP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Heading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98810667"/>
      <w:r w:rsidRPr="00C26A90">
        <w:rPr>
          <w:rFonts w:ascii="Times New Roman" w:hAnsi="Times New Roman" w:cs="Times New Roman"/>
          <w:b/>
          <w:bCs w:val="0"/>
          <w:sz w:val="36"/>
          <w:szCs w:val="36"/>
        </w:rPr>
        <w:lastRenderedPageBreak/>
        <w:t>Introduction</w:t>
      </w:r>
      <w:bookmarkEnd w:id="9"/>
      <w:bookmarkEnd w:id="10"/>
      <w:bookmarkEnd w:id="11"/>
      <w:bookmarkEnd w:id="12"/>
      <w:bookmarkEnd w:id="13"/>
    </w:p>
    <w:p w14:paraId="234696E2" w14:textId="39B58294" w:rsidR="00BD4138" w:rsidRPr="00C26A90" w:rsidRDefault="00BD4138" w:rsidP="00FA5B26">
      <w:pPr>
        <w:pStyle w:val="Heading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98810668"/>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Heading3"/>
        <w:jc w:val="both"/>
        <w:rPr>
          <w:rFonts w:ascii="Times New Roman" w:hAnsi="Times New Roman" w:cs="Times New Roman"/>
          <w:sz w:val="28"/>
          <w:szCs w:val="32"/>
        </w:rPr>
      </w:pPr>
      <w:bookmarkStart w:id="19" w:name="_Ref90788390"/>
      <w:bookmarkStart w:id="20" w:name="_Toc624247946"/>
      <w:bookmarkStart w:id="21" w:name="_Toc135839032"/>
      <w:bookmarkStart w:id="22" w:name="_Toc198810669"/>
      <w:r w:rsidRPr="00C26A90">
        <w:rPr>
          <w:rFonts w:ascii="Times New Roman" w:hAnsi="Times New Roman" w:cs="Times New Roman"/>
          <w:sz w:val="28"/>
          <w:szCs w:val="32"/>
        </w:rPr>
        <w:t>Document overview</w:t>
      </w:r>
      <w:bookmarkEnd w:id="19"/>
      <w:bookmarkEnd w:id="20"/>
      <w:bookmarkEnd w:id="21"/>
      <w:bookmarkEnd w:id="2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proofErr w:type="spellStart"/>
      <w:r w:rsidR="000A0F30">
        <w:rPr>
          <w:rFonts w:ascii="Times New Roman" w:eastAsiaTheme="minorEastAsia" w:hAnsi="Times New Roman" w:hint="eastAsia"/>
          <w:sz w:val="24"/>
          <w:lang w:eastAsia="zh-CN"/>
        </w:rPr>
        <w:t>QCLad</w:t>
      </w:r>
      <w:proofErr w:type="spellEnd"/>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Heading3"/>
        <w:tabs>
          <w:tab w:val="num" w:pos="2160"/>
        </w:tabs>
        <w:jc w:val="both"/>
        <w:rPr>
          <w:rFonts w:ascii="Times New Roman" w:hAnsi="Times New Roman" w:cs="Times New Roman"/>
          <w:sz w:val="28"/>
          <w:szCs w:val="32"/>
        </w:rPr>
      </w:pPr>
      <w:bookmarkStart w:id="23" w:name="_Toc198810670"/>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宋体" w:eastAsia="宋体" w:hAnsi="宋体" w:cs="宋体" w:hint="eastAsia"/>
          <w:sz w:val="24"/>
          <w:szCs w:val="32"/>
          <w:lang w:eastAsia="zh-CN"/>
        </w:rPr>
        <w:t>.</w:t>
      </w:r>
    </w:p>
    <w:p w14:paraId="39EC13BE" w14:textId="5B0D675E" w:rsidR="00BD4138" w:rsidRPr="00C26A90" w:rsidRDefault="00BD4138" w:rsidP="00FA5B26">
      <w:pPr>
        <w:pStyle w:val="Heading3"/>
        <w:jc w:val="both"/>
        <w:rPr>
          <w:rFonts w:ascii="Times New Roman" w:hAnsi="Times New Roman" w:cs="Times New Roman"/>
          <w:sz w:val="28"/>
          <w:szCs w:val="32"/>
        </w:rPr>
      </w:pPr>
      <w:bookmarkStart w:id="24" w:name="_Toc1284859256"/>
      <w:bookmarkStart w:id="25" w:name="_Toc135839033"/>
      <w:bookmarkStart w:id="26" w:name="_Toc198810671"/>
      <w:r w:rsidRPr="00C26A90">
        <w:rPr>
          <w:rFonts w:ascii="Times New Roman" w:hAnsi="Times New Roman" w:cs="Times New Roman"/>
          <w:sz w:val="28"/>
          <w:szCs w:val="32"/>
        </w:rPr>
        <w:t>Purpose</w:t>
      </w:r>
      <w:bookmarkEnd w:id="24"/>
      <w:bookmarkEnd w:id="25"/>
      <w:bookmarkEnd w:id="2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w:t>
      </w:r>
      <w:proofErr w:type="spellStart"/>
      <w:r w:rsidRPr="007121AB">
        <w:rPr>
          <w:rFonts w:ascii="Times New Roman" w:eastAsiaTheme="minorEastAsia" w:hAnsi="Times New Roman"/>
          <w:sz w:val="24"/>
          <w:szCs w:val="32"/>
          <w:lang w:eastAsia="zh-CN"/>
        </w:rPr>
        <w:t>SampleManager</w:t>
      </w:r>
      <w:proofErr w:type="spellEnd"/>
      <w:r w:rsidRPr="007121AB">
        <w:rPr>
          <w:rFonts w:ascii="Times New Roman" w:eastAsiaTheme="minorEastAsia" w:hAnsi="Times New Roman"/>
          <w:sz w:val="24"/>
          <w:szCs w:val="32"/>
          <w:lang w:eastAsia="zh-CN"/>
        </w:rPr>
        <w:t xml:space="preserve">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Heading3"/>
        <w:jc w:val="both"/>
        <w:rPr>
          <w:rFonts w:ascii="Times New Roman" w:hAnsi="Times New Roman" w:cs="Times New Roman"/>
          <w:sz w:val="28"/>
          <w:szCs w:val="32"/>
        </w:rPr>
      </w:pPr>
      <w:bookmarkStart w:id="27" w:name="_Toc706268524"/>
      <w:bookmarkStart w:id="28" w:name="_Toc135839034"/>
      <w:bookmarkStart w:id="29" w:name="_Toc198810672"/>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3C9F8256"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Heading2"/>
        <w:jc w:val="both"/>
        <w:rPr>
          <w:rFonts w:ascii="Times New Roman" w:hAnsi="Times New Roman" w:cs="Times New Roman"/>
          <w:sz w:val="32"/>
          <w:szCs w:val="36"/>
        </w:rPr>
      </w:pPr>
      <w:bookmarkStart w:id="30" w:name="_Toc517274615"/>
      <w:bookmarkStart w:id="31" w:name="_Toc1571401131"/>
      <w:bookmarkStart w:id="32" w:name="_Toc135839035"/>
      <w:bookmarkStart w:id="33" w:name="_Toc198810673"/>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proofErr w:type="spellStart"/>
      <w:r w:rsidR="000A0F30">
        <w:rPr>
          <w:rFonts w:ascii="Times New Roman" w:eastAsiaTheme="minorEastAsia" w:hAnsi="Times New Roman" w:hint="eastAsia"/>
          <w:sz w:val="24"/>
          <w:lang w:eastAsia="zh-CN"/>
        </w:rPr>
        <w:t>QCLad</w:t>
      </w:r>
      <w:proofErr w:type="spellEnd"/>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proofErr w:type="gramStart"/>
      <w:r w:rsidRPr="00B96C54">
        <w:rPr>
          <w:rFonts w:ascii="Times New Roman" w:eastAsiaTheme="minorEastAsia" w:hAnsi="Times New Roman"/>
          <w:sz w:val="24"/>
          <w:lang w:eastAsia="zh-CN"/>
        </w:rPr>
        <w:t>.</w:t>
      </w:r>
      <w:r w:rsidR="00A3439B" w:rsidRPr="00A3439B">
        <w:rPr>
          <w:rFonts w:ascii="Times New Roman" w:eastAsiaTheme="minorEastAsia" w:hAnsi="Times New Roman"/>
          <w:sz w:val="24"/>
          <w:lang w:eastAsia="zh-CN"/>
        </w:rPr>
        <w:t>;</w:t>
      </w:r>
      <w:proofErr w:type="gramEnd"/>
    </w:p>
    <w:p w14:paraId="32E1BFAF" w14:textId="650F2A0F" w:rsidR="00BD4138" w:rsidRPr="00C26A90" w:rsidRDefault="00BD4138" w:rsidP="00FA5B26">
      <w:pPr>
        <w:pStyle w:val="Heading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98810674"/>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lastRenderedPageBreak/>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proofErr w:type="spellStart"/>
            <w:r w:rsidRPr="00C26A90">
              <w:rPr>
                <w:rFonts w:ascii="Times New Roman" w:hAnsi="Times New Roman"/>
                <w:sz w:val="24"/>
              </w:rPr>
              <w:t>SampleManager</w:t>
            </w:r>
            <w:proofErr w:type="spellEnd"/>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Heading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98810675"/>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Heading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98810676"/>
      <w:bookmarkEnd w:id="47"/>
      <w:r w:rsidRPr="00C26A90">
        <w:rPr>
          <w:rFonts w:ascii="Times New Roman" w:hAnsi="Times New Roman" w:cs="Times New Roman"/>
        </w:rPr>
        <w:lastRenderedPageBreak/>
        <w:t>Project Brief</w:t>
      </w:r>
      <w:bookmarkEnd w:id="48"/>
      <w:bookmarkEnd w:id="49"/>
      <w:bookmarkEnd w:id="50"/>
      <w:bookmarkEnd w:id="51"/>
      <w:bookmarkEnd w:id="52"/>
    </w:p>
    <w:p w14:paraId="0BC9FAE4" w14:textId="563540CA" w:rsidR="00BD4138" w:rsidRPr="00C26A90" w:rsidRDefault="00BD4138" w:rsidP="00FA5B26">
      <w:pPr>
        <w:pStyle w:val="Heading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98810677"/>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Heading3"/>
        <w:jc w:val="both"/>
        <w:rPr>
          <w:rFonts w:ascii="Times New Roman" w:hAnsi="Times New Roman" w:cs="Times New Roman"/>
          <w:sz w:val="28"/>
          <w:szCs w:val="32"/>
        </w:rPr>
      </w:pPr>
      <w:bookmarkStart w:id="58" w:name="_Ref263317759"/>
      <w:bookmarkStart w:id="59" w:name="_Toc1427305024"/>
      <w:bookmarkStart w:id="60" w:name="_Toc135839040"/>
      <w:bookmarkStart w:id="61" w:name="_Toc198810678"/>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w:t>
      </w:r>
      <w:proofErr w:type="spellStart"/>
      <w:r w:rsidRPr="00CA6BF5">
        <w:rPr>
          <w:rFonts w:ascii="Times New Roman" w:eastAsiaTheme="minorEastAsia" w:hAnsi="Times New Roman"/>
          <w:sz w:val="24"/>
          <w:szCs w:val="32"/>
          <w:lang w:eastAsia="zh-CN"/>
        </w:rPr>
        <w:t>SampleManager</w:t>
      </w:r>
      <w:proofErr w:type="spellEnd"/>
      <w:r w:rsidRPr="00CA6BF5">
        <w:rPr>
          <w:rFonts w:ascii="Times New Roman" w:eastAsiaTheme="minorEastAsia" w:hAnsi="Times New Roman"/>
          <w:sz w:val="24"/>
          <w:szCs w:val="32"/>
          <w:lang w:eastAsia="zh-CN"/>
        </w:rPr>
        <w:t xml:space="preserve"> </w:t>
      </w:r>
      <w:proofErr w:type="spellStart"/>
      <w:r>
        <w:rPr>
          <w:rFonts w:ascii="Times New Roman" w:eastAsiaTheme="minorEastAsia" w:hAnsi="Times New Roman" w:hint="eastAsia"/>
          <w:sz w:val="24"/>
          <w:szCs w:val="32"/>
          <w:lang w:eastAsia="zh-CN"/>
        </w:rPr>
        <w:t>QCLad</w:t>
      </w:r>
      <w:proofErr w:type="spellEnd"/>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Heading2"/>
        <w:jc w:val="both"/>
        <w:rPr>
          <w:rFonts w:ascii="Times New Roman" w:hAnsi="Times New Roman" w:cs="Times New Roman"/>
          <w:sz w:val="32"/>
          <w:szCs w:val="36"/>
        </w:rPr>
      </w:pPr>
      <w:bookmarkStart w:id="62" w:name="_Toc275261461"/>
      <w:bookmarkStart w:id="63" w:name="_Toc135839041"/>
      <w:bookmarkStart w:id="64" w:name="_Toc198810679"/>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Heading3"/>
        <w:rPr>
          <w:i w:val="0"/>
          <w:iCs/>
        </w:rPr>
      </w:pPr>
      <w:bookmarkStart w:id="65" w:name="_Toc198810680"/>
      <w:bookmarkStart w:id="66" w:name="_Toc720583739"/>
      <w:bookmarkStart w:id="67" w:name="_Toc135839042"/>
      <w:r w:rsidRPr="00237242">
        <w:rPr>
          <w:i w:val="0"/>
          <w:iCs/>
        </w:rPr>
        <w:t>Sample Management</w:t>
      </w:r>
      <w:bookmarkEnd w:id="65"/>
    </w:p>
    <w:p w14:paraId="3A6B5C4C" w14:textId="0B18CA0F" w:rsidR="00237242" w:rsidRDefault="008018BC" w:rsidP="00237242">
      <w:pPr>
        <w:pStyle w:val="Heading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Heading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Heading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TableGrid"/>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微软雅黑" w:eastAsia="微软雅黑" w:hAnsi="微软雅黑" w:cs="Calibri" w:hint="eastAsia"/>
                <w:sz w:val="22"/>
                <w:szCs w:val="22"/>
                <w:lang w:bidi="ar-SA"/>
              </w:rPr>
              <w:t xml:space="preserve"> </w:t>
            </w:r>
            <w:r w:rsidR="00E26AE3" w:rsidRPr="00E26AE3">
              <w:rPr>
                <w:rFonts w:ascii="宋体" w:eastAsia="宋体" w:hAnsi="宋体" w:cs="宋体" w:hint="eastAsia"/>
              </w:rPr>
              <w:t>（</w:t>
            </w:r>
            <w:r w:rsidR="00E26AE3" w:rsidRPr="00E26AE3">
              <w:rPr>
                <w:rFonts w:hint="eastAsia"/>
              </w:rPr>
              <w:t>Standard RM</w:t>
            </w:r>
            <w:r w:rsidR="00E26AE3" w:rsidRPr="00E26AE3">
              <w:rPr>
                <w:rFonts w:ascii="宋体" w:eastAsia="宋体" w:hAnsi="宋体" w:cs="宋体"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 xml:space="preserve">System shall be able to manage Standard in process testing for </w:t>
            </w:r>
            <w:proofErr w:type="spellStart"/>
            <w:r w:rsidRPr="00F43580">
              <w:t>semi finished</w:t>
            </w:r>
            <w:proofErr w:type="spellEnd"/>
            <w:r w:rsidRPr="00F43580">
              <w:t xml:space="preserve"> and finished goods workflow.</w:t>
            </w:r>
            <w:r w:rsidR="009D39C4" w:rsidRPr="009D39C4">
              <w:rPr>
                <w:rFonts w:ascii="微软雅黑" w:eastAsia="微软雅黑" w:hAnsi="微软雅黑" w:cs="Calibri" w:hint="eastAsia"/>
                <w:sz w:val="22"/>
                <w:szCs w:val="22"/>
                <w:lang w:bidi="ar-SA"/>
              </w:rPr>
              <w:t xml:space="preserve"> </w:t>
            </w:r>
            <w:r w:rsidR="009D39C4" w:rsidRPr="009D39C4">
              <w:rPr>
                <w:rFonts w:ascii="宋体" w:eastAsia="宋体" w:hAnsi="宋体" w:cs="宋体"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Heading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lastRenderedPageBreak/>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Heading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Heading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Heading5"/>
        <w:rPr>
          <w:rFonts w:eastAsiaTheme="minorEastAsia"/>
          <w:lang w:eastAsia="zh-CN"/>
        </w:rPr>
      </w:pPr>
      <w:r>
        <w:t>Function</w:t>
      </w:r>
      <w:r w:rsidR="00237242">
        <w:t xml:space="preserve"> Design</w:t>
      </w:r>
    </w:p>
    <w:p w14:paraId="32992E06" w14:textId="53868B7C" w:rsidR="00617D88" w:rsidRPr="00B93C1A" w:rsidRDefault="00617D88" w:rsidP="00617D88">
      <w:pPr>
        <w:pStyle w:val="Heading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ins w:id="68" w:author="Gu, Cheng" w:date="2025-05-22T16:37:00Z" w16du:dateUtc="2025-05-22T08:37:00Z"/>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1F2D4986" w14:textId="77777777" w:rsidR="005B4A64" w:rsidRPr="005D0DC5" w:rsidRDefault="005B4A64" w:rsidP="005B4A64">
      <w:pPr>
        <w:jc w:val="both"/>
        <w:rPr>
          <w:ins w:id="69" w:author="Gu, Cheng" w:date="2025-05-22T16:37:00Z" w16du:dateUtc="2025-05-22T08:37:00Z"/>
          <w:rFonts w:ascii="Times New Roman" w:eastAsiaTheme="minorEastAsia" w:hAnsi="Times New Roman"/>
          <w:bCs/>
          <w:sz w:val="24"/>
          <w:lang w:eastAsia="zh-CN"/>
        </w:rPr>
      </w:pPr>
      <w:commentRangeStart w:id="70"/>
      <w:ins w:id="71" w:author="Gu, Cheng" w:date="2025-05-22T16:37:00Z" w16du:dateUtc="2025-05-22T08:37:00Z">
        <w:r w:rsidRPr="005D0DC5">
          <w:rPr>
            <w:rFonts w:ascii="Times New Roman" w:eastAsiaTheme="minorEastAsia" w:hAnsi="Times New Roman"/>
            <w:bCs/>
            <w:sz w:val="24"/>
            <w:lang w:eastAsia="zh-CN"/>
          </w:rPr>
          <w:lastRenderedPageBreak/>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IQC-TRUCK.</w:t>
        </w:r>
      </w:ins>
      <w:commentRangeEnd w:id="70"/>
      <w:r w:rsidR="00DE3B4B">
        <w:rPr>
          <w:rStyle w:val="CommentReference"/>
        </w:rPr>
        <w:commentReference w:id="70"/>
      </w:r>
    </w:p>
    <w:p w14:paraId="519F1BC6" w14:textId="77777777" w:rsidR="005B4A64" w:rsidRPr="005B4A64" w:rsidRDefault="005B4A64" w:rsidP="00D03CE3">
      <w:pPr>
        <w:ind w:firstLine="720"/>
        <w:jc w:val="both"/>
        <w:rPr>
          <w:rFonts w:ascii="Times New Roman" w:eastAsiaTheme="minorEastAsia" w:hAnsi="Times New Roman"/>
          <w:sz w:val="24"/>
          <w:lang w:eastAsia="zh-CN"/>
        </w:rPr>
      </w:pP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6"/>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6EB78FC0"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4507EE18" w:rsidR="006B7437" w:rsidRDefault="0043508F" w:rsidP="00A019AD">
      <w:pPr>
        <w:jc w:val="both"/>
        <w:rPr>
          <w:ins w:id="72" w:author="Gu, Cheng" w:date="2025-05-22T12:54:00Z" w16du:dateUtc="2025-05-22T04:54:00Z"/>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 xml:space="preserve">navigating to: Public </w:t>
      </w:r>
      <w:proofErr w:type="gramStart"/>
      <w:r w:rsidR="00714FC8">
        <w:rPr>
          <w:rFonts w:ascii="Times New Roman" w:eastAsiaTheme="minorEastAsia" w:hAnsi="Times New Roman"/>
          <w:bCs/>
          <w:sz w:val="24"/>
          <w:lang w:val="en-US" w:eastAsia="zh-CN"/>
        </w:rPr>
        <w:t>folders</w:t>
      </w:r>
      <w:proofErr w:type="gramEnd"/>
      <w:r w:rsidR="00714FC8">
        <w:rPr>
          <w:rFonts w:ascii="Times New Roman" w:eastAsiaTheme="minorEastAsia" w:hAnsi="Times New Roman"/>
          <w:bCs/>
          <w:sz w:val="24"/>
          <w:lang w:val="en-US" w:eastAsia="zh-CN"/>
        </w:rPr>
        <w:t>-Sample Management-Create Sample</w:t>
      </w:r>
      <w:r w:rsidR="00A54538">
        <w:rPr>
          <w:rFonts w:ascii="Times New Roman" w:eastAsiaTheme="minorEastAsia" w:hAnsi="Times New Roman"/>
          <w:bCs/>
          <w:sz w:val="24"/>
          <w:lang w:val="en-US" w:eastAsia="zh-CN"/>
        </w:rPr>
        <w:t>.</w:t>
      </w:r>
    </w:p>
    <w:p w14:paraId="027016AF" w14:textId="2A563F9E" w:rsidR="00903178" w:rsidRDefault="00903178" w:rsidP="00903178">
      <w:pPr>
        <w:jc w:val="both"/>
        <w:rPr>
          <w:ins w:id="73" w:author="Gu, Cheng" w:date="2025-05-23T11:21:00Z" w16du:dateUtc="2025-05-23T03:21:00Z"/>
          <w:rFonts w:ascii="Times New Roman" w:eastAsiaTheme="minorEastAsia" w:hAnsi="Times New Roman"/>
          <w:bCs/>
          <w:sz w:val="24"/>
          <w:lang w:val="en-US" w:eastAsia="zh-CN"/>
        </w:rPr>
      </w:pPr>
      <w:ins w:id="74" w:author="Gu, Cheng" w:date="2025-05-22T12:54:00Z" w16du:dateUtc="2025-05-22T04:54:00Z">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ins>
    </w:p>
    <w:p w14:paraId="419C6508" w14:textId="44BDA9D8" w:rsidR="00717D1B" w:rsidRDefault="00717D1B" w:rsidP="00903178">
      <w:pPr>
        <w:jc w:val="both"/>
        <w:rPr>
          <w:ins w:id="75" w:author="Gu, Cheng" w:date="2025-05-22T12:54:00Z" w16du:dateUtc="2025-05-22T04:54:00Z"/>
          <w:rFonts w:ascii="Times New Roman" w:eastAsiaTheme="minorEastAsia" w:hAnsi="Times New Roman"/>
          <w:bCs/>
          <w:sz w:val="24"/>
          <w:lang w:val="en-US" w:eastAsia="zh-CN"/>
        </w:rPr>
      </w:pPr>
      <w:ins w:id="76" w:author="Gu, Cheng" w:date="2025-05-23T11:21:00Z">
        <w:r w:rsidRPr="00717D1B">
          <w:rPr>
            <w:rFonts w:ascii="Times New Roman" w:eastAsiaTheme="minorEastAsia" w:hAnsi="Times New Roman"/>
            <w:bCs/>
            <w:sz w:val="24"/>
            <w:lang w:eastAsia="zh-CN"/>
          </w:rPr>
          <w:t>For truck material, creates the sample id by adding the entries.</w:t>
        </w:r>
      </w:ins>
    </w:p>
    <w:p w14:paraId="341BBD8E" w14:textId="77777777" w:rsidR="00903178" w:rsidRDefault="00903178" w:rsidP="00A019AD">
      <w:pPr>
        <w:jc w:val="both"/>
        <w:rPr>
          <w:rFonts w:ascii="Times New Roman" w:eastAsiaTheme="minorEastAsia" w:hAnsi="Times New Roman"/>
          <w:bCs/>
          <w:sz w:val="24"/>
          <w:lang w:val="en-US" w:eastAsia="zh-CN"/>
        </w:rPr>
      </w:pP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lastRenderedPageBreak/>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TableGrid"/>
        <w:tblW w:w="9350" w:type="dxa"/>
        <w:tblLook w:val="04A0" w:firstRow="1" w:lastRow="0" w:firstColumn="1" w:lastColumn="0" w:noHBand="0" w:noVBand="1"/>
      </w:tblPr>
      <w:tblGrid>
        <w:gridCol w:w="653"/>
        <w:gridCol w:w="1772"/>
        <w:gridCol w:w="1558"/>
        <w:gridCol w:w="2004"/>
        <w:gridCol w:w="3363"/>
      </w:tblGrid>
      <w:tr w:rsidR="00A019AD" w14:paraId="4A7657AE" w14:textId="77777777" w:rsidTr="41EC023C">
        <w:tc>
          <w:tcPr>
            <w:tcW w:w="656" w:type="dxa"/>
            <w:shd w:val="clear" w:color="auto" w:fill="9CC2E5" w:themeFill="accent5" w:themeFillTint="99"/>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hemeFill="accent5" w:themeFillTint="99"/>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hemeFill="accent5" w:themeFillTint="99"/>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hemeFill="accent5" w:themeFillTint="99"/>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hemeFill="accent5" w:themeFillTint="99"/>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41EC023C">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692731BA" w:rsidP="41EC023C">
            <w:pPr>
              <w:jc w:val="both"/>
              <w:rPr>
                <w:rFonts w:ascii="Times New Roman" w:eastAsiaTheme="minorEastAsia" w:hAnsi="Times New Roman"/>
                <w:sz w:val="24"/>
                <w:lang w:eastAsia="zh-CN"/>
              </w:rPr>
            </w:pPr>
            <w:commentRangeStart w:id="77"/>
            <w:commentRangeStart w:id="78"/>
            <w:r w:rsidRPr="41EC023C">
              <w:rPr>
                <w:rFonts w:ascii="Times New Roman" w:eastAsiaTheme="minorEastAsia" w:hAnsi="Times New Roman"/>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1C2FAD3"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Mandatory</w:t>
            </w:r>
            <w:commentRangeEnd w:id="77"/>
            <w:r w:rsidR="00A019AD">
              <w:rPr>
                <w:rStyle w:val="CommentReference"/>
              </w:rPr>
              <w:commentReference w:id="77"/>
            </w:r>
            <w:commentRangeEnd w:id="78"/>
            <w:r>
              <w:rPr>
                <w:rStyle w:val="CommentReference"/>
              </w:rPr>
              <w:commentReference w:id="78"/>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41EC023C">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41EC023C">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41EC023C">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B997C48" w:rsidR="009E1E5C" w:rsidRDefault="684D5C5A" w:rsidP="41EC023C">
            <w:pPr>
              <w:jc w:val="both"/>
            </w:pPr>
            <w:r w:rsidRPr="41EC023C">
              <w:rPr>
                <w:rFonts w:ascii="Times New Roman" w:eastAsiaTheme="minorEastAsia" w:hAnsi="Times New Roman"/>
                <w:sz w:val="24"/>
                <w:lang w:eastAsia="zh-CN"/>
              </w:rPr>
              <w:t>Optional</w:t>
            </w:r>
          </w:p>
        </w:tc>
        <w:tc>
          <w:tcPr>
            <w:tcW w:w="3427" w:type="dxa"/>
          </w:tcPr>
          <w:p w14:paraId="2CAD4A4E" w14:textId="0A2C0A64" w:rsidR="009E1E5C" w:rsidRDefault="684D5C5A" w:rsidP="41EC023C">
            <w:pPr>
              <w:jc w:val="both"/>
            </w:pPr>
            <w:r w:rsidRPr="41EC023C">
              <w:rPr>
                <w:rFonts w:ascii="Times New Roman" w:eastAsiaTheme="minorEastAsia" w:hAnsi="Times New Roman"/>
                <w:sz w:val="24"/>
                <w:lang w:eastAsia="zh-CN"/>
              </w:rPr>
              <w:t>Fetch from MLP</w:t>
            </w:r>
          </w:p>
        </w:tc>
      </w:tr>
      <w:tr w:rsidR="009E1E5C" w14:paraId="7EFC67B1" w14:textId="77777777" w:rsidTr="41EC023C">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41EC023C">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41EC023C">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41EC023C">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9E1E5C" w14:paraId="77755142" w14:textId="77777777" w:rsidTr="41EC023C">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rsidTr="41EC023C">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rsidTr="41EC023C">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rsidTr="41EC023C">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lastRenderedPageBreak/>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6115F0B1" w:rsidP="41EC023C">
      <w:pPr>
        <w:jc w:val="both"/>
        <w:rPr>
          <w:rFonts w:ascii="Times New Roman" w:eastAsiaTheme="minorEastAsia" w:hAnsi="Times New Roman"/>
          <w:b/>
          <w:bCs/>
          <w:i/>
          <w:iCs/>
          <w:color w:val="4472C4" w:themeColor="accent1"/>
          <w:sz w:val="24"/>
          <w:lang w:eastAsia="zh-CN"/>
        </w:rPr>
      </w:pPr>
      <w:commentRangeStart w:id="79"/>
      <w:commentRangeStart w:id="80"/>
      <w:r w:rsidRPr="41EC023C">
        <w:rPr>
          <w:rFonts w:ascii="Times New Roman" w:eastAsiaTheme="minorEastAsia" w:hAnsi="Times New Roman"/>
          <w:b/>
          <w:bCs/>
          <w:i/>
          <w:iCs/>
          <w:color w:val="4472C4" w:themeColor="accent1"/>
          <w:sz w:val="24"/>
          <w:lang w:eastAsia="zh-CN"/>
        </w:rPr>
        <w:t>Sample Authorize:</w:t>
      </w:r>
      <w:commentRangeEnd w:id="79"/>
      <w:r w:rsidR="00246A3B">
        <w:rPr>
          <w:rStyle w:val="CommentReference"/>
        </w:rPr>
        <w:commentReference w:id="79"/>
      </w:r>
      <w:commentRangeEnd w:id="80"/>
      <w:r>
        <w:rPr>
          <w:rStyle w:val="CommentReference"/>
        </w:rPr>
        <w:commentReference w:id="80"/>
      </w:r>
    </w:p>
    <w:p w14:paraId="260EE744" w14:textId="61FE89AC" w:rsidR="00342825" w:rsidRDefault="4DB03034" w:rsidP="41EC023C">
      <w:pPr>
        <w:jc w:val="both"/>
        <w:rPr>
          <w:ins w:id="81" w:author="Gu, Cheng" w:date="2025-05-22T13:12:00Z" w16du:dateUtc="2025-05-22T05:12:00Z"/>
          <w:rFonts w:ascii="Times New Roman" w:eastAsiaTheme="minorEastAsia" w:hAnsi="Times New Roman"/>
          <w:sz w:val="24"/>
          <w:lang w:eastAsia="zh-CN"/>
        </w:rPr>
      </w:pPr>
      <w:r w:rsidRPr="41EC023C">
        <w:rPr>
          <w:rFonts w:ascii="Times New Roman" w:eastAsiaTheme="minorEastAsia" w:hAnsi="Times New Roman"/>
          <w:sz w:val="24"/>
          <w:lang w:eastAsia="zh-CN"/>
        </w:rPr>
        <w:t>When all tests for a sample are in the authorized or rejected</w:t>
      </w:r>
      <w:ins w:id="82" w:author="Gu, Cheng" w:date="2025-05-22T12:58:00Z" w16du:dateUtc="2025-05-22T04:58:00Z">
        <w:r w:rsidR="0057563F">
          <w:rPr>
            <w:rFonts w:ascii="Times New Roman" w:eastAsiaTheme="minorEastAsia" w:hAnsi="Times New Roman" w:hint="eastAsia"/>
            <w:sz w:val="24"/>
            <w:lang w:eastAsia="zh-CN"/>
          </w:rPr>
          <w:t xml:space="preserve"> </w:t>
        </w:r>
      </w:ins>
      <w:r w:rsidRPr="41EC023C">
        <w:rPr>
          <w:rFonts w:ascii="Times New Roman" w:eastAsiaTheme="minorEastAsia" w:hAnsi="Times New Roman"/>
          <w:sz w:val="24"/>
          <w:lang w:eastAsia="zh-CN"/>
        </w:rPr>
        <w:t>status, the sample will automatically become authorized.</w:t>
      </w:r>
    </w:p>
    <w:p w14:paraId="5E7B4636" w14:textId="77777777" w:rsidR="005A7715" w:rsidRDefault="005A7715" w:rsidP="005A7715">
      <w:pPr>
        <w:jc w:val="both"/>
        <w:rPr>
          <w:ins w:id="83" w:author="Gu, Cheng" w:date="2025-05-22T13:12:00Z" w16du:dateUtc="2025-05-22T05:12:00Z"/>
          <w:rFonts w:ascii="Times New Roman" w:eastAsiaTheme="minorEastAsia" w:hAnsi="Times New Roman"/>
          <w:sz w:val="24"/>
          <w:lang w:eastAsia="zh-CN"/>
        </w:rPr>
      </w:pPr>
      <w:ins w:id="84" w:author="Gu, Cheng" w:date="2025-05-22T13:12:00Z" w16du:dateUtc="2025-05-22T05:12:00Z">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D249B9">
          <w:rPr>
            <w:rFonts w:ascii="Times New Roman" w:eastAsiaTheme="minorEastAsia" w:hAnsi="Times New Roman" w:hint="eastAsia"/>
            <w:i/>
            <w:iCs/>
            <w:sz w:val="24"/>
            <w:lang w:eastAsia="zh-CN"/>
          </w:rPr>
          <w:t xml:space="preserve">ample </w:t>
        </w:r>
        <w:proofErr w:type="gramStart"/>
        <w:r w:rsidRPr="00D249B9">
          <w:rPr>
            <w:rFonts w:ascii="Times New Roman" w:eastAsiaTheme="minorEastAsia" w:hAnsi="Times New Roman" w:hint="eastAsia"/>
            <w:i/>
            <w:iCs/>
            <w:sz w:val="24"/>
            <w:lang w:eastAsia="zh-CN"/>
          </w:rPr>
          <w:t>management</w:t>
        </w:r>
        <w:proofErr w:type="gramEnd"/>
        <w:r w:rsidRPr="00D249B9">
          <w:rPr>
            <w:rFonts w:ascii="Times New Roman" w:eastAsiaTheme="minorEastAsia" w:hAnsi="Times New Roman" w:hint="eastAsia"/>
            <w:i/>
            <w:iCs/>
            <w:sz w:val="24"/>
            <w:lang w:eastAsia="zh-CN"/>
          </w:rPr>
          <w:t>-</w:t>
        </w:r>
        <w:r>
          <w:rPr>
            <w:rFonts w:ascii="Times New Roman" w:eastAsiaTheme="minorEastAsia" w:hAnsi="Times New Roman" w:hint="eastAsia"/>
            <w:i/>
            <w:iCs/>
            <w:sz w:val="24"/>
            <w:lang w:eastAsia="zh-CN"/>
          </w:rPr>
          <w:t>A</w:t>
        </w:r>
        <w:r w:rsidRPr="00D249B9">
          <w:rPr>
            <w:rFonts w:ascii="Times New Roman" w:eastAsiaTheme="minorEastAsia" w:hAnsi="Times New Roman" w:hint="eastAsia"/>
            <w:i/>
            <w:iCs/>
            <w:sz w:val="24"/>
            <w:lang w:eastAsia="zh-CN"/>
          </w:rPr>
          <w:t>uthorized samples</w:t>
        </w:r>
        <w:r>
          <w:rPr>
            <w:rFonts w:ascii="Times New Roman" w:eastAsiaTheme="minorEastAsia" w:hAnsi="Times New Roman" w:hint="eastAsia"/>
            <w:sz w:val="24"/>
            <w:lang w:eastAsia="zh-CN"/>
          </w:rPr>
          <w:t xml:space="preserve"> folder. </w:t>
        </w: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will highlight the JIT samples which has not received inspection lots from SAP </w:t>
        </w:r>
        <w:r w:rsidRPr="00F86B7E">
          <w:rPr>
            <w:rFonts w:ascii="Times New Roman" w:eastAsiaTheme="minorEastAsia" w:hAnsi="Times New Roman"/>
            <w:sz w:val="24"/>
            <w:lang w:eastAsia="zh-CN"/>
          </w:rPr>
          <w:t xml:space="preserve">by highlighting the background </w:t>
        </w:r>
        <w:proofErr w:type="spellStart"/>
        <w:r w:rsidRPr="00F86B7E">
          <w:rPr>
            <w:rFonts w:ascii="Times New Roman" w:eastAsiaTheme="minorEastAsia" w:hAnsi="Times New Roman"/>
            <w:sz w:val="24"/>
            <w:lang w:eastAsia="zh-CN"/>
          </w:rPr>
          <w:t>color</w:t>
        </w:r>
        <w:proofErr w:type="spellEnd"/>
        <w:r>
          <w:rPr>
            <w:rFonts w:ascii="Times New Roman" w:eastAsiaTheme="minorEastAsia" w:hAnsi="Times New Roman" w:hint="eastAsia"/>
            <w:sz w:val="24"/>
            <w:lang w:eastAsia="zh-CN"/>
          </w:rPr>
          <w:t xml:space="preserve"> in the Authorized samples folder.</w:t>
        </w:r>
      </w:ins>
    </w:p>
    <w:p w14:paraId="4ED93F10" w14:textId="77777777" w:rsidR="005A7715" w:rsidRPr="00342825" w:rsidRDefault="005A7715" w:rsidP="41EC023C">
      <w:pPr>
        <w:jc w:val="both"/>
        <w:rPr>
          <w:rFonts w:ascii="Times New Roman" w:eastAsiaTheme="minorEastAsia" w:hAnsi="Times New Roman"/>
          <w:sz w:val="24"/>
          <w:lang w:eastAsia="zh-CN"/>
        </w:rPr>
      </w:pP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w:t>
      </w:r>
      <w:proofErr w:type="gramStart"/>
      <w:r>
        <w:rPr>
          <w:rFonts w:ascii="Times New Roman" w:eastAsiaTheme="minorEastAsia" w:hAnsi="Times New Roman" w:hint="eastAsia"/>
          <w:sz w:val="24"/>
          <w:lang w:eastAsia="zh-CN"/>
        </w:rPr>
        <w:t>authorized</w:t>
      </w:r>
      <w:r w:rsidR="00F15FF0" w:rsidRPr="00F15FF0">
        <w:rPr>
          <w:rFonts w:ascii="Times New Roman" w:eastAsiaTheme="minorEastAsia" w:hAnsi="Times New Roman"/>
          <w:sz w:val="24"/>
          <w:lang w:eastAsia="zh-CN"/>
        </w:rPr>
        <w:t>, but</w:t>
      </w:r>
      <w:proofErr w:type="gramEnd"/>
      <w:r w:rsidR="00F15FF0" w:rsidRPr="00F15FF0">
        <w:rPr>
          <w:rFonts w:ascii="Times New Roman" w:eastAsiaTheme="minorEastAsia" w:hAnsi="Times New Roman"/>
          <w:sz w:val="24"/>
          <w:lang w:eastAsia="zh-CN"/>
        </w:rPr>
        <w:t xml:space="preserve">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Heading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53BF6CD1" w:rsidR="0059216C" w:rsidRDefault="0A945169"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 xml:space="preserve">When inspection lot created in SAP is pushed to QCLAD, </w:t>
      </w:r>
      <w:r w:rsidR="77DE2B87" w:rsidRPr="41EC023C">
        <w:rPr>
          <w:rFonts w:ascii="Times New Roman" w:eastAsiaTheme="minorEastAsia" w:hAnsi="Times New Roman"/>
          <w:sz w:val="24"/>
          <w:lang w:eastAsia="zh-CN"/>
        </w:rPr>
        <w:t>interface</w:t>
      </w:r>
      <w:r w:rsidRPr="41EC023C">
        <w:rPr>
          <w:rFonts w:ascii="Times New Roman" w:eastAsiaTheme="minorEastAsia" w:hAnsi="Times New Roman"/>
          <w:sz w:val="24"/>
          <w:lang w:eastAsia="zh-CN"/>
        </w:rPr>
        <w:t xml:space="preserve"> would</w:t>
      </w:r>
      <w:r w:rsidR="77DE2B87" w:rsidRPr="41EC023C">
        <w:rPr>
          <w:rFonts w:ascii="Times New Roman" w:eastAsiaTheme="minorEastAsia" w:hAnsi="Times New Roman"/>
          <w:sz w:val="24"/>
          <w:lang w:eastAsia="zh-CN"/>
        </w:rPr>
        <w:t xml:space="preserve"> find the sample already existed in system and </w:t>
      </w:r>
      <w:r w:rsidR="18E92037" w:rsidRPr="41EC023C">
        <w:rPr>
          <w:rFonts w:ascii="Times New Roman" w:eastAsiaTheme="minorEastAsia" w:hAnsi="Times New Roman"/>
          <w:sz w:val="24"/>
          <w:lang w:eastAsia="zh-CN"/>
        </w:rPr>
        <w:t>save the inspection lot number in the field ‘</w:t>
      </w:r>
      <w:proofErr w:type="spellStart"/>
      <w:r w:rsidR="18E92037" w:rsidRPr="41EC023C">
        <w:rPr>
          <w:rFonts w:ascii="Times New Roman" w:eastAsiaTheme="minorEastAsia" w:hAnsi="Times New Roman"/>
          <w:sz w:val="24"/>
          <w:lang w:eastAsia="zh-CN"/>
        </w:rPr>
        <w:t>hen_inspection_lot</w:t>
      </w:r>
      <w:proofErr w:type="spellEnd"/>
      <w:r w:rsidR="18E92037" w:rsidRPr="41EC023C">
        <w:rPr>
          <w:rFonts w:ascii="Times New Roman" w:eastAsiaTheme="minorEastAsia" w:hAnsi="Times New Roman"/>
          <w:sz w:val="24"/>
          <w:lang w:eastAsia="zh-CN"/>
        </w:rPr>
        <w:t xml:space="preserve">’ and </w:t>
      </w:r>
      <w:r w:rsidR="77DE2B87" w:rsidRPr="41EC023C">
        <w:rPr>
          <w:rFonts w:ascii="Times New Roman" w:eastAsiaTheme="minorEastAsia" w:hAnsi="Times New Roman"/>
          <w:sz w:val="24"/>
          <w:lang w:eastAsia="zh-CN"/>
        </w:rPr>
        <w:t xml:space="preserve">mark </w:t>
      </w:r>
      <w:r w:rsidR="261C5CF0" w:rsidRPr="41EC023C">
        <w:rPr>
          <w:rFonts w:ascii="Times New Roman" w:eastAsiaTheme="minorEastAsia" w:hAnsi="Times New Roman"/>
          <w:sz w:val="24"/>
          <w:lang w:eastAsia="zh-CN"/>
        </w:rPr>
        <w:t>the field ‘</w:t>
      </w:r>
      <w:proofErr w:type="spellStart"/>
      <w:r w:rsidR="261C5CF0" w:rsidRPr="41EC023C">
        <w:rPr>
          <w:rFonts w:ascii="Times New Roman" w:eastAsiaTheme="minorEastAsia" w:hAnsi="Times New Roman"/>
          <w:sz w:val="24"/>
          <w:lang w:eastAsia="zh-CN"/>
        </w:rPr>
        <w:t>hen_to_be_sent</w:t>
      </w:r>
      <w:proofErr w:type="spellEnd"/>
      <w:r w:rsidR="261C5CF0" w:rsidRPr="41EC023C">
        <w:rPr>
          <w:rFonts w:ascii="Times New Roman" w:eastAsiaTheme="minorEastAsia" w:hAnsi="Times New Roman"/>
          <w:sz w:val="24"/>
          <w:lang w:eastAsia="zh-CN"/>
        </w:rPr>
        <w:t>’ to true</w:t>
      </w:r>
      <w:r w:rsidRPr="41EC023C">
        <w:rPr>
          <w:rFonts w:ascii="Times New Roman" w:eastAsiaTheme="minorEastAsia" w:hAnsi="Times New Roman"/>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Heading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Heading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E86F95" w14:paraId="490F6491" w14:textId="77777777" w:rsidTr="000C7D23">
        <w:tc>
          <w:tcPr>
            <w:tcW w:w="1615" w:type="dxa"/>
            <w:shd w:val="clear" w:color="auto" w:fill="9CC2E5" w:themeFill="accent5" w:themeFillTint="99"/>
          </w:tcPr>
          <w:p w14:paraId="7C0404E9" w14:textId="77777777" w:rsidR="00E86F95" w:rsidRDefault="00E86F95" w:rsidP="000C7D23">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0C7D23">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0C7D23">
            <w:pPr>
              <w:rPr>
                <w:rFonts w:eastAsiaTheme="minorEastAsia"/>
                <w:lang w:eastAsia="zh-CN"/>
              </w:rPr>
            </w:pPr>
            <w:r>
              <w:rPr>
                <w:rFonts w:eastAsiaTheme="minorEastAsia" w:hint="eastAsia"/>
                <w:lang w:eastAsia="zh-CN"/>
              </w:rPr>
              <w:t>Type</w:t>
            </w:r>
          </w:p>
        </w:tc>
      </w:tr>
      <w:tr w:rsidR="00E86F95" w14:paraId="07B051B9" w14:textId="77777777" w:rsidTr="000C7D23">
        <w:tc>
          <w:tcPr>
            <w:tcW w:w="1615" w:type="dxa"/>
          </w:tcPr>
          <w:p w14:paraId="6E91E105" w14:textId="77777777" w:rsidR="00E86F95" w:rsidRDefault="00E86F95" w:rsidP="000C7D23">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0C7D23">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0C7D23">
            <w:pPr>
              <w:rPr>
                <w:rFonts w:eastAsiaTheme="minorEastAsia"/>
                <w:lang w:eastAsia="zh-CN"/>
              </w:rPr>
            </w:pPr>
            <w:r w:rsidRPr="006603C1">
              <w:rPr>
                <w:rFonts w:eastAsiaTheme="minorEastAsia"/>
                <w:lang w:eastAsia="zh-CN"/>
              </w:rPr>
              <w:t>Configuration</w:t>
            </w:r>
          </w:p>
        </w:tc>
      </w:tr>
      <w:tr w:rsidR="00E86F95" w14:paraId="1DF6CD1C" w14:textId="77777777" w:rsidTr="000C7D23">
        <w:tc>
          <w:tcPr>
            <w:tcW w:w="1615" w:type="dxa"/>
          </w:tcPr>
          <w:p w14:paraId="123BD138" w14:textId="77777777" w:rsidR="00E86F95" w:rsidRPr="006603C1" w:rsidRDefault="00E86F95" w:rsidP="000C7D23">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0C7D23">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0C7D23">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Heading5"/>
        <w:rPr>
          <w:rFonts w:eastAsiaTheme="minorEastAsia"/>
          <w:lang w:eastAsia="zh-CN"/>
        </w:rPr>
      </w:pPr>
      <w:r>
        <w:t>Function Design</w:t>
      </w:r>
    </w:p>
    <w:p w14:paraId="3A9212C6" w14:textId="77777777" w:rsidR="00E86F95" w:rsidRPr="00B93C1A" w:rsidRDefault="00E86F95" w:rsidP="00E86F95">
      <w:pPr>
        <w:pStyle w:val="Heading6"/>
        <w:rPr>
          <w:rFonts w:eastAsiaTheme="minorEastAsia"/>
          <w:lang w:eastAsia="zh-CN"/>
        </w:rPr>
      </w:pPr>
      <w:r w:rsidRPr="001C26C8">
        <w:rPr>
          <w:rFonts w:eastAsiaTheme="minorEastAsia"/>
          <w:lang w:eastAsia="zh-CN"/>
        </w:rPr>
        <w:t>Design Overviews</w:t>
      </w:r>
    </w:p>
    <w:p w14:paraId="10E705A8" w14:textId="4E920972" w:rsidR="00E86F95" w:rsidRDefault="13A973F3" w:rsidP="3C3F5863">
      <w:pPr>
        <w:ind w:firstLine="720"/>
        <w:jc w:val="both"/>
        <w:rPr>
          <w:ins w:id="85" w:author="Gu, Cheng" w:date="2025-05-22T16:37:00Z" w16du:dateUtc="2025-05-22T08:37:00Z"/>
          <w:rFonts w:ascii="Times New Roman" w:eastAsiaTheme="minorEastAsia" w:hAnsi="Times New Roman"/>
          <w:sz w:val="24"/>
          <w:lang w:eastAsia="zh-CN"/>
        </w:rPr>
      </w:pPr>
      <w:r w:rsidRPr="3C3F5863">
        <w:rPr>
          <w:rFonts w:ascii="Times New Roman" w:eastAsiaTheme="minorEastAsia" w:hAnsi="Times New Roman"/>
          <w:sz w:val="24"/>
          <w:lang w:eastAsia="zh-CN"/>
        </w:rPr>
        <w:lastRenderedPageBreak/>
        <w:t xml:space="preserve">Users can create </w:t>
      </w:r>
      <w:r w:rsidR="6639A8AC" w:rsidRPr="3C3F5863">
        <w:rPr>
          <w:rFonts w:ascii="Times New Roman" w:eastAsiaTheme="minorEastAsia" w:hAnsi="Times New Roman"/>
          <w:sz w:val="24"/>
          <w:lang w:eastAsia="zh-CN"/>
        </w:rPr>
        <w:t>JIT</w:t>
      </w:r>
      <w:r w:rsidRPr="3C3F5863">
        <w:rPr>
          <w:rFonts w:ascii="Times New Roman" w:eastAsiaTheme="minorEastAsia" w:hAnsi="Times New Roman"/>
          <w:sz w:val="24"/>
          <w:lang w:eastAsia="zh-CN"/>
        </w:rPr>
        <w:t xml:space="preserve"> </w:t>
      </w:r>
      <w:commentRangeStart w:id="86"/>
      <w:commentRangeStart w:id="87"/>
      <w:r w:rsidRPr="3C3F5863">
        <w:rPr>
          <w:rFonts w:ascii="Times New Roman" w:eastAsiaTheme="minorEastAsia" w:hAnsi="Times New Roman"/>
          <w:sz w:val="24"/>
          <w:lang w:eastAsia="zh-CN"/>
        </w:rPr>
        <w:t>samples</w:t>
      </w:r>
      <w:commentRangeEnd w:id="86"/>
      <w:r>
        <w:rPr>
          <w:rStyle w:val="CommentReference"/>
        </w:rPr>
        <w:commentReference w:id="86"/>
      </w:r>
      <w:commentRangeEnd w:id="87"/>
      <w:r>
        <w:rPr>
          <w:rStyle w:val="CommentReference"/>
        </w:rPr>
        <w:commentReference w:id="87"/>
      </w:r>
      <w:r w:rsidRPr="3C3F5863">
        <w:rPr>
          <w:rFonts w:ascii="Times New Roman" w:eastAsiaTheme="minorEastAsia" w:hAnsi="Times New Roman"/>
          <w:sz w:val="24"/>
          <w:lang w:eastAsia="zh-CN"/>
        </w:rPr>
        <w:t xml:space="preserve"> and tests manually. QCLAD shall </w:t>
      </w:r>
      <w:r w:rsidR="1A4A4F85" w:rsidRPr="3C3F5863">
        <w:rPr>
          <w:rFonts w:ascii="Times New Roman" w:eastAsiaTheme="minorEastAsia" w:hAnsi="Times New Roman"/>
          <w:sz w:val="24"/>
          <w:lang w:eastAsia="zh-CN"/>
        </w:rPr>
        <w:t>send the message</w:t>
      </w:r>
      <w:r w:rsidR="7060AF01" w:rsidRPr="3C3F5863">
        <w:rPr>
          <w:rFonts w:ascii="Times New Roman" w:eastAsiaTheme="minorEastAsia" w:hAnsi="Times New Roman"/>
          <w:sz w:val="24"/>
          <w:lang w:eastAsia="zh-CN"/>
        </w:rPr>
        <w:t xml:space="preserve"> to MES</w:t>
      </w:r>
      <w:r w:rsidR="1A4A4F85" w:rsidRPr="3C3F5863">
        <w:rPr>
          <w:rFonts w:ascii="Times New Roman" w:eastAsiaTheme="minorEastAsia" w:hAnsi="Times New Roman"/>
          <w:sz w:val="24"/>
          <w:lang w:eastAsia="zh-CN"/>
        </w:rPr>
        <w:t xml:space="preserve"> when sample is authorized and </w:t>
      </w:r>
      <w:r w:rsidRPr="3C3F5863">
        <w:rPr>
          <w:rFonts w:ascii="Times New Roman" w:eastAsiaTheme="minorEastAsia" w:hAnsi="Times New Roman"/>
          <w:sz w:val="24"/>
          <w:lang w:eastAsia="zh-CN"/>
        </w:rPr>
        <w:t>retrieve the results to SAP after inspection lot is received. (Based on RTM as above).</w:t>
      </w:r>
    </w:p>
    <w:p w14:paraId="20AA57CA" w14:textId="6B8B4CB3" w:rsidR="005B4A64" w:rsidRPr="005D0DC5" w:rsidRDefault="005B4A64" w:rsidP="005B4A64">
      <w:pPr>
        <w:jc w:val="both"/>
        <w:rPr>
          <w:ins w:id="88" w:author="Gu, Cheng" w:date="2025-05-22T16:37:00Z" w16du:dateUtc="2025-05-22T08:37:00Z"/>
          <w:rFonts w:ascii="Times New Roman" w:eastAsiaTheme="minorEastAsia" w:hAnsi="Times New Roman"/>
          <w:bCs/>
          <w:sz w:val="24"/>
          <w:lang w:eastAsia="zh-CN"/>
        </w:rPr>
      </w:pPr>
      <w:commentRangeStart w:id="89"/>
      <w:ins w:id="90" w:author="Gu, Cheng" w:date="2025-05-22T16:37:00Z" w16du:dateUtc="2025-05-22T08:37:00Z">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w:t>
        </w:r>
      </w:ins>
      <w:ins w:id="91" w:author="Gu, Cheng" w:date="2025-05-22T16:38:00Z" w16du:dateUtc="2025-05-22T08:38:00Z">
        <w:r>
          <w:rPr>
            <w:rFonts w:ascii="Times New Roman" w:eastAsiaTheme="minorEastAsia" w:hAnsi="Times New Roman" w:hint="eastAsia"/>
            <w:bCs/>
            <w:sz w:val="24"/>
            <w:lang w:eastAsia="zh-CN"/>
          </w:rPr>
          <w:t>JIT</w:t>
        </w:r>
      </w:ins>
      <w:ins w:id="92" w:author="Gu, Cheng" w:date="2025-05-22T16:37:00Z" w16du:dateUtc="2025-05-22T08:37:00Z">
        <w:r>
          <w:rPr>
            <w:rFonts w:ascii="Times New Roman" w:eastAsiaTheme="minorEastAsia" w:hAnsi="Times New Roman" w:hint="eastAsia"/>
            <w:bCs/>
            <w:sz w:val="24"/>
            <w:lang w:eastAsia="zh-CN"/>
          </w:rPr>
          <w:t>.</w:t>
        </w:r>
      </w:ins>
      <w:commentRangeEnd w:id="89"/>
      <w:r w:rsidR="00DE3B4B">
        <w:rPr>
          <w:rStyle w:val="CommentReference"/>
        </w:rPr>
        <w:commentReference w:id="89"/>
      </w:r>
    </w:p>
    <w:p w14:paraId="499E4903" w14:textId="77777777" w:rsidR="005B4A64" w:rsidRPr="005B4A64" w:rsidRDefault="005B4A64" w:rsidP="3C3F5863">
      <w:pPr>
        <w:ind w:firstLine="720"/>
        <w:jc w:val="both"/>
        <w:rPr>
          <w:rFonts w:ascii="Times New Roman" w:eastAsiaTheme="minorEastAsia" w:hAnsi="Times New Roman"/>
          <w:sz w:val="24"/>
          <w:lang w:eastAsia="zh-CN"/>
        </w:rPr>
      </w:pPr>
    </w:p>
    <w:p w14:paraId="09D0BBB3" w14:textId="4C59CEFD" w:rsidR="00E86F95" w:rsidRDefault="00FF7AA2" w:rsidP="00E86F95">
      <w:pPr>
        <w:ind w:firstLine="720"/>
        <w:jc w:val="both"/>
        <w:rPr>
          <w:rFonts w:ascii="Times New Roman" w:eastAsiaTheme="minorEastAsia" w:hAnsi="Times New Roman"/>
          <w:sz w:val="24"/>
          <w:lang w:eastAsia="zh-CN"/>
        </w:rPr>
      </w:pPr>
      <w:r>
        <w:rPr>
          <w:noProof/>
        </w:rPr>
        <w:drawing>
          <wp:inline distT="0" distB="0" distL="0" distR="0" wp14:anchorId="352E0028" wp14:editId="787E529C">
            <wp:extent cx="4716780" cy="5554815"/>
            <wp:effectExtent l="0" t="0" r="7620" b="8255"/>
            <wp:docPr id="10935416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1658" name="Picture 1" descr="A diagram of a process&#10;&#10;AI-generated content may be incorrect."/>
                    <pic:cNvPicPr/>
                  </pic:nvPicPr>
                  <pic:blipFill>
                    <a:blip r:embed="rId18"/>
                    <a:stretch>
                      <a:fillRect/>
                    </a:stretch>
                  </pic:blipFill>
                  <pic:spPr>
                    <a:xfrm>
                      <a:off x="0" y="0"/>
                      <a:ext cx="4719273" cy="5557751"/>
                    </a:xfrm>
                    <a:prstGeom prst="rect">
                      <a:avLst/>
                    </a:prstGeom>
                  </pic:spPr>
                </pic:pic>
              </a:graphicData>
            </a:graphic>
          </wp:inline>
        </w:drawing>
      </w:r>
    </w:p>
    <w:p w14:paraId="27BD8850" w14:textId="77777777" w:rsidR="00E86F95" w:rsidRPr="00B93C1A" w:rsidRDefault="00E86F95" w:rsidP="00E86F95">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4A71709" w:rsidR="00E86F95" w:rsidRDefault="755634D5" w:rsidP="41EC023C">
      <w:pPr>
        <w:jc w:val="both"/>
        <w:rPr>
          <w:ins w:id="93" w:author="Gu, Cheng" w:date="2025-05-22T12:58:00Z" w16du:dateUtc="2025-05-22T04:58:00Z"/>
          <w:rFonts w:ascii="Times New Roman" w:eastAsiaTheme="minorEastAsia" w:hAnsi="Times New Roman"/>
          <w:sz w:val="24"/>
          <w:lang w:val="en-US" w:eastAsia="zh-CN"/>
        </w:rPr>
      </w:pPr>
      <w:commentRangeStart w:id="94"/>
      <w:commentRangeStart w:id="95"/>
      <w:r w:rsidRPr="41EC023C">
        <w:rPr>
          <w:rFonts w:ascii="Times New Roman" w:eastAsiaTheme="minorEastAsia" w:hAnsi="Times New Roman"/>
          <w:sz w:val="24"/>
          <w:lang w:eastAsia="zh-CN"/>
        </w:rPr>
        <w:t>JIT</w:t>
      </w:r>
      <w:r w:rsidR="13A973F3" w:rsidRPr="41EC023C">
        <w:rPr>
          <w:rFonts w:ascii="Times New Roman" w:eastAsiaTheme="minorEastAsia" w:hAnsi="Times New Roman"/>
          <w:sz w:val="24"/>
          <w:lang w:eastAsia="zh-CN"/>
        </w:rPr>
        <w:t xml:space="preserve"> Samples will be login</w:t>
      </w:r>
      <w:r w:rsidR="13A973F3" w:rsidRPr="41EC023C">
        <w:rPr>
          <w:rFonts w:ascii="Times New Roman" w:eastAsiaTheme="minorEastAsia" w:hAnsi="Times New Roman"/>
          <w:sz w:val="24"/>
          <w:lang w:val="en-US" w:eastAsia="zh-CN"/>
        </w:rPr>
        <w:t xml:space="preserve"> by manually running sample login workflow </w:t>
      </w:r>
      <w:r w:rsidR="018972CD" w:rsidRPr="41EC023C">
        <w:rPr>
          <w:rFonts w:ascii="Times New Roman" w:eastAsiaTheme="minorEastAsia" w:hAnsi="Times New Roman"/>
          <w:i/>
          <w:iCs/>
          <w:sz w:val="24"/>
          <w:lang w:val="en-US" w:eastAsia="zh-CN"/>
        </w:rPr>
        <w:t>JIT</w:t>
      </w:r>
      <w:r w:rsidR="13A973F3" w:rsidRPr="41EC023C">
        <w:rPr>
          <w:rFonts w:ascii="Times New Roman" w:eastAsiaTheme="minorEastAsia" w:hAnsi="Times New Roman"/>
          <w:i/>
          <w:iCs/>
          <w:sz w:val="24"/>
          <w:lang w:val="en-US" w:eastAsia="zh-CN"/>
        </w:rPr>
        <w:t xml:space="preserve"> Sample</w:t>
      </w:r>
      <w:r w:rsidR="13A973F3" w:rsidRPr="41EC023C">
        <w:rPr>
          <w:rFonts w:ascii="Times New Roman" w:eastAsiaTheme="minorEastAsia" w:hAnsi="Times New Roman"/>
          <w:sz w:val="24"/>
          <w:lang w:val="en-US" w:eastAsia="zh-CN"/>
        </w:rPr>
        <w:t xml:space="preserve"> by navigating to: Public </w:t>
      </w:r>
      <w:proofErr w:type="gramStart"/>
      <w:r w:rsidR="13A973F3" w:rsidRPr="41EC023C">
        <w:rPr>
          <w:rFonts w:ascii="Times New Roman" w:eastAsiaTheme="minorEastAsia" w:hAnsi="Times New Roman"/>
          <w:sz w:val="24"/>
          <w:lang w:val="en-US" w:eastAsia="zh-CN"/>
        </w:rPr>
        <w:t>folders</w:t>
      </w:r>
      <w:proofErr w:type="gramEnd"/>
      <w:r w:rsidR="13A973F3" w:rsidRPr="41EC023C">
        <w:rPr>
          <w:rFonts w:ascii="Times New Roman" w:eastAsiaTheme="minorEastAsia" w:hAnsi="Times New Roman"/>
          <w:sz w:val="24"/>
          <w:lang w:val="en-US" w:eastAsia="zh-CN"/>
        </w:rPr>
        <w:t>-Sample Management-Create Sample</w:t>
      </w:r>
      <w:commentRangeEnd w:id="94"/>
      <w:r w:rsidR="00E86F95">
        <w:rPr>
          <w:rStyle w:val="CommentReference"/>
        </w:rPr>
        <w:commentReference w:id="94"/>
      </w:r>
      <w:commentRangeEnd w:id="95"/>
      <w:r>
        <w:rPr>
          <w:rStyle w:val="CommentReference"/>
        </w:rPr>
        <w:commentReference w:id="95"/>
      </w:r>
    </w:p>
    <w:p w14:paraId="5CEB31C0" w14:textId="4D5BB23B" w:rsidR="001E0392" w:rsidRDefault="001E0392" w:rsidP="00351FCE">
      <w:pPr>
        <w:jc w:val="both"/>
        <w:rPr>
          <w:ins w:id="96" w:author="Gu, Cheng" w:date="2025-05-23T11:42:00Z" w16du:dateUtc="2025-05-23T03:42:00Z"/>
          <w:rFonts w:ascii="Times New Roman" w:eastAsiaTheme="minorEastAsia" w:hAnsi="Times New Roman"/>
          <w:bCs/>
          <w:sz w:val="24"/>
          <w:lang w:val="en-US" w:eastAsia="zh-CN"/>
        </w:rPr>
      </w:pPr>
      <w:ins w:id="97" w:author="Gu, Cheng" w:date="2025-05-23T11:42:00Z" w16du:dateUtc="2025-05-23T03:42:00Z">
        <w:r>
          <w:rPr>
            <w:rFonts w:ascii="Times New Roman" w:eastAsiaTheme="minorEastAsia" w:hAnsi="Times New Roman" w:hint="eastAsia"/>
            <w:bCs/>
            <w:sz w:val="24"/>
            <w:lang w:val="en-US" w:eastAsia="zh-CN"/>
          </w:rPr>
          <w:lastRenderedPageBreak/>
          <w:t xml:space="preserve">System shall remind user to create JIT sample when scanning </w:t>
        </w:r>
        <w:proofErr w:type="gramStart"/>
        <w:r>
          <w:rPr>
            <w:rFonts w:ascii="Times New Roman" w:eastAsiaTheme="minorEastAsia" w:hAnsi="Times New Roman" w:hint="eastAsia"/>
            <w:bCs/>
            <w:sz w:val="24"/>
            <w:lang w:val="en-US" w:eastAsia="zh-CN"/>
          </w:rPr>
          <w:t>receive</w:t>
        </w:r>
        <w:proofErr w:type="gramEnd"/>
        <w:r>
          <w:rPr>
            <w:rFonts w:ascii="Times New Roman" w:eastAsiaTheme="minorEastAsia" w:hAnsi="Times New Roman" w:hint="eastAsia"/>
            <w:bCs/>
            <w:sz w:val="24"/>
            <w:lang w:val="en-US" w:eastAsia="zh-CN"/>
          </w:rPr>
          <w:t xml:space="preserve"> the sample which </w:t>
        </w:r>
        <w:r w:rsidRPr="00021AC9">
          <w:rPr>
            <w:rFonts w:ascii="Times New Roman" w:eastAsiaTheme="minorEastAsia" w:hAnsi="Times New Roman"/>
            <w:sz w:val="24"/>
            <w:lang w:eastAsia="zh-CN"/>
          </w:rPr>
          <w:t xml:space="preserve">has not yet been created in </w:t>
        </w:r>
        <w:r>
          <w:rPr>
            <w:rFonts w:ascii="Times New Roman" w:eastAsiaTheme="minorEastAsia" w:hAnsi="Times New Roman" w:hint="eastAsia"/>
            <w:sz w:val="24"/>
            <w:lang w:eastAsia="zh-CN"/>
          </w:rPr>
          <w:t>QCLAD</w:t>
        </w:r>
      </w:ins>
    </w:p>
    <w:p w14:paraId="4124C162" w14:textId="10B3CDCF" w:rsidR="00351FCE" w:rsidRDefault="00351FCE" w:rsidP="00351FCE">
      <w:pPr>
        <w:jc w:val="both"/>
        <w:rPr>
          <w:ins w:id="98" w:author="Gu, Cheng" w:date="2025-05-22T12:58:00Z" w16du:dateUtc="2025-05-22T04:58:00Z"/>
          <w:rFonts w:ascii="Times New Roman" w:eastAsiaTheme="minorEastAsia" w:hAnsi="Times New Roman"/>
          <w:bCs/>
          <w:sz w:val="24"/>
          <w:lang w:val="en-US" w:eastAsia="zh-CN"/>
        </w:rPr>
      </w:pPr>
      <w:ins w:id="99" w:author="Gu, Cheng" w:date="2025-05-22T12:58:00Z" w16du:dateUtc="2025-05-22T04:58:00Z">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ins>
    </w:p>
    <w:p w14:paraId="42DFC944" w14:textId="77777777" w:rsidR="00351FCE" w:rsidRDefault="00351FCE" w:rsidP="41EC023C">
      <w:pPr>
        <w:jc w:val="both"/>
        <w:rPr>
          <w:rFonts w:ascii="Times New Roman" w:eastAsiaTheme="minorEastAsia" w:hAnsi="Times New Roman"/>
          <w:sz w:val="24"/>
          <w:lang w:val="en-US" w:eastAsia="zh-CN"/>
        </w:rPr>
      </w:pP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TableGrid"/>
        <w:tblW w:w="9350" w:type="dxa"/>
        <w:tblLook w:val="04A0" w:firstRow="1" w:lastRow="0" w:firstColumn="1" w:lastColumn="0" w:noHBand="0" w:noVBand="1"/>
      </w:tblPr>
      <w:tblGrid>
        <w:gridCol w:w="656"/>
        <w:gridCol w:w="1787"/>
        <w:gridCol w:w="1574"/>
        <w:gridCol w:w="1906"/>
        <w:gridCol w:w="3427"/>
      </w:tblGrid>
      <w:tr w:rsidR="00E86F95" w14:paraId="6E44AC95" w14:textId="77777777" w:rsidTr="000C7D23">
        <w:tc>
          <w:tcPr>
            <w:tcW w:w="656" w:type="dxa"/>
            <w:shd w:val="clear" w:color="auto" w:fill="9CC2E5"/>
          </w:tcPr>
          <w:p w14:paraId="64FE12F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0C7D23">
        <w:tc>
          <w:tcPr>
            <w:tcW w:w="656" w:type="dxa"/>
          </w:tcPr>
          <w:p w14:paraId="5B9DC9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0C7D23">
        <w:tc>
          <w:tcPr>
            <w:tcW w:w="656" w:type="dxa"/>
          </w:tcPr>
          <w:p w14:paraId="3D9A276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0C7D23">
        <w:tc>
          <w:tcPr>
            <w:tcW w:w="656" w:type="dxa"/>
          </w:tcPr>
          <w:p w14:paraId="4A8DA86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0C7D23">
        <w:tc>
          <w:tcPr>
            <w:tcW w:w="656" w:type="dxa"/>
          </w:tcPr>
          <w:p w14:paraId="060199D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0C7D23">
        <w:tc>
          <w:tcPr>
            <w:tcW w:w="656" w:type="dxa"/>
          </w:tcPr>
          <w:p w14:paraId="59D7BE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400E35E7" w14:textId="77777777" w:rsidR="00E86F95" w:rsidRPr="00FD109B"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0C7D23">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0C7D23">
        <w:tc>
          <w:tcPr>
            <w:tcW w:w="656" w:type="dxa"/>
          </w:tcPr>
          <w:p w14:paraId="21B15C0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0C7D23">
        <w:tc>
          <w:tcPr>
            <w:tcW w:w="656" w:type="dxa"/>
          </w:tcPr>
          <w:p w14:paraId="0CA88D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0C7D23">
        <w:tc>
          <w:tcPr>
            <w:tcW w:w="656" w:type="dxa"/>
          </w:tcPr>
          <w:p w14:paraId="61C6C2E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0C7D23">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E86F95" w14:paraId="7D04B05F" w14:textId="77777777" w:rsidTr="000C7D23">
        <w:tc>
          <w:tcPr>
            <w:tcW w:w="656" w:type="dxa"/>
          </w:tcPr>
          <w:p w14:paraId="0CCDAD7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0C7D23">
        <w:tc>
          <w:tcPr>
            <w:tcW w:w="656" w:type="dxa"/>
          </w:tcPr>
          <w:p w14:paraId="37EF2C7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10</w:t>
            </w:r>
          </w:p>
        </w:tc>
        <w:tc>
          <w:tcPr>
            <w:tcW w:w="1787" w:type="dxa"/>
          </w:tcPr>
          <w:p w14:paraId="6D892AA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0C7D23">
        <w:tc>
          <w:tcPr>
            <w:tcW w:w="656" w:type="dxa"/>
          </w:tcPr>
          <w:p w14:paraId="7B00970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0C7D23">
        <w:tc>
          <w:tcPr>
            <w:tcW w:w="656" w:type="dxa"/>
          </w:tcPr>
          <w:p w14:paraId="530FBF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1D8A8AEE" w14:textId="77777777" w:rsidR="00F8150A" w:rsidRDefault="003A26F6" w:rsidP="00E86F95">
      <w:pPr>
        <w:jc w:val="both"/>
        <w:rPr>
          <w:ins w:id="100" w:author="Gu, Cheng" w:date="2025-05-22T16:45:00Z" w16du:dateUtc="2025-05-22T08:45:00Z"/>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 xml:space="preserve">folder. </w:t>
      </w:r>
    </w:p>
    <w:p w14:paraId="14FF4714" w14:textId="24B587A6" w:rsidR="00E86F95" w:rsidRDefault="00E86F95" w:rsidP="00E86F95">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After the sample</w:t>
      </w:r>
      <w:r>
        <w:rPr>
          <w:rFonts w:ascii="Times New Roman" w:eastAsiaTheme="minorEastAsia" w:hAnsi="Times New Roman" w:hint="eastAsia"/>
          <w:sz w:val="24"/>
          <w:lang w:eastAsia="zh-CN"/>
        </w:rPr>
        <w:t xml:space="preserve"> is received</w:t>
      </w:r>
      <w:ins w:id="101" w:author="Gu, Cheng" w:date="2025-05-22T16:45:00Z" w16du:dateUtc="2025-05-22T08:45:00Z">
        <w:r w:rsidR="00F8150A">
          <w:rPr>
            <w:rFonts w:ascii="Times New Roman" w:eastAsiaTheme="minorEastAsia" w:hAnsi="Times New Roman" w:hint="eastAsia"/>
            <w:sz w:val="24"/>
            <w:lang w:eastAsia="zh-CN"/>
          </w:rPr>
          <w:t xml:space="preserve"> successfully</w:t>
        </w:r>
      </w:ins>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3F189453" w14:textId="3DF24165" w:rsidR="00D238E9" w:rsidRDefault="00D238E9" w:rsidP="00E86F95">
      <w:pPr>
        <w:jc w:val="both"/>
        <w:rPr>
          <w:ins w:id="102" w:author="Gu, Cheng" w:date="2025-05-22T12:58:00Z" w16du:dateUtc="2025-05-22T04:58:00Z"/>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7A1ECDC1" w14:textId="52F7A46C" w:rsidR="00E761B0" w:rsidRDefault="00021AC9" w:rsidP="00E86F95">
      <w:pPr>
        <w:jc w:val="both"/>
        <w:rPr>
          <w:ins w:id="103" w:author="Gu, Cheng" w:date="2025-05-22T13:00:00Z" w16du:dateUtc="2025-05-22T05:00:00Z"/>
          <w:rFonts w:ascii="Times New Roman" w:eastAsiaTheme="minorEastAsia" w:hAnsi="Times New Roman"/>
          <w:sz w:val="24"/>
          <w:lang w:eastAsia="zh-CN"/>
        </w:rPr>
      </w:pPr>
      <w:ins w:id="104" w:author="Gu, Cheng" w:date="2025-05-22T12:59:00Z" w16du:dateUtc="2025-05-22T04:59:00Z">
        <w:r w:rsidRPr="00021AC9">
          <w:rPr>
            <w:rFonts w:ascii="Times New Roman" w:eastAsiaTheme="minorEastAsia" w:hAnsi="Times New Roman"/>
            <w:sz w:val="24"/>
            <w:lang w:eastAsia="zh-CN"/>
          </w:rPr>
          <w:t xml:space="preserve">When a user scans to receive a JIT </w:t>
        </w:r>
        <w:proofErr w:type="gramStart"/>
        <w:r w:rsidRPr="00021AC9">
          <w:rPr>
            <w:rFonts w:ascii="Times New Roman" w:eastAsiaTheme="minorEastAsia" w:hAnsi="Times New Roman"/>
            <w:sz w:val="24"/>
            <w:lang w:eastAsia="zh-CN"/>
          </w:rPr>
          <w:t>sample</w:t>
        </w:r>
        <w:proofErr w:type="gramEnd"/>
        <w:r w:rsidRPr="00021AC9">
          <w:rPr>
            <w:rFonts w:ascii="Times New Roman" w:eastAsiaTheme="minorEastAsia" w:hAnsi="Times New Roman"/>
            <w:sz w:val="24"/>
            <w:lang w:eastAsia="zh-CN"/>
          </w:rPr>
          <w:t xml:space="preserve"> but the sample has not yet been created in </w:t>
        </w:r>
        <w:r w:rsidR="00810CD2">
          <w:rPr>
            <w:rFonts w:ascii="Times New Roman" w:eastAsiaTheme="minorEastAsia" w:hAnsi="Times New Roman" w:hint="eastAsia"/>
            <w:sz w:val="24"/>
            <w:lang w:eastAsia="zh-CN"/>
          </w:rPr>
          <w:t>QCLAD</w:t>
        </w:r>
        <w:r w:rsidRPr="00021AC9">
          <w:rPr>
            <w:rFonts w:ascii="Times New Roman" w:eastAsiaTheme="minorEastAsia" w:hAnsi="Times New Roman"/>
            <w:sz w:val="24"/>
            <w:lang w:eastAsia="zh-CN"/>
          </w:rPr>
          <w:t>, system will remind the user</w:t>
        </w:r>
      </w:ins>
      <w:ins w:id="105" w:author="Gu, Cheng" w:date="2025-05-22T13:00:00Z" w16du:dateUtc="2025-05-22T05:00:00Z">
        <w:r w:rsidR="00810CD2">
          <w:rPr>
            <w:rFonts w:ascii="Times New Roman" w:eastAsiaTheme="minorEastAsia" w:hAnsi="Times New Roman" w:hint="eastAsia"/>
            <w:sz w:val="24"/>
            <w:lang w:eastAsia="zh-CN"/>
          </w:rPr>
          <w:t xml:space="preserve"> </w:t>
        </w:r>
        <w:r w:rsidR="00810CD2" w:rsidRPr="00021AC9">
          <w:rPr>
            <w:rFonts w:ascii="Times New Roman" w:eastAsiaTheme="minorEastAsia" w:hAnsi="Times New Roman"/>
            <w:sz w:val="24"/>
            <w:lang w:eastAsia="zh-CN"/>
          </w:rPr>
          <w:t>in the scan window</w:t>
        </w:r>
      </w:ins>
      <w:ins w:id="106" w:author="Gu, Cheng" w:date="2025-05-22T12:59:00Z" w16du:dateUtc="2025-05-22T04:59:00Z">
        <w:r w:rsidRPr="00021AC9">
          <w:rPr>
            <w:rFonts w:ascii="Times New Roman" w:eastAsiaTheme="minorEastAsia" w:hAnsi="Times New Roman"/>
            <w:sz w:val="24"/>
            <w:lang w:eastAsia="zh-CN"/>
          </w:rPr>
          <w:t xml:space="preserve"> that the sample is a JIT sample.</w:t>
        </w:r>
      </w:ins>
    </w:p>
    <w:p w14:paraId="296D3A39" w14:textId="481C565B" w:rsidR="00DB5880" w:rsidRPr="00D238E9" w:rsidRDefault="782B1992" w:rsidP="00BD73C0">
      <w:pPr>
        <w:jc w:val="both"/>
        <w:rPr>
          <w:rFonts w:eastAsiaTheme="minorEastAsia"/>
        </w:rPr>
      </w:pPr>
      <w:ins w:id="107" w:author="Gu, Cheng" w:date="2025-05-22T07:19:00Z">
        <w:r>
          <w:rPr>
            <w:noProof/>
          </w:rPr>
          <w:drawing>
            <wp:inline distT="0" distB="0" distL="0" distR="0" wp14:anchorId="7C76B28B" wp14:editId="42219DFC">
              <wp:extent cx="5606592" cy="1743075"/>
              <wp:effectExtent l="0" t="0" r="0" b="0"/>
              <wp:docPr id="865718814" name="Picture 86571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6592" cy="1743075"/>
                      </a:xfrm>
                      <a:prstGeom prst="rect">
                        <a:avLst/>
                      </a:prstGeom>
                    </pic:spPr>
                  </pic:pic>
                </a:graphicData>
              </a:graphic>
            </wp:inline>
          </w:drawing>
        </w:r>
      </w:ins>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3FD5852C" w:rsidR="009E0278" w:rsidRDefault="00342825" w:rsidP="00E86F95">
      <w:pPr>
        <w:jc w:val="both"/>
        <w:rPr>
          <w:ins w:id="108" w:author="Gu, Cheng" w:date="2025-05-22T13:01:00Z" w16du:dateUtc="2025-05-22T05:01:00Z"/>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w:t>
      </w:r>
      <w:r w:rsidRPr="00342825">
        <w:rPr>
          <w:rFonts w:ascii="Times New Roman" w:eastAsiaTheme="minorEastAsia" w:hAnsi="Times New Roman"/>
          <w:sz w:val="24"/>
          <w:lang w:eastAsia="zh-CN"/>
        </w:rPr>
        <w:t xml:space="preserve"> status, the sample will automatically become authorized.</w:t>
      </w:r>
    </w:p>
    <w:p w14:paraId="23B2B8CA" w14:textId="702735B9" w:rsidR="00A3347B" w:rsidRDefault="00A3347B" w:rsidP="00E86F95">
      <w:pPr>
        <w:jc w:val="both"/>
        <w:rPr>
          <w:rFonts w:ascii="Times New Roman" w:eastAsiaTheme="minorEastAsia" w:hAnsi="Times New Roman"/>
          <w:sz w:val="24"/>
          <w:lang w:eastAsia="zh-CN"/>
        </w:rPr>
      </w:pPr>
      <w:ins w:id="109" w:author="Gu, Cheng" w:date="2025-05-22T13:01:00Z" w16du:dateUtc="2025-05-22T05:01:00Z">
        <w:r>
          <w:rPr>
            <w:rFonts w:ascii="Times New Roman" w:eastAsiaTheme="minorEastAsia" w:hAnsi="Times New Roman" w:hint="eastAsia"/>
            <w:sz w:val="24"/>
            <w:lang w:eastAsia="zh-CN"/>
          </w:rPr>
          <w:t xml:space="preserve">Authorized JIT samples will be listed in the </w:t>
        </w:r>
      </w:ins>
      <w:ins w:id="110" w:author="Gu, Cheng" w:date="2025-05-22T13:02:00Z" w16du:dateUtc="2025-05-22T05:02:00Z">
        <w:r>
          <w:rPr>
            <w:rFonts w:ascii="Times New Roman" w:eastAsiaTheme="minorEastAsia" w:hAnsi="Times New Roman" w:hint="eastAsia"/>
            <w:i/>
            <w:iCs/>
            <w:sz w:val="24"/>
            <w:lang w:eastAsia="zh-CN"/>
          </w:rPr>
          <w:t>S</w:t>
        </w:r>
      </w:ins>
      <w:ins w:id="111" w:author="Gu, Cheng" w:date="2025-05-22T13:01:00Z" w16du:dateUtc="2025-05-22T05:01:00Z">
        <w:r w:rsidRPr="00A3347B">
          <w:rPr>
            <w:rFonts w:ascii="Times New Roman" w:eastAsiaTheme="minorEastAsia" w:hAnsi="Times New Roman"/>
            <w:i/>
            <w:iCs/>
            <w:sz w:val="24"/>
            <w:lang w:eastAsia="zh-CN"/>
            <w:rPrChange w:id="112" w:author="Gu, Cheng" w:date="2025-05-22T13:01:00Z" w16du:dateUtc="2025-05-22T05:01:00Z">
              <w:rPr>
                <w:rFonts w:ascii="Times New Roman" w:eastAsiaTheme="minorEastAsia" w:hAnsi="Times New Roman"/>
                <w:sz w:val="24"/>
                <w:lang w:eastAsia="zh-CN"/>
              </w:rPr>
            </w:rPrChange>
          </w:rPr>
          <w:t xml:space="preserve">ample </w:t>
        </w:r>
        <w:proofErr w:type="gramStart"/>
        <w:r w:rsidRPr="00A3347B">
          <w:rPr>
            <w:rFonts w:ascii="Times New Roman" w:eastAsiaTheme="minorEastAsia" w:hAnsi="Times New Roman"/>
            <w:i/>
            <w:iCs/>
            <w:sz w:val="24"/>
            <w:lang w:eastAsia="zh-CN"/>
            <w:rPrChange w:id="113" w:author="Gu, Cheng" w:date="2025-05-22T13:01:00Z" w16du:dateUtc="2025-05-22T05:01:00Z">
              <w:rPr>
                <w:rFonts w:ascii="Times New Roman" w:eastAsiaTheme="minorEastAsia" w:hAnsi="Times New Roman"/>
                <w:sz w:val="24"/>
                <w:lang w:eastAsia="zh-CN"/>
              </w:rPr>
            </w:rPrChange>
          </w:rPr>
          <w:t>management</w:t>
        </w:r>
        <w:proofErr w:type="gramEnd"/>
        <w:r w:rsidRPr="00A3347B">
          <w:rPr>
            <w:rFonts w:ascii="Times New Roman" w:eastAsiaTheme="minorEastAsia" w:hAnsi="Times New Roman"/>
            <w:i/>
            <w:iCs/>
            <w:sz w:val="24"/>
            <w:lang w:eastAsia="zh-CN"/>
            <w:rPrChange w:id="114" w:author="Gu, Cheng" w:date="2025-05-22T13:01:00Z" w16du:dateUtc="2025-05-22T05:01:00Z">
              <w:rPr>
                <w:rFonts w:ascii="Times New Roman" w:eastAsiaTheme="minorEastAsia" w:hAnsi="Times New Roman"/>
                <w:sz w:val="24"/>
                <w:lang w:eastAsia="zh-CN"/>
              </w:rPr>
            </w:rPrChange>
          </w:rPr>
          <w:t>-</w:t>
        </w:r>
      </w:ins>
      <w:ins w:id="115" w:author="Gu, Cheng" w:date="2025-05-22T13:02:00Z" w16du:dateUtc="2025-05-22T05:02:00Z">
        <w:r>
          <w:rPr>
            <w:rFonts w:ascii="Times New Roman" w:eastAsiaTheme="minorEastAsia" w:hAnsi="Times New Roman" w:hint="eastAsia"/>
            <w:i/>
            <w:iCs/>
            <w:sz w:val="24"/>
            <w:lang w:eastAsia="zh-CN"/>
          </w:rPr>
          <w:t>A</w:t>
        </w:r>
      </w:ins>
      <w:ins w:id="116" w:author="Gu, Cheng" w:date="2025-05-22T13:01:00Z" w16du:dateUtc="2025-05-22T05:01:00Z">
        <w:r w:rsidRPr="00A3347B">
          <w:rPr>
            <w:rFonts w:ascii="Times New Roman" w:eastAsiaTheme="minorEastAsia" w:hAnsi="Times New Roman"/>
            <w:i/>
            <w:iCs/>
            <w:sz w:val="24"/>
            <w:lang w:eastAsia="zh-CN"/>
            <w:rPrChange w:id="117" w:author="Gu, Cheng" w:date="2025-05-22T13:01:00Z" w16du:dateUtc="2025-05-22T05:01:00Z">
              <w:rPr>
                <w:rFonts w:ascii="Times New Roman" w:eastAsiaTheme="minorEastAsia" w:hAnsi="Times New Roman"/>
                <w:sz w:val="24"/>
                <w:lang w:eastAsia="zh-CN"/>
              </w:rPr>
            </w:rPrChange>
          </w:rPr>
          <w:t>uthorized samples</w:t>
        </w:r>
        <w:r>
          <w:rPr>
            <w:rFonts w:ascii="Times New Roman" w:eastAsiaTheme="minorEastAsia" w:hAnsi="Times New Roman" w:hint="eastAsia"/>
            <w:sz w:val="24"/>
            <w:lang w:eastAsia="zh-CN"/>
          </w:rPr>
          <w:t xml:space="preserve"> folder.</w:t>
        </w:r>
      </w:ins>
      <w:ins w:id="118" w:author="Gu, Cheng" w:date="2025-05-22T13:02:00Z" w16du:dateUtc="2025-05-22T05:02:00Z">
        <w:r>
          <w:rPr>
            <w:rFonts w:ascii="Times New Roman" w:eastAsiaTheme="minorEastAsia" w:hAnsi="Times New Roman" w:hint="eastAsia"/>
            <w:sz w:val="24"/>
            <w:lang w:eastAsia="zh-CN"/>
          </w:rPr>
          <w:t xml:space="preserve"> </w:t>
        </w:r>
        <w:r w:rsidR="00437E7B">
          <w:rPr>
            <w:rFonts w:ascii="Times New Roman" w:eastAsiaTheme="minorEastAsia" w:hAnsi="Times New Roman"/>
            <w:sz w:val="24"/>
            <w:lang w:eastAsia="zh-CN"/>
          </w:rPr>
          <w:t>S</w:t>
        </w:r>
        <w:r w:rsidR="00437E7B">
          <w:rPr>
            <w:rFonts w:ascii="Times New Roman" w:eastAsiaTheme="minorEastAsia" w:hAnsi="Times New Roman" w:hint="eastAsia"/>
            <w:sz w:val="24"/>
            <w:lang w:eastAsia="zh-CN"/>
          </w:rPr>
          <w:t>ystem will highlight the</w:t>
        </w:r>
      </w:ins>
      <w:ins w:id="119" w:author="Gu, Cheng" w:date="2025-05-22T13:03:00Z" w16du:dateUtc="2025-05-22T05:03:00Z">
        <w:r w:rsidR="00F86B7E">
          <w:rPr>
            <w:rFonts w:ascii="Times New Roman" w:eastAsiaTheme="minorEastAsia" w:hAnsi="Times New Roman" w:hint="eastAsia"/>
            <w:sz w:val="24"/>
            <w:lang w:eastAsia="zh-CN"/>
          </w:rPr>
          <w:t xml:space="preserve"> JIT</w:t>
        </w:r>
      </w:ins>
      <w:ins w:id="120" w:author="Gu, Cheng" w:date="2025-05-22T13:02:00Z" w16du:dateUtc="2025-05-22T05:02:00Z">
        <w:r w:rsidR="00437E7B">
          <w:rPr>
            <w:rFonts w:ascii="Times New Roman" w:eastAsiaTheme="minorEastAsia" w:hAnsi="Times New Roman" w:hint="eastAsia"/>
            <w:sz w:val="24"/>
            <w:lang w:eastAsia="zh-CN"/>
          </w:rPr>
          <w:t xml:space="preserve"> samples which has not received </w:t>
        </w:r>
        <w:r w:rsidR="00B261DE">
          <w:rPr>
            <w:rFonts w:ascii="Times New Roman" w:eastAsiaTheme="minorEastAsia" w:hAnsi="Times New Roman" w:hint="eastAsia"/>
            <w:sz w:val="24"/>
            <w:lang w:eastAsia="zh-CN"/>
          </w:rPr>
          <w:t>inspection lots from SAP</w:t>
        </w:r>
      </w:ins>
      <w:ins w:id="121" w:author="Gu, Cheng" w:date="2025-05-22T13:03:00Z" w16du:dateUtc="2025-05-22T05:03:00Z">
        <w:r w:rsidR="00F86B7E">
          <w:rPr>
            <w:rFonts w:ascii="Times New Roman" w:eastAsiaTheme="minorEastAsia" w:hAnsi="Times New Roman" w:hint="eastAsia"/>
            <w:sz w:val="24"/>
            <w:lang w:eastAsia="zh-CN"/>
          </w:rPr>
          <w:t xml:space="preserve"> </w:t>
        </w:r>
        <w:r w:rsidR="00F86B7E" w:rsidRPr="00F86B7E">
          <w:rPr>
            <w:rFonts w:ascii="Times New Roman" w:eastAsiaTheme="minorEastAsia" w:hAnsi="Times New Roman"/>
            <w:sz w:val="24"/>
            <w:lang w:eastAsia="zh-CN"/>
          </w:rPr>
          <w:t xml:space="preserve">by highlighting the background </w:t>
        </w:r>
        <w:proofErr w:type="spellStart"/>
        <w:r w:rsidR="00F86B7E" w:rsidRPr="00F86B7E">
          <w:rPr>
            <w:rFonts w:ascii="Times New Roman" w:eastAsiaTheme="minorEastAsia" w:hAnsi="Times New Roman"/>
            <w:sz w:val="24"/>
            <w:lang w:eastAsia="zh-CN"/>
          </w:rPr>
          <w:t>color</w:t>
        </w:r>
      </w:ins>
      <w:proofErr w:type="spellEnd"/>
      <w:ins w:id="122" w:author="Gu, Cheng" w:date="2025-05-22T13:02:00Z" w16du:dateUtc="2025-05-22T05:02:00Z">
        <w:r w:rsidR="00B261DE">
          <w:rPr>
            <w:rFonts w:ascii="Times New Roman" w:eastAsiaTheme="minorEastAsia" w:hAnsi="Times New Roman" w:hint="eastAsia"/>
            <w:sz w:val="24"/>
            <w:lang w:eastAsia="zh-CN"/>
          </w:rPr>
          <w:t xml:space="preserve"> in the</w:t>
        </w:r>
      </w:ins>
      <w:ins w:id="123" w:author="Gu, Cheng" w:date="2025-05-22T13:03:00Z" w16du:dateUtc="2025-05-22T05:03:00Z">
        <w:r w:rsidR="00F86B7E">
          <w:rPr>
            <w:rFonts w:ascii="Times New Roman" w:eastAsiaTheme="minorEastAsia" w:hAnsi="Times New Roman" w:hint="eastAsia"/>
            <w:sz w:val="24"/>
            <w:lang w:eastAsia="zh-CN"/>
          </w:rPr>
          <w:t xml:space="preserve"> Authorized samples</w:t>
        </w:r>
      </w:ins>
      <w:ins w:id="124" w:author="Gu, Cheng" w:date="2025-05-22T13:02:00Z" w16du:dateUtc="2025-05-22T05:02:00Z">
        <w:r w:rsidR="00B261DE">
          <w:rPr>
            <w:rFonts w:ascii="Times New Roman" w:eastAsiaTheme="minorEastAsia" w:hAnsi="Times New Roman" w:hint="eastAsia"/>
            <w:sz w:val="24"/>
            <w:lang w:eastAsia="zh-CN"/>
          </w:rPr>
          <w:t xml:space="preserve"> folder.</w:t>
        </w:r>
      </w:ins>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Heading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Heading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lastRenderedPageBreak/>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proofErr w:type="gramStart"/>
      <w:r w:rsidRPr="00CD28D7">
        <w:rPr>
          <w:rFonts w:ascii="Times New Roman" w:eastAsiaTheme="minorEastAsia" w:hAnsi="Times New Roman"/>
          <w:i/>
          <w:iCs/>
          <w:sz w:val="24"/>
          <w:lang w:eastAsia="zh-CN"/>
        </w:rPr>
        <w:t>on spec</w:t>
      </w:r>
      <w:proofErr w:type="gramEnd"/>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1C2F8445" w14:textId="77777777" w:rsidR="001166EC" w:rsidRDefault="001166EC" w:rsidP="0070169F">
      <w:pPr>
        <w:jc w:val="both"/>
        <w:rPr>
          <w:rFonts w:ascii="Times New Roman" w:eastAsiaTheme="minorEastAsia" w:hAnsi="Times New Roman"/>
          <w:sz w:val="24"/>
          <w:lang w:eastAsia="zh-CN"/>
        </w:rPr>
      </w:pPr>
    </w:p>
    <w:p w14:paraId="557E2660" w14:textId="77777777" w:rsidR="005D5445" w:rsidRDefault="001166EC" w:rsidP="005D5445">
      <w:pPr>
        <w:pStyle w:val="Heading3"/>
        <w:rPr>
          <w:rFonts w:eastAsiaTheme="minorEastAsia"/>
          <w:i w:val="0"/>
          <w:iCs/>
          <w:lang w:eastAsia="zh-CN"/>
        </w:rPr>
      </w:pPr>
      <w:r>
        <w:rPr>
          <w:rFonts w:asciiTheme="minorEastAsia" w:eastAsiaTheme="minorEastAsia" w:hAnsiTheme="minorEastAsia" w:hint="eastAsia"/>
          <w:i w:val="0"/>
          <w:iCs/>
          <w:lang w:eastAsia="zh-CN"/>
        </w:rPr>
        <w:t>MES</w:t>
      </w:r>
      <w:r>
        <w:rPr>
          <w:rFonts w:eastAsiaTheme="minorEastAsia" w:hint="eastAsia"/>
          <w:i w:val="0"/>
          <w:iCs/>
          <w:lang w:eastAsia="zh-CN"/>
        </w:rPr>
        <w:t xml:space="preserve"> Interface</w:t>
      </w:r>
      <w:bookmarkEnd w:id="66"/>
      <w:bookmarkEnd w:id="67"/>
    </w:p>
    <w:p w14:paraId="04A4745F" w14:textId="5CEF325F" w:rsidR="009D73C6" w:rsidRPr="005D5445" w:rsidRDefault="009D73C6" w:rsidP="005D5445">
      <w:pPr>
        <w:pStyle w:val="Heading4"/>
        <w:tabs>
          <w:tab w:val="clear" w:pos="3416"/>
        </w:tabs>
        <w:ind w:left="810" w:hanging="810"/>
        <w:rPr>
          <w:rFonts w:eastAsiaTheme="minorEastAsia"/>
          <w:i w:val="0"/>
          <w:iCs/>
          <w:lang w:eastAsia="zh-CN"/>
        </w:rPr>
      </w:pPr>
      <w:r w:rsidRPr="005D5445">
        <w:rPr>
          <w:rFonts w:eastAsiaTheme="minorEastAsia"/>
          <w:i w:val="0"/>
          <w:iCs/>
          <w:lang w:eastAsia="zh-CN"/>
        </w:rPr>
        <w:t>Introduction</w:t>
      </w:r>
    </w:p>
    <w:p w14:paraId="107A6897" w14:textId="77777777" w:rsidR="009D73C6" w:rsidRPr="005D1545" w:rsidRDefault="009D73C6" w:rsidP="005D1545">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This document describes the system functionality for the integration between QCLAD (</w:t>
      </w:r>
      <w:proofErr w:type="spellStart"/>
      <w:r w:rsidRPr="005D1545">
        <w:rPr>
          <w:rFonts w:ascii="Times New Roman" w:eastAsiaTheme="minorEastAsia" w:hAnsi="Times New Roman"/>
          <w:sz w:val="24"/>
          <w:lang w:eastAsia="zh-CN"/>
        </w:rPr>
        <w:t>SampleManager</w:t>
      </w:r>
      <w:proofErr w:type="spellEnd"/>
      <w:r w:rsidRPr="005D1545">
        <w:rPr>
          <w:rFonts w:ascii="Times New Roman" w:eastAsiaTheme="minorEastAsia" w:hAnsi="Times New Roman"/>
          <w:sz w:val="24"/>
          <w:lang w:eastAsia="zh-CN"/>
        </w:rPr>
        <w:t>) and MES (Manufacturing Execution System) as part of Phase B implementation.</w:t>
      </w:r>
    </w:p>
    <w:p w14:paraId="430B2B8B" w14:textId="77777777" w:rsidR="009D73C6" w:rsidRDefault="009D73C6" w:rsidP="009D73C6">
      <w:pPr>
        <w:pStyle w:val="BodyText"/>
        <w:spacing w:before="20"/>
      </w:pPr>
    </w:p>
    <w:p w14:paraId="1E92404D" w14:textId="77777777" w:rsidR="009D73C6" w:rsidRPr="008C78C3" w:rsidRDefault="009D73C6" w:rsidP="008C78C3">
      <w:pPr>
        <w:pStyle w:val="Heading4"/>
        <w:tabs>
          <w:tab w:val="clear" w:pos="3416"/>
        </w:tabs>
        <w:ind w:left="810" w:hanging="810"/>
        <w:rPr>
          <w:rFonts w:eastAsiaTheme="minorEastAsia"/>
          <w:i w:val="0"/>
          <w:iCs/>
          <w:lang w:eastAsia="zh-CN"/>
        </w:rPr>
      </w:pPr>
      <w:r w:rsidRPr="008C78C3">
        <w:rPr>
          <w:rFonts w:eastAsiaTheme="minorEastAsia"/>
          <w:i w:val="0"/>
          <w:iCs/>
          <w:lang w:eastAsia="zh-CN"/>
        </w:rPr>
        <w:t>Purpose</w:t>
      </w:r>
    </w:p>
    <w:p w14:paraId="4719CA6C" w14:textId="77777777" w:rsidR="009D73C6" w:rsidRPr="005D1545" w:rsidRDefault="009D73C6" w:rsidP="005D1545">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The purpose of this document is to provide detailed specifications for the MES-QCLAD integration, covering JIT (Just-In-Time) and IPQC (In-Process Quality Control) processes, including interface requirements, data mapping, and system logic.</w:t>
      </w:r>
    </w:p>
    <w:p w14:paraId="43776B13" w14:textId="77777777" w:rsidR="009D73C6" w:rsidRDefault="009D73C6" w:rsidP="009D73C6">
      <w:pPr>
        <w:pStyle w:val="BodyText"/>
        <w:spacing w:before="36"/>
        <w:rPr>
          <w:rFonts w:eastAsiaTheme="minorEastAsia" w:hint="eastAsia"/>
          <w:lang w:val="en-GB" w:eastAsia="zh-CN"/>
        </w:rPr>
      </w:pPr>
    </w:p>
    <w:p w14:paraId="3767D3FD" w14:textId="25FC6AE5" w:rsidR="00F249AB" w:rsidRPr="003D546C" w:rsidRDefault="003F395D">
      <w:pPr>
        <w:pStyle w:val="Heading4"/>
        <w:tabs>
          <w:tab w:val="clear" w:pos="3416"/>
        </w:tabs>
        <w:ind w:left="810" w:hanging="810"/>
        <w:rPr>
          <w:rFonts w:eastAsiaTheme="minorEastAsia"/>
          <w:lang w:eastAsia="zh-CN"/>
        </w:rPr>
      </w:pPr>
      <w:r w:rsidRPr="003D546C">
        <w:rPr>
          <w:rFonts w:eastAsiaTheme="minorEastAsia"/>
          <w:i w:val="0"/>
          <w:iCs/>
          <w:lang w:eastAsia="zh-CN"/>
        </w:rPr>
        <w:t>RTM Mapping</w:t>
      </w:r>
    </w:p>
    <w:tbl>
      <w:tblPr>
        <w:tblStyle w:val="TableGrid"/>
        <w:tblW w:w="9535" w:type="dxa"/>
        <w:tblLook w:val="04A0" w:firstRow="1" w:lastRow="0" w:firstColumn="1" w:lastColumn="0" w:noHBand="0" w:noVBand="1"/>
      </w:tblPr>
      <w:tblGrid>
        <w:gridCol w:w="1615"/>
        <w:gridCol w:w="5940"/>
        <w:gridCol w:w="1980"/>
      </w:tblGrid>
      <w:tr w:rsidR="000474B9" w:rsidRPr="00A8674B" w14:paraId="6405CF25" w14:textId="77777777" w:rsidTr="4F0107CC">
        <w:tc>
          <w:tcPr>
            <w:tcW w:w="1615" w:type="dxa"/>
            <w:shd w:val="clear" w:color="auto" w:fill="9CC2E5" w:themeFill="accent5" w:themeFillTint="99"/>
          </w:tcPr>
          <w:p w14:paraId="42A944EB" w14:textId="77777777" w:rsidR="000474B9" w:rsidRPr="00A8674B" w:rsidRDefault="000474B9">
            <w:pPr>
              <w:rPr>
                <w:rFonts w:ascii="Times New Roman" w:eastAsiaTheme="minorEastAsia" w:hAnsi="Times New Roman"/>
                <w:sz w:val="24"/>
                <w:lang w:eastAsia="zh-CN"/>
              </w:rPr>
            </w:pPr>
            <w:r w:rsidRPr="00A8674B">
              <w:rPr>
                <w:rFonts w:ascii="Times New Roman" w:eastAsiaTheme="minorEastAsia" w:hAnsi="Times New Roman"/>
                <w:sz w:val="24"/>
                <w:lang w:eastAsia="zh-CN"/>
              </w:rPr>
              <w:t>URS Ref.</w:t>
            </w:r>
          </w:p>
        </w:tc>
        <w:tc>
          <w:tcPr>
            <w:tcW w:w="5940" w:type="dxa"/>
            <w:shd w:val="clear" w:color="auto" w:fill="9CC2E5" w:themeFill="accent5" w:themeFillTint="99"/>
          </w:tcPr>
          <w:p w14:paraId="72C5C608" w14:textId="77777777" w:rsidR="000474B9" w:rsidRPr="00A8674B" w:rsidRDefault="000474B9">
            <w:pPr>
              <w:rPr>
                <w:rFonts w:ascii="Times New Roman" w:eastAsiaTheme="minorEastAsia" w:hAnsi="Times New Roman"/>
                <w:sz w:val="24"/>
                <w:lang w:eastAsia="zh-CN"/>
              </w:rPr>
            </w:pPr>
            <w:r w:rsidRPr="00A8674B">
              <w:rPr>
                <w:rFonts w:ascii="Times New Roman" w:eastAsiaTheme="minorEastAsia" w:hAnsi="Times New Roman"/>
                <w:sz w:val="24"/>
                <w:lang w:eastAsia="zh-CN"/>
              </w:rPr>
              <w:t>Requirement</w:t>
            </w:r>
          </w:p>
        </w:tc>
        <w:tc>
          <w:tcPr>
            <w:tcW w:w="1980" w:type="dxa"/>
            <w:shd w:val="clear" w:color="auto" w:fill="9CC2E5" w:themeFill="accent5" w:themeFillTint="99"/>
          </w:tcPr>
          <w:p w14:paraId="284B18DE" w14:textId="77777777" w:rsidR="000474B9" w:rsidRPr="00A8674B" w:rsidRDefault="000474B9">
            <w:pPr>
              <w:rPr>
                <w:rFonts w:ascii="Times New Roman" w:eastAsiaTheme="minorEastAsia" w:hAnsi="Times New Roman"/>
                <w:sz w:val="24"/>
                <w:lang w:eastAsia="zh-CN"/>
              </w:rPr>
            </w:pPr>
            <w:r w:rsidRPr="00A8674B">
              <w:rPr>
                <w:rFonts w:ascii="Times New Roman" w:eastAsiaTheme="minorEastAsia" w:hAnsi="Times New Roman"/>
                <w:sz w:val="24"/>
                <w:lang w:eastAsia="zh-CN"/>
              </w:rPr>
              <w:t>Type</w:t>
            </w:r>
          </w:p>
        </w:tc>
      </w:tr>
      <w:tr w:rsidR="003D546C" w:rsidRPr="00A8674B" w14:paraId="5EF243BC" w14:textId="77777777" w:rsidTr="4F0107CC">
        <w:tc>
          <w:tcPr>
            <w:tcW w:w="1615" w:type="dxa"/>
          </w:tcPr>
          <w:p w14:paraId="4DE897C1" w14:textId="200D9872"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4.1.1.2.2</w:t>
            </w:r>
          </w:p>
        </w:tc>
        <w:tc>
          <w:tcPr>
            <w:tcW w:w="5940" w:type="dxa"/>
          </w:tcPr>
          <w:p w14:paraId="6F12B4BB" w14:textId="70CEB4A1"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be able to trigger a resample from MES.</w:t>
            </w:r>
          </w:p>
        </w:tc>
        <w:tc>
          <w:tcPr>
            <w:tcW w:w="1980" w:type="dxa"/>
          </w:tcPr>
          <w:p w14:paraId="3BAC602C" w14:textId="5F648B8B"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Customisation</w:t>
            </w:r>
          </w:p>
        </w:tc>
      </w:tr>
      <w:tr w:rsidR="003D546C" w:rsidRPr="00A8674B" w14:paraId="30D6D797" w14:textId="77777777" w:rsidTr="4F0107CC">
        <w:tc>
          <w:tcPr>
            <w:tcW w:w="1615" w:type="dxa"/>
          </w:tcPr>
          <w:p w14:paraId="0F1D75A4" w14:textId="7D94D0FD"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4.1.1.17.3</w:t>
            </w:r>
          </w:p>
        </w:tc>
        <w:tc>
          <w:tcPr>
            <w:tcW w:w="5940" w:type="dxa"/>
          </w:tcPr>
          <w:p w14:paraId="7836CF18" w14:textId="7001352C"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be automatically login samples from MES.</w:t>
            </w:r>
          </w:p>
        </w:tc>
        <w:tc>
          <w:tcPr>
            <w:tcW w:w="1980" w:type="dxa"/>
          </w:tcPr>
          <w:p w14:paraId="69B3C699" w14:textId="4C7D851F"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Customisation</w:t>
            </w:r>
          </w:p>
        </w:tc>
      </w:tr>
      <w:tr w:rsidR="003D546C" w:rsidRPr="00A8674B" w14:paraId="558090BD" w14:textId="77777777" w:rsidTr="4F0107CC">
        <w:tc>
          <w:tcPr>
            <w:tcW w:w="1615" w:type="dxa"/>
          </w:tcPr>
          <w:p w14:paraId="349C8022" w14:textId="51226428"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4.2.1.9.2</w:t>
            </w:r>
          </w:p>
        </w:tc>
        <w:tc>
          <w:tcPr>
            <w:tcW w:w="5940" w:type="dxa"/>
          </w:tcPr>
          <w:p w14:paraId="72EC6753" w14:textId="7961BF7C"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be able to support skill shall be sync with OSDP system if there is OSDP in plant.</w:t>
            </w:r>
            <w:r w:rsidRPr="00A8674B">
              <w:rPr>
                <w:rFonts w:ascii="Times New Roman" w:hAnsi="Times New Roman"/>
                <w:sz w:val="24"/>
              </w:rPr>
              <w:br/>
              <w:t xml:space="preserve">Refer to 4.5.1.14 </w:t>
            </w:r>
          </w:p>
        </w:tc>
        <w:tc>
          <w:tcPr>
            <w:tcW w:w="1980" w:type="dxa"/>
          </w:tcPr>
          <w:p w14:paraId="7244D3DC" w14:textId="0668C3F7"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Customisation</w:t>
            </w:r>
          </w:p>
        </w:tc>
      </w:tr>
      <w:tr w:rsidR="003D546C" w:rsidRPr="00A8674B" w14:paraId="311302A1" w14:textId="77777777" w:rsidTr="4F0107CC">
        <w:tc>
          <w:tcPr>
            <w:tcW w:w="1615" w:type="dxa"/>
          </w:tcPr>
          <w:p w14:paraId="007E71E2" w14:textId="2F694240"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4.2.1.11.1</w:t>
            </w:r>
          </w:p>
        </w:tc>
        <w:tc>
          <w:tcPr>
            <w:tcW w:w="5940" w:type="dxa"/>
          </w:tcPr>
          <w:p w14:paraId="0DE3A566" w14:textId="35FBE478"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create tasks for samples based on specific frequency.</w:t>
            </w:r>
          </w:p>
        </w:tc>
        <w:tc>
          <w:tcPr>
            <w:tcW w:w="1980" w:type="dxa"/>
          </w:tcPr>
          <w:p w14:paraId="714CF9AB" w14:textId="7C329C11"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Customisation</w:t>
            </w:r>
          </w:p>
        </w:tc>
      </w:tr>
      <w:tr w:rsidR="003D546C" w:rsidRPr="00A8674B" w14:paraId="34934813" w14:textId="77777777" w:rsidTr="4F0107CC">
        <w:tc>
          <w:tcPr>
            <w:tcW w:w="1615" w:type="dxa"/>
          </w:tcPr>
          <w:p w14:paraId="74B0580C" w14:textId="735C4E89"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4.5.1.12</w:t>
            </w:r>
          </w:p>
        </w:tc>
        <w:tc>
          <w:tcPr>
            <w:tcW w:w="5940" w:type="dxa"/>
          </w:tcPr>
          <w:p w14:paraId="2C2EBC3F" w14:textId="7E1763DB"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 xml:space="preserve">System shall push notify </w:t>
            </w:r>
            <w:proofErr w:type="gramStart"/>
            <w:r w:rsidRPr="00A8674B">
              <w:rPr>
                <w:rFonts w:ascii="Times New Roman" w:hAnsi="Times New Roman"/>
                <w:sz w:val="24"/>
              </w:rPr>
              <w:t>information(</w:t>
            </w:r>
            <w:proofErr w:type="gramEnd"/>
            <w:r w:rsidRPr="00A8674B">
              <w:rPr>
                <w:rFonts w:ascii="Times New Roman" w:hAnsi="Times New Roman"/>
                <w:sz w:val="24"/>
              </w:rPr>
              <w:t>including resample and adjustment) to Henkel smart factory.</w:t>
            </w:r>
          </w:p>
        </w:tc>
        <w:tc>
          <w:tcPr>
            <w:tcW w:w="1980" w:type="dxa"/>
          </w:tcPr>
          <w:p w14:paraId="17F88858" w14:textId="6B24FCF1" w:rsidR="003D546C" w:rsidRPr="00A8674B" w:rsidRDefault="54EC4C0D" w:rsidP="4F0107CC">
            <w:pPr>
              <w:rPr>
                <w:rFonts w:ascii="Times New Roman" w:eastAsiaTheme="minorEastAsia" w:hAnsi="Times New Roman"/>
                <w:sz w:val="24"/>
                <w:lang w:eastAsia="zh-CN"/>
              </w:rPr>
            </w:pPr>
            <w:r w:rsidRPr="4F0107CC">
              <w:rPr>
                <w:rFonts w:ascii="Times New Roman" w:hAnsi="Times New Roman"/>
                <w:sz w:val="24"/>
              </w:rPr>
              <w:t>Interface</w:t>
            </w:r>
          </w:p>
        </w:tc>
      </w:tr>
      <w:tr w:rsidR="003D546C" w:rsidRPr="00A8674B" w14:paraId="749CCE06" w14:textId="77777777" w:rsidTr="4F0107CC">
        <w:tc>
          <w:tcPr>
            <w:tcW w:w="1615" w:type="dxa"/>
          </w:tcPr>
          <w:p w14:paraId="13E9AA06" w14:textId="373DCCBD"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4.5.1.13</w:t>
            </w:r>
          </w:p>
        </w:tc>
        <w:tc>
          <w:tcPr>
            <w:tcW w:w="5940" w:type="dxa"/>
          </w:tcPr>
          <w:p w14:paraId="062C7429" w14:textId="625EC935"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pull result information from Henkel smart factory.</w:t>
            </w:r>
          </w:p>
        </w:tc>
        <w:tc>
          <w:tcPr>
            <w:tcW w:w="1980" w:type="dxa"/>
          </w:tcPr>
          <w:p w14:paraId="72710369" w14:textId="7FF0DB55"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4674BDE3" w14:textId="77777777" w:rsidTr="4F0107CC">
        <w:tc>
          <w:tcPr>
            <w:tcW w:w="1615" w:type="dxa"/>
          </w:tcPr>
          <w:p w14:paraId="3DA4D0DC" w14:textId="58E448F3"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4.5.1.14</w:t>
            </w:r>
          </w:p>
        </w:tc>
        <w:tc>
          <w:tcPr>
            <w:tcW w:w="5940" w:type="dxa"/>
          </w:tcPr>
          <w:p w14:paraId="76ED68BA" w14:textId="6959F1CF"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support to upload result value from QCLAD to Henkel smart factory.</w:t>
            </w:r>
          </w:p>
        </w:tc>
        <w:tc>
          <w:tcPr>
            <w:tcW w:w="1980" w:type="dxa"/>
          </w:tcPr>
          <w:p w14:paraId="0CD79B7D" w14:textId="561B4004"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140E406E" w14:textId="77777777" w:rsidTr="4F0107CC">
        <w:tc>
          <w:tcPr>
            <w:tcW w:w="1615" w:type="dxa"/>
          </w:tcPr>
          <w:p w14:paraId="6870A53E" w14:textId="48CF6765"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4.5.1.15</w:t>
            </w:r>
          </w:p>
        </w:tc>
        <w:tc>
          <w:tcPr>
            <w:tcW w:w="5940" w:type="dxa"/>
          </w:tcPr>
          <w:p w14:paraId="44803A01" w14:textId="3A9E8032"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support to upload sample states from QCLAD to Henkel smart factory.</w:t>
            </w:r>
          </w:p>
        </w:tc>
        <w:tc>
          <w:tcPr>
            <w:tcW w:w="1980" w:type="dxa"/>
          </w:tcPr>
          <w:p w14:paraId="063E0338" w14:textId="6E73C845"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7DC4E97B" w14:textId="77777777" w:rsidTr="4F0107CC">
        <w:tc>
          <w:tcPr>
            <w:tcW w:w="1615" w:type="dxa"/>
          </w:tcPr>
          <w:p w14:paraId="620F028C" w14:textId="57BE74B7"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lastRenderedPageBreak/>
              <w:t>4.5.1.16</w:t>
            </w:r>
          </w:p>
        </w:tc>
        <w:tc>
          <w:tcPr>
            <w:tcW w:w="5940" w:type="dxa"/>
          </w:tcPr>
          <w:p w14:paraId="74E1A134" w14:textId="6DA8CA83"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push/pull adjustment quantity information from/to Henkel smart factory.</w:t>
            </w:r>
          </w:p>
        </w:tc>
        <w:tc>
          <w:tcPr>
            <w:tcW w:w="1980" w:type="dxa"/>
          </w:tcPr>
          <w:p w14:paraId="0EF23AC2" w14:textId="6AD6F1B4"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58AD2947" w14:textId="77777777" w:rsidTr="4F0107CC">
        <w:tc>
          <w:tcPr>
            <w:tcW w:w="1615" w:type="dxa"/>
          </w:tcPr>
          <w:p w14:paraId="02912B03" w14:textId="40908751"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4.5.1.17</w:t>
            </w:r>
          </w:p>
        </w:tc>
        <w:tc>
          <w:tcPr>
            <w:tcW w:w="5940" w:type="dxa"/>
          </w:tcPr>
          <w:p w14:paraId="162BD394" w14:textId="7F6E074F"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pull operator skill information from Henkel Skill Matrix.</w:t>
            </w:r>
          </w:p>
        </w:tc>
        <w:tc>
          <w:tcPr>
            <w:tcW w:w="1980" w:type="dxa"/>
          </w:tcPr>
          <w:p w14:paraId="2A60A52B" w14:textId="5303834C"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07B2E4C5" w14:textId="77777777" w:rsidTr="4F0107CC">
        <w:tc>
          <w:tcPr>
            <w:tcW w:w="1615" w:type="dxa"/>
          </w:tcPr>
          <w:p w14:paraId="0AF47495" w14:textId="03A40B6A"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4.8.1.5.2</w:t>
            </w:r>
          </w:p>
        </w:tc>
        <w:tc>
          <w:tcPr>
            <w:tcW w:w="5940" w:type="dxa"/>
          </w:tcPr>
          <w:p w14:paraId="5F2933B2" w14:textId="3B1B6E7D"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sync user’s testing skill from Henkel skill matrix tool.</w:t>
            </w:r>
          </w:p>
        </w:tc>
        <w:tc>
          <w:tcPr>
            <w:tcW w:w="1980" w:type="dxa"/>
          </w:tcPr>
          <w:p w14:paraId="4AB11D03" w14:textId="48D0CCA8"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223D4AE1" w14:textId="77777777" w:rsidTr="4F0107CC">
        <w:tc>
          <w:tcPr>
            <w:tcW w:w="1615" w:type="dxa"/>
          </w:tcPr>
          <w:p w14:paraId="52C844A6" w14:textId="4756A4F1"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4.8.2.3.2</w:t>
            </w:r>
          </w:p>
        </w:tc>
        <w:tc>
          <w:tcPr>
            <w:tcW w:w="5940" w:type="dxa"/>
          </w:tcPr>
          <w:p w14:paraId="67FE8837" w14:textId="266A96F1"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sync user’s testing skill from Henkel skill matrix tool.</w:t>
            </w:r>
          </w:p>
        </w:tc>
        <w:tc>
          <w:tcPr>
            <w:tcW w:w="1980" w:type="dxa"/>
          </w:tcPr>
          <w:p w14:paraId="2ABCA61C" w14:textId="0D481EE7"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bl>
    <w:p w14:paraId="1A24CBEF" w14:textId="055FAE2A" w:rsidR="003F395D" w:rsidRPr="00711A06" w:rsidRDefault="003F395D" w:rsidP="003F395D">
      <w:pPr>
        <w:rPr>
          <w:rFonts w:eastAsiaTheme="minorEastAsia"/>
          <w:lang w:eastAsia="zh-CN"/>
        </w:rPr>
      </w:pPr>
    </w:p>
    <w:p w14:paraId="57538993" w14:textId="77777777" w:rsidR="009D73C6" w:rsidRPr="008C78C3" w:rsidRDefault="009D73C6" w:rsidP="008C78C3">
      <w:pPr>
        <w:pStyle w:val="Heading4"/>
        <w:tabs>
          <w:tab w:val="clear" w:pos="3416"/>
        </w:tabs>
        <w:ind w:left="810" w:hanging="810"/>
        <w:rPr>
          <w:rFonts w:eastAsiaTheme="minorEastAsia"/>
          <w:i w:val="0"/>
          <w:iCs/>
          <w:lang w:eastAsia="zh-CN"/>
        </w:rPr>
      </w:pPr>
      <w:r w:rsidRPr="008C78C3">
        <w:rPr>
          <w:rFonts w:eastAsiaTheme="minorEastAsia"/>
          <w:i w:val="0"/>
          <w:iCs/>
          <w:lang w:eastAsia="zh-CN"/>
        </w:rPr>
        <w:t>Scope</w:t>
      </w:r>
    </w:p>
    <w:p w14:paraId="17D22AF9" w14:textId="77777777" w:rsidR="009D73C6" w:rsidRPr="005D1545" w:rsidRDefault="009D73C6" w:rsidP="005D1545">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The scope of this document includes:</w:t>
      </w:r>
    </w:p>
    <w:p w14:paraId="1F760999" w14:textId="5767335D" w:rsidR="009D73C6" w:rsidRPr="00594762" w:rsidRDefault="009D73C6"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JIT sample processing and result communication to MES</w:t>
      </w:r>
    </w:p>
    <w:p w14:paraId="07ABD2F7" w14:textId="3403CC24" w:rsidR="00594762" w:rsidRPr="00594762" w:rsidRDefault="009D73C6"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 xml:space="preserve">IPQC sample processing and result communication to MES </w:t>
      </w:r>
    </w:p>
    <w:p w14:paraId="0E5AED41" w14:textId="2C9267FB" w:rsidR="009D73C6" w:rsidRDefault="009D73C6"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Production line information synchronization</w:t>
      </w:r>
    </w:p>
    <w:p w14:paraId="099C6EEA" w14:textId="5BFD7F50" w:rsidR="00F10E51" w:rsidRPr="00594762" w:rsidRDefault="00392169" w:rsidP="00090406">
      <w:pPr>
        <w:pStyle w:val="ListParagraph"/>
        <w:numPr>
          <w:ilvl w:val="0"/>
          <w:numId w:val="4"/>
        </w:numPr>
        <w:jc w:val="both"/>
        <w:rPr>
          <w:rFonts w:ascii="Times New Roman" w:eastAsiaTheme="minorEastAsia" w:hAnsi="Times New Roman"/>
          <w:sz w:val="24"/>
          <w:lang w:eastAsia="zh-CN"/>
        </w:rPr>
      </w:pPr>
      <w:r>
        <w:rPr>
          <w:rFonts w:ascii="Times New Roman" w:eastAsiaTheme="minorEastAsia" w:hAnsi="Times New Roman"/>
          <w:sz w:val="24"/>
          <w:lang w:eastAsia="zh-CN"/>
        </w:rPr>
        <w:t>E</w:t>
      </w:r>
      <w:r>
        <w:rPr>
          <w:rFonts w:ascii="Times New Roman" w:eastAsiaTheme="minorEastAsia" w:hAnsi="Times New Roman" w:hint="eastAsia"/>
          <w:sz w:val="24"/>
          <w:lang w:eastAsia="zh-CN"/>
        </w:rPr>
        <w:t>stimate completion time information synchronization</w:t>
      </w:r>
    </w:p>
    <w:p w14:paraId="514C92B4" w14:textId="4F3AEF91" w:rsidR="009D73C6" w:rsidRPr="00594762" w:rsidRDefault="009D73C6"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Interface specifications and data mapping</w:t>
      </w:r>
    </w:p>
    <w:p w14:paraId="763F733F" w14:textId="726420CE" w:rsidR="005F6C9A" w:rsidRPr="005F6C9A" w:rsidRDefault="005F6C9A" w:rsidP="005F6C9A">
      <w:pPr>
        <w:jc w:val="both"/>
        <w:rPr>
          <w:rFonts w:ascii="Times New Roman" w:eastAsiaTheme="minorEastAsia" w:hAnsi="Times New Roman"/>
          <w:sz w:val="24"/>
          <w:lang w:val="en-US" w:eastAsia="zh-CN"/>
        </w:rPr>
      </w:pPr>
      <w:r>
        <w:rPr>
          <w:rFonts w:ascii="Times New Roman" w:eastAsiaTheme="minorEastAsia" w:hAnsi="Times New Roman" w:hint="eastAsia"/>
          <w:sz w:val="24"/>
          <w:lang w:eastAsia="zh-CN"/>
        </w:rPr>
        <w:t>Note:</w:t>
      </w:r>
      <w:r w:rsidR="009E0FF8">
        <w:rPr>
          <w:rFonts w:ascii="Times New Roman" w:eastAsiaTheme="minorEastAsia" w:hAnsi="Times New Roman" w:hint="eastAsia"/>
          <w:sz w:val="24"/>
          <w:lang w:eastAsia="zh-CN"/>
        </w:rPr>
        <w:t xml:space="preserve"> </w:t>
      </w:r>
      <w:r w:rsidRPr="005F6C9A">
        <w:rPr>
          <w:rFonts w:ascii="Times New Roman" w:eastAsiaTheme="minorEastAsia" w:hAnsi="Times New Roman"/>
          <w:i/>
          <w:iCs/>
          <w:sz w:val="24"/>
          <w:lang w:val="en-US" w:eastAsia="zh-CN"/>
        </w:rPr>
        <w:t>The JIT and IPQC interfaces are the same interface, the JSON format is the same, only the content of the return will be different.</w:t>
      </w:r>
    </w:p>
    <w:p w14:paraId="01A4F729" w14:textId="77777777" w:rsidR="009D73C6" w:rsidRDefault="009D73C6" w:rsidP="009D73C6">
      <w:pPr>
        <w:pStyle w:val="BodyText"/>
      </w:pPr>
    </w:p>
    <w:p w14:paraId="18CAED5F" w14:textId="5F6C3C3A" w:rsidR="009D73C6" w:rsidRDefault="009D73C6" w:rsidP="008C78C3">
      <w:pPr>
        <w:pStyle w:val="Heading5"/>
      </w:pPr>
      <w:r w:rsidRPr="008C78C3">
        <w:t>JIT Process Integration</w:t>
      </w:r>
    </w:p>
    <w:p w14:paraId="10EBFAB1" w14:textId="77777777" w:rsidR="009D73C6" w:rsidRPr="00D26542" w:rsidRDefault="009D73C6" w:rsidP="00D26542">
      <w:pPr>
        <w:pStyle w:val="Heading6"/>
        <w:rPr>
          <w:rFonts w:eastAsiaTheme="minorEastAsia"/>
          <w:lang w:eastAsia="zh-CN"/>
        </w:rPr>
      </w:pPr>
      <w:r w:rsidRPr="00D26542">
        <w:rPr>
          <w:rFonts w:eastAsiaTheme="minorEastAsia"/>
          <w:lang w:eastAsia="zh-CN"/>
        </w:rPr>
        <w:t>Business Scenario</w:t>
      </w:r>
    </w:p>
    <w:p w14:paraId="386C8AD2" w14:textId="08701F55" w:rsidR="009D73C6" w:rsidRDefault="009D73C6" w:rsidP="005D1545">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In the JIT process, samples are created manually in QCLAD before the inspection lot exists in SAP. After completing testing and authorization in QCLAD, the quality results must be sent to</w:t>
      </w:r>
      <w:r w:rsidR="009C4FAE">
        <w:rPr>
          <w:rFonts w:ascii="Times New Roman" w:eastAsiaTheme="minorEastAsia" w:hAnsi="Times New Roman" w:hint="eastAsia"/>
          <w:sz w:val="24"/>
          <w:lang w:eastAsia="zh-CN"/>
        </w:rPr>
        <w:t xml:space="preserve"> </w:t>
      </w:r>
      <w:r w:rsidRPr="005D1545">
        <w:rPr>
          <w:rFonts w:ascii="Times New Roman" w:eastAsiaTheme="minorEastAsia" w:hAnsi="Times New Roman"/>
          <w:sz w:val="24"/>
          <w:lang w:eastAsia="zh-CN"/>
        </w:rPr>
        <w:t>MES. When SAP later generates an inspection batch, QCLAD will match it to the existing sample.</w:t>
      </w:r>
    </w:p>
    <w:p w14:paraId="3716625F" w14:textId="77777777" w:rsidR="009D73C6" w:rsidRDefault="009D73C6" w:rsidP="009D73C6">
      <w:pPr>
        <w:pStyle w:val="BodyText"/>
        <w:spacing w:before="18"/>
      </w:pPr>
    </w:p>
    <w:p w14:paraId="70C8A64F" w14:textId="0BE88BEF" w:rsidR="009D73C6" w:rsidRPr="00D26542" w:rsidRDefault="009D73C6" w:rsidP="4F0107CC">
      <w:pPr>
        <w:pStyle w:val="Heading6"/>
        <w:rPr>
          <w:rFonts w:eastAsiaTheme="minorEastAsia"/>
          <w:lang w:eastAsia="zh-CN"/>
        </w:rPr>
      </w:pPr>
      <w:commentRangeStart w:id="125"/>
      <w:commentRangeStart w:id="126"/>
      <w:commentRangeStart w:id="127"/>
      <w:r w:rsidRPr="4F0107CC">
        <w:rPr>
          <w:rFonts w:eastAsiaTheme="minorEastAsia"/>
          <w:lang w:eastAsia="zh-CN"/>
        </w:rPr>
        <w:t xml:space="preserve">Interface </w:t>
      </w:r>
      <w:r w:rsidR="00126522">
        <w:t>URL address</w:t>
      </w:r>
    </w:p>
    <w:p w14:paraId="29E40831" w14:textId="77777777" w:rsidR="009D73C6" w:rsidRDefault="009D73C6" w:rsidP="4F0107CC">
      <w:p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QCLAD will expose an API for MES to send JIT sample information and provide an API endpoint to receive results from QCLAD.</w:t>
      </w:r>
      <w:commentRangeEnd w:id="125"/>
      <w:r>
        <w:rPr>
          <w:rStyle w:val="CommentReference"/>
        </w:rPr>
        <w:commentReference w:id="125"/>
      </w:r>
      <w:commentRangeEnd w:id="126"/>
      <w:r>
        <w:rPr>
          <w:rStyle w:val="CommentReference"/>
        </w:rPr>
        <w:commentReference w:id="126"/>
      </w:r>
      <w:commentRangeEnd w:id="127"/>
      <w:r>
        <w:rPr>
          <w:rStyle w:val="CommentReference"/>
        </w:rPr>
        <w:commentReference w:id="127"/>
      </w:r>
    </w:p>
    <w:p w14:paraId="4C97F53E" w14:textId="77777777" w:rsidR="007F18C8" w:rsidRDefault="007F18C8" w:rsidP="005D1545">
      <w:pPr>
        <w:jc w:val="both"/>
        <w:rPr>
          <w:rFonts w:ascii="Times New Roman" w:eastAsiaTheme="minorEastAsia" w:hAnsi="Times New Roman"/>
          <w:sz w:val="24"/>
          <w:lang w:eastAsia="zh-CN"/>
        </w:rPr>
      </w:pPr>
    </w:p>
    <w:p w14:paraId="5B26F54E" w14:textId="77777777" w:rsidR="009D73C6" w:rsidRDefault="009D73C6" w:rsidP="00D26542">
      <w:pPr>
        <w:pStyle w:val="Heading6"/>
        <w:rPr>
          <w:rFonts w:eastAsiaTheme="minorEastAsia"/>
          <w:lang w:eastAsia="zh-CN"/>
        </w:rPr>
      </w:pPr>
      <w:r w:rsidRPr="00D26542">
        <w:rPr>
          <w:rFonts w:eastAsiaTheme="minorEastAsia"/>
          <w:lang w:eastAsia="zh-CN"/>
        </w:rPr>
        <w:t>JIT Sample Info Receiving (QCLAD to MES)</w:t>
      </w:r>
    </w:p>
    <w:p w14:paraId="186E2D3B" w14:textId="7F8F5280" w:rsidR="00815FA9" w:rsidRPr="003F0215" w:rsidRDefault="00815FA9" w:rsidP="00090406">
      <w:pPr>
        <w:pStyle w:val="ListParagraph"/>
        <w:numPr>
          <w:ilvl w:val="0"/>
          <w:numId w:val="5"/>
        </w:numPr>
        <w:jc w:val="both"/>
        <w:rPr>
          <w:rFonts w:ascii="Times New Roman" w:eastAsiaTheme="minorEastAsia" w:hAnsi="Times New Roman"/>
          <w:sz w:val="24"/>
          <w:lang w:eastAsia="zh-CN"/>
        </w:rPr>
      </w:pPr>
      <w:r w:rsidRPr="003F0215">
        <w:rPr>
          <w:rFonts w:ascii="Times New Roman" w:eastAsiaTheme="minorEastAsia" w:hAnsi="Times New Roman"/>
          <w:sz w:val="24"/>
          <w:lang w:eastAsia="zh-CN"/>
        </w:rPr>
        <w:t xml:space="preserve">Vegam will expose one API (path will be provided later), to which data will be </w:t>
      </w:r>
      <w:proofErr w:type="gramStart"/>
      <w:r w:rsidRPr="003F0215">
        <w:rPr>
          <w:rFonts w:ascii="Times New Roman" w:eastAsiaTheme="minorEastAsia" w:hAnsi="Times New Roman"/>
          <w:sz w:val="24"/>
          <w:lang w:eastAsia="zh-CN"/>
        </w:rPr>
        <w:t>send</w:t>
      </w:r>
      <w:proofErr w:type="gramEnd"/>
      <w:r w:rsidRPr="003F0215">
        <w:rPr>
          <w:rFonts w:ascii="Times New Roman" w:eastAsiaTheme="minorEastAsia" w:hAnsi="Times New Roman"/>
          <w:sz w:val="24"/>
          <w:lang w:eastAsia="zh-CN"/>
        </w:rPr>
        <w:t xml:space="preserve"> from QCLAD once QC is done for JIT sample number.</w:t>
      </w:r>
    </w:p>
    <w:p w14:paraId="3FA33783" w14:textId="3B874B91" w:rsidR="00815FA9" w:rsidRPr="003F0215" w:rsidRDefault="00815FA9" w:rsidP="00090406">
      <w:pPr>
        <w:pStyle w:val="ListParagraph"/>
        <w:numPr>
          <w:ilvl w:val="0"/>
          <w:numId w:val="5"/>
        </w:numPr>
        <w:jc w:val="both"/>
        <w:rPr>
          <w:rFonts w:ascii="Times New Roman" w:eastAsiaTheme="minorEastAsia" w:hAnsi="Times New Roman"/>
          <w:sz w:val="24"/>
          <w:lang w:eastAsia="zh-CN"/>
        </w:rPr>
      </w:pPr>
      <w:r w:rsidRPr="003F0215">
        <w:rPr>
          <w:rFonts w:ascii="Times New Roman" w:eastAsiaTheme="minorEastAsia" w:hAnsi="Times New Roman"/>
          <w:sz w:val="24"/>
          <w:lang w:eastAsia="zh-CN"/>
        </w:rPr>
        <w:lastRenderedPageBreak/>
        <w:t xml:space="preserve">This API path and authentication credentials like client ID and client secret will be shared by Vegam.    Using these credentials QCLAD need to get bearer token using Vegam </w:t>
      </w:r>
      <w:proofErr w:type="spellStart"/>
      <w:r w:rsidRPr="003F0215">
        <w:rPr>
          <w:rFonts w:ascii="Times New Roman" w:eastAsiaTheme="minorEastAsia" w:hAnsi="Times New Roman"/>
          <w:sz w:val="24"/>
          <w:lang w:eastAsia="zh-CN"/>
        </w:rPr>
        <w:t>oAuth</w:t>
      </w:r>
      <w:proofErr w:type="spellEnd"/>
      <w:r w:rsidRPr="003F0215">
        <w:rPr>
          <w:rFonts w:ascii="Times New Roman" w:eastAsiaTheme="minorEastAsia" w:hAnsi="Times New Roman"/>
          <w:sz w:val="24"/>
          <w:lang w:eastAsia="zh-CN"/>
        </w:rPr>
        <w:t xml:space="preserve"> API (path will be provided later).</w:t>
      </w:r>
    </w:p>
    <w:p w14:paraId="7D5D5EB7" w14:textId="6D6F041F" w:rsidR="00815FA9" w:rsidRDefault="00815FA9" w:rsidP="00090406">
      <w:pPr>
        <w:pStyle w:val="ListParagraph"/>
        <w:numPr>
          <w:ilvl w:val="0"/>
          <w:numId w:val="5"/>
        </w:numPr>
        <w:jc w:val="both"/>
        <w:rPr>
          <w:rFonts w:ascii="Times New Roman" w:eastAsiaTheme="minorEastAsia" w:hAnsi="Times New Roman"/>
          <w:sz w:val="24"/>
          <w:lang w:eastAsia="zh-CN"/>
        </w:rPr>
      </w:pPr>
      <w:r w:rsidRPr="003F0215">
        <w:rPr>
          <w:rFonts w:ascii="Times New Roman" w:eastAsiaTheme="minorEastAsia" w:hAnsi="Times New Roman"/>
          <w:sz w:val="24"/>
          <w:lang w:eastAsia="zh-CN"/>
        </w:rPr>
        <w:t>QCLAD need to send sample QC data as below JSON with authentication as bearer token which is generated in step 2.</w:t>
      </w:r>
    </w:p>
    <w:p w14:paraId="72AAAEB2" w14:textId="77777777" w:rsidR="00657357" w:rsidRPr="00657357" w:rsidRDefault="00657357" w:rsidP="00657357">
      <w:pPr>
        <w:ind w:left="360"/>
        <w:jc w:val="both"/>
        <w:rPr>
          <w:rFonts w:ascii="Times New Roman" w:eastAsiaTheme="minorEastAsia" w:hAnsi="Times New Roman"/>
          <w:b/>
          <w:bCs/>
          <w:i/>
          <w:iCs/>
          <w:color w:val="4472C4" w:themeColor="accent1"/>
          <w:sz w:val="24"/>
          <w:lang w:eastAsia="zh-CN"/>
        </w:rPr>
      </w:pPr>
      <w:r w:rsidRPr="00657357">
        <w:rPr>
          <w:rFonts w:ascii="Times New Roman" w:eastAsiaTheme="minorEastAsia" w:hAnsi="Times New Roman"/>
          <w:b/>
          <w:bCs/>
          <w:i/>
          <w:iCs/>
          <w:color w:val="4472C4" w:themeColor="accent1"/>
          <w:sz w:val="24"/>
          <w:lang w:eastAsia="zh-CN"/>
        </w:rPr>
        <w:t>Example re</w:t>
      </w:r>
      <w:r w:rsidRPr="00657357">
        <w:rPr>
          <w:rFonts w:ascii="Times New Roman" w:eastAsiaTheme="minorEastAsia" w:hAnsi="Times New Roman" w:hint="eastAsia"/>
          <w:b/>
          <w:bCs/>
          <w:i/>
          <w:iCs/>
          <w:color w:val="4472C4" w:themeColor="accent1"/>
          <w:sz w:val="24"/>
          <w:lang w:eastAsia="zh-CN"/>
        </w:rPr>
        <w:t>quest</w:t>
      </w:r>
      <w:r w:rsidRPr="00657357">
        <w:rPr>
          <w:rFonts w:ascii="Times New Roman" w:eastAsiaTheme="minorEastAsia" w:hAnsi="Times New Roman"/>
          <w:b/>
          <w:bCs/>
          <w:i/>
          <w:iCs/>
          <w:color w:val="4472C4" w:themeColor="accent1"/>
          <w:sz w:val="24"/>
          <w:lang w:eastAsia="zh-CN"/>
        </w:rPr>
        <w:t xml:space="preserve"> JSON:</w:t>
      </w:r>
    </w:p>
    <w:p w14:paraId="761CDA5B" w14:textId="77777777" w:rsidR="002C6990" w:rsidRPr="00527296" w:rsidRDefault="002C6990" w:rsidP="002C6990">
      <w:pPr>
        <w:pStyle w:val="BodyText"/>
        <w:ind w:firstLine="720"/>
        <w:rPr>
          <w:rFonts w:ascii="Consolas" w:eastAsia="Times New Roman" w:hAnsiTheme="minorHAnsi" w:cs="Times New Roman"/>
          <w:color w:val="333333"/>
          <w:spacing w:val="-10"/>
          <w:sz w:val="19"/>
          <w:lang w:val="en-GB"/>
        </w:rPr>
      </w:pPr>
      <w:r w:rsidRPr="00527296">
        <w:rPr>
          <w:rFonts w:ascii="Consolas" w:eastAsia="Times New Roman" w:hAnsiTheme="minorHAnsi" w:cs="Times New Roman"/>
          <w:color w:val="333333"/>
          <w:spacing w:val="-10"/>
          <w:sz w:val="19"/>
          <w:lang w:val="en-GB"/>
        </w:rPr>
        <w:t>{</w:t>
      </w:r>
    </w:p>
    <w:p w14:paraId="4BF1D82F" w14:textId="77777777" w:rsidR="002C6990" w:rsidRPr="00657357" w:rsidRDefault="002C6990" w:rsidP="00657357">
      <w:pPr>
        <w:spacing w:before="93"/>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sampleType</w:t>
      </w:r>
      <w:proofErr w:type="spellEnd"/>
      <w:r w:rsidRPr="00657357">
        <w:rPr>
          <w:rFonts w:ascii="Consolas"/>
          <w:color w:val="333333"/>
          <w:sz w:val="19"/>
        </w:rPr>
        <w:t>": "RECEIVING_SAMPLE",</w:t>
      </w:r>
    </w:p>
    <w:p w14:paraId="17FF581F"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sampleLabelNumber</w:t>
      </w:r>
      <w:proofErr w:type="spellEnd"/>
      <w:r w:rsidRPr="00657357">
        <w:rPr>
          <w:rFonts w:ascii="Consolas"/>
          <w:color w:val="333333"/>
          <w:sz w:val="19"/>
        </w:rPr>
        <w:t>": "0000216316",</w:t>
      </w:r>
    </w:p>
    <w:p w14:paraId="39E456F5"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processOrder</w:t>
      </w:r>
      <w:proofErr w:type="spellEnd"/>
      <w:r w:rsidRPr="00657357">
        <w:rPr>
          <w:rFonts w:ascii="Consolas"/>
          <w:color w:val="333333"/>
          <w:sz w:val="19"/>
        </w:rPr>
        <w:t>": null,</w:t>
      </w:r>
    </w:p>
    <w:p w14:paraId="07E8C99A"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batchNumber</w:t>
      </w:r>
      <w:proofErr w:type="spellEnd"/>
      <w:r w:rsidRPr="00657357">
        <w:rPr>
          <w:rFonts w:ascii="Consolas"/>
          <w:color w:val="333333"/>
          <w:sz w:val="19"/>
        </w:rPr>
        <w:t>": "A1233",</w:t>
      </w:r>
    </w:p>
    <w:p w14:paraId="088ACF32"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materialNumber</w:t>
      </w:r>
      <w:proofErr w:type="spellEnd"/>
      <w:r w:rsidRPr="00657357">
        <w:rPr>
          <w:rFonts w:ascii="Consolas"/>
          <w:color w:val="333333"/>
          <w:sz w:val="19"/>
        </w:rPr>
        <w:t>": "383743",</w:t>
      </w:r>
    </w:p>
    <w:p w14:paraId="503B781F"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materialDescription</w:t>
      </w:r>
      <w:proofErr w:type="spellEnd"/>
      <w:r w:rsidRPr="00657357">
        <w:rPr>
          <w:rFonts w:ascii="Consolas"/>
          <w:color w:val="333333"/>
          <w:sz w:val="19"/>
        </w:rPr>
        <w:t>": "</w:t>
      </w:r>
      <w:proofErr w:type="spellStart"/>
      <w:r w:rsidRPr="00657357">
        <w:rPr>
          <w:rFonts w:ascii="Consolas"/>
          <w:color w:val="333333"/>
          <w:sz w:val="19"/>
        </w:rPr>
        <w:t>Adeka</w:t>
      </w:r>
      <w:proofErr w:type="spellEnd"/>
      <w:r w:rsidRPr="00657357">
        <w:rPr>
          <w:rFonts w:ascii="Consolas"/>
          <w:color w:val="333333"/>
          <w:sz w:val="19"/>
        </w:rPr>
        <w:t xml:space="preserve"> Hardener EH 4070 S",</w:t>
      </w:r>
    </w:p>
    <w:p w14:paraId="147C17A1"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plantCode</w:t>
      </w:r>
      <w:proofErr w:type="spellEnd"/>
      <w:r w:rsidRPr="00657357">
        <w:rPr>
          <w:rFonts w:ascii="Consolas"/>
          <w:color w:val="333333"/>
          <w:sz w:val="19"/>
        </w:rPr>
        <w:t>": "0799",</w:t>
      </w:r>
    </w:p>
    <w:p w14:paraId="77A33135"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activityNumber</w:t>
      </w:r>
      <w:proofErr w:type="spellEnd"/>
      <w:r w:rsidRPr="00657357">
        <w:rPr>
          <w:rFonts w:ascii="Consolas"/>
          <w:color w:val="333333"/>
          <w:sz w:val="19"/>
        </w:rPr>
        <w:t>": null,</w:t>
      </w:r>
    </w:p>
    <w:p w14:paraId="4AA3C786"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sampleApprovalRejectedTime</w:t>
      </w:r>
      <w:proofErr w:type="spellEnd"/>
      <w:r w:rsidRPr="00657357">
        <w:rPr>
          <w:rFonts w:ascii="Consolas"/>
          <w:color w:val="333333"/>
          <w:sz w:val="19"/>
        </w:rPr>
        <w:t>": "</w:t>
      </w:r>
      <w:proofErr w:type="spellStart"/>
      <w:r w:rsidRPr="00657357">
        <w:rPr>
          <w:rFonts w:ascii="Consolas"/>
          <w:color w:val="333333"/>
          <w:sz w:val="19"/>
        </w:rPr>
        <w:t>YYYY-MM-DDTHH:</w:t>
      </w:r>
      <w:proofErr w:type="gramStart"/>
      <w:r w:rsidRPr="00657357">
        <w:rPr>
          <w:rFonts w:ascii="Consolas"/>
          <w:color w:val="333333"/>
          <w:sz w:val="19"/>
        </w:rPr>
        <w:t>mm:ssZ</w:t>
      </w:r>
      <w:proofErr w:type="spellEnd"/>
      <w:proofErr w:type="gramEnd"/>
      <w:r w:rsidRPr="00657357">
        <w:rPr>
          <w:rFonts w:ascii="Consolas"/>
          <w:color w:val="333333"/>
          <w:sz w:val="19"/>
        </w:rPr>
        <w:t>",</w:t>
      </w:r>
    </w:p>
    <w:p w14:paraId="082A3088"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operatorName</w:t>
      </w:r>
      <w:proofErr w:type="spellEnd"/>
      <w:r w:rsidRPr="00657357">
        <w:rPr>
          <w:rFonts w:ascii="Consolas"/>
          <w:color w:val="333333"/>
          <w:sz w:val="19"/>
        </w:rPr>
        <w:t>": "4454</w:t>
      </w:r>
      <w:proofErr w:type="gramStart"/>
      <w:r w:rsidRPr="00657357">
        <w:rPr>
          <w:rFonts w:ascii="Consolas"/>
          <w:color w:val="333333"/>
          <w:sz w:val="19"/>
        </w:rPr>
        <w:t>",  /</w:t>
      </w:r>
      <w:proofErr w:type="gramEnd"/>
      <w:r w:rsidRPr="00657357">
        <w:rPr>
          <w:rFonts w:ascii="Consolas"/>
          <w:color w:val="333333"/>
          <w:sz w:val="19"/>
        </w:rPr>
        <w:t xml:space="preserve">/ To be </w:t>
      </w:r>
      <w:proofErr w:type="spellStart"/>
      <w:r w:rsidRPr="00657357">
        <w:rPr>
          <w:rFonts w:ascii="Consolas"/>
          <w:color w:val="333333"/>
          <w:sz w:val="19"/>
        </w:rPr>
        <w:t>discuused</w:t>
      </w:r>
      <w:proofErr w:type="spellEnd"/>
      <w:r w:rsidRPr="00657357">
        <w:rPr>
          <w:rFonts w:ascii="Consolas"/>
          <w:color w:val="333333"/>
          <w:sz w:val="19"/>
        </w:rPr>
        <w:t xml:space="preserve"> </w:t>
      </w:r>
    </w:p>
    <w:p w14:paraId="55948482" w14:textId="77777777" w:rsidR="002C6990" w:rsidRPr="00657357" w:rsidRDefault="002C6990" w:rsidP="00657357">
      <w:pPr>
        <w:spacing w:before="77"/>
        <w:ind w:left="673"/>
        <w:rPr>
          <w:rFonts w:ascii="Consolas" w:eastAsiaTheme="minorEastAsia"/>
          <w:color w:val="333333"/>
          <w:sz w:val="19"/>
        </w:rPr>
      </w:pPr>
      <w:r w:rsidRPr="00657357">
        <w:rPr>
          <w:rFonts w:ascii="Consolas"/>
          <w:color w:val="333333"/>
          <w:sz w:val="19"/>
        </w:rPr>
        <w:tab/>
        <w:t xml:space="preserve">  "</w:t>
      </w:r>
      <w:proofErr w:type="spellStart"/>
      <w:r w:rsidRPr="00657357">
        <w:rPr>
          <w:rFonts w:ascii="Consolas"/>
          <w:color w:val="333333"/>
          <w:sz w:val="19"/>
        </w:rPr>
        <w:t>sampleStatus</w:t>
      </w:r>
      <w:proofErr w:type="spellEnd"/>
      <w:r w:rsidRPr="00657357">
        <w:rPr>
          <w:rFonts w:ascii="Consolas"/>
          <w:color w:val="333333"/>
          <w:sz w:val="19"/>
        </w:rPr>
        <w:t>": "Rejected</w:t>
      </w:r>
      <w:proofErr w:type="gramStart"/>
      <w:r w:rsidRPr="00657357">
        <w:rPr>
          <w:rFonts w:ascii="Consolas"/>
          <w:color w:val="333333"/>
          <w:sz w:val="19"/>
        </w:rPr>
        <w:t xml:space="preserve">",   </w:t>
      </w:r>
      <w:proofErr w:type="gramEnd"/>
      <w:r w:rsidRPr="00657357">
        <w:rPr>
          <w:rFonts w:ascii="Consolas"/>
          <w:color w:val="333333"/>
          <w:sz w:val="19"/>
        </w:rPr>
        <w:t>[Approved or Rejected]</w:t>
      </w:r>
    </w:p>
    <w:p w14:paraId="3DAC446C" w14:textId="77777777" w:rsidR="002C6990" w:rsidRPr="00657357" w:rsidRDefault="002C6990" w:rsidP="00657357">
      <w:pPr>
        <w:spacing w:before="77"/>
        <w:ind w:left="673"/>
        <w:rPr>
          <w:rFonts w:ascii="Consolas"/>
          <w:color w:val="333333"/>
          <w:sz w:val="19"/>
        </w:rPr>
      </w:pPr>
      <w:r w:rsidRPr="00657357">
        <w:rPr>
          <w:rFonts w:ascii="Consolas" w:eastAsiaTheme="minorEastAsia"/>
          <w:color w:val="333333"/>
          <w:sz w:val="19"/>
        </w:rPr>
        <w:tab/>
      </w:r>
      <w:r w:rsidRPr="00657357">
        <w:rPr>
          <w:rFonts w:ascii="Consolas" w:eastAsiaTheme="minorEastAsia" w:hint="eastAsia"/>
          <w:color w:val="333333"/>
          <w:sz w:val="19"/>
        </w:rPr>
        <w:t xml:space="preserve">  </w:t>
      </w:r>
      <w:r w:rsidRPr="00657357">
        <w:rPr>
          <w:rFonts w:ascii="Consolas" w:eastAsiaTheme="minorEastAsia"/>
          <w:color w:val="333333"/>
          <w:sz w:val="19"/>
        </w:rPr>
        <w:t>"</w:t>
      </w:r>
      <w:proofErr w:type="spellStart"/>
      <w:r w:rsidRPr="00657357">
        <w:rPr>
          <w:rFonts w:ascii="Consolas" w:eastAsiaTheme="minorEastAsia"/>
          <w:color w:val="333333"/>
          <w:sz w:val="19"/>
        </w:rPr>
        <w:t>isQCAdjustment</w:t>
      </w:r>
      <w:proofErr w:type="spellEnd"/>
      <w:r w:rsidRPr="00657357">
        <w:rPr>
          <w:rFonts w:ascii="Consolas" w:eastAsiaTheme="minorEastAsia"/>
          <w:color w:val="333333"/>
          <w:sz w:val="19"/>
        </w:rPr>
        <w:t xml:space="preserve">": </w:t>
      </w:r>
      <w:r w:rsidRPr="00657357">
        <w:rPr>
          <w:rFonts w:ascii="Consolas" w:eastAsiaTheme="minorEastAsia" w:hint="eastAsia"/>
          <w:color w:val="333333"/>
          <w:sz w:val="19"/>
        </w:rPr>
        <w:t>false</w:t>
      </w:r>
      <w:r w:rsidRPr="00657357">
        <w:rPr>
          <w:rFonts w:ascii="Consolas" w:eastAsiaTheme="minorEastAsia"/>
          <w:color w:val="333333"/>
          <w:sz w:val="19"/>
        </w:rPr>
        <w:t>,</w:t>
      </w:r>
      <w:r w:rsidRPr="00657357">
        <w:rPr>
          <w:rFonts w:ascii="Consolas"/>
          <w:color w:val="333333"/>
          <w:sz w:val="19"/>
        </w:rPr>
        <w:tab/>
        <w:t xml:space="preserve">  </w:t>
      </w:r>
    </w:p>
    <w:p w14:paraId="14C9AADE"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adjustMaterials</w:t>
      </w:r>
      <w:proofErr w:type="spellEnd"/>
      <w:r w:rsidRPr="00657357">
        <w:rPr>
          <w:rFonts w:ascii="Consolas"/>
          <w:color w:val="333333"/>
          <w:sz w:val="19"/>
        </w:rPr>
        <w:t>": [],</w:t>
      </w:r>
    </w:p>
    <w:p w14:paraId="17ACD301"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consesssionRelease</w:t>
      </w:r>
      <w:proofErr w:type="spellEnd"/>
      <w:r w:rsidRPr="00657357">
        <w:rPr>
          <w:rFonts w:ascii="Consolas"/>
          <w:color w:val="333333"/>
          <w:sz w:val="19"/>
        </w:rPr>
        <w:t>": false,</w:t>
      </w:r>
    </w:p>
    <w:p w14:paraId="5C27845C"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resampleRequired</w:t>
      </w:r>
      <w:proofErr w:type="spellEnd"/>
      <w:r w:rsidRPr="00657357">
        <w:rPr>
          <w:rFonts w:ascii="Consolas"/>
          <w:color w:val="333333"/>
          <w:sz w:val="19"/>
        </w:rPr>
        <w:t>": false,</w:t>
      </w:r>
    </w:p>
    <w:p w14:paraId="730DA3B2" w14:textId="77777777" w:rsidR="002C6990" w:rsidRPr="00657357" w:rsidRDefault="002C6990" w:rsidP="00657357">
      <w:pPr>
        <w:spacing w:before="77"/>
        <w:ind w:left="673"/>
        <w:rPr>
          <w:rFonts w:ascii="Consolas" w:eastAsia="宋体"/>
          <w:color w:val="333333"/>
          <w:sz w:val="19"/>
        </w:rPr>
      </w:pPr>
      <w:r w:rsidRPr="00657357">
        <w:rPr>
          <w:rFonts w:ascii="Consolas"/>
          <w:color w:val="333333"/>
          <w:sz w:val="19"/>
        </w:rPr>
        <w:tab/>
        <w:t xml:space="preserve">  "remark": ""</w:t>
      </w:r>
      <w:r w:rsidRPr="00657357">
        <w:rPr>
          <w:rFonts w:ascii="Consolas" w:eastAsia="宋体" w:hint="eastAsia"/>
          <w:color w:val="333333"/>
          <w:sz w:val="19"/>
        </w:rPr>
        <w:t>,</w:t>
      </w:r>
    </w:p>
    <w:p w14:paraId="6D4DE18B" w14:textId="77777777" w:rsidR="002C6990" w:rsidRPr="00657357" w:rsidRDefault="002C6990" w:rsidP="00657357">
      <w:pPr>
        <w:spacing w:before="77"/>
        <w:ind w:left="673"/>
        <w:rPr>
          <w:rFonts w:ascii="Consolas"/>
          <w:color w:val="333333"/>
          <w:sz w:val="19"/>
        </w:rPr>
      </w:pPr>
      <w:r w:rsidRPr="00657357">
        <w:rPr>
          <w:rFonts w:ascii="Consolas" w:eastAsia="宋体"/>
          <w:color w:val="333333"/>
          <w:sz w:val="19"/>
        </w:rPr>
        <w:tab/>
      </w:r>
      <w:r w:rsidRPr="00657357">
        <w:rPr>
          <w:rFonts w:ascii="Consolas" w:eastAsia="宋体" w:hint="eastAsia"/>
          <w:color w:val="333333"/>
          <w:sz w:val="19"/>
        </w:rPr>
        <w:t xml:space="preserve">  </w:t>
      </w:r>
      <w:r w:rsidRPr="00657357">
        <w:rPr>
          <w:rFonts w:ascii="Consolas"/>
          <w:color w:val="333333"/>
          <w:sz w:val="19"/>
        </w:rPr>
        <w:t>"</w:t>
      </w:r>
      <w:proofErr w:type="spellStart"/>
      <w:r w:rsidRPr="00657357">
        <w:rPr>
          <w:rFonts w:ascii="Consolas"/>
          <w:color w:val="333333"/>
          <w:sz w:val="19"/>
        </w:rPr>
        <w:t>MIC_List</w:t>
      </w:r>
      <w:proofErr w:type="spellEnd"/>
      <w:proofErr w:type="gramStart"/>
      <w:r w:rsidRPr="00657357">
        <w:rPr>
          <w:rFonts w:ascii="Consolas"/>
          <w:color w:val="333333"/>
          <w:sz w:val="19"/>
        </w:rPr>
        <w:t>":[</w:t>
      </w:r>
      <w:proofErr w:type="gramEnd"/>
      <w:r w:rsidRPr="00657357">
        <w:rPr>
          <w:rFonts w:ascii="Consolas"/>
          <w:color w:val="333333"/>
          <w:sz w:val="19"/>
        </w:rPr>
        <w:t>]</w:t>
      </w:r>
    </w:p>
    <w:p w14:paraId="5FD27154" w14:textId="77777777" w:rsidR="002C6990" w:rsidRDefault="002C6990" w:rsidP="002C6990">
      <w:pPr>
        <w:pStyle w:val="BodyText"/>
        <w:rPr>
          <w:rFonts w:ascii="Consolas" w:eastAsiaTheme="minorEastAsia" w:hAnsiTheme="minorHAnsi" w:cs="Times New Roman"/>
          <w:color w:val="333333"/>
          <w:spacing w:val="-10"/>
          <w:sz w:val="19"/>
          <w:lang w:val="en-GB" w:eastAsia="zh-CN"/>
        </w:rPr>
      </w:pPr>
      <w:r w:rsidRPr="00527296">
        <w:rPr>
          <w:rFonts w:ascii="Consolas" w:eastAsia="Times New Roman" w:hAnsiTheme="minorHAnsi" w:cs="Times New Roman"/>
          <w:color w:val="333333"/>
          <w:spacing w:val="-10"/>
          <w:sz w:val="19"/>
          <w:lang w:val="en-GB"/>
        </w:rPr>
        <w:tab/>
        <w:t>}</w:t>
      </w:r>
    </w:p>
    <w:p w14:paraId="1839EFB9" w14:textId="77777777" w:rsidR="00657357" w:rsidRDefault="00657357" w:rsidP="00657357">
      <w:pPr>
        <w:spacing w:before="77"/>
        <w:ind w:left="244"/>
        <w:rPr>
          <w:rFonts w:ascii="Consolas" w:eastAsiaTheme="minorEastAsia"/>
          <w:color w:val="333333"/>
          <w:spacing w:val="-10"/>
          <w:sz w:val="19"/>
          <w:lang w:eastAsia="zh-CN"/>
        </w:rPr>
      </w:pPr>
    </w:p>
    <w:p w14:paraId="01AE5411" w14:textId="77777777" w:rsidR="00657357" w:rsidRPr="00FC74D7" w:rsidRDefault="00657357" w:rsidP="00657357">
      <w:pPr>
        <w:jc w:val="both"/>
        <w:rPr>
          <w:rFonts w:ascii="Times New Roman" w:eastAsiaTheme="minorEastAsia" w:hAnsi="Times New Roman"/>
          <w:b/>
          <w:bCs/>
          <w:i/>
          <w:iCs/>
          <w:color w:val="4472C4" w:themeColor="accent1"/>
          <w:sz w:val="24"/>
          <w:lang w:eastAsia="zh-CN"/>
        </w:rPr>
      </w:pPr>
      <w:r w:rsidRPr="00FC74D7">
        <w:rPr>
          <w:rFonts w:ascii="Times New Roman" w:eastAsiaTheme="minorEastAsia" w:hAnsi="Times New Roman"/>
          <w:b/>
          <w:bCs/>
          <w:i/>
          <w:iCs/>
          <w:color w:val="4472C4" w:themeColor="accent1"/>
          <w:sz w:val="24"/>
          <w:lang w:eastAsia="zh-CN"/>
        </w:rPr>
        <w:t>Example response JSON:</w:t>
      </w:r>
    </w:p>
    <w:p w14:paraId="17DBCB12" w14:textId="77777777" w:rsidR="00657357" w:rsidRDefault="00657357" w:rsidP="00657357">
      <w:pPr>
        <w:ind w:left="244"/>
        <w:rPr>
          <w:rFonts w:ascii="Consolas"/>
          <w:sz w:val="19"/>
        </w:rPr>
      </w:pPr>
      <w:r>
        <w:rPr>
          <w:rFonts w:ascii="Consolas"/>
          <w:color w:val="333333"/>
          <w:spacing w:val="-10"/>
          <w:sz w:val="19"/>
        </w:rPr>
        <w:t>{</w:t>
      </w:r>
    </w:p>
    <w:p w14:paraId="660A4289" w14:textId="77777777" w:rsidR="00657357" w:rsidRDefault="00657357" w:rsidP="00657357">
      <w:pPr>
        <w:spacing w:before="77"/>
        <w:ind w:left="673"/>
        <w:rPr>
          <w:rFonts w:ascii="Consolas"/>
          <w:sz w:val="19"/>
        </w:rPr>
      </w:pPr>
      <w:r>
        <w:rPr>
          <w:rFonts w:ascii="Consolas"/>
          <w:color w:val="333333"/>
          <w:sz w:val="19"/>
        </w:rPr>
        <w:t>"</w:t>
      </w:r>
      <w:proofErr w:type="spellStart"/>
      <w:r>
        <w:rPr>
          <w:rFonts w:ascii="Consolas"/>
          <w:color w:val="333333"/>
          <w:sz w:val="19"/>
        </w:rPr>
        <w:t>MesSampleId</w:t>
      </w:r>
      <w:proofErr w:type="spellEnd"/>
      <w:r>
        <w:rPr>
          <w:rFonts w:ascii="Consolas"/>
          <w:color w:val="333333"/>
          <w:sz w:val="19"/>
        </w:rPr>
        <w:t>":</w:t>
      </w:r>
      <w:r>
        <w:rPr>
          <w:rFonts w:ascii="Consolas"/>
          <w:color w:val="333333"/>
          <w:spacing w:val="31"/>
          <w:sz w:val="19"/>
        </w:rPr>
        <w:t xml:space="preserve"> </w:t>
      </w:r>
      <w:r>
        <w:rPr>
          <w:rFonts w:ascii="Consolas"/>
          <w:color w:val="333333"/>
          <w:spacing w:val="-2"/>
          <w:sz w:val="19"/>
        </w:rPr>
        <w:t>"0000574979",</w:t>
      </w:r>
    </w:p>
    <w:p w14:paraId="32A7802D" w14:textId="77777777" w:rsidR="00657357" w:rsidRDefault="00657357" w:rsidP="00657357">
      <w:pPr>
        <w:spacing w:before="93"/>
        <w:ind w:left="673"/>
        <w:rPr>
          <w:rFonts w:ascii="Consolas"/>
          <w:sz w:val="19"/>
        </w:rPr>
      </w:pPr>
      <w:r>
        <w:rPr>
          <w:rFonts w:ascii="Consolas"/>
          <w:color w:val="333333"/>
          <w:sz w:val="19"/>
        </w:rPr>
        <w:t>"Status":</w:t>
      </w:r>
      <w:r>
        <w:rPr>
          <w:rFonts w:ascii="Consolas"/>
          <w:color w:val="333333"/>
          <w:spacing w:val="20"/>
          <w:sz w:val="19"/>
        </w:rPr>
        <w:t xml:space="preserve"> </w:t>
      </w:r>
      <w:r>
        <w:rPr>
          <w:rFonts w:ascii="Consolas"/>
          <w:color w:val="333333"/>
          <w:spacing w:val="-5"/>
          <w:sz w:val="19"/>
        </w:rPr>
        <w:t>0,</w:t>
      </w:r>
    </w:p>
    <w:p w14:paraId="5EED023B" w14:textId="77777777" w:rsidR="00657357" w:rsidRDefault="00657357" w:rsidP="00657357">
      <w:pPr>
        <w:spacing w:before="92"/>
        <w:ind w:left="673"/>
        <w:rPr>
          <w:rFonts w:ascii="Consolas"/>
          <w:sz w:val="19"/>
        </w:rPr>
      </w:pPr>
      <w:r>
        <w:rPr>
          <w:rFonts w:ascii="Consolas"/>
          <w:color w:val="333333"/>
          <w:sz w:val="19"/>
        </w:rPr>
        <w:t>"Message":</w:t>
      </w:r>
      <w:r>
        <w:rPr>
          <w:rFonts w:ascii="Consolas"/>
          <w:color w:val="333333"/>
          <w:spacing w:val="22"/>
          <w:sz w:val="19"/>
        </w:rPr>
        <w:t xml:space="preserve"> </w:t>
      </w:r>
      <w:r>
        <w:rPr>
          <w:rFonts w:ascii="Consolas"/>
          <w:color w:val="333333"/>
          <w:spacing w:val="-5"/>
          <w:sz w:val="19"/>
        </w:rPr>
        <w:t>""</w:t>
      </w:r>
    </w:p>
    <w:p w14:paraId="457B8100" w14:textId="77777777" w:rsidR="00657357" w:rsidRDefault="00657357" w:rsidP="00657357">
      <w:pPr>
        <w:spacing w:before="93"/>
        <w:ind w:left="244"/>
        <w:rPr>
          <w:rFonts w:ascii="Consolas"/>
          <w:sz w:val="19"/>
        </w:rPr>
      </w:pPr>
      <w:r>
        <w:rPr>
          <w:rFonts w:ascii="Consolas"/>
          <w:color w:val="333333"/>
          <w:spacing w:val="-10"/>
          <w:sz w:val="19"/>
        </w:rPr>
        <w:t>}</w:t>
      </w:r>
    </w:p>
    <w:p w14:paraId="74E1DF21" w14:textId="77777777" w:rsidR="00657357" w:rsidRPr="00657357" w:rsidRDefault="00657357" w:rsidP="002C6990">
      <w:pPr>
        <w:pStyle w:val="BodyText"/>
        <w:rPr>
          <w:rFonts w:ascii="Consolas" w:eastAsiaTheme="minorEastAsia" w:hint="eastAsia"/>
          <w:lang w:eastAsia="zh-CN"/>
        </w:rPr>
      </w:pPr>
    </w:p>
    <w:p w14:paraId="771DFE10" w14:textId="77777777" w:rsidR="00B93E73" w:rsidRPr="003F0215" w:rsidRDefault="00B93E73" w:rsidP="00B93E73">
      <w:pPr>
        <w:pStyle w:val="ListParagraph"/>
        <w:jc w:val="both"/>
        <w:rPr>
          <w:rFonts w:ascii="Times New Roman" w:eastAsiaTheme="minorEastAsia" w:hAnsi="Times New Roman"/>
          <w:sz w:val="24"/>
          <w:lang w:eastAsia="zh-CN"/>
        </w:rPr>
      </w:pPr>
    </w:p>
    <w:p w14:paraId="50C042CB" w14:textId="1FDBF666" w:rsidR="003408B8" w:rsidRPr="00F00396" w:rsidRDefault="00F00396" w:rsidP="00F00396">
      <w:pPr>
        <w:pStyle w:val="Heading6"/>
        <w:rPr>
          <w:rFonts w:eastAsiaTheme="minorEastAsia"/>
          <w:lang w:eastAsia="zh-CN"/>
        </w:rPr>
      </w:pPr>
      <w:r w:rsidRPr="00F00396">
        <w:rPr>
          <w:rFonts w:eastAsiaTheme="minorEastAsia" w:hint="eastAsia"/>
          <w:lang w:eastAsia="zh-CN"/>
        </w:rPr>
        <w:t xml:space="preserve">Error </w:t>
      </w:r>
      <w:commentRangeStart w:id="128"/>
      <w:commentRangeStart w:id="129"/>
      <w:commentRangeStart w:id="130"/>
      <w:commentRangeStart w:id="131"/>
      <w:r w:rsidRPr="00F00396">
        <w:rPr>
          <w:rFonts w:eastAsiaTheme="minorEastAsia" w:hint="eastAsia"/>
          <w:lang w:eastAsia="zh-CN"/>
        </w:rPr>
        <w:t>handling</w:t>
      </w:r>
      <w:commentRangeEnd w:id="128"/>
      <w:r>
        <w:rPr>
          <w:rStyle w:val="CommentReference"/>
        </w:rPr>
        <w:commentReference w:id="128"/>
      </w:r>
      <w:commentRangeEnd w:id="129"/>
      <w:r>
        <w:rPr>
          <w:rStyle w:val="CommentReference"/>
        </w:rPr>
        <w:commentReference w:id="129"/>
      </w:r>
      <w:commentRangeEnd w:id="130"/>
      <w:r>
        <w:rPr>
          <w:rStyle w:val="CommentReference"/>
        </w:rPr>
        <w:commentReference w:id="130"/>
      </w:r>
      <w:commentRangeEnd w:id="131"/>
      <w:r>
        <w:rPr>
          <w:rStyle w:val="CommentReference"/>
        </w:rPr>
        <w:commentReference w:id="131"/>
      </w:r>
    </w:p>
    <w:tbl>
      <w:tblPr>
        <w:tblW w:w="10175" w:type="dxa"/>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277"/>
        <w:gridCol w:w="3949"/>
        <w:gridCol w:w="3949"/>
      </w:tblGrid>
      <w:tr w:rsidR="00F438EB" w:rsidRPr="00A8674B" w14:paraId="2BE5A1B0" w14:textId="17242C7E" w:rsidTr="001B59D3">
        <w:trPr>
          <w:trHeight w:val="608"/>
        </w:trPr>
        <w:tc>
          <w:tcPr>
            <w:tcW w:w="2277" w:type="dxa"/>
            <w:shd w:val="clear" w:color="auto" w:fill="9CC2E5"/>
          </w:tcPr>
          <w:p w14:paraId="25E36A74" w14:textId="77777777" w:rsidR="00F438EB" w:rsidRPr="00A8674B" w:rsidRDefault="00F438EB">
            <w:pPr>
              <w:pStyle w:val="TableParagraph"/>
              <w:rPr>
                <w:rFonts w:ascii="Times New Roman" w:hAnsi="Times New Roman" w:cs="Times New Roman"/>
                <w:b/>
                <w:sz w:val="24"/>
              </w:rPr>
            </w:pPr>
            <w:proofErr w:type="spellStart"/>
            <w:r w:rsidRPr="00A8674B">
              <w:rPr>
                <w:rFonts w:ascii="Times New Roman" w:hAnsi="Times New Roman" w:cs="Times New Roman"/>
                <w:b/>
                <w:color w:val="333333"/>
                <w:spacing w:val="-2"/>
                <w:sz w:val="24"/>
              </w:rPr>
              <w:t>ReturnCode</w:t>
            </w:r>
            <w:proofErr w:type="spellEnd"/>
          </w:p>
        </w:tc>
        <w:tc>
          <w:tcPr>
            <w:tcW w:w="3949" w:type="dxa"/>
            <w:shd w:val="clear" w:color="auto" w:fill="9CC2E5"/>
          </w:tcPr>
          <w:p w14:paraId="2077B84A" w14:textId="77777777" w:rsidR="00F438EB" w:rsidRPr="00A8674B" w:rsidRDefault="00F438EB">
            <w:pPr>
              <w:pStyle w:val="TableParagraph"/>
              <w:ind w:left="133"/>
              <w:rPr>
                <w:rFonts w:ascii="Times New Roman" w:hAnsi="Times New Roman" w:cs="Times New Roman"/>
                <w:b/>
                <w:sz w:val="24"/>
              </w:rPr>
            </w:pPr>
            <w:r w:rsidRPr="00A8674B">
              <w:rPr>
                <w:rFonts w:ascii="Times New Roman" w:hAnsi="Times New Roman" w:cs="Times New Roman"/>
                <w:b/>
                <w:color w:val="333333"/>
                <w:spacing w:val="-2"/>
                <w:sz w:val="24"/>
              </w:rPr>
              <w:t>Description</w:t>
            </w:r>
          </w:p>
        </w:tc>
        <w:tc>
          <w:tcPr>
            <w:tcW w:w="3949" w:type="dxa"/>
            <w:shd w:val="clear" w:color="auto" w:fill="9CC2E5"/>
          </w:tcPr>
          <w:p w14:paraId="61CBA374" w14:textId="1132A414" w:rsidR="00F438EB" w:rsidRPr="001B59D3" w:rsidRDefault="00CC5954">
            <w:pPr>
              <w:pStyle w:val="TableParagraph"/>
              <w:ind w:left="133"/>
              <w:rPr>
                <w:rFonts w:ascii="Times New Roman" w:eastAsiaTheme="minorEastAsia" w:hAnsi="Times New Roman" w:cs="Times New Roman"/>
                <w:b/>
                <w:color w:val="333333"/>
                <w:spacing w:val="-2"/>
                <w:sz w:val="24"/>
                <w:lang w:eastAsia="zh-CN"/>
              </w:rPr>
            </w:pPr>
            <w:r w:rsidRPr="00CC5954">
              <w:rPr>
                <w:rFonts w:ascii="Times New Roman" w:eastAsiaTheme="minorEastAsia" w:hAnsi="Times New Roman" w:cs="Times New Roman"/>
                <w:b/>
                <w:bCs/>
                <w:color w:val="333333"/>
                <w:spacing w:val="-2"/>
                <w:sz w:val="24"/>
                <w:lang w:val="en-GB" w:eastAsia="zh-CN"/>
              </w:rPr>
              <w:t>Action By QCLAD</w:t>
            </w:r>
          </w:p>
        </w:tc>
      </w:tr>
      <w:tr w:rsidR="00B47CDE" w:rsidRPr="00A8674B" w14:paraId="1CA67593" w14:textId="21D13320" w:rsidTr="00FD7CF9">
        <w:trPr>
          <w:trHeight w:val="623"/>
        </w:trPr>
        <w:tc>
          <w:tcPr>
            <w:tcW w:w="2277" w:type="dxa"/>
            <w:vAlign w:val="center"/>
          </w:tcPr>
          <w:p w14:paraId="23789642" w14:textId="77777777" w:rsidR="00B47CDE" w:rsidRPr="00A8674B" w:rsidRDefault="00B47CDE" w:rsidP="00B47CDE">
            <w:pPr>
              <w:pStyle w:val="TableParagraph"/>
              <w:rPr>
                <w:rFonts w:ascii="Times New Roman" w:hAnsi="Times New Roman" w:cs="Times New Roman"/>
                <w:sz w:val="24"/>
              </w:rPr>
            </w:pPr>
            <w:r w:rsidRPr="00B47CDE">
              <w:rPr>
                <w:rFonts w:ascii="Times New Roman" w:hAnsi="Times New Roman" w:cs="Times New Roman"/>
                <w:color w:val="404040"/>
                <w:sz w:val="24"/>
                <w:szCs w:val="24"/>
              </w:rPr>
              <w:lastRenderedPageBreak/>
              <w:t>0001</w:t>
            </w:r>
          </w:p>
        </w:tc>
        <w:tc>
          <w:tcPr>
            <w:tcW w:w="3949" w:type="dxa"/>
            <w:vAlign w:val="center"/>
          </w:tcPr>
          <w:p w14:paraId="64293A17" w14:textId="77777777" w:rsidR="00B47CDE" w:rsidRPr="00A8674B" w:rsidRDefault="00B47CDE" w:rsidP="00B47CDE">
            <w:pPr>
              <w:pStyle w:val="TableParagraph"/>
              <w:ind w:left="133"/>
              <w:rPr>
                <w:rFonts w:ascii="Times New Roman" w:hAnsi="Times New Roman" w:cs="Times New Roman"/>
                <w:sz w:val="24"/>
              </w:rPr>
            </w:pPr>
            <w:r w:rsidRPr="00B47CDE">
              <w:rPr>
                <w:rFonts w:ascii="Times New Roman" w:hAnsi="Times New Roman" w:cs="Times New Roman"/>
                <w:color w:val="404040"/>
                <w:sz w:val="24"/>
                <w:szCs w:val="24"/>
              </w:rPr>
              <w:t>Success</w:t>
            </w:r>
          </w:p>
        </w:tc>
        <w:tc>
          <w:tcPr>
            <w:tcW w:w="3949" w:type="dxa"/>
            <w:vAlign w:val="center"/>
          </w:tcPr>
          <w:p w14:paraId="71A3129C" w14:textId="683B7B58" w:rsidR="00B47CDE" w:rsidRPr="001B59D3" w:rsidRDefault="00B47CDE" w:rsidP="00B47CDE">
            <w:pPr>
              <w:pStyle w:val="TableParagraph"/>
              <w:ind w:left="133"/>
              <w:rPr>
                <w:rFonts w:ascii="Times New Roman" w:eastAsiaTheme="minorEastAsia" w:hAnsi="Times New Roman" w:cs="Times New Roman"/>
                <w:color w:val="333333"/>
                <w:spacing w:val="-2"/>
                <w:sz w:val="24"/>
                <w:lang w:eastAsia="zh-CN"/>
              </w:rPr>
            </w:pPr>
            <w:r w:rsidRPr="00B47CDE">
              <w:rPr>
                <w:rFonts w:ascii="Times New Roman" w:hAnsi="Times New Roman" w:cs="Times New Roman"/>
                <w:color w:val="404040"/>
                <w:sz w:val="24"/>
                <w:szCs w:val="24"/>
              </w:rPr>
              <w:t>No Action</w:t>
            </w:r>
          </w:p>
        </w:tc>
      </w:tr>
      <w:tr w:rsidR="00B47CDE" w:rsidRPr="00A8674B" w14:paraId="5F3BE1D7" w14:textId="5159DBD7" w:rsidTr="00FD7CF9">
        <w:trPr>
          <w:trHeight w:val="623"/>
        </w:trPr>
        <w:tc>
          <w:tcPr>
            <w:tcW w:w="2277" w:type="dxa"/>
            <w:vAlign w:val="center"/>
          </w:tcPr>
          <w:p w14:paraId="38F94D7D" w14:textId="77777777" w:rsidR="00B47CDE" w:rsidRPr="00A8674B" w:rsidRDefault="00B47CDE" w:rsidP="00B47CDE">
            <w:pPr>
              <w:pStyle w:val="TableParagraph"/>
              <w:rPr>
                <w:rFonts w:ascii="Times New Roman" w:hAnsi="Times New Roman" w:cs="Times New Roman"/>
                <w:sz w:val="24"/>
              </w:rPr>
            </w:pPr>
            <w:r w:rsidRPr="00B47CDE">
              <w:rPr>
                <w:rFonts w:ascii="Times New Roman" w:hAnsi="Times New Roman" w:cs="Times New Roman"/>
                <w:color w:val="404040"/>
                <w:sz w:val="24"/>
                <w:szCs w:val="24"/>
              </w:rPr>
              <w:t>0002</w:t>
            </w:r>
          </w:p>
        </w:tc>
        <w:tc>
          <w:tcPr>
            <w:tcW w:w="3949" w:type="dxa"/>
            <w:vAlign w:val="center"/>
          </w:tcPr>
          <w:p w14:paraId="4F1E7A05" w14:textId="77777777" w:rsidR="00B47CDE" w:rsidRPr="00A8674B" w:rsidRDefault="00B47CDE" w:rsidP="00B47CDE">
            <w:pPr>
              <w:pStyle w:val="TableParagraph"/>
              <w:ind w:left="133"/>
              <w:rPr>
                <w:rFonts w:ascii="Times New Roman" w:hAnsi="Times New Roman" w:cs="Times New Roman"/>
                <w:sz w:val="24"/>
              </w:rPr>
            </w:pPr>
            <w:r w:rsidRPr="00B47CDE">
              <w:rPr>
                <w:rFonts w:ascii="Times New Roman" w:hAnsi="Times New Roman" w:cs="Times New Roman"/>
                <w:color w:val="404040"/>
                <w:sz w:val="24"/>
                <w:szCs w:val="24"/>
              </w:rPr>
              <w:t>API Authentication Error</w:t>
            </w:r>
          </w:p>
        </w:tc>
        <w:tc>
          <w:tcPr>
            <w:tcW w:w="3949" w:type="dxa"/>
            <w:vAlign w:val="center"/>
          </w:tcPr>
          <w:p w14:paraId="7F53A86F" w14:textId="0AA4A5A1" w:rsidR="00B47CDE" w:rsidRPr="001B59D3" w:rsidRDefault="00B47CDE" w:rsidP="00B47CDE">
            <w:pPr>
              <w:pStyle w:val="TableParagraph"/>
              <w:ind w:left="133"/>
              <w:rPr>
                <w:rFonts w:ascii="Times New Roman" w:eastAsiaTheme="minorEastAsia" w:hAnsi="Times New Roman" w:cs="Times New Roman"/>
                <w:color w:val="333333"/>
                <w:sz w:val="24"/>
                <w:lang w:eastAsia="zh-CN"/>
              </w:rPr>
            </w:pPr>
            <w:r w:rsidRPr="00B47CDE">
              <w:rPr>
                <w:rFonts w:ascii="Times New Roman" w:hAnsi="Times New Roman" w:cs="Times New Roman"/>
                <w:color w:val="404040"/>
                <w:sz w:val="24"/>
                <w:szCs w:val="24"/>
              </w:rPr>
              <w:t>Correct Authentication and Resend</w:t>
            </w:r>
          </w:p>
        </w:tc>
      </w:tr>
      <w:tr w:rsidR="00B47CDE" w:rsidRPr="00A8674B" w14:paraId="6DDF0B51" w14:textId="71D78458" w:rsidTr="00FD7CF9">
        <w:trPr>
          <w:trHeight w:val="608"/>
        </w:trPr>
        <w:tc>
          <w:tcPr>
            <w:tcW w:w="2277" w:type="dxa"/>
            <w:vAlign w:val="center"/>
          </w:tcPr>
          <w:p w14:paraId="1753CEA6" w14:textId="77777777" w:rsidR="00B47CDE" w:rsidRPr="00A8674B" w:rsidRDefault="00B47CDE" w:rsidP="00B47CDE">
            <w:pPr>
              <w:pStyle w:val="TableParagraph"/>
              <w:rPr>
                <w:rFonts w:ascii="Times New Roman" w:hAnsi="Times New Roman" w:cs="Times New Roman"/>
                <w:sz w:val="24"/>
              </w:rPr>
            </w:pPr>
            <w:r w:rsidRPr="00B47CDE">
              <w:rPr>
                <w:rFonts w:ascii="Times New Roman" w:hAnsi="Times New Roman" w:cs="Times New Roman"/>
                <w:color w:val="404040"/>
                <w:sz w:val="24"/>
                <w:szCs w:val="24"/>
              </w:rPr>
              <w:t>0003</w:t>
            </w:r>
          </w:p>
        </w:tc>
        <w:tc>
          <w:tcPr>
            <w:tcW w:w="3949" w:type="dxa"/>
            <w:vAlign w:val="center"/>
          </w:tcPr>
          <w:p w14:paraId="052B6C1B" w14:textId="77777777" w:rsidR="00B47CDE" w:rsidRPr="00A8674B" w:rsidRDefault="00B47CDE" w:rsidP="00B47CDE">
            <w:pPr>
              <w:pStyle w:val="TableParagraph"/>
              <w:ind w:left="133"/>
              <w:rPr>
                <w:rFonts w:ascii="Times New Roman" w:hAnsi="Times New Roman" w:cs="Times New Roman"/>
                <w:sz w:val="24"/>
              </w:rPr>
            </w:pPr>
            <w:r w:rsidRPr="00B47CDE">
              <w:rPr>
                <w:rFonts w:ascii="Times New Roman" w:hAnsi="Times New Roman" w:cs="Times New Roman"/>
                <w:color w:val="404040"/>
                <w:sz w:val="24"/>
                <w:szCs w:val="24"/>
              </w:rPr>
              <w:t>Invalid Sample Number</w:t>
            </w:r>
          </w:p>
        </w:tc>
        <w:tc>
          <w:tcPr>
            <w:tcW w:w="3949" w:type="dxa"/>
            <w:vAlign w:val="center"/>
          </w:tcPr>
          <w:p w14:paraId="73FD0719" w14:textId="4DB261C9" w:rsidR="00B47CDE" w:rsidRPr="001B59D3" w:rsidRDefault="00B47CDE" w:rsidP="00B47CDE">
            <w:pPr>
              <w:pStyle w:val="TableParagraph"/>
              <w:ind w:left="133"/>
              <w:rPr>
                <w:rFonts w:ascii="Times New Roman" w:eastAsiaTheme="minorEastAsia" w:hAnsi="Times New Roman" w:cs="Times New Roman"/>
                <w:color w:val="333333"/>
                <w:sz w:val="24"/>
                <w:lang w:eastAsia="zh-CN"/>
              </w:rPr>
            </w:pPr>
            <w:r w:rsidRPr="00B47CDE">
              <w:rPr>
                <w:rFonts w:ascii="Times New Roman" w:hAnsi="Times New Roman" w:cs="Times New Roman"/>
                <w:color w:val="404040"/>
                <w:sz w:val="24"/>
                <w:szCs w:val="24"/>
              </w:rPr>
              <w:t xml:space="preserve">Correct sample number and </w:t>
            </w:r>
            <w:proofErr w:type="gramStart"/>
            <w:r w:rsidRPr="00B47CDE">
              <w:rPr>
                <w:rFonts w:ascii="Times New Roman" w:hAnsi="Times New Roman" w:cs="Times New Roman"/>
                <w:color w:val="404040"/>
                <w:sz w:val="24"/>
                <w:szCs w:val="24"/>
              </w:rPr>
              <w:t>Resend</w:t>
            </w:r>
            <w:proofErr w:type="gramEnd"/>
          </w:p>
        </w:tc>
      </w:tr>
      <w:tr w:rsidR="00B47CDE" w:rsidRPr="00A8674B" w14:paraId="3387CC02" w14:textId="77777777" w:rsidTr="00FD7CF9">
        <w:trPr>
          <w:trHeight w:val="608"/>
        </w:trPr>
        <w:tc>
          <w:tcPr>
            <w:tcW w:w="2277" w:type="dxa"/>
            <w:vAlign w:val="center"/>
          </w:tcPr>
          <w:p w14:paraId="44CFD77F" w14:textId="4F5E2D17" w:rsidR="00B47CDE" w:rsidRPr="00B47CDE" w:rsidRDefault="00B47CDE" w:rsidP="00B47CDE">
            <w:pPr>
              <w:pStyle w:val="TableParagraph"/>
              <w:rPr>
                <w:rFonts w:ascii="Times New Roman" w:hAnsi="Times New Roman" w:cs="Times New Roman"/>
                <w:color w:val="333333"/>
                <w:spacing w:val="-4"/>
                <w:sz w:val="24"/>
                <w:szCs w:val="24"/>
              </w:rPr>
            </w:pPr>
            <w:r w:rsidRPr="00B47CDE">
              <w:rPr>
                <w:rFonts w:ascii="Times New Roman" w:hAnsi="Times New Roman" w:cs="Times New Roman"/>
                <w:color w:val="404040"/>
                <w:sz w:val="24"/>
                <w:szCs w:val="24"/>
              </w:rPr>
              <w:t>0004</w:t>
            </w:r>
          </w:p>
        </w:tc>
        <w:tc>
          <w:tcPr>
            <w:tcW w:w="3949" w:type="dxa"/>
            <w:vAlign w:val="center"/>
          </w:tcPr>
          <w:p w14:paraId="748B060A" w14:textId="6AF4B9B9" w:rsidR="00B47CDE" w:rsidRPr="00B47CDE" w:rsidRDefault="00B47CDE" w:rsidP="00B47CDE">
            <w:pPr>
              <w:pStyle w:val="TableParagraph"/>
              <w:ind w:left="133"/>
              <w:rPr>
                <w:rFonts w:ascii="Times New Roman" w:hAnsi="Times New Roman" w:cs="Times New Roman"/>
                <w:color w:val="333333"/>
                <w:sz w:val="24"/>
                <w:szCs w:val="24"/>
              </w:rPr>
            </w:pPr>
            <w:r w:rsidRPr="00B47CDE">
              <w:rPr>
                <w:rFonts w:ascii="Times New Roman" w:hAnsi="Times New Roman" w:cs="Times New Roman"/>
                <w:color w:val="404040"/>
                <w:sz w:val="24"/>
                <w:szCs w:val="24"/>
              </w:rPr>
              <w:t>Invalid date time format</w:t>
            </w:r>
          </w:p>
        </w:tc>
        <w:tc>
          <w:tcPr>
            <w:tcW w:w="3949" w:type="dxa"/>
            <w:vAlign w:val="center"/>
          </w:tcPr>
          <w:p w14:paraId="1473A4D9" w14:textId="4985DD66" w:rsidR="00B47CDE" w:rsidRPr="00B47CDE" w:rsidRDefault="00B47CDE" w:rsidP="00B47CDE">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 xml:space="preserve">Correct the data and </w:t>
            </w:r>
            <w:proofErr w:type="gramStart"/>
            <w:r w:rsidRPr="00B47CDE">
              <w:rPr>
                <w:rFonts w:ascii="Times New Roman" w:hAnsi="Times New Roman" w:cs="Times New Roman"/>
                <w:color w:val="404040"/>
                <w:sz w:val="24"/>
                <w:szCs w:val="24"/>
              </w:rPr>
              <w:t>Resend</w:t>
            </w:r>
            <w:proofErr w:type="gramEnd"/>
          </w:p>
        </w:tc>
      </w:tr>
      <w:tr w:rsidR="00B47CDE" w:rsidRPr="00A8674B" w14:paraId="7A836606" w14:textId="77777777" w:rsidTr="00FD7CF9">
        <w:trPr>
          <w:trHeight w:val="608"/>
        </w:trPr>
        <w:tc>
          <w:tcPr>
            <w:tcW w:w="2277" w:type="dxa"/>
            <w:vAlign w:val="center"/>
          </w:tcPr>
          <w:p w14:paraId="3754E873" w14:textId="2F8B812D" w:rsidR="00B47CDE" w:rsidRPr="00B47CDE" w:rsidRDefault="00B47CDE" w:rsidP="00B47CDE">
            <w:pPr>
              <w:pStyle w:val="TableParagraph"/>
              <w:rPr>
                <w:rFonts w:ascii="Times New Roman" w:hAnsi="Times New Roman" w:cs="Times New Roman"/>
                <w:color w:val="333333"/>
                <w:spacing w:val="-4"/>
                <w:sz w:val="24"/>
                <w:szCs w:val="24"/>
              </w:rPr>
            </w:pPr>
            <w:r w:rsidRPr="00B47CDE">
              <w:rPr>
                <w:rFonts w:ascii="Times New Roman" w:hAnsi="Times New Roman" w:cs="Times New Roman"/>
                <w:color w:val="404040"/>
                <w:sz w:val="24"/>
                <w:szCs w:val="24"/>
              </w:rPr>
              <w:t>0005</w:t>
            </w:r>
          </w:p>
        </w:tc>
        <w:tc>
          <w:tcPr>
            <w:tcW w:w="3949" w:type="dxa"/>
            <w:vAlign w:val="center"/>
          </w:tcPr>
          <w:p w14:paraId="4F664A5C" w14:textId="15E75D23" w:rsidR="00B47CDE" w:rsidRPr="00B47CDE" w:rsidRDefault="00B47CDE" w:rsidP="00B47CDE">
            <w:pPr>
              <w:pStyle w:val="TableParagraph"/>
              <w:ind w:left="133"/>
              <w:rPr>
                <w:rFonts w:ascii="Times New Roman" w:hAnsi="Times New Roman" w:cs="Times New Roman"/>
                <w:color w:val="333333"/>
                <w:sz w:val="24"/>
                <w:szCs w:val="24"/>
              </w:rPr>
            </w:pPr>
            <w:r w:rsidRPr="00B47CDE">
              <w:rPr>
                <w:rFonts w:ascii="Times New Roman" w:hAnsi="Times New Roman" w:cs="Times New Roman"/>
                <w:color w:val="404040"/>
                <w:sz w:val="24"/>
                <w:szCs w:val="24"/>
              </w:rPr>
              <w:t>Invalid JSON</w:t>
            </w:r>
          </w:p>
        </w:tc>
        <w:tc>
          <w:tcPr>
            <w:tcW w:w="3949" w:type="dxa"/>
            <w:vAlign w:val="center"/>
          </w:tcPr>
          <w:p w14:paraId="223F894F" w14:textId="67ECCD9F" w:rsidR="00B47CDE" w:rsidRPr="00B47CDE" w:rsidRDefault="00B47CDE" w:rsidP="00B47CDE">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MES Will take care further process</w:t>
            </w:r>
          </w:p>
        </w:tc>
      </w:tr>
    </w:tbl>
    <w:p w14:paraId="2394FE10" w14:textId="77777777" w:rsidR="003408B8" w:rsidRPr="00D95709" w:rsidRDefault="003408B8" w:rsidP="00415D86">
      <w:pPr>
        <w:spacing w:before="93"/>
        <w:ind w:left="244"/>
        <w:rPr>
          <w:rFonts w:ascii="Consolas" w:eastAsiaTheme="minorEastAsia"/>
          <w:sz w:val="19"/>
          <w:lang w:eastAsia="zh-CN"/>
        </w:rPr>
      </w:pPr>
    </w:p>
    <w:p w14:paraId="6DB7C11C" w14:textId="77777777" w:rsidR="009D73C6" w:rsidRPr="00D26542" w:rsidRDefault="009D73C6" w:rsidP="00D26542">
      <w:pPr>
        <w:pStyle w:val="Heading6"/>
        <w:rPr>
          <w:rFonts w:eastAsiaTheme="minorEastAsia"/>
          <w:lang w:eastAsia="zh-CN"/>
        </w:rPr>
      </w:pPr>
      <w:r w:rsidRPr="00D26542">
        <w:rPr>
          <w:rFonts w:eastAsiaTheme="minorEastAsia"/>
          <w:lang w:eastAsia="zh-CN"/>
        </w:rPr>
        <w:t>Field Mapping</w:t>
      </w:r>
    </w:p>
    <w:tbl>
      <w:tblPr>
        <w:tblW w:w="0" w:type="auto"/>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645"/>
        <w:gridCol w:w="2835"/>
        <w:gridCol w:w="3615"/>
        <w:gridCol w:w="3075"/>
      </w:tblGrid>
      <w:tr w:rsidR="009D73C6" w:rsidRPr="00A8674B" w14:paraId="238A257D" w14:textId="77777777" w:rsidTr="00A8674B">
        <w:trPr>
          <w:trHeight w:val="629"/>
        </w:trPr>
        <w:tc>
          <w:tcPr>
            <w:tcW w:w="645" w:type="dxa"/>
            <w:shd w:val="clear" w:color="auto" w:fill="9CC2E5"/>
          </w:tcPr>
          <w:p w14:paraId="4AE8EEDD" w14:textId="77777777" w:rsidR="009D73C6" w:rsidRPr="00A8674B" w:rsidRDefault="009D73C6">
            <w:pPr>
              <w:pStyle w:val="TableParagraph"/>
              <w:rPr>
                <w:rFonts w:ascii="Times New Roman" w:hAnsi="Times New Roman" w:cs="Times New Roman"/>
                <w:b/>
                <w:sz w:val="24"/>
              </w:rPr>
            </w:pPr>
            <w:r w:rsidRPr="00A8674B">
              <w:rPr>
                <w:rFonts w:ascii="Times New Roman" w:hAnsi="Times New Roman" w:cs="Times New Roman"/>
                <w:b/>
                <w:color w:val="333333"/>
                <w:spacing w:val="-5"/>
                <w:sz w:val="24"/>
              </w:rPr>
              <w:t>No.</w:t>
            </w:r>
          </w:p>
        </w:tc>
        <w:tc>
          <w:tcPr>
            <w:tcW w:w="2835" w:type="dxa"/>
            <w:shd w:val="clear" w:color="auto" w:fill="9CC2E5"/>
          </w:tcPr>
          <w:p w14:paraId="6520753E" w14:textId="77777777" w:rsidR="009D73C6" w:rsidRPr="00A8674B" w:rsidRDefault="009D73C6">
            <w:pPr>
              <w:pStyle w:val="TableParagraph"/>
              <w:ind w:left="124"/>
              <w:rPr>
                <w:rFonts w:ascii="Times New Roman" w:hAnsi="Times New Roman" w:cs="Times New Roman"/>
                <w:b/>
                <w:sz w:val="24"/>
              </w:rPr>
            </w:pPr>
            <w:r w:rsidRPr="00A8674B">
              <w:rPr>
                <w:rFonts w:ascii="Times New Roman" w:hAnsi="Times New Roman" w:cs="Times New Roman"/>
                <w:b/>
                <w:color w:val="333333"/>
                <w:sz w:val="24"/>
              </w:rPr>
              <w:t xml:space="preserve">MES </w:t>
            </w:r>
            <w:r w:rsidRPr="00A8674B">
              <w:rPr>
                <w:rFonts w:ascii="Times New Roman" w:hAnsi="Times New Roman" w:cs="Times New Roman"/>
                <w:b/>
                <w:color w:val="333333"/>
                <w:spacing w:val="-2"/>
                <w:sz w:val="24"/>
              </w:rPr>
              <w:t>Field</w:t>
            </w:r>
          </w:p>
        </w:tc>
        <w:tc>
          <w:tcPr>
            <w:tcW w:w="3615" w:type="dxa"/>
            <w:shd w:val="clear" w:color="auto" w:fill="9CC2E5"/>
          </w:tcPr>
          <w:p w14:paraId="293EA703" w14:textId="77777777" w:rsidR="009D73C6" w:rsidRPr="00A8674B" w:rsidRDefault="009D73C6">
            <w:pPr>
              <w:pStyle w:val="TableParagraph"/>
              <w:ind w:left="120"/>
              <w:rPr>
                <w:rFonts w:ascii="Times New Roman" w:hAnsi="Times New Roman" w:cs="Times New Roman"/>
                <w:b/>
                <w:sz w:val="24"/>
              </w:rPr>
            </w:pPr>
            <w:r w:rsidRPr="00A8674B">
              <w:rPr>
                <w:rFonts w:ascii="Times New Roman" w:hAnsi="Times New Roman" w:cs="Times New Roman"/>
                <w:b/>
                <w:color w:val="333333"/>
                <w:spacing w:val="-2"/>
                <w:sz w:val="24"/>
              </w:rPr>
              <w:t>Description</w:t>
            </w:r>
          </w:p>
        </w:tc>
        <w:tc>
          <w:tcPr>
            <w:tcW w:w="3075" w:type="dxa"/>
            <w:shd w:val="clear" w:color="auto" w:fill="9CC2E5"/>
          </w:tcPr>
          <w:p w14:paraId="6399EF9C" w14:textId="77777777" w:rsidR="009D73C6" w:rsidRPr="00A8674B" w:rsidRDefault="009D73C6">
            <w:pPr>
              <w:pStyle w:val="TableParagraph"/>
              <w:ind w:left="132"/>
              <w:rPr>
                <w:rFonts w:ascii="Times New Roman" w:hAnsi="Times New Roman" w:cs="Times New Roman"/>
                <w:b/>
                <w:sz w:val="24"/>
              </w:rPr>
            </w:pPr>
            <w:r w:rsidRPr="00A8674B">
              <w:rPr>
                <w:rFonts w:ascii="Times New Roman" w:hAnsi="Times New Roman" w:cs="Times New Roman"/>
                <w:b/>
                <w:color w:val="333333"/>
                <w:sz w:val="24"/>
              </w:rPr>
              <w:t xml:space="preserve">QCLAD Field </w:t>
            </w:r>
            <w:r w:rsidRPr="00A8674B">
              <w:rPr>
                <w:rFonts w:ascii="Times New Roman" w:hAnsi="Times New Roman" w:cs="Times New Roman"/>
                <w:b/>
                <w:color w:val="333333"/>
                <w:spacing w:val="-2"/>
                <w:sz w:val="24"/>
              </w:rPr>
              <w:t>Mapping</w:t>
            </w:r>
          </w:p>
        </w:tc>
      </w:tr>
      <w:tr w:rsidR="009D73C6" w:rsidRPr="00A8674B" w14:paraId="17F44D59" w14:textId="77777777">
        <w:trPr>
          <w:trHeight w:val="614"/>
        </w:trPr>
        <w:tc>
          <w:tcPr>
            <w:tcW w:w="645" w:type="dxa"/>
          </w:tcPr>
          <w:p w14:paraId="05CD02E2" w14:textId="77777777" w:rsidR="009D73C6" w:rsidRPr="00A8674B" w:rsidRDefault="009D73C6">
            <w:pPr>
              <w:pStyle w:val="TableParagraph"/>
              <w:rPr>
                <w:rFonts w:ascii="Times New Roman" w:hAnsi="Times New Roman" w:cs="Times New Roman"/>
                <w:sz w:val="24"/>
              </w:rPr>
            </w:pPr>
            <w:r w:rsidRPr="00A8674B">
              <w:rPr>
                <w:rFonts w:ascii="Times New Roman" w:hAnsi="Times New Roman" w:cs="Times New Roman"/>
                <w:color w:val="333333"/>
                <w:spacing w:val="-10"/>
                <w:sz w:val="24"/>
              </w:rPr>
              <w:t>1</w:t>
            </w:r>
          </w:p>
        </w:tc>
        <w:tc>
          <w:tcPr>
            <w:tcW w:w="2835" w:type="dxa"/>
          </w:tcPr>
          <w:p w14:paraId="24F43CBE" w14:textId="77777777" w:rsidR="009D73C6" w:rsidRPr="00A8674B" w:rsidRDefault="009D73C6">
            <w:pPr>
              <w:pStyle w:val="TableParagraph"/>
              <w:ind w:left="124"/>
              <w:rPr>
                <w:rFonts w:ascii="Times New Roman" w:hAnsi="Times New Roman" w:cs="Times New Roman"/>
                <w:sz w:val="24"/>
              </w:rPr>
            </w:pPr>
            <w:r w:rsidRPr="00A8674B">
              <w:rPr>
                <w:rFonts w:ascii="Times New Roman" w:hAnsi="Times New Roman" w:cs="Times New Roman"/>
                <w:color w:val="333333"/>
                <w:sz w:val="24"/>
              </w:rPr>
              <w:t xml:space="preserve">Sample Label </w:t>
            </w:r>
            <w:r w:rsidRPr="00A8674B">
              <w:rPr>
                <w:rFonts w:ascii="Times New Roman" w:hAnsi="Times New Roman" w:cs="Times New Roman"/>
                <w:color w:val="333333"/>
                <w:spacing w:val="-2"/>
                <w:sz w:val="24"/>
              </w:rPr>
              <w:t>Number</w:t>
            </w:r>
          </w:p>
        </w:tc>
        <w:tc>
          <w:tcPr>
            <w:tcW w:w="3615" w:type="dxa"/>
          </w:tcPr>
          <w:p w14:paraId="48CB180B" w14:textId="77777777" w:rsidR="009D73C6" w:rsidRPr="00A8674B" w:rsidRDefault="009D73C6">
            <w:pPr>
              <w:pStyle w:val="TableParagraph"/>
              <w:ind w:left="120"/>
              <w:rPr>
                <w:rFonts w:ascii="Times New Roman" w:hAnsi="Times New Roman" w:cs="Times New Roman"/>
                <w:sz w:val="24"/>
              </w:rPr>
            </w:pPr>
            <w:r w:rsidRPr="00A8674B">
              <w:rPr>
                <w:rFonts w:ascii="Times New Roman" w:hAnsi="Times New Roman" w:cs="Times New Roman"/>
                <w:color w:val="333333"/>
                <w:sz w:val="24"/>
              </w:rPr>
              <w:t xml:space="preserve">Unique ID for the </w:t>
            </w:r>
            <w:r w:rsidRPr="00A8674B">
              <w:rPr>
                <w:rFonts w:ascii="Times New Roman" w:hAnsi="Times New Roman" w:cs="Times New Roman"/>
                <w:color w:val="333333"/>
                <w:spacing w:val="-2"/>
                <w:sz w:val="24"/>
              </w:rPr>
              <w:t>sample</w:t>
            </w:r>
          </w:p>
        </w:tc>
        <w:tc>
          <w:tcPr>
            <w:tcW w:w="3075" w:type="dxa"/>
          </w:tcPr>
          <w:p w14:paraId="326641BA" w14:textId="77777777" w:rsidR="009D73C6" w:rsidRPr="00A8674B" w:rsidRDefault="009D73C6">
            <w:pPr>
              <w:pStyle w:val="TableParagraph"/>
              <w:ind w:left="132"/>
              <w:rPr>
                <w:rFonts w:ascii="Times New Roman" w:hAnsi="Times New Roman" w:cs="Times New Roman"/>
                <w:sz w:val="24"/>
              </w:rPr>
            </w:pPr>
            <w:proofErr w:type="spellStart"/>
            <w:proofErr w:type="gramStart"/>
            <w:r w:rsidRPr="00A8674B">
              <w:rPr>
                <w:rFonts w:ascii="Times New Roman" w:hAnsi="Times New Roman" w:cs="Times New Roman"/>
                <w:color w:val="333333"/>
                <w:spacing w:val="-2"/>
                <w:sz w:val="24"/>
              </w:rPr>
              <w:t>sample.HenMesId</w:t>
            </w:r>
            <w:proofErr w:type="spellEnd"/>
            <w:proofErr w:type="gramEnd"/>
          </w:p>
        </w:tc>
      </w:tr>
      <w:tr w:rsidR="009D73C6" w:rsidRPr="00A8674B" w14:paraId="26105068" w14:textId="77777777">
        <w:trPr>
          <w:trHeight w:val="629"/>
        </w:trPr>
        <w:tc>
          <w:tcPr>
            <w:tcW w:w="645" w:type="dxa"/>
          </w:tcPr>
          <w:p w14:paraId="1247FB78" w14:textId="77777777" w:rsidR="009D73C6" w:rsidRPr="00A8674B" w:rsidRDefault="009D73C6">
            <w:pPr>
              <w:pStyle w:val="TableParagraph"/>
              <w:rPr>
                <w:rFonts w:ascii="Times New Roman" w:hAnsi="Times New Roman" w:cs="Times New Roman"/>
                <w:sz w:val="24"/>
              </w:rPr>
            </w:pPr>
            <w:r w:rsidRPr="00A8674B">
              <w:rPr>
                <w:rFonts w:ascii="Times New Roman" w:hAnsi="Times New Roman" w:cs="Times New Roman"/>
                <w:color w:val="333333"/>
                <w:spacing w:val="-10"/>
                <w:sz w:val="24"/>
              </w:rPr>
              <w:t>2</w:t>
            </w:r>
          </w:p>
        </w:tc>
        <w:tc>
          <w:tcPr>
            <w:tcW w:w="2835" w:type="dxa"/>
          </w:tcPr>
          <w:p w14:paraId="6E86DD8B" w14:textId="77777777" w:rsidR="009D73C6" w:rsidRPr="00A8674B" w:rsidRDefault="009D73C6">
            <w:pPr>
              <w:pStyle w:val="TableParagraph"/>
              <w:ind w:left="124"/>
              <w:rPr>
                <w:rFonts w:ascii="Times New Roman" w:hAnsi="Times New Roman" w:cs="Times New Roman"/>
                <w:sz w:val="24"/>
              </w:rPr>
            </w:pPr>
            <w:r w:rsidRPr="00A8674B">
              <w:rPr>
                <w:rFonts w:ascii="Times New Roman" w:hAnsi="Times New Roman" w:cs="Times New Roman"/>
                <w:color w:val="333333"/>
                <w:sz w:val="24"/>
              </w:rPr>
              <w:t xml:space="preserve">Batch </w:t>
            </w:r>
            <w:r w:rsidRPr="00A8674B">
              <w:rPr>
                <w:rFonts w:ascii="Times New Roman" w:hAnsi="Times New Roman" w:cs="Times New Roman"/>
                <w:color w:val="333333"/>
                <w:spacing w:val="-2"/>
                <w:sz w:val="24"/>
              </w:rPr>
              <w:t>Number</w:t>
            </w:r>
          </w:p>
        </w:tc>
        <w:tc>
          <w:tcPr>
            <w:tcW w:w="3615" w:type="dxa"/>
          </w:tcPr>
          <w:p w14:paraId="46EE0B1E" w14:textId="77777777" w:rsidR="009D73C6" w:rsidRPr="00A8674B" w:rsidRDefault="009D73C6">
            <w:pPr>
              <w:pStyle w:val="TableParagraph"/>
              <w:ind w:left="120"/>
              <w:rPr>
                <w:rFonts w:ascii="Times New Roman" w:hAnsi="Times New Roman" w:cs="Times New Roman"/>
                <w:sz w:val="24"/>
              </w:rPr>
            </w:pPr>
            <w:r w:rsidRPr="00A8674B">
              <w:rPr>
                <w:rFonts w:ascii="Times New Roman" w:hAnsi="Times New Roman" w:cs="Times New Roman"/>
                <w:color w:val="333333"/>
                <w:sz w:val="24"/>
              </w:rPr>
              <w:t>SAP</w:t>
            </w:r>
            <w:r w:rsidRPr="00A8674B">
              <w:rPr>
                <w:rFonts w:ascii="Times New Roman" w:hAnsi="Times New Roman" w:cs="Times New Roman"/>
                <w:color w:val="333333"/>
                <w:spacing w:val="-5"/>
                <w:sz w:val="24"/>
              </w:rPr>
              <w:t xml:space="preserve"> </w:t>
            </w:r>
            <w:r w:rsidRPr="00A8674B">
              <w:rPr>
                <w:rFonts w:ascii="Times New Roman" w:hAnsi="Times New Roman" w:cs="Times New Roman"/>
                <w:color w:val="333333"/>
                <w:sz w:val="24"/>
              </w:rPr>
              <w:t xml:space="preserve">Batch </w:t>
            </w:r>
            <w:r w:rsidRPr="00A8674B">
              <w:rPr>
                <w:rFonts w:ascii="Times New Roman" w:hAnsi="Times New Roman" w:cs="Times New Roman"/>
                <w:color w:val="333333"/>
                <w:spacing w:val="-2"/>
                <w:sz w:val="24"/>
              </w:rPr>
              <w:t>Number</w:t>
            </w:r>
          </w:p>
        </w:tc>
        <w:tc>
          <w:tcPr>
            <w:tcW w:w="3075" w:type="dxa"/>
          </w:tcPr>
          <w:p w14:paraId="352D4DD9" w14:textId="77777777" w:rsidR="009D73C6" w:rsidRPr="00A8674B" w:rsidRDefault="009D73C6">
            <w:pPr>
              <w:pStyle w:val="TableParagraph"/>
              <w:ind w:left="132"/>
              <w:rPr>
                <w:rFonts w:ascii="Times New Roman" w:hAnsi="Times New Roman" w:cs="Times New Roman"/>
                <w:sz w:val="24"/>
              </w:rPr>
            </w:pPr>
            <w:proofErr w:type="spellStart"/>
            <w:proofErr w:type="gramStart"/>
            <w:r w:rsidRPr="00A8674B">
              <w:rPr>
                <w:rFonts w:ascii="Times New Roman" w:hAnsi="Times New Roman" w:cs="Times New Roman"/>
                <w:color w:val="333333"/>
                <w:spacing w:val="-2"/>
                <w:sz w:val="24"/>
              </w:rPr>
              <w:t>sample.BatchName</w:t>
            </w:r>
            <w:proofErr w:type="spellEnd"/>
            <w:proofErr w:type="gramEnd"/>
          </w:p>
        </w:tc>
      </w:tr>
      <w:tr w:rsidR="009D73C6" w:rsidRPr="00A8674B" w14:paraId="6F081576" w14:textId="77777777">
        <w:trPr>
          <w:trHeight w:val="614"/>
        </w:trPr>
        <w:tc>
          <w:tcPr>
            <w:tcW w:w="645" w:type="dxa"/>
          </w:tcPr>
          <w:p w14:paraId="5AE95FB3" w14:textId="77777777" w:rsidR="009D73C6" w:rsidRPr="00A8674B" w:rsidRDefault="009D73C6">
            <w:pPr>
              <w:pStyle w:val="TableParagraph"/>
              <w:rPr>
                <w:rFonts w:ascii="Times New Roman" w:hAnsi="Times New Roman" w:cs="Times New Roman"/>
                <w:sz w:val="24"/>
              </w:rPr>
            </w:pPr>
            <w:r w:rsidRPr="00A8674B">
              <w:rPr>
                <w:rFonts w:ascii="Times New Roman" w:hAnsi="Times New Roman" w:cs="Times New Roman"/>
                <w:color w:val="333333"/>
                <w:spacing w:val="-10"/>
                <w:sz w:val="24"/>
              </w:rPr>
              <w:t>3</w:t>
            </w:r>
          </w:p>
        </w:tc>
        <w:tc>
          <w:tcPr>
            <w:tcW w:w="2835" w:type="dxa"/>
          </w:tcPr>
          <w:p w14:paraId="46093F87" w14:textId="77777777" w:rsidR="009D73C6" w:rsidRPr="00A8674B" w:rsidRDefault="009D73C6">
            <w:pPr>
              <w:pStyle w:val="TableParagraph"/>
              <w:ind w:left="124"/>
              <w:rPr>
                <w:rFonts w:ascii="Times New Roman" w:hAnsi="Times New Roman" w:cs="Times New Roman"/>
                <w:sz w:val="24"/>
              </w:rPr>
            </w:pPr>
            <w:r w:rsidRPr="00A8674B">
              <w:rPr>
                <w:rFonts w:ascii="Times New Roman" w:hAnsi="Times New Roman" w:cs="Times New Roman"/>
                <w:color w:val="333333"/>
                <w:sz w:val="24"/>
              </w:rPr>
              <w:t xml:space="preserve">Material </w:t>
            </w:r>
            <w:r w:rsidRPr="00A8674B">
              <w:rPr>
                <w:rFonts w:ascii="Times New Roman" w:hAnsi="Times New Roman" w:cs="Times New Roman"/>
                <w:color w:val="333333"/>
                <w:spacing w:val="-2"/>
                <w:sz w:val="24"/>
              </w:rPr>
              <w:t>Number</w:t>
            </w:r>
          </w:p>
        </w:tc>
        <w:tc>
          <w:tcPr>
            <w:tcW w:w="3615" w:type="dxa"/>
          </w:tcPr>
          <w:p w14:paraId="6BD6EE4A" w14:textId="77777777" w:rsidR="009D73C6" w:rsidRPr="00A8674B" w:rsidRDefault="009D73C6">
            <w:pPr>
              <w:pStyle w:val="TableParagraph"/>
              <w:ind w:left="120"/>
              <w:rPr>
                <w:rFonts w:ascii="Times New Roman" w:hAnsi="Times New Roman" w:cs="Times New Roman"/>
                <w:sz w:val="24"/>
              </w:rPr>
            </w:pPr>
            <w:r w:rsidRPr="00A8674B">
              <w:rPr>
                <w:rFonts w:ascii="Times New Roman" w:hAnsi="Times New Roman" w:cs="Times New Roman"/>
                <w:color w:val="333333"/>
                <w:sz w:val="24"/>
              </w:rPr>
              <w:t>SAP</w:t>
            </w:r>
            <w:r w:rsidRPr="00A8674B">
              <w:rPr>
                <w:rFonts w:ascii="Times New Roman" w:hAnsi="Times New Roman" w:cs="Times New Roman"/>
                <w:color w:val="333333"/>
                <w:spacing w:val="-5"/>
                <w:sz w:val="24"/>
              </w:rPr>
              <w:t xml:space="preserve"> </w:t>
            </w:r>
            <w:r w:rsidRPr="00A8674B">
              <w:rPr>
                <w:rFonts w:ascii="Times New Roman" w:hAnsi="Times New Roman" w:cs="Times New Roman"/>
                <w:color w:val="333333"/>
                <w:sz w:val="24"/>
              </w:rPr>
              <w:t xml:space="preserve">Material </w:t>
            </w:r>
            <w:r w:rsidRPr="00A8674B">
              <w:rPr>
                <w:rFonts w:ascii="Times New Roman" w:hAnsi="Times New Roman" w:cs="Times New Roman"/>
                <w:color w:val="333333"/>
                <w:spacing w:val="-4"/>
                <w:sz w:val="24"/>
              </w:rPr>
              <w:t>Code</w:t>
            </w:r>
          </w:p>
        </w:tc>
        <w:tc>
          <w:tcPr>
            <w:tcW w:w="3075" w:type="dxa"/>
          </w:tcPr>
          <w:p w14:paraId="2F807B54" w14:textId="77777777" w:rsidR="009D73C6" w:rsidRPr="00A8674B" w:rsidRDefault="009D73C6">
            <w:pPr>
              <w:pStyle w:val="TableParagraph"/>
              <w:ind w:left="132"/>
              <w:rPr>
                <w:rFonts w:ascii="Times New Roman" w:hAnsi="Times New Roman" w:cs="Times New Roman"/>
                <w:sz w:val="24"/>
              </w:rPr>
            </w:pPr>
            <w:proofErr w:type="spellStart"/>
            <w:proofErr w:type="gramStart"/>
            <w:r w:rsidRPr="00A8674B">
              <w:rPr>
                <w:rFonts w:ascii="Times New Roman" w:hAnsi="Times New Roman" w:cs="Times New Roman"/>
                <w:color w:val="333333"/>
                <w:spacing w:val="-2"/>
                <w:sz w:val="24"/>
              </w:rPr>
              <w:t>sample.Substance.Identity</w:t>
            </w:r>
            <w:proofErr w:type="spellEnd"/>
            <w:proofErr w:type="gramEnd"/>
          </w:p>
        </w:tc>
      </w:tr>
      <w:tr w:rsidR="009D73C6" w:rsidRPr="00A8674B" w14:paraId="3B9FF102" w14:textId="77777777">
        <w:trPr>
          <w:trHeight w:val="629"/>
        </w:trPr>
        <w:tc>
          <w:tcPr>
            <w:tcW w:w="645" w:type="dxa"/>
          </w:tcPr>
          <w:p w14:paraId="242C48CE" w14:textId="77777777" w:rsidR="009D73C6" w:rsidRPr="00A8674B" w:rsidRDefault="009D73C6">
            <w:pPr>
              <w:pStyle w:val="TableParagraph"/>
              <w:rPr>
                <w:rFonts w:ascii="Times New Roman" w:hAnsi="Times New Roman" w:cs="Times New Roman"/>
                <w:sz w:val="24"/>
              </w:rPr>
            </w:pPr>
            <w:r w:rsidRPr="00A8674B">
              <w:rPr>
                <w:rFonts w:ascii="Times New Roman" w:hAnsi="Times New Roman" w:cs="Times New Roman"/>
                <w:color w:val="333333"/>
                <w:spacing w:val="-10"/>
                <w:sz w:val="24"/>
              </w:rPr>
              <w:t>4</w:t>
            </w:r>
          </w:p>
        </w:tc>
        <w:tc>
          <w:tcPr>
            <w:tcW w:w="2835" w:type="dxa"/>
          </w:tcPr>
          <w:p w14:paraId="51F1C0E8" w14:textId="77777777" w:rsidR="009D73C6" w:rsidRPr="00A8674B" w:rsidRDefault="009D73C6">
            <w:pPr>
              <w:pStyle w:val="TableParagraph"/>
              <w:ind w:left="124"/>
              <w:rPr>
                <w:rFonts w:ascii="Times New Roman" w:hAnsi="Times New Roman" w:cs="Times New Roman"/>
                <w:sz w:val="24"/>
              </w:rPr>
            </w:pPr>
            <w:r w:rsidRPr="00A8674B">
              <w:rPr>
                <w:rFonts w:ascii="Times New Roman" w:hAnsi="Times New Roman" w:cs="Times New Roman"/>
                <w:color w:val="333333"/>
                <w:sz w:val="24"/>
              </w:rPr>
              <w:t xml:space="preserve">Material </w:t>
            </w:r>
            <w:r w:rsidRPr="00A8674B">
              <w:rPr>
                <w:rFonts w:ascii="Times New Roman" w:hAnsi="Times New Roman" w:cs="Times New Roman"/>
                <w:color w:val="333333"/>
                <w:spacing w:val="-2"/>
                <w:sz w:val="24"/>
              </w:rPr>
              <w:t>Description</w:t>
            </w:r>
          </w:p>
        </w:tc>
        <w:tc>
          <w:tcPr>
            <w:tcW w:w="3615" w:type="dxa"/>
          </w:tcPr>
          <w:p w14:paraId="4282555B" w14:textId="77777777" w:rsidR="009D73C6" w:rsidRPr="00A8674B" w:rsidRDefault="009D73C6">
            <w:pPr>
              <w:pStyle w:val="TableParagraph"/>
              <w:ind w:left="120"/>
              <w:rPr>
                <w:rFonts w:ascii="Times New Roman" w:hAnsi="Times New Roman" w:cs="Times New Roman"/>
                <w:sz w:val="24"/>
              </w:rPr>
            </w:pPr>
            <w:r w:rsidRPr="00A8674B">
              <w:rPr>
                <w:rFonts w:ascii="Times New Roman" w:hAnsi="Times New Roman" w:cs="Times New Roman"/>
                <w:color w:val="333333"/>
                <w:sz w:val="24"/>
              </w:rPr>
              <w:t xml:space="preserve">Description of </w:t>
            </w:r>
            <w:r w:rsidRPr="00A8674B">
              <w:rPr>
                <w:rFonts w:ascii="Times New Roman" w:hAnsi="Times New Roman" w:cs="Times New Roman"/>
                <w:color w:val="333333"/>
                <w:spacing w:val="-2"/>
                <w:sz w:val="24"/>
              </w:rPr>
              <w:t>material</w:t>
            </w:r>
          </w:p>
        </w:tc>
        <w:tc>
          <w:tcPr>
            <w:tcW w:w="3075" w:type="dxa"/>
          </w:tcPr>
          <w:p w14:paraId="1D114C11" w14:textId="77777777" w:rsidR="009D73C6" w:rsidRPr="00A8674B" w:rsidRDefault="009D73C6">
            <w:pPr>
              <w:pStyle w:val="TableParagraph"/>
              <w:ind w:left="132"/>
              <w:rPr>
                <w:rFonts w:ascii="Times New Roman" w:hAnsi="Times New Roman" w:cs="Times New Roman"/>
                <w:sz w:val="24"/>
              </w:rPr>
            </w:pPr>
            <w:proofErr w:type="spellStart"/>
            <w:proofErr w:type="gramStart"/>
            <w:r w:rsidRPr="00A8674B">
              <w:rPr>
                <w:rFonts w:ascii="Times New Roman" w:hAnsi="Times New Roman" w:cs="Times New Roman"/>
                <w:color w:val="333333"/>
                <w:spacing w:val="-2"/>
                <w:sz w:val="24"/>
              </w:rPr>
              <w:t>sample.Substance.Name</w:t>
            </w:r>
            <w:proofErr w:type="spellEnd"/>
            <w:proofErr w:type="gramEnd"/>
          </w:p>
        </w:tc>
      </w:tr>
      <w:tr w:rsidR="009D73C6" w:rsidRPr="00A8674B" w14:paraId="4575E751" w14:textId="77777777">
        <w:trPr>
          <w:trHeight w:val="629"/>
        </w:trPr>
        <w:tc>
          <w:tcPr>
            <w:tcW w:w="645" w:type="dxa"/>
          </w:tcPr>
          <w:p w14:paraId="01EDA27C" w14:textId="77777777" w:rsidR="009D73C6" w:rsidRPr="00A8674B" w:rsidRDefault="009D73C6">
            <w:pPr>
              <w:pStyle w:val="TableParagraph"/>
              <w:rPr>
                <w:rFonts w:ascii="Times New Roman" w:hAnsi="Times New Roman" w:cs="Times New Roman"/>
                <w:sz w:val="24"/>
              </w:rPr>
            </w:pPr>
            <w:r w:rsidRPr="00A8674B">
              <w:rPr>
                <w:rFonts w:ascii="Times New Roman" w:hAnsi="Times New Roman" w:cs="Times New Roman"/>
                <w:color w:val="333333"/>
                <w:spacing w:val="-10"/>
                <w:sz w:val="24"/>
              </w:rPr>
              <w:t>5</w:t>
            </w:r>
          </w:p>
        </w:tc>
        <w:tc>
          <w:tcPr>
            <w:tcW w:w="2835" w:type="dxa"/>
          </w:tcPr>
          <w:p w14:paraId="147F30D6" w14:textId="77777777" w:rsidR="009D73C6" w:rsidRPr="00A8674B" w:rsidRDefault="009D73C6">
            <w:pPr>
              <w:pStyle w:val="TableParagraph"/>
              <w:ind w:left="124"/>
              <w:rPr>
                <w:rFonts w:ascii="Times New Roman" w:hAnsi="Times New Roman" w:cs="Times New Roman"/>
                <w:sz w:val="24"/>
              </w:rPr>
            </w:pPr>
            <w:r w:rsidRPr="00A8674B">
              <w:rPr>
                <w:rFonts w:ascii="Times New Roman" w:hAnsi="Times New Roman" w:cs="Times New Roman"/>
                <w:color w:val="333333"/>
                <w:sz w:val="24"/>
              </w:rPr>
              <w:t xml:space="preserve">Plant </w:t>
            </w:r>
            <w:r w:rsidRPr="00A8674B">
              <w:rPr>
                <w:rFonts w:ascii="Times New Roman" w:hAnsi="Times New Roman" w:cs="Times New Roman"/>
                <w:color w:val="333333"/>
                <w:spacing w:val="-4"/>
                <w:sz w:val="24"/>
              </w:rPr>
              <w:t>Code</w:t>
            </w:r>
          </w:p>
        </w:tc>
        <w:tc>
          <w:tcPr>
            <w:tcW w:w="3615" w:type="dxa"/>
          </w:tcPr>
          <w:p w14:paraId="6E8147A6" w14:textId="77777777" w:rsidR="009D73C6" w:rsidRPr="00A8674B" w:rsidRDefault="009D73C6">
            <w:pPr>
              <w:pStyle w:val="TableParagraph"/>
              <w:ind w:left="120"/>
              <w:rPr>
                <w:rFonts w:ascii="Times New Roman" w:hAnsi="Times New Roman" w:cs="Times New Roman"/>
                <w:sz w:val="24"/>
              </w:rPr>
            </w:pPr>
            <w:r w:rsidRPr="00A8674B">
              <w:rPr>
                <w:rFonts w:ascii="Times New Roman" w:hAnsi="Times New Roman" w:cs="Times New Roman"/>
                <w:color w:val="333333"/>
                <w:sz w:val="24"/>
              </w:rPr>
              <w:t>SAP</w:t>
            </w:r>
            <w:r w:rsidRPr="00A8674B">
              <w:rPr>
                <w:rFonts w:ascii="Times New Roman" w:hAnsi="Times New Roman" w:cs="Times New Roman"/>
                <w:color w:val="333333"/>
                <w:spacing w:val="-5"/>
                <w:sz w:val="24"/>
              </w:rPr>
              <w:t xml:space="preserve"> </w:t>
            </w:r>
            <w:r w:rsidRPr="00A8674B">
              <w:rPr>
                <w:rFonts w:ascii="Times New Roman" w:hAnsi="Times New Roman" w:cs="Times New Roman"/>
                <w:color w:val="333333"/>
                <w:spacing w:val="-2"/>
                <w:sz w:val="24"/>
              </w:rPr>
              <w:t>Plant</w:t>
            </w:r>
          </w:p>
        </w:tc>
        <w:tc>
          <w:tcPr>
            <w:tcW w:w="3075" w:type="dxa"/>
          </w:tcPr>
          <w:p w14:paraId="70A6AE34" w14:textId="77777777" w:rsidR="009D73C6" w:rsidRPr="00A8674B" w:rsidRDefault="009D73C6">
            <w:pPr>
              <w:pStyle w:val="TableParagraph"/>
              <w:ind w:left="132"/>
              <w:rPr>
                <w:rFonts w:ascii="Times New Roman" w:hAnsi="Times New Roman" w:cs="Times New Roman"/>
                <w:sz w:val="24"/>
              </w:rPr>
            </w:pPr>
            <w:proofErr w:type="spellStart"/>
            <w:proofErr w:type="gramStart"/>
            <w:r w:rsidRPr="00A8674B">
              <w:rPr>
                <w:rFonts w:ascii="Times New Roman" w:hAnsi="Times New Roman" w:cs="Times New Roman"/>
                <w:color w:val="333333"/>
                <w:spacing w:val="-2"/>
                <w:sz w:val="24"/>
              </w:rPr>
              <w:t>sample.HenPlant</w:t>
            </w:r>
            <w:proofErr w:type="spellEnd"/>
            <w:proofErr w:type="gramEnd"/>
          </w:p>
        </w:tc>
      </w:tr>
      <w:tr w:rsidR="009D73C6" w:rsidRPr="00A8674B" w14:paraId="78F90EFA" w14:textId="77777777">
        <w:trPr>
          <w:trHeight w:val="1004"/>
        </w:trPr>
        <w:tc>
          <w:tcPr>
            <w:tcW w:w="645" w:type="dxa"/>
          </w:tcPr>
          <w:p w14:paraId="5737F3F4" w14:textId="77777777" w:rsidR="009D73C6" w:rsidRPr="00A8674B" w:rsidRDefault="009D73C6">
            <w:pPr>
              <w:pStyle w:val="TableParagraph"/>
              <w:spacing w:before="68"/>
              <w:ind w:left="0"/>
              <w:rPr>
                <w:rFonts w:ascii="Times New Roman" w:hAnsi="Times New Roman" w:cs="Times New Roman"/>
                <w:b/>
                <w:sz w:val="24"/>
              </w:rPr>
            </w:pPr>
          </w:p>
          <w:p w14:paraId="1896B634" w14:textId="77777777" w:rsidR="009D73C6" w:rsidRPr="00A8674B" w:rsidRDefault="009D73C6">
            <w:pPr>
              <w:pStyle w:val="TableParagraph"/>
              <w:spacing w:before="1"/>
              <w:rPr>
                <w:rFonts w:ascii="Times New Roman" w:hAnsi="Times New Roman" w:cs="Times New Roman"/>
                <w:sz w:val="24"/>
              </w:rPr>
            </w:pPr>
            <w:r w:rsidRPr="00A8674B">
              <w:rPr>
                <w:rFonts w:ascii="Times New Roman" w:hAnsi="Times New Roman" w:cs="Times New Roman"/>
                <w:color w:val="333333"/>
                <w:spacing w:val="-10"/>
                <w:sz w:val="24"/>
              </w:rPr>
              <w:t>6</w:t>
            </w:r>
          </w:p>
        </w:tc>
        <w:tc>
          <w:tcPr>
            <w:tcW w:w="2835" w:type="dxa"/>
          </w:tcPr>
          <w:p w14:paraId="68D8A535" w14:textId="77777777" w:rsidR="009D73C6" w:rsidRPr="00A8674B" w:rsidRDefault="009D73C6">
            <w:pPr>
              <w:pStyle w:val="TableParagraph"/>
              <w:spacing w:line="326" w:lineRule="auto"/>
              <w:ind w:left="124" w:right="107"/>
              <w:rPr>
                <w:rFonts w:ascii="Times New Roman" w:hAnsi="Times New Roman" w:cs="Times New Roman"/>
                <w:sz w:val="24"/>
              </w:rPr>
            </w:pPr>
            <w:r w:rsidRPr="00A8674B">
              <w:rPr>
                <w:rFonts w:ascii="Times New Roman" w:hAnsi="Times New Roman" w:cs="Times New Roman"/>
                <w:color w:val="333333"/>
                <w:spacing w:val="-2"/>
                <w:sz w:val="24"/>
              </w:rPr>
              <w:t>Sample approval/rejected</w:t>
            </w:r>
            <w:r w:rsidRPr="00A8674B">
              <w:rPr>
                <w:rFonts w:ascii="Times New Roman" w:hAnsi="Times New Roman" w:cs="Times New Roman"/>
                <w:color w:val="333333"/>
                <w:spacing w:val="-9"/>
                <w:sz w:val="24"/>
              </w:rPr>
              <w:t xml:space="preserve"> </w:t>
            </w:r>
            <w:r w:rsidRPr="00A8674B">
              <w:rPr>
                <w:rFonts w:ascii="Times New Roman" w:hAnsi="Times New Roman" w:cs="Times New Roman"/>
                <w:color w:val="333333"/>
                <w:spacing w:val="-2"/>
                <w:sz w:val="24"/>
              </w:rPr>
              <w:t>Time</w:t>
            </w:r>
          </w:p>
        </w:tc>
        <w:tc>
          <w:tcPr>
            <w:tcW w:w="3615" w:type="dxa"/>
          </w:tcPr>
          <w:p w14:paraId="5A46C48F" w14:textId="77777777" w:rsidR="009D73C6" w:rsidRPr="00A8674B" w:rsidRDefault="009D73C6">
            <w:pPr>
              <w:pStyle w:val="TableParagraph"/>
              <w:spacing w:line="326" w:lineRule="auto"/>
              <w:ind w:left="120"/>
              <w:rPr>
                <w:rFonts w:ascii="Times New Roman" w:hAnsi="Times New Roman" w:cs="Times New Roman"/>
                <w:sz w:val="24"/>
              </w:rPr>
            </w:pPr>
            <w:r w:rsidRPr="00A8674B">
              <w:rPr>
                <w:rFonts w:ascii="Times New Roman" w:hAnsi="Times New Roman" w:cs="Times New Roman"/>
                <w:color w:val="333333"/>
                <w:sz w:val="24"/>
              </w:rPr>
              <w:t>Date</w:t>
            </w:r>
            <w:r w:rsidRPr="00A8674B">
              <w:rPr>
                <w:rFonts w:ascii="Times New Roman" w:hAnsi="Times New Roman" w:cs="Times New Roman"/>
                <w:color w:val="333333"/>
                <w:spacing w:val="-10"/>
                <w:sz w:val="24"/>
              </w:rPr>
              <w:t xml:space="preserve"> </w:t>
            </w:r>
            <w:r w:rsidRPr="00A8674B">
              <w:rPr>
                <w:rFonts w:ascii="Times New Roman" w:hAnsi="Times New Roman" w:cs="Times New Roman"/>
                <w:color w:val="333333"/>
                <w:sz w:val="24"/>
              </w:rPr>
              <w:t>and</w:t>
            </w:r>
            <w:r w:rsidRPr="00A8674B">
              <w:rPr>
                <w:rFonts w:ascii="Times New Roman" w:hAnsi="Times New Roman" w:cs="Times New Roman"/>
                <w:color w:val="333333"/>
                <w:spacing w:val="-10"/>
                <w:sz w:val="24"/>
              </w:rPr>
              <w:t xml:space="preserve"> </w:t>
            </w:r>
            <w:r w:rsidRPr="00A8674B">
              <w:rPr>
                <w:rFonts w:ascii="Times New Roman" w:hAnsi="Times New Roman" w:cs="Times New Roman"/>
                <w:color w:val="333333"/>
                <w:sz w:val="24"/>
              </w:rPr>
              <w:t>time</w:t>
            </w:r>
            <w:r w:rsidRPr="00A8674B">
              <w:rPr>
                <w:rFonts w:ascii="Times New Roman" w:hAnsi="Times New Roman" w:cs="Times New Roman"/>
                <w:color w:val="333333"/>
                <w:spacing w:val="-10"/>
                <w:sz w:val="24"/>
              </w:rPr>
              <w:t xml:space="preserve"> </w:t>
            </w:r>
            <w:r w:rsidRPr="00A8674B">
              <w:rPr>
                <w:rFonts w:ascii="Times New Roman" w:hAnsi="Times New Roman" w:cs="Times New Roman"/>
                <w:color w:val="333333"/>
                <w:sz w:val="24"/>
              </w:rPr>
              <w:t>sample</w:t>
            </w:r>
            <w:r w:rsidRPr="00A8674B">
              <w:rPr>
                <w:rFonts w:ascii="Times New Roman" w:hAnsi="Times New Roman" w:cs="Times New Roman"/>
                <w:color w:val="333333"/>
                <w:spacing w:val="-10"/>
                <w:sz w:val="24"/>
              </w:rPr>
              <w:t xml:space="preserve"> </w:t>
            </w:r>
            <w:r w:rsidRPr="00A8674B">
              <w:rPr>
                <w:rFonts w:ascii="Times New Roman" w:hAnsi="Times New Roman" w:cs="Times New Roman"/>
                <w:color w:val="333333"/>
                <w:sz w:val="24"/>
              </w:rPr>
              <w:t xml:space="preserve">was </w:t>
            </w:r>
            <w:r w:rsidRPr="00A8674B">
              <w:rPr>
                <w:rFonts w:ascii="Times New Roman" w:hAnsi="Times New Roman" w:cs="Times New Roman"/>
                <w:color w:val="333333"/>
                <w:spacing w:val="-2"/>
                <w:sz w:val="24"/>
              </w:rPr>
              <w:t>approved/rejected</w:t>
            </w:r>
          </w:p>
        </w:tc>
        <w:tc>
          <w:tcPr>
            <w:tcW w:w="3075" w:type="dxa"/>
          </w:tcPr>
          <w:p w14:paraId="67EF87C6" w14:textId="77777777" w:rsidR="009D73C6" w:rsidRPr="00A8674B" w:rsidRDefault="009D73C6">
            <w:pPr>
              <w:pStyle w:val="TableParagraph"/>
              <w:spacing w:before="68"/>
              <w:ind w:left="0"/>
              <w:rPr>
                <w:rFonts w:ascii="Times New Roman" w:hAnsi="Times New Roman" w:cs="Times New Roman"/>
                <w:b/>
                <w:sz w:val="24"/>
              </w:rPr>
            </w:pPr>
          </w:p>
          <w:p w14:paraId="6B38B15C" w14:textId="77777777" w:rsidR="009D73C6" w:rsidRPr="00A8674B" w:rsidRDefault="009D73C6">
            <w:pPr>
              <w:pStyle w:val="TableParagraph"/>
              <w:spacing w:before="1"/>
              <w:ind w:left="132"/>
              <w:rPr>
                <w:rFonts w:ascii="Times New Roman" w:hAnsi="Times New Roman" w:cs="Times New Roman"/>
                <w:sz w:val="24"/>
              </w:rPr>
            </w:pPr>
            <w:proofErr w:type="spellStart"/>
            <w:proofErr w:type="gramStart"/>
            <w:r w:rsidRPr="00A8674B">
              <w:rPr>
                <w:rFonts w:ascii="Times New Roman" w:hAnsi="Times New Roman" w:cs="Times New Roman"/>
                <w:color w:val="333333"/>
                <w:spacing w:val="-2"/>
                <w:sz w:val="24"/>
              </w:rPr>
              <w:t>sample.DateAuthorised</w:t>
            </w:r>
            <w:proofErr w:type="spellEnd"/>
            <w:proofErr w:type="gramEnd"/>
          </w:p>
        </w:tc>
      </w:tr>
      <w:tr w:rsidR="009D73C6" w:rsidRPr="00A8674B" w14:paraId="7A81E63E" w14:textId="77777777">
        <w:trPr>
          <w:trHeight w:val="614"/>
        </w:trPr>
        <w:tc>
          <w:tcPr>
            <w:tcW w:w="645" w:type="dxa"/>
          </w:tcPr>
          <w:p w14:paraId="05C09711" w14:textId="77777777" w:rsidR="009D73C6" w:rsidRPr="00A8674B" w:rsidRDefault="009D73C6">
            <w:pPr>
              <w:pStyle w:val="TableParagraph"/>
              <w:rPr>
                <w:rFonts w:ascii="Times New Roman" w:hAnsi="Times New Roman" w:cs="Times New Roman"/>
                <w:sz w:val="24"/>
              </w:rPr>
            </w:pPr>
            <w:r w:rsidRPr="00A8674B">
              <w:rPr>
                <w:rFonts w:ascii="Times New Roman" w:hAnsi="Times New Roman" w:cs="Times New Roman"/>
                <w:color w:val="333333"/>
                <w:spacing w:val="-10"/>
                <w:sz w:val="24"/>
              </w:rPr>
              <w:t>7</w:t>
            </w:r>
          </w:p>
        </w:tc>
        <w:tc>
          <w:tcPr>
            <w:tcW w:w="2835" w:type="dxa"/>
          </w:tcPr>
          <w:p w14:paraId="48701F99" w14:textId="77777777" w:rsidR="009D73C6" w:rsidRPr="00A8674B" w:rsidRDefault="009D73C6">
            <w:pPr>
              <w:pStyle w:val="TableParagraph"/>
              <w:ind w:left="124"/>
              <w:rPr>
                <w:rFonts w:ascii="Times New Roman" w:hAnsi="Times New Roman" w:cs="Times New Roman"/>
                <w:sz w:val="24"/>
              </w:rPr>
            </w:pPr>
            <w:r w:rsidRPr="00A8674B">
              <w:rPr>
                <w:rFonts w:ascii="Times New Roman" w:hAnsi="Times New Roman" w:cs="Times New Roman"/>
                <w:color w:val="333333"/>
                <w:sz w:val="24"/>
              </w:rPr>
              <w:t xml:space="preserve">Operator </w:t>
            </w:r>
            <w:r w:rsidRPr="00A8674B">
              <w:rPr>
                <w:rFonts w:ascii="Times New Roman" w:hAnsi="Times New Roman" w:cs="Times New Roman"/>
                <w:color w:val="333333"/>
                <w:spacing w:val="-4"/>
                <w:sz w:val="24"/>
              </w:rPr>
              <w:t>Name</w:t>
            </w:r>
          </w:p>
        </w:tc>
        <w:tc>
          <w:tcPr>
            <w:tcW w:w="3615" w:type="dxa"/>
          </w:tcPr>
          <w:p w14:paraId="107901CF" w14:textId="77777777" w:rsidR="009D73C6" w:rsidRPr="00A8674B" w:rsidRDefault="009D73C6">
            <w:pPr>
              <w:pStyle w:val="TableParagraph"/>
              <w:ind w:left="120"/>
              <w:rPr>
                <w:rFonts w:ascii="Times New Roman" w:hAnsi="Times New Roman" w:cs="Times New Roman"/>
                <w:sz w:val="24"/>
              </w:rPr>
            </w:pPr>
            <w:r w:rsidRPr="00A8674B">
              <w:rPr>
                <w:rFonts w:ascii="Times New Roman" w:hAnsi="Times New Roman" w:cs="Times New Roman"/>
                <w:color w:val="333333"/>
                <w:sz w:val="24"/>
              </w:rPr>
              <w:t xml:space="preserve">Operator who approved </w:t>
            </w:r>
            <w:r w:rsidRPr="00A8674B">
              <w:rPr>
                <w:rFonts w:ascii="Times New Roman" w:hAnsi="Times New Roman" w:cs="Times New Roman"/>
                <w:color w:val="333333"/>
                <w:spacing w:val="-2"/>
                <w:sz w:val="24"/>
              </w:rPr>
              <w:t>sample</w:t>
            </w:r>
          </w:p>
        </w:tc>
        <w:tc>
          <w:tcPr>
            <w:tcW w:w="3075" w:type="dxa"/>
          </w:tcPr>
          <w:p w14:paraId="0D4711C8" w14:textId="77777777" w:rsidR="009D73C6" w:rsidRPr="00A8674B" w:rsidRDefault="009D73C6">
            <w:pPr>
              <w:pStyle w:val="TableParagraph"/>
              <w:ind w:left="132"/>
              <w:rPr>
                <w:rFonts w:ascii="Times New Roman" w:hAnsi="Times New Roman" w:cs="Times New Roman"/>
                <w:sz w:val="24"/>
              </w:rPr>
            </w:pPr>
            <w:proofErr w:type="spellStart"/>
            <w:proofErr w:type="gramStart"/>
            <w:r w:rsidRPr="00A8674B">
              <w:rPr>
                <w:rFonts w:ascii="Times New Roman" w:hAnsi="Times New Roman" w:cs="Times New Roman"/>
                <w:color w:val="333333"/>
                <w:spacing w:val="-2"/>
                <w:sz w:val="24"/>
              </w:rPr>
              <w:t>sample.Authoriser</w:t>
            </w:r>
            <w:proofErr w:type="spellEnd"/>
            <w:proofErr w:type="gramEnd"/>
          </w:p>
        </w:tc>
      </w:tr>
      <w:tr w:rsidR="009D73C6" w:rsidRPr="00A8674B" w14:paraId="5B56FE62" w14:textId="77777777">
        <w:trPr>
          <w:trHeight w:val="629"/>
        </w:trPr>
        <w:tc>
          <w:tcPr>
            <w:tcW w:w="645" w:type="dxa"/>
          </w:tcPr>
          <w:p w14:paraId="646AC864" w14:textId="77777777" w:rsidR="009D73C6" w:rsidRPr="00A8674B" w:rsidRDefault="009D73C6">
            <w:pPr>
              <w:pStyle w:val="TableParagraph"/>
              <w:rPr>
                <w:rFonts w:ascii="Times New Roman" w:hAnsi="Times New Roman" w:cs="Times New Roman"/>
                <w:sz w:val="24"/>
              </w:rPr>
            </w:pPr>
            <w:r w:rsidRPr="00A8674B">
              <w:rPr>
                <w:rFonts w:ascii="Times New Roman" w:hAnsi="Times New Roman" w:cs="Times New Roman"/>
                <w:color w:val="333333"/>
                <w:spacing w:val="-10"/>
                <w:sz w:val="24"/>
              </w:rPr>
              <w:t>8</w:t>
            </w:r>
          </w:p>
        </w:tc>
        <w:tc>
          <w:tcPr>
            <w:tcW w:w="2835" w:type="dxa"/>
          </w:tcPr>
          <w:p w14:paraId="6F968582" w14:textId="77777777" w:rsidR="009D73C6" w:rsidRPr="00A8674B" w:rsidRDefault="009D73C6">
            <w:pPr>
              <w:pStyle w:val="TableParagraph"/>
              <w:ind w:left="124"/>
              <w:rPr>
                <w:rFonts w:ascii="Times New Roman" w:hAnsi="Times New Roman" w:cs="Times New Roman"/>
                <w:sz w:val="24"/>
              </w:rPr>
            </w:pPr>
            <w:r w:rsidRPr="00A8674B">
              <w:rPr>
                <w:rFonts w:ascii="Times New Roman" w:hAnsi="Times New Roman" w:cs="Times New Roman"/>
                <w:color w:val="333333"/>
                <w:sz w:val="24"/>
              </w:rPr>
              <w:t xml:space="preserve">Sample </w:t>
            </w:r>
            <w:r w:rsidRPr="00A8674B">
              <w:rPr>
                <w:rFonts w:ascii="Times New Roman" w:hAnsi="Times New Roman" w:cs="Times New Roman"/>
                <w:color w:val="333333"/>
                <w:spacing w:val="-2"/>
                <w:sz w:val="24"/>
              </w:rPr>
              <w:t>Status</w:t>
            </w:r>
          </w:p>
        </w:tc>
        <w:tc>
          <w:tcPr>
            <w:tcW w:w="3615" w:type="dxa"/>
          </w:tcPr>
          <w:p w14:paraId="7C8CBC9E" w14:textId="77777777" w:rsidR="009D73C6" w:rsidRPr="00A8674B" w:rsidRDefault="009D73C6">
            <w:pPr>
              <w:pStyle w:val="TableParagraph"/>
              <w:ind w:left="120"/>
              <w:rPr>
                <w:rFonts w:ascii="Times New Roman" w:hAnsi="Times New Roman" w:cs="Times New Roman"/>
                <w:sz w:val="24"/>
              </w:rPr>
            </w:pPr>
            <w:r w:rsidRPr="00A8674B">
              <w:rPr>
                <w:rFonts w:ascii="Times New Roman" w:hAnsi="Times New Roman" w:cs="Times New Roman"/>
                <w:color w:val="333333"/>
                <w:sz w:val="24"/>
              </w:rPr>
              <w:t xml:space="preserve">"Pass", </w:t>
            </w:r>
            <w:r w:rsidRPr="00A8674B">
              <w:rPr>
                <w:rFonts w:ascii="Times New Roman" w:hAnsi="Times New Roman" w:cs="Times New Roman"/>
                <w:color w:val="333333"/>
                <w:spacing w:val="-2"/>
                <w:sz w:val="24"/>
              </w:rPr>
              <w:t>"Reject"</w:t>
            </w:r>
          </w:p>
        </w:tc>
        <w:tc>
          <w:tcPr>
            <w:tcW w:w="3075" w:type="dxa"/>
          </w:tcPr>
          <w:p w14:paraId="3E2CE4EC" w14:textId="77777777" w:rsidR="009D73C6" w:rsidRPr="00A8674B" w:rsidRDefault="009D73C6">
            <w:pPr>
              <w:pStyle w:val="TableParagraph"/>
              <w:ind w:left="132"/>
              <w:rPr>
                <w:rFonts w:ascii="Times New Roman" w:hAnsi="Times New Roman" w:cs="Times New Roman"/>
                <w:sz w:val="24"/>
              </w:rPr>
            </w:pPr>
            <w:proofErr w:type="spellStart"/>
            <w:proofErr w:type="gramStart"/>
            <w:r w:rsidRPr="00A8674B">
              <w:rPr>
                <w:rFonts w:ascii="Times New Roman" w:hAnsi="Times New Roman" w:cs="Times New Roman"/>
                <w:color w:val="333333"/>
                <w:spacing w:val="-2"/>
                <w:sz w:val="24"/>
              </w:rPr>
              <w:t>sample.OnSpec</w:t>
            </w:r>
            <w:proofErr w:type="spellEnd"/>
            <w:proofErr w:type="gramEnd"/>
          </w:p>
        </w:tc>
      </w:tr>
    </w:tbl>
    <w:p w14:paraId="3369EED6" w14:textId="77777777" w:rsidR="009D73C6" w:rsidRDefault="009D73C6" w:rsidP="009D73C6">
      <w:pPr>
        <w:pStyle w:val="BodyText"/>
        <w:spacing w:before="51"/>
        <w:rPr>
          <w:rFonts w:ascii="Arial"/>
          <w:b/>
          <w:sz w:val="28"/>
        </w:rPr>
      </w:pPr>
    </w:p>
    <w:p w14:paraId="01FC5D8A" w14:textId="77777777" w:rsidR="009D73C6" w:rsidRPr="00D26542" w:rsidRDefault="009D73C6" w:rsidP="00D26542">
      <w:pPr>
        <w:pStyle w:val="Heading6"/>
        <w:rPr>
          <w:rFonts w:eastAsiaTheme="minorEastAsia"/>
          <w:lang w:eastAsia="zh-CN"/>
        </w:rPr>
      </w:pPr>
      <w:r w:rsidRPr="00D26542">
        <w:rPr>
          <w:rFonts w:eastAsiaTheme="minorEastAsia"/>
          <w:lang w:eastAsia="zh-CN"/>
        </w:rPr>
        <w:t>System Logic</w:t>
      </w:r>
    </w:p>
    <w:p w14:paraId="2D58D5C5" w14:textId="2B9C86BA" w:rsidR="009D73C6" w:rsidRPr="009C4FAE" w:rsidRDefault="009D73C6" w:rsidP="00090406">
      <w:pPr>
        <w:pStyle w:val="ListParagraph"/>
        <w:numPr>
          <w:ilvl w:val="0"/>
          <w:numId w:val="3"/>
        </w:num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When a JIT sample is authorized in QCLAD, the system sets </w:t>
      </w:r>
      <w:proofErr w:type="spellStart"/>
      <w:r w:rsidR="0023763C" w:rsidRPr="4F0107CC">
        <w:rPr>
          <w:rFonts w:ascii="Times New Roman" w:eastAsiaTheme="minorEastAsia" w:hAnsi="Times New Roman"/>
          <w:sz w:val="24"/>
          <w:lang w:eastAsia="zh-CN"/>
        </w:rPr>
        <w:t>hen_</w:t>
      </w:r>
      <w:r w:rsidRPr="4F0107CC">
        <w:rPr>
          <w:rFonts w:ascii="Times New Roman" w:eastAsiaTheme="minorEastAsia" w:hAnsi="Times New Roman"/>
          <w:sz w:val="24"/>
          <w:lang w:eastAsia="zh-CN"/>
        </w:rPr>
        <w:t>MES_to_be_sent</w:t>
      </w:r>
      <w:proofErr w:type="spellEnd"/>
      <w:r w:rsidRPr="4F0107CC">
        <w:rPr>
          <w:rFonts w:ascii="Times New Roman" w:eastAsiaTheme="minorEastAsia" w:hAnsi="Times New Roman"/>
          <w:sz w:val="24"/>
          <w:lang w:eastAsia="zh-CN"/>
        </w:rPr>
        <w:t xml:space="preserve"> to true</w:t>
      </w:r>
    </w:p>
    <w:p w14:paraId="440DB790" w14:textId="388F3671" w:rsidR="009D73C6" w:rsidRPr="009C4FAE" w:rsidRDefault="009D73C6" w:rsidP="00090406">
      <w:pPr>
        <w:pStyle w:val="ListParagraph"/>
        <w:numPr>
          <w:ilvl w:val="0"/>
          <w:numId w:val="3"/>
        </w:numPr>
        <w:jc w:val="both"/>
        <w:rPr>
          <w:rFonts w:ascii="Times New Roman" w:eastAsiaTheme="minorEastAsia" w:hAnsi="Times New Roman"/>
          <w:sz w:val="24"/>
          <w:lang w:eastAsia="zh-CN"/>
        </w:rPr>
      </w:pPr>
      <w:r w:rsidRPr="009C4FAE">
        <w:rPr>
          <w:rFonts w:ascii="Times New Roman" w:eastAsiaTheme="minorEastAsia" w:hAnsi="Times New Roman"/>
          <w:sz w:val="24"/>
          <w:lang w:eastAsia="zh-CN"/>
        </w:rPr>
        <w:t>A background task (</w:t>
      </w:r>
      <w:proofErr w:type="spellStart"/>
      <w:r w:rsidR="00BA1E3D">
        <w:rPr>
          <w:rFonts w:ascii="Times New Roman" w:eastAsiaTheme="minorEastAsia" w:hAnsi="Times New Roman" w:hint="eastAsia"/>
          <w:sz w:val="24"/>
          <w:lang w:eastAsia="zh-CN"/>
        </w:rPr>
        <w:t>Hen</w:t>
      </w:r>
      <w:r w:rsidRPr="009C4FAE">
        <w:rPr>
          <w:rFonts w:ascii="Times New Roman" w:eastAsiaTheme="minorEastAsia" w:hAnsi="Times New Roman"/>
          <w:sz w:val="24"/>
          <w:lang w:eastAsia="zh-CN"/>
        </w:rPr>
        <w:t>SendJITResultToMESTask</w:t>
      </w:r>
      <w:proofErr w:type="spellEnd"/>
      <w:r w:rsidRPr="009C4FAE">
        <w:rPr>
          <w:rFonts w:ascii="Times New Roman" w:eastAsiaTheme="minorEastAsia" w:hAnsi="Times New Roman"/>
          <w:sz w:val="24"/>
          <w:lang w:eastAsia="zh-CN"/>
        </w:rPr>
        <w:t>) runs every 5 minutes</w:t>
      </w:r>
    </w:p>
    <w:p w14:paraId="5D47F6B6" w14:textId="05353003" w:rsidR="009D73C6" w:rsidRPr="009C4FAE" w:rsidRDefault="009D73C6" w:rsidP="00090406">
      <w:pPr>
        <w:pStyle w:val="ListParagraph"/>
        <w:numPr>
          <w:ilvl w:val="0"/>
          <w:numId w:val="3"/>
        </w:numPr>
        <w:jc w:val="both"/>
        <w:rPr>
          <w:rFonts w:ascii="Times New Roman" w:eastAsiaTheme="minorEastAsia" w:hAnsi="Times New Roman"/>
          <w:sz w:val="24"/>
          <w:lang w:eastAsia="zh-CN"/>
        </w:rPr>
      </w:pPr>
      <w:r w:rsidRPr="009C4FAE">
        <w:rPr>
          <w:rFonts w:ascii="Times New Roman" w:eastAsiaTheme="minorEastAsia" w:hAnsi="Times New Roman"/>
          <w:sz w:val="24"/>
          <w:lang w:eastAsia="zh-CN"/>
        </w:rPr>
        <w:t xml:space="preserve">The task retrieves all JIT samples with </w:t>
      </w:r>
      <w:proofErr w:type="spellStart"/>
      <w:r w:rsidR="0023763C">
        <w:rPr>
          <w:rFonts w:ascii="Times New Roman" w:eastAsiaTheme="minorEastAsia" w:hAnsi="Times New Roman" w:hint="eastAsia"/>
          <w:sz w:val="24"/>
          <w:lang w:eastAsia="zh-CN"/>
        </w:rPr>
        <w:t>hen_</w:t>
      </w:r>
      <w:r w:rsidRPr="009C4FAE">
        <w:rPr>
          <w:rFonts w:ascii="Times New Roman" w:eastAsiaTheme="minorEastAsia" w:hAnsi="Times New Roman"/>
          <w:sz w:val="24"/>
          <w:lang w:eastAsia="zh-CN"/>
        </w:rPr>
        <w:t>MES_to_be_sent</w:t>
      </w:r>
      <w:proofErr w:type="spellEnd"/>
      <w:r w:rsidRPr="009C4FAE">
        <w:rPr>
          <w:rFonts w:ascii="Times New Roman" w:eastAsiaTheme="minorEastAsia" w:hAnsi="Times New Roman"/>
          <w:sz w:val="24"/>
          <w:lang w:eastAsia="zh-CN"/>
        </w:rPr>
        <w:t xml:space="preserve">=true and </w:t>
      </w:r>
      <w:proofErr w:type="spellStart"/>
      <w:r w:rsidR="0023763C">
        <w:rPr>
          <w:rFonts w:ascii="Times New Roman" w:eastAsiaTheme="minorEastAsia" w:hAnsi="Times New Roman" w:hint="eastAsia"/>
          <w:sz w:val="24"/>
          <w:lang w:eastAsia="zh-CN"/>
        </w:rPr>
        <w:t>hen_</w:t>
      </w:r>
      <w:r w:rsidRPr="009C4FAE">
        <w:rPr>
          <w:rFonts w:ascii="Times New Roman" w:eastAsiaTheme="minorEastAsia" w:hAnsi="Times New Roman"/>
          <w:sz w:val="24"/>
          <w:lang w:eastAsia="zh-CN"/>
        </w:rPr>
        <w:t>MES_Has_sent</w:t>
      </w:r>
      <w:proofErr w:type="spellEnd"/>
      <w:r w:rsidRPr="009C4FAE">
        <w:rPr>
          <w:rFonts w:ascii="Times New Roman" w:eastAsiaTheme="minorEastAsia" w:hAnsi="Times New Roman"/>
          <w:sz w:val="24"/>
          <w:lang w:eastAsia="zh-CN"/>
        </w:rPr>
        <w:t>=false</w:t>
      </w:r>
    </w:p>
    <w:p w14:paraId="2CD0976F" w14:textId="77777777" w:rsidR="009D73C6" w:rsidRPr="009C4FAE" w:rsidRDefault="009D73C6" w:rsidP="00090406">
      <w:pPr>
        <w:pStyle w:val="ListParagraph"/>
        <w:numPr>
          <w:ilvl w:val="0"/>
          <w:numId w:val="3"/>
        </w:numPr>
        <w:jc w:val="both"/>
        <w:rPr>
          <w:rFonts w:ascii="Times New Roman" w:eastAsiaTheme="minorEastAsia" w:hAnsi="Times New Roman"/>
          <w:sz w:val="24"/>
          <w:lang w:eastAsia="zh-CN"/>
        </w:rPr>
      </w:pPr>
      <w:r w:rsidRPr="009C4FAE">
        <w:rPr>
          <w:rFonts w:ascii="Times New Roman" w:eastAsiaTheme="minorEastAsia" w:hAnsi="Times New Roman"/>
          <w:sz w:val="24"/>
          <w:lang w:eastAsia="zh-CN"/>
        </w:rPr>
        <w:lastRenderedPageBreak/>
        <w:t>For each sample, QCLAD calls the MES interface to send sample information and test results</w:t>
      </w:r>
    </w:p>
    <w:p w14:paraId="594E45B4" w14:textId="677C6E33" w:rsidR="009D73C6" w:rsidRDefault="009D73C6" w:rsidP="00090406">
      <w:pPr>
        <w:pStyle w:val="ListParagraph"/>
        <w:numPr>
          <w:ilvl w:val="0"/>
          <w:numId w:val="3"/>
        </w:num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After successful transmission, </w:t>
      </w:r>
      <w:proofErr w:type="spellStart"/>
      <w:r w:rsidR="0023763C" w:rsidRPr="4F0107CC">
        <w:rPr>
          <w:rFonts w:ascii="Times New Roman" w:eastAsiaTheme="minorEastAsia" w:hAnsi="Times New Roman"/>
          <w:sz w:val="24"/>
          <w:lang w:eastAsia="zh-CN"/>
        </w:rPr>
        <w:t>h</w:t>
      </w:r>
      <w:commentRangeStart w:id="132"/>
      <w:commentRangeStart w:id="133"/>
      <w:commentRangeStart w:id="134"/>
      <w:commentRangeStart w:id="135"/>
      <w:r w:rsidR="0023763C" w:rsidRPr="4F0107CC">
        <w:rPr>
          <w:rFonts w:ascii="Times New Roman" w:eastAsiaTheme="minorEastAsia" w:hAnsi="Times New Roman"/>
          <w:sz w:val="24"/>
          <w:lang w:eastAsia="zh-CN"/>
        </w:rPr>
        <w:t>en_</w:t>
      </w:r>
      <w:r w:rsidRPr="4F0107CC">
        <w:rPr>
          <w:rFonts w:ascii="Times New Roman" w:eastAsiaTheme="minorEastAsia" w:hAnsi="Times New Roman"/>
          <w:sz w:val="24"/>
          <w:lang w:eastAsia="zh-CN"/>
        </w:rPr>
        <w:t>MES_Has_sent</w:t>
      </w:r>
      <w:proofErr w:type="spellEnd"/>
      <w:r w:rsidRPr="4F0107CC">
        <w:rPr>
          <w:rFonts w:ascii="Times New Roman" w:eastAsiaTheme="minorEastAsia" w:hAnsi="Times New Roman"/>
          <w:sz w:val="24"/>
          <w:lang w:eastAsia="zh-CN"/>
        </w:rPr>
        <w:t xml:space="preserve"> </w:t>
      </w:r>
      <w:commentRangeEnd w:id="132"/>
      <w:r>
        <w:rPr>
          <w:rStyle w:val="CommentReference"/>
        </w:rPr>
        <w:commentReference w:id="132"/>
      </w:r>
      <w:commentRangeEnd w:id="133"/>
      <w:r>
        <w:rPr>
          <w:rStyle w:val="CommentReference"/>
        </w:rPr>
        <w:commentReference w:id="133"/>
      </w:r>
      <w:commentRangeEnd w:id="134"/>
      <w:r>
        <w:rPr>
          <w:rStyle w:val="CommentReference"/>
        </w:rPr>
        <w:commentReference w:id="134"/>
      </w:r>
      <w:commentRangeEnd w:id="135"/>
      <w:r>
        <w:rPr>
          <w:rStyle w:val="CommentReference"/>
        </w:rPr>
        <w:commentReference w:id="135"/>
      </w:r>
      <w:r w:rsidRPr="4F0107CC">
        <w:rPr>
          <w:rFonts w:ascii="Times New Roman" w:eastAsiaTheme="minorEastAsia" w:hAnsi="Times New Roman"/>
          <w:sz w:val="24"/>
          <w:lang w:eastAsia="zh-CN"/>
        </w:rPr>
        <w:t>is set to true</w:t>
      </w:r>
    </w:p>
    <w:p w14:paraId="355A2ED3" w14:textId="71EF3C39" w:rsidR="00777488" w:rsidRPr="009C4FAE" w:rsidRDefault="00777488" w:rsidP="00090406">
      <w:pPr>
        <w:pStyle w:val="ListParagraph"/>
        <w:numPr>
          <w:ilvl w:val="0"/>
          <w:numId w:val="3"/>
        </w:numPr>
        <w:jc w:val="both"/>
        <w:rPr>
          <w:rFonts w:ascii="Times New Roman" w:eastAsiaTheme="minorEastAsia" w:hAnsi="Times New Roman"/>
          <w:sz w:val="24"/>
          <w:lang w:eastAsia="zh-CN"/>
        </w:rPr>
      </w:pPr>
      <w:r>
        <w:rPr>
          <w:rFonts w:ascii="Times New Roman" w:eastAsiaTheme="minorEastAsia" w:hAnsi="Times New Roman"/>
          <w:sz w:val="24"/>
          <w:lang w:eastAsia="zh-CN"/>
        </w:rPr>
        <w:t>I</w:t>
      </w:r>
      <w:r>
        <w:rPr>
          <w:rFonts w:ascii="Times New Roman" w:eastAsiaTheme="minorEastAsia" w:hAnsi="Times New Roman" w:hint="eastAsia"/>
          <w:sz w:val="24"/>
          <w:lang w:eastAsia="zh-CN"/>
        </w:rPr>
        <w:t xml:space="preserve">n QCLAD interface log will have </w:t>
      </w:r>
      <w:r w:rsidR="00265A85">
        <w:rPr>
          <w:rFonts w:ascii="Times New Roman" w:eastAsiaTheme="minorEastAsia" w:hAnsi="Times New Roman" w:hint="eastAsia"/>
          <w:sz w:val="24"/>
          <w:lang w:eastAsia="zh-CN"/>
        </w:rPr>
        <w:t xml:space="preserve">separate </w:t>
      </w:r>
      <w:r w:rsidR="009607C7">
        <w:rPr>
          <w:rFonts w:ascii="Times New Roman" w:eastAsiaTheme="minorEastAsia" w:hAnsi="Times New Roman" w:hint="eastAsia"/>
          <w:sz w:val="24"/>
          <w:lang w:eastAsia="zh-CN"/>
        </w:rPr>
        <w:t xml:space="preserve">MES </w:t>
      </w:r>
      <w:r>
        <w:rPr>
          <w:rFonts w:ascii="Times New Roman" w:eastAsiaTheme="minorEastAsia" w:hAnsi="Times New Roman" w:hint="eastAsia"/>
          <w:sz w:val="24"/>
          <w:lang w:eastAsia="zh-CN"/>
        </w:rPr>
        <w:t>interface log</w:t>
      </w:r>
      <w:r w:rsidR="00265A85">
        <w:rPr>
          <w:rFonts w:ascii="Times New Roman" w:eastAsiaTheme="minorEastAsia" w:hAnsi="Times New Roman" w:hint="eastAsia"/>
          <w:sz w:val="24"/>
          <w:lang w:eastAsia="zh-CN"/>
        </w:rPr>
        <w:t xml:space="preserve"> for investigations.</w:t>
      </w:r>
    </w:p>
    <w:p w14:paraId="2AD4F610" w14:textId="77777777" w:rsidR="009D73C6" w:rsidRDefault="009D73C6" w:rsidP="009D73C6">
      <w:pPr>
        <w:pStyle w:val="BodyText"/>
      </w:pPr>
    </w:p>
    <w:p w14:paraId="17F6C02E" w14:textId="78F14C4D" w:rsidR="009D73C6" w:rsidRDefault="009D73C6" w:rsidP="008C78C3">
      <w:pPr>
        <w:pStyle w:val="Heading5"/>
      </w:pPr>
      <w:r w:rsidRPr="008C78C3">
        <w:t>IPQC Process Integration</w:t>
      </w:r>
    </w:p>
    <w:p w14:paraId="165E99B1" w14:textId="77777777" w:rsidR="009D73C6" w:rsidRPr="00D26542" w:rsidRDefault="009D73C6" w:rsidP="00D26542">
      <w:pPr>
        <w:pStyle w:val="Heading6"/>
        <w:rPr>
          <w:rFonts w:eastAsiaTheme="minorEastAsia"/>
          <w:lang w:eastAsia="zh-CN"/>
        </w:rPr>
      </w:pPr>
      <w:r w:rsidRPr="00D26542">
        <w:rPr>
          <w:rFonts w:eastAsiaTheme="minorEastAsia"/>
          <w:lang w:eastAsia="zh-CN"/>
        </w:rPr>
        <w:t>Business Scenario</w:t>
      </w:r>
    </w:p>
    <w:p w14:paraId="5801C6A3" w14:textId="77777777" w:rsidR="009D73C6" w:rsidRPr="005D1545" w:rsidRDefault="009D73C6" w:rsidP="005D1545">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For IPQC samples, QCLAD will send test results to MES after sample authorization. This includes passing results, failed results with adjustment requirements, or resample requests.</w:t>
      </w:r>
    </w:p>
    <w:p w14:paraId="572E48D5" w14:textId="77777777" w:rsidR="009D73C6" w:rsidRDefault="009D73C6" w:rsidP="009D73C6">
      <w:pPr>
        <w:pStyle w:val="BodyText"/>
        <w:spacing w:before="18"/>
      </w:pPr>
    </w:p>
    <w:p w14:paraId="0D2CDA79" w14:textId="77777777" w:rsidR="00245941" w:rsidRPr="00D26542" w:rsidRDefault="00245941" w:rsidP="00245941">
      <w:pPr>
        <w:pStyle w:val="Heading6"/>
        <w:rPr>
          <w:rFonts w:eastAsiaTheme="minorEastAsia"/>
          <w:lang w:eastAsia="zh-CN"/>
        </w:rPr>
      </w:pPr>
      <w:r w:rsidRPr="00D26542">
        <w:rPr>
          <w:rFonts w:eastAsiaTheme="minorEastAsia"/>
          <w:lang w:eastAsia="zh-CN"/>
        </w:rPr>
        <w:t xml:space="preserve">Interface </w:t>
      </w:r>
      <w:r>
        <w:t>URL address</w:t>
      </w:r>
    </w:p>
    <w:p w14:paraId="7A56BDFF" w14:textId="5B2A6C46" w:rsidR="009D73C6" w:rsidRDefault="009E1798" w:rsidP="009D73C6">
      <w:pPr>
        <w:pStyle w:val="BodyText"/>
        <w:spacing w:before="128"/>
        <w:rPr>
          <w:rFonts w:ascii="Times New Roman" w:eastAsiaTheme="minorEastAsia" w:hAnsi="Times New Roman"/>
          <w:lang w:eastAsia="zh-CN"/>
        </w:rPr>
      </w:pPr>
      <w:r w:rsidRPr="005D1545">
        <w:rPr>
          <w:rFonts w:ascii="Times New Roman" w:eastAsiaTheme="minorEastAsia" w:hAnsi="Times New Roman"/>
          <w:lang w:eastAsia="zh-CN"/>
        </w:rPr>
        <w:t xml:space="preserve">QCLAD will expose an API for MES to send </w:t>
      </w:r>
      <w:r>
        <w:rPr>
          <w:rFonts w:ascii="Times New Roman" w:eastAsiaTheme="minorEastAsia" w:hAnsi="Times New Roman" w:hint="eastAsia"/>
          <w:lang w:eastAsia="zh-CN"/>
        </w:rPr>
        <w:t>IPQC</w:t>
      </w:r>
      <w:r w:rsidRPr="005D1545">
        <w:rPr>
          <w:rFonts w:ascii="Times New Roman" w:eastAsiaTheme="minorEastAsia" w:hAnsi="Times New Roman"/>
          <w:lang w:eastAsia="zh-CN"/>
        </w:rPr>
        <w:t xml:space="preserve"> sample information and provide an API endpoint to receive results from QCLAD</w:t>
      </w:r>
      <w:r w:rsidR="00A93588">
        <w:rPr>
          <w:rFonts w:ascii="Times New Roman" w:eastAsiaTheme="minorEastAsia" w:hAnsi="Times New Roman" w:hint="eastAsia"/>
          <w:lang w:eastAsia="zh-CN"/>
        </w:rPr>
        <w:t>.</w:t>
      </w:r>
    </w:p>
    <w:p w14:paraId="6E9D493E" w14:textId="77777777" w:rsidR="00954CE0" w:rsidRDefault="00954CE0" w:rsidP="009D73C6">
      <w:pPr>
        <w:pStyle w:val="BodyText"/>
        <w:spacing w:before="128"/>
        <w:rPr>
          <w:rFonts w:ascii="Times New Roman" w:eastAsiaTheme="minorEastAsia" w:hAnsi="Times New Roman"/>
          <w:lang w:eastAsia="zh-CN"/>
        </w:rPr>
      </w:pPr>
    </w:p>
    <w:p w14:paraId="2FCC2DE3" w14:textId="2EB8CEF9" w:rsidR="00954CE0" w:rsidRPr="009712B2" w:rsidRDefault="009712B2" w:rsidP="009712B2">
      <w:pPr>
        <w:pStyle w:val="Heading6"/>
        <w:rPr>
          <w:rFonts w:eastAsiaTheme="minorEastAsia"/>
          <w:lang w:eastAsia="zh-CN"/>
        </w:rPr>
      </w:pPr>
      <w:r>
        <w:rPr>
          <w:rFonts w:eastAsiaTheme="minorEastAsia" w:hint="eastAsia"/>
          <w:lang w:eastAsia="zh-CN"/>
        </w:rPr>
        <w:t>I</w:t>
      </w:r>
      <w:r w:rsidRPr="009712B2">
        <w:rPr>
          <w:rFonts w:eastAsiaTheme="minorEastAsia" w:hint="eastAsia"/>
          <w:lang w:eastAsia="zh-CN"/>
        </w:rPr>
        <w:t>nterface requirements</w:t>
      </w:r>
    </w:p>
    <w:p w14:paraId="64EBF34C" w14:textId="77777777" w:rsidR="009712B2" w:rsidRPr="00784553" w:rsidRDefault="009712B2" w:rsidP="00090406">
      <w:pPr>
        <w:numPr>
          <w:ilvl w:val="0"/>
          <w:numId w:val="7"/>
        </w:numPr>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t>After completion of IPQC testing, QCLAD will push the results with usage decision, MIC results, MES Sample ID and adjustment material, quantity (in case there is an adjustment)</w:t>
      </w:r>
    </w:p>
    <w:p w14:paraId="4AE190BC" w14:textId="77777777" w:rsidR="009712B2" w:rsidRPr="00784553" w:rsidRDefault="009712B2" w:rsidP="00090406">
      <w:pPr>
        <w:numPr>
          <w:ilvl w:val="0"/>
          <w:numId w:val="7"/>
        </w:numPr>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t>In QCLAD, there should be an option to select the usage to be sent to MES</w:t>
      </w:r>
    </w:p>
    <w:p w14:paraId="4A7A6C3D" w14:textId="77777777" w:rsidR="009712B2" w:rsidRPr="00784553" w:rsidRDefault="009712B2" w:rsidP="00090406">
      <w:pPr>
        <w:numPr>
          <w:ilvl w:val="1"/>
          <w:numId w:val="7"/>
        </w:numPr>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t xml:space="preserve">In case all MICs are passed, QCLAD will push “Accept” code. </w:t>
      </w:r>
    </w:p>
    <w:p w14:paraId="5597483C" w14:textId="5207FE01" w:rsidR="009712B2" w:rsidRPr="00784553" w:rsidRDefault="009712B2" w:rsidP="00090406">
      <w:pPr>
        <w:numPr>
          <w:ilvl w:val="1"/>
          <w:numId w:val="7"/>
        </w:numPr>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t xml:space="preserve">In case one or MICs </w:t>
      </w:r>
      <w:r w:rsidR="007258AA" w:rsidRPr="00784553">
        <w:rPr>
          <w:rFonts w:ascii="Times New Roman" w:eastAsiaTheme="minorEastAsia" w:hAnsi="Times New Roman"/>
          <w:sz w:val="24"/>
          <w:lang w:val="en-US" w:eastAsia="zh-CN"/>
        </w:rPr>
        <w:t>fail</w:t>
      </w:r>
      <w:r w:rsidRPr="00784553">
        <w:rPr>
          <w:rFonts w:ascii="Times New Roman" w:eastAsiaTheme="minorEastAsia" w:hAnsi="Times New Roman"/>
          <w:sz w:val="24"/>
          <w:lang w:val="en-US" w:eastAsia="zh-CN"/>
        </w:rPr>
        <w:t xml:space="preserve">, QCLAD </w:t>
      </w:r>
      <w:proofErr w:type="gramStart"/>
      <w:r w:rsidRPr="00784553">
        <w:rPr>
          <w:rFonts w:ascii="Times New Roman" w:eastAsiaTheme="minorEastAsia" w:hAnsi="Times New Roman"/>
          <w:sz w:val="24"/>
          <w:lang w:val="en-US" w:eastAsia="zh-CN"/>
        </w:rPr>
        <w:t>should need to</w:t>
      </w:r>
      <w:proofErr w:type="gramEnd"/>
      <w:r w:rsidRPr="00784553">
        <w:rPr>
          <w:rFonts w:ascii="Times New Roman" w:eastAsiaTheme="minorEastAsia" w:hAnsi="Times New Roman"/>
          <w:sz w:val="24"/>
          <w:lang w:val="en-US" w:eastAsia="zh-CN"/>
        </w:rPr>
        <w:t xml:space="preserve"> send the following based on QC selection</w:t>
      </w:r>
      <w:r w:rsidRPr="00784553">
        <w:rPr>
          <w:rFonts w:ascii="Times New Roman" w:eastAsiaTheme="minorEastAsia" w:hAnsi="Times New Roman"/>
          <w:sz w:val="24"/>
          <w:lang w:val="en-US" w:eastAsia="zh-CN"/>
        </w:rPr>
        <w:tab/>
      </w:r>
    </w:p>
    <w:p w14:paraId="27BB0B1A" w14:textId="0AB2374F" w:rsidR="009712B2" w:rsidRPr="00784553" w:rsidRDefault="009712B2" w:rsidP="00090406">
      <w:pPr>
        <w:numPr>
          <w:ilvl w:val="3"/>
          <w:numId w:val="7"/>
        </w:numPr>
        <w:jc w:val="both"/>
        <w:rPr>
          <w:rFonts w:ascii="Times New Roman" w:eastAsiaTheme="minorEastAsia" w:hAnsi="Times New Roman"/>
          <w:sz w:val="24"/>
          <w:lang w:val="en-US" w:eastAsia="zh-CN"/>
        </w:rPr>
      </w:pPr>
      <w:commentRangeStart w:id="136"/>
      <w:commentRangeStart w:id="137"/>
      <w:commentRangeStart w:id="138"/>
      <w:commentRangeStart w:id="139"/>
      <w:commentRangeStart w:id="140"/>
      <w:r w:rsidRPr="00784553">
        <w:rPr>
          <w:rFonts w:ascii="Times New Roman" w:eastAsiaTheme="minorEastAsia" w:hAnsi="Times New Roman"/>
          <w:sz w:val="24"/>
          <w:lang w:val="en-US" w:eastAsia="zh-CN"/>
        </w:rPr>
        <w:t>Rejected with adjustment.</w:t>
      </w:r>
      <w:commentRangeEnd w:id="136"/>
      <w:r>
        <w:rPr>
          <w:rStyle w:val="CommentReference"/>
        </w:rPr>
        <w:commentReference w:id="136"/>
      </w:r>
      <w:commentRangeEnd w:id="137"/>
      <w:r>
        <w:rPr>
          <w:rStyle w:val="CommentReference"/>
        </w:rPr>
        <w:commentReference w:id="137"/>
      </w:r>
      <w:commentRangeEnd w:id="138"/>
      <w:r>
        <w:rPr>
          <w:rStyle w:val="CommentReference"/>
        </w:rPr>
        <w:commentReference w:id="138"/>
      </w:r>
      <w:commentRangeEnd w:id="139"/>
      <w:r>
        <w:rPr>
          <w:rStyle w:val="CommentReference"/>
        </w:rPr>
        <w:commentReference w:id="139"/>
      </w:r>
      <w:commentRangeEnd w:id="140"/>
      <w:r>
        <w:rPr>
          <w:rStyle w:val="CommentReference"/>
        </w:rPr>
        <w:commentReference w:id="140"/>
      </w:r>
      <w:r w:rsidRPr="00784553">
        <w:rPr>
          <w:rFonts w:ascii="Times New Roman" w:eastAsiaTheme="minorEastAsia" w:hAnsi="Times New Roman"/>
          <w:sz w:val="24"/>
          <w:lang w:val="en-US" w:eastAsia="zh-CN"/>
        </w:rPr>
        <w:t xml:space="preserve"> Need to add a flag whether it is QC adjustment or manufacturing adjustment. I</w:t>
      </w:r>
      <w:commentRangeStart w:id="141"/>
      <w:commentRangeStart w:id="142"/>
      <w:r w:rsidRPr="00784553">
        <w:rPr>
          <w:rFonts w:ascii="Times New Roman" w:eastAsiaTheme="minorEastAsia" w:hAnsi="Times New Roman"/>
          <w:sz w:val="24"/>
          <w:lang w:val="en-US" w:eastAsia="zh-CN"/>
        </w:rPr>
        <w:t xml:space="preserve">f it is QC adjustment, </w:t>
      </w:r>
      <w:proofErr w:type="gramStart"/>
      <w:r w:rsidRPr="00784553">
        <w:rPr>
          <w:rFonts w:ascii="Times New Roman" w:eastAsiaTheme="minorEastAsia" w:hAnsi="Times New Roman"/>
          <w:sz w:val="24"/>
          <w:lang w:val="en-US" w:eastAsia="zh-CN"/>
        </w:rPr>
        <w:t>will</w:t>
      </w:r>
      <w:proofErr w:type="gramEnd"/>
      <w:r w:rsidRPr="00784553">
        <w:rPr>
          <w:rFonts w:ascii="Times New Roman" w:eastAsiaTheme="minorEastAsia" w:hAnsi="Times New Roman"/>
          <w:sz w:val="24"/>
          <w:lang w:val="en-US" w:eastAsia="zh-CN"/>
        </w:rPr>
        <w:t xml:space="preserve"> populate adjustment material, adjustment quantity</w:t>
      </w:r>
      <w:commentRangeEnd w:id="141"/>
      <w:r>
        <w:rPr>
          <w:rStyle w:val="CommentReference"/>
        </w:rPr>
        <w:commentReference w:id="141"/>
      </w:r>
      <w:commentRangeEnd w:id="142"/>
      <w:r>
        <w:rPr>
          <w:rStyle w:val="CommentReference"/>
        </w:rPr>
        <w:commentReference w:id="142"/>
      </w:r>
      <w:r w:rsidRPr="00784553">
        <w:rPr>
          <w:rFonts w:ascii="Times New Roman" w:eastAsiaTheme="minorEastAsia" w:hAnsi="Times New Roman"/>
          <w:sz w:val="24"/>
          <w:lang w:val="en-US" w:eastAsia="zh-CN"/>
        </w:rPr>
        <w:t xml:space="preserve">, adjustment quantity UOM, storage location and free text with comments of QC. MES </w:t>
      </w:r>
      <w:proofErr w:type="gramStart"/>
      <w:r w:rsidRPr="00784553">
        <w:rPr>
          <w:rFonts w:ascii="Times New Roman" w:eastAsiaTheme="minorEastAsia" w:hAnsi="Times New Roman"/>
          <w:sz w:val="24"/>
          <w:lang w:val="en-US" w:eastAsia="zh-CN"/>
        </w:rPr>
        <w:t>has to</w:t>
      </w:r>
      <w:proofErr w:type="gramEnd"/>
      <w:r w:rsidRPr="00784553">
        <w:rPr>
          <w:rFonts w:ascii="Times New Roman" w:eastAsiaTheme="minorEastAsia" w:hAnsi="Times New Roman"/>
          <w:sz w:val="24"/>
          <w:lang w:val="en-US" w:eastAsia="zh-CN"/>
        </w:rPr>
        <w:t xml:space="preserve"> create a new adjustment phase with all details provided by QC. In case there is no stock, MES </w:t>
      </w:r>
      <w:proofErr w:type="gramStart"/>
      <w:r w:rsidRPr="00784553">
        <w:rPr>
          <w:rFonts w:ascii="Times New Roman" w:eastAsiaTheme="minorEastAsia" w:hAnsi="Times New Roman"/>
          <w:sz w:val="24"/>
          <w:lang w:val="en-US" w:eastAsia="zh-CN"/>
        </w:rPr>
        <w:t>has to</w:t>
      </w:r>
      <w:proofErr w:type="gramEnd"/>
      <w:r w:rsidRPr="00784553">
        <w:rPr>
          <w:rFonts w:ascii="Times New Roman" w:eastAsiaTheme="minorEastAsia" w:hAnsi="Times New Roman"/>
          <w:sz w:val="24"/>
          <w:lang w:val="en-US" w:eastAsia="zh-CN"/>
        </w:rPr>
        <w:t xml:space="preserve"> wait in this phase till stock arrives and then continue to adjustment phase.  </w:t>
      </w:r>
    </w:p>
    <w:p w14:paraId="4DA5AE19" w14:textId="77777777" w:rsidR="009712B2" w:rsidRPr="00784553" w:rsidRDefault="009712B2" w:rsidP="009712B2">
      <w:pPr>
        <w:ind w:left="1080"/>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tab/>
        <w:t xml:space="preserve">  If it is not done by QC, </w:t>
      </w:r>
      <w:proofErr w:type="gramStart"/>
      <w:r w:rsidRPr="00784553">
        <w:rPr>
          <w:rFonts w:ascii="Times New Roman" w:eastAsiaTheme="minorEastAsia" w:hAnsi="Times New Roman"/>
          <w:sz w:val="24"/>
          <w:lang w:val="en-US" w:eastAsia="zh-CN"/>
        </w:rPr>
        <w:t>need</w:t>
      </w:r>
      <w:proofErr w:type="gramEnd"/>
      <w:r w:rsidRPr="00784553">
        <w:rPr>
          <w:rFonts w:ascii="Times New Roman" w:eastAsiaTheme="minorEastAsia" w:hAnsi="Times New Roman"/>
          <w:sz w:val="24"/>
          <w:lang w:val="en-US" w:eastAsia="zh-CN"/>
        </w:rPr>
        <w:t xml:space="preserve"> to get the details of adjustment from manufacturing. </w:t>
      </w:r>
    </w:p>
    <w:p w14:paraId="6814E420" w14:textId="77777777" w:rsidR="009712B2" w:rsidRPr="00784553" w:rsidRDefault="009712B2" w:rsidP="00090406">
      <w:pPr>
        <w:numPr>
          <w:ilvl w:val="3"/>
          <w:numId w:val="8"/>
        </w:numPr>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t xml:space="preserve">Rejected with resample. QCLAD </w:t>
      </w:r>
      <w:proofErr w:type="gramStart"/>
      <w:r w:rsidRPr="00784553">
        <w:rPr>
          <w:rFonts w:ascii="Times New Roman" w:eastAsiaTheme="minorEastAsia" w:hAnsi="Times New Roman"/>
          <w:sz w:val="24"/>
          <w:lang w:val="en-US" w:eastAsia="zh-CN"/>
        </w:rPr>
        <w:t>need</w:t>
      </w:r>
      <w:proofErr w:type="gramEnd"/>
      <w:r w:rsidRPr="00784553">
        <w:rPr>
          <w:rFonts w:ascii="Times New Roman" w:eastAsiaTheme="minorEastAsia" w:hAnsi="Times New Roman"/>
          <w:sz w:val="24"/>
          <w:lang w:val="en-US" w:eastAsia="zh-CN"/>
        </w:rPr>
        <w:t xml:space="preserve"> to give an option to write instruction </w:t>
      </w:r>
      <w:proofErr w:type="gramStart"/>
      <w:r w:rsidRPr="00784553">
        <w:rPr>
          <w:rFonts w:ascii="Times New Roman" w:eastAsiaTheme="minorEastAsia" w:hAnsi="Times New Roman"/>
          <w:sz w:val="24"/>
          <w:lang w:val="en-US" w:eastAsia="zh-CN"/>
        </w:rPr>
        <w:t>note</w:t>
      </w:r>
      <w:proofErr w:type="gramEnd"/>
      <w:r w:rsidRPr="00784553">
        <w:rPr>
          <w:rFonts w:ascii="Times New Roman" w:eastAsiaTheme="minorEastAsia" w:hAnsi="Times New Roman"/>
          <w:sz w:val="24"/>
          <w:lang w:val="en-US" w:eastAsia="zh-CN"/>
        </w:rPr>
        <w:t xml:space="preserve"> for this scenario. MES need to send a new sample without any adjustment.  QCLAD will provide a popup message for </w:t>
      </w:r>
      <w:proofErr w:type="gramStart"/>
      <w:r w:rsidRPr="00784553">
        <w:rPr>
          <w:rFonts w:ascii="Times New Roman" w:eastAsiaTheme="minorEastAsia" w:hAnsi="Times New Roman"/>
          <w:sz w:val="24"/>
          <w:lang w:val="en-US" w:eastAsia="zh-CN"/>
        </w:rPr>
        <w:t>user</w:t>
      </w:r>
      <w:proofErr w:type="gramEnd"/>
      <w:r w:rsidRPr="00784553">
        <w:rPr>
          <w:rFonts w:ascii="Times New Roman" w:eastAsiaTheme="minorEastAsia" w:hAnsi="Times New Roman"/>
          <w:sz w:val="24"/>
          <w:lang w:val="en-US" w:eastAsia="zh-CN"/>
        </w:rPr>
        <w:t xml:space="preserve"> to resample. The user in QCLAD </w:t>
      </w:r>
      <w:proofErr w:type="gramStart"/>
      <w:r w:rsidRPr="00784553">
        <w:rPr>
          <w:rFonts w:ascii="Times New Roman" w:eastAsiaTheme="minorEastAsia" w:hAnsi="Times New Roman"/>
          <w:sz w:val="24"/>
          <w:lang w:val="en-US" w:eastAsia="zh-CN"/>
        </w:rPr>
        <w:t>create</w:t>
      </w:r>
      <w:proofErr w:type="gramEnd"/>
      <w:r w:rsidRPr="00784553">
        <w:rPr>
          <w:rFonts w:ascii="Times New Roman" w:eastAsiaTheme="minorEastAsia" w:hAnsi="Times New Roman"/>
          <w:sz w:val="24"/>
          <w:lang w:val="en-US" w:eastAsia="zh-CN"/>
        </w:rPr>
        <w:t xml:space="preserve"> </w:t>
      </w:r>
      <w:proofErr w:type="gramStart"/>
      <w:r w:rsidRPr="00784553">
        <w:rPr>
          <w:rFonts w:ascii="Times New Roman" w:eastAsiaTheme="minorEastAsia" w:hAnsi="Times New Roman"/>
          <w:sz w:val="24"/>
          <w:lang w:val="en-US" w:eastAsia="zh-CN"/>
        </w:rPr>
        <w:t>resample</w:t>
      </w:r>
      <w:proofErr w:type="gramEnd"/>
      <w:r w:rsidRPr="00784553">
        <w:rPr>
          <w:rFonts w:ascii="Times New Roman" w:eastAsiaTheme="minorEastAsia" w:hAnsi="Times New Roman"/>
          <w:sz w:val="24"/>
          <w:lang w:val="en-US" w:eastAsia="zh-CN"/>
        </w:rPr>
        <w:t xml:space="preserve"> for virtual sample id and </w:t>
      </w:r>
      <w:proofErr w:type="gramStart"/>
      <w:r w:rsidRPr="00784553">
        <w:rPr>
          <w:rFonts w:ascii="Times New Roman" w:eastAsiaTheme="minorEastAsia" w:hAnsi="Times New Roman"/>
          <w:sz w:val="24"/>
          <w:lang w:val="en-US" w:eastAsia="zh-CN"/>
        </w:rPr>
        <w:t>wait</w:t>
      </w:r>
      <w:proofErr w:type="gramEnd"/>
      <w:r w:rsidRPr="00784553">
        <w:rPr>
          <w:rFonts w:ascii="Times New Roman" w:eastAsiaTheme="minorEastAsia" w:hAnsi="Times New Roman"/>
          <w:sz w:val="24"/>
          <w:lang w:val="en-US" w:eastAsia="zh-CN"/>
        </w:rPr>
        <w:t xml:space="preserve"> for MES label to receive it.</w:t>
      </w:r>
    </w:p>
    <w:p w14:paraId="048080D0" w14:textId="661043AD" w:rsidR="009712B2" w:rsidRPr="00784553" w:rsidRDefault="009712B2" w:rsidP="00090406">
      <w:pPr>
        <w:numPr>
          <w:ilvl w:val="3"/>
          <w:numId w:val="8"/>
        </w:numPr>
        <w:jc w:val="both"/>
        <w:rPr>
          <w:rFonts w:ascii="Times New Roman" w:eastAsiaTheme="minorEastAsia" w:hAnsi="Times New Roman"/>
          <w:sz w:val="24"/>
          <w:lang w:val="en-US" w:eastAsia="zh-CN"/>
        </w:rPr>
      </w:pPr>
      <w:commentRangeStart w:id="143"/>
      <w:commentRangeStart w:id="144"/>
      <w:r w:rsidRPr="00784553">
        <w:rPr>
          <w:rFonts w:ascii="Times New Roman" w:eastAsiaTheme="minorEastAsia" w:hAnsi="Times New Roman"/>
          <w:sz w:val="24"/>
          <w:lang w:val="en-US" w:eastAsia="zh-CN"/>
        </w:rPr>
        <w:t>Rejected as Off-spec</w:t>
      </w:r>
      <w:commentRangeEnd w:id="143"/>
      <w:r>
        <w:rPr>
          <w:rStyle w:val="CommentReference"/>
        </w:rPr>
        <w:commentReference w:id="143"/>
      </w:r>
      <w:commentRangeEnd w:id="144"/>
      <w:r>
        <w:rPr>
          <w:rStyle w:val="CommentReference"/>
        </w:rPr>
        <w:commentReference w:id="144"/>
      </w:r>
      <w:r w:rsidRPr="00784553">
        <w:rPr>
          <w:rFonts w:ascii="Times New Roman" w:eastAsiaTheme="minorEastAsia" w:hAnsi="Times New Roman"/>
          <w:sz w:val="24"/>
          <w:lang w:val="en-US" w:eastAsia="zh-CN"/>
        </w:rPr>
        <w:t xml:space="preserve">. On receiving this, MES </w:t>
      </w:r>
      <w:proofErr w:type="gramStart"/>
      <w:r w:rsidRPr="00784553">
        <w:rPr>
          <w:rFonts w:ascii="Times New Roman" w:eastAsiaTheme="minorEastAsia" w:hAnsi="Times New Roman"/>
          <w:sz w:val="24"/>
          <w:lang w:val="en-US" w:eastAsia="zh-CN"/>
        </w:rPr>
        <w:t>has to</w:t>
      </w:r>
      <w:proofErr w:type="gramEnd"/>
      <w:r w:rsidRPr="00784553">
        <w:rPr>
          <w:rFonts w:ascii="Times New Roman" w:eastAsiaTheme="minorEastAsia" w:hAnsi="Times New Roman"/>
          <w:sz w:val="24"/>
          <w:lang w:val="en-US" w:eastAsia="zh-CN"/>
        </w:rPr>
        <w:t xml:space="preserve"> discontinue from going to next phase or if it is last phase should not go with packaging</w:t>
      </w:r>
    </w:p>
    <w:p w14:paraId="76E25BE2" w14:textId="50DA4F3A" w:rsidR="009712B2" w:rsidRDefault="009712B2" w:rsidP="009712B2">
      <w:pPr>
        <w:pStyle w:val="BodyText"/>
        <w:spacing w:before="128"/>
        <w:rPr>
          <w:rFonts w:ascii="Arial"/>
          <w:b/>
          <w:sz w:val="28"/>
        </w:rPr>
      </w:pPr>
      <w:r w:rsidRPr="00784553">
        <w:rPr>
          <w:rFonts w:ascii="Times New Roman" w:eastAsiaTheme="minorEastAsia" w:hAnsi="Times New Roman"/>
          <w:lang w:eastAsia="zh-CN"/>
        </w:rPr>
        <w:lastRenderedPageBreak/>
        <w:t xml:space="preserve">Accepted with Concession- On receiving this MES </w:t>
      </w:r>
      <w:proofErr w:type="gramStart"/>
      <w:r w:rsidRPr="00784553">
        <w:rPr>
          <w:rFonts w:ascii="Times New Roman" w:eastAsiaTheme="minorEastAsia" w:hAnsi="Times New Roman"/>
          <w:lang w:eastAsia="zh-CN"/>
        </w:rPr>
        <w:t>has to</w:t>
      </w:r>
      <w:proofErr w:type="gramEnd"/>
      <w:r w:rsidRPr="00784553">
        <w:rPr>
          <w:rFonts w:ascii="Times New Roman" w:eastAsiaTheme="minorEastAsia" w:hAnsi="Times New Roman"/>
          <w:lang w:eastAsia="zh-CN"/>
        </w:rPr>
        <w:t xml:space="preserve"> continue the next phase. If it is </w:t>
      </w:r>
      <w:proofErr w:type="gramStart"/>
      <w:r w:rsidRPr="00784553">
        <w:rPr>
          <w:rFonts w:ascii="Times New Roman" w:eastAsiaTheme="minorEastAsia" w:hAnsi="Times New Roman"/>
          <w:lang w:eastAsia="zh-CN"/>
        </w:rPr>
        <w:t>last</w:t>
      </w:r>
      <w:proofErr w:type="gramEnd"/>
      <w:r w:rsidRPr="00784553">
        <w:rPr>
          <w:rFonts w:ascii="Times New Roman" w:eastAsiaTheme="minorEastAsia" w:hAnsi="Times New Roman"/>
          <w:lang w:eastAsia="zh-CN"/>
        </w:rPr>
        <w:t xml:space="preserve"> </w:t>
      </w:r>
      <w:proofErr w:type="gramStart"/>
      <w:r w:rsidRPr="00784553">
        <w:rPr>
          <w:rFonts w:ascii="Times New Roman" w:eastAsiaTheme="minorEastAsia" w:hAnsi="Times New Roman"/>
          <w:lang w:eastAsia="zh-CN"/>
        </w:rPr>
        <w:t>phase</w:t>
      </w:r>
      <w:proofErr w:type="gramEnd"/>
      <w:r w:rsidRPr="00784553">
        <w:rPr>
          <w:rFonts w:ascii="Times New Roman" w:eastAsiaTheme="minorEastAsia" w:hAnsi="Times New Roman"/>
          <w:lang w:eastAsia="zh-CN"/>
        </w:rPr>
        <w:t xml:space="preserve"> should continue with packaging</w:t>
      </w:r>
      <w:r>
        <w:rPr>
          <w:rFonts w:ascii="Times New Roman" w:eastAsiaTheme="minorEastAsia" w:hAnsi="Times New Roman" w:hint="eastAsia"/>
          <w:lang w:eastAsia="zh-CN"/>
        </w:rPr>
        <w:t>.</w:t>
      </w:r>
    </w:p>
    <w:p w14:paraId="33A2AE02" w14:textId="4664EE9A" w:rsidR="009D73C6" w:rsidRDefault="009D73C6" w:rsidP="009D73C6">
      <w:pPr>
        <w:pStyle w:val="BodyText"/>
        <w:rPr>
          <w:rFonts w:ascii="Consolas"/>
        </w:rPr>
      </w:pPr>
    </w:p>
    <w:p w14:paraId="55658A65" w14:textId="77777777" w:rsidR="009D73C6" w:rsidRDefault="009D73C6" w:rsidP="00D26542">
      <w:pPr>
        <w:pStyle w:val="Heading6"/>
        <w:rPr>
          <w:rFonts w:eastAsiaTheme="minorEastAsia"/>
          <w:lang w:eastAsia="zh-CN"/>
        </w:rPr>
      </w:pPr>
      <w:r w:rsidRPr="00D26542">
        <w:rPr>
          <w:rFonts w:eastAsiaTheme="minorEastAsia"/>
          <w:lang w:eastAsia="zh-CN"/>
        </w:rPr>
        <w:t>IPQC Sample Info Receiving (QCLAD to MES)</w:t>
      </w:r>
    </w:p>
    <w:p w14:paraId="65244E1D" w14:textId="54BC7AAB" w:rsidR="002E763B" w:rsidRPr="002E763B" w:rsidRDefault="002E763B" w:rsidP="00090406">
      <w:pPr>
        <w:pStyle w:val="ListParagraph"/>
        <w:numPr>
          <w:ilvl w:val="0"/>
          <w:numId w:val="6"/>
        </w:numPr>
        <w:jc w:val="both"/>
        <w:rPr>
          <w:rFonts w:ascii="Times New Roman" w:eastAsiaTheme="minorEastAsia" w:hAnsi="Times New Roman"/>
          <w:sz w:val="24"/>
          <w:lang w:eastAsia="zh-CN"/>
        </w:rPr>
      </w:pPr>
      <w:commentRangeStart w:id="145"/>
      <w:commentRangeStart w:id="146"/>
      <w:r w:rsidRPr="4F0107CC">
        <w:rPr>
          <w:rFonts w:ascii="Times New Roman" w:eastAsiaTheme="minorEastAsia" w:hAnsi="Times New Roman"/>
          <w:sz w:val="24"/>
          <w:lang w:eastAsia="zh-CN"/>
        </w:rPr>
        <w:t>Vegam</w:t>
      </w:r>
      <w:r w:rsidR="003979B2" w:rsidRPr="4F0107CC">
        <w:rPr>
          <w:rFonts w:ascii="Times New Roman" w:eastAsiaTheme="minorEastAsia" w:hAnsi="Times New Roman"/>
          <w:sz w:val="24"/>
          <w:lang w:eastAsia="zh-CN"/>
        </w:rPr>
        <w:t>/DCS</w:t>
      </w:r>
      <w:r w:rsidRPr="4F0107CC">
        <w:rPr>
          <w:rFonts w:ascii="Times New Roman" w:eastAsiaTheme="minorEastAsia" w:hAnsi="Times New Roman"/>
          <w:sz w:val="24"/>
          <w:lang w:eastAsia="zh-CN"/>
        </w:rPr>
        <w:t xml:space="preserve"> will expose one API</w:t>
      </w:r>
      <w:commentRangeEnd w:id="145"/>
      <w:r>
        <w:rPr>
          <w:rStyle w:val="CommentReference"/>
        </w:rPr>
        <w:commentReference w:id="145"/>
      </w:r>
      <w:commentRangeEnd w:id="146"/>
      <w:r>
        <w:rPr>
          <w:rStyle w:val="CommentReference"/>
        </w:rPr>
        <w:commentReference w:id="146"/>
      </w:r>
      <w:r w:rsidRPr="4F0107CC">
        <w:rPr>
          <w:rFonts w:ascii="Times New Roman" w:eastAsiaTheme="minorEastAsia" w:hAnsi="Times New Roman"/>
          <w:sz w:val="24"/>
          <w:lang w:eastAsia="zh-CN"/>
        </w:rPr>
        <w:t xml:space="preserve"> (path will be provided later, same IPQC info receiving API will be used), to which data will be </w:t>
      </w:r>
      <w:proofErr w:type="gramStart"/>
      <w:r w:rsidRPr="4F0107CC">
        <w:rPr>
          <w:rFonts w:ascii="Times New Roman" w:eastAsiaTheme="minorEastAsia" w:hAnsi="Times New Roman"/>
          <w:sz w:val="24"/>
          <w:lang w:eastAsia="zh-CN"/>
        </w:rPr>
        <w:t>send</w:t>
      </w:r>
      <w:proofErr w:type="gramEnd"/>
      <w:r w:rsidRPr="4F0107CC">
        <w:rPr>
          <w:rFonts w:ascii="Times New Roman" w:eastAsiaTheme="minorEastAsia" w:hAnsi="Times New Roman"/>
          <w:sz w:val="24"/>
          <w:lang w:eastAsia="zh-CN"/>
        </w:rPr>
        <w:t xml:space="preserve"> from QCLAD once QC is done for IPQC sample number.</w:t>
      </w:r>
    </w:p>
    <w:p w14:paraId="3CD5A599" w14:textId="3C52C106" w:rsidR="002E763B" w:rsidRPr="002E763B" w:rsidRDefault="002E763B" w:rsidP="00090406">
      <w:pPr>
        <w:pStyle w:val="ListParagraph"/>
        <w:numPr>
          <w:ilvl w:val="0"/>
          <w:numId w:val="6"/>
        </w:numPr>
        <w:jc w:val="both"/>
        <w:rPr>
          <w:rFonts w:ascii="Times New Roman" w:eastAsiaTheme="minorEastAsia" w:hAnsi="Times New Roman"/>
          <w:sz w:val="24"/>
          <w:lang w:eastAsia="zh-CN"/>
        </w:rPr>
      </w:pPr>
      <w:r w:rsidRPr="002E763B">
        <w:rPr>
          <w:rFonts w:ascii="Times New Roman" w:eastAsiaTheme="minorEastAsia" w:hAnsi="Times New Roman"/>
          <w:sz w:val="24"/>
          <w:lang w:eastAsia="zh-CN"/>
        </w:rPr>
        <w:t xml:space="preserve">This API path and authentication credentials like client ID and client secret will be shared by Vegam (these will be same as IPQC receiving info). </w:t>
      </w:r>
    </w:p>
    <w:p w14:paraId="6B3EAA1C" w14:textId="25A69E0B" w:rsidR="002E763B" w:rsidRPr="002E763B" w:rsidRDefault="002E763B" w:rsidP="002E763B">
      <w:pPr>
        <w:pStyle w:val="ListParagraph"/>
        <w:jc w:val="both"/>
        <w:rPr>
          <w:rFonts w:ascii="Times New Roman" w:eastAsiaTheme="minorEastAsia" w:hAnsi="Times New Roman"/>
          <w:sz w:val="24"/>
          <w:lang w:eastAsia="zh-CN"/>
        </w:rPr>
      </w:pPr>
      <w:r w:rsidRPr="002E763B">
        <w:rPr>
          <w:rFonts w:ascii="Times New Roman" w:eastAsiaTheme="minorEastAsia" w:hAnsi="Times New Roman"/>
          <w:sz w:val="24"/>
          <w:lang w:eastAsia="zh-CN"/>
        </w:rPr>
        <w:t xml:space="preserve">Using these credentials QCLAD need to get bearer token using Vegam </w:t>
      </w:r>
      <w:proofErr w:type="spellStart"/>
      <w:r w:rsidRPr="002E763B">
        <w:rPr>
          <w:rFonts w:ascii="Times New Roman" w:eastAsiaTheme="minorEastAsia" w:hAnsi="Times New Roman"/>
          <w:sz w:val="24"/>
          <w:lang w:eastAsia="zh-CN"/>
        </w:rPr>
        <w:t>oAuth</w:t>
      </w:r>
      <w:proofErr w:type="spellEnd"/>
      <w:r w:rsidRPr="002E763B">
        <w:rPr>
          <w:rFonts w:ascii="Times New Roman" w:eastAsiaTheme="minorEastAsia" w:hAnsi="Times New Roman"/>
          <w:sz w:val="24"/>
          <w:lang w:eastAsia="zh-CN"/>
        </w:rPr>
        <w:t xml:space="preserve"> API (path will be provided later).</w:t>
      </w:r>
    </w:p>
    <w:p w14:paraId="1C44DA91" w14:textId="0409C013" w:rsidR="002E763B" w:rsidRDefault="002E763B" w:rsidP="00090406">
      <w:pPr>
        <w:pStyle w:val="ListParagraph"/>
        <w:numPr>
          <w:ilvl w:val="0"/>
          <w:numId w:val="6"/>
        </w:numPr>
        <w:jc w:val="both"/>
        <w:rPr>
          <w:rFonts w:ascii="Times New Roman" w:eastAsiaTheme="minorEastAsia" w:hAnsi="Times New Roman"/>
          <w:sz w:val="24"/>
          <w:lang w:eastAsia="zh-CN"/>
        </w:rPr>
      </w:pPr>
      <w:r w:rsidRPr="002E763B">
        <w:rPr>
          <w:rFonts w:ascii="Times New Roman" w:eastAsiaTheme="minorEastAsia" w:hAnsi="Times New Roman"/>
          <w:sz w:val="24"/>
          <w:lang w:eastAsia="zh-CN"/>
        </w:rPr>
        <w:t>QCLAD need to send sample QC data as below JSON with authentication as bearer token which is generated in step 2.</w:t>
      </w:r>
    </w:p>
    <w:p w14:paraId="4EB5083F" w14:textId="17E27494" w:rsidR="000556E5" w:rsidRPr="000556E5" w:rsidRDefault="000556E5" w:rsidP="00775EF0">
      <w:pPr>
        <w:jc w:val="both"/>
        <w:rPr>
          <w:rFonts w:ascii="Times New Roman" w:eastAsiaTheme="minorEastAsia" w:hAnsi="Times New Roman"/>
          <w:b/>
          <w:bCs/>
          <w:i/>
          <w:iCs/>
          <w:color w:val="4472C4" w:themeColor="accent1"/>
          <w:sz w:val="24"/>
          <w:lang w:eastAsia="zh-CN"/>
        </w:rPr>
      </w:pPr>
      <w:r w:rsidRPr="000556E5">
        <w:rPr>
          <w:rFonts w:ascii="Times New Roman" w:eastAsiaTheme="minorEastAsia" w:hAnsi="Times New Roman"/>
          <w:b/>
          <w:bCs/>
          <w:i/>
          <w:iCs/>
          <w:color w:val="4472C4" w:themeColor="accent1"/>
          <w:sz w:val="24"/>
          <w:lang w:eastAsia="zh-CN"/>
        </w:rPr>
        <w:t>Example re</w:t>
      </w:r>
      <w:r>
        <w:rPr>
          <w:rFonts w:ascii="Times New Roman" w:eastAsiaTheme="minorEastAsia" w:hAnsi="Times New Roman" w:hint="eastAsia"/>
          <w:b/>
          <w:bCs/>
          <w:i/>
          <w:iCs/>
          <w:color w:val="4472C4" w:themeColor="accent1"/>
          <w:sz w:val="24"/>
          <w:lang w:eastAsia="zh-CN"/>
        </w:rPr>
        <w:t>quest</w:t>
      </w:r>
      <w:r w:rsidRPr="000556E5">
        <w:rPr>
          <w:rFonts w:ascii="Times New Roman" w:eastAsiaTheme="minorEastAsia" w:hAnsi="Times New Roman"/>
          <w:b/>
          <w:bCs/>
          <w:i/>
          <w:iCs/>
          <w:color w:val="4472C4" w:themeColor="accent1"/>
          <w:sz w:val="24"/>
          <w:lang w:eastAsia="zh-CN"/>
        </w:rPr>
        <w:t xml:space="preserve"> JSON:</w:t>
      </w:r>
    </w:p>
    <w:p w14:paraId="7EE420D7"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w:t>
      </w:r>
    </w:p>
    <w:p w14:paraId="10CCC30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SampleType</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"IPQC"</w:t>
      </w:r>
      <w:r w:rsidRPr="0028422C">
        <w:rPr>
          <w:rFonts w:ascii="Times New Roman" w:eastAsia="Consolas" w:hAnsi="Times New Roman"/>
          <w:color w:val="3B3B3B"/>
          <w:sz w:val="16"/>
          <w:szCs w:val="16"/>
          <w:shd w:val="clear" w:color="auto" w:fill="FFFFFF"/>
          <w:lang w:val="en-US" w:eastAsia="zh-CN" w:bidi="ar"/>
        </w:rPr>
        <w:t>,</w:t>
      </w:r>
    </w:p>
    <w:p w14:paraId="1A62C52D"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rPr>
        <w:t>SampleLabelNumber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"371584"</w:t>
      </w:r>
      <w:r w:rsidRPr="0028422C">
        <w:rPr>
          <w:rFonts w:ascii="Times New Roman" w:eastAsia="Consolas" w:hAnsi="Times New Roman"/>
          <w:color w:val="3B3B3B"/>
          <w:sz w:val="16"/>
          <w:szCs w:val="16"/>
          <w:shd w:val="clear" w:color="auto" w:fill="FFFFFF"/>
          <w:lang w:val="en-US" w:eastAsia="zh-CN" w:bidi="ar"/>
        </w:rPr>
        <w:t>,</w:t>
      </w:r>
    </w:p>
    <w:p w14:paraId="5A331CD2"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ProcessOrder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"001004172754"</w:t>
      </w:r>
      <w:r w:rsidRPr="0028422C">
        <w:rPr>
          <w:rFonts w:ascii="Times New Roman" w:eastAsia="Consolas" w:hAnsi="Times New Roman"/>
          <w:color w:val="3B3B3B"/>
          <w:sz w:val="16"/>
          <w:szCs w:val="16"/>
          <w:shd w:val="clear" w:color="auto" w:fill="FFFFFF"/>
          <w:lang w:val="en-US" w:eastAsia="zh-CN" w:bidi="ar"/>
        </w:rPr>
        <w:t>,</w:t>
      </w:r>
    </w:p>
    <w:p w14:paraId="75E59D72"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BatchNumber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"0007447212"</w:t>
      </w:r>
      <w:r w:rsidRPr="0028422C">
        <w:rPr>
          <w:rFonts w:ascii="Times New Roman" w:eastAsia="Consolas" w:hAnsi="Times New Roman"/>
          <w:color w:val="3B3B3B"/>
          <w:sz w:val="16"/>
          <w:szCs w:val="16"/>
          <w:shd w:val="clear" w:color="auto" w:fill="FFFFFF"/>
          <w:lang w:val="en-US" w:eastAsia="zh-CN" w:bidi="ar"/>
        </w:rPr>
        <w:t>,</w:t>
      </w:r>
    </w:p>
    <w:p w14:paraId="04D6139B"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MaterialNumber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"1392015"</w:t>
      </w:r>
      <w:r w:rsidRPr="0028422C">
        <w:rPr>
          <w:rFonts w:ascii="Times New Roman" w:eastAsia="Consolas" w:hAnsi="Times New Roman"/>
          <w:color w:val="3B3B3B"/>
          <w:sz w:val="16"/>
          <w:szCs w:val="16"/>
          <w:shd w:val="clear" w:color="auto" w:fill="FFFFFF"/>
          <w:lang w:val="en-US" w:eastAsia="zh-CN" w:bidi="ar"/>
        </w:rPr>
        <w:t>,</w:t>
      </w:r>
    </w:p>
    <w:p w14:paraId="23BAD815"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proofErr w:type="gramStart"/>
      <w:r w:rsidRPr="0028422C">
        <w:rPr>
          <w:rFonts w:ascii="Times New Roman" w:eastAsia="Consolas" w:hAnsi="Times New Roman"/>
          <w:color w:val="0451A5"/>
          <w:sz w:val="16"/>
          <w:szCs w:val="16"/>
          <w:shd w:val="clear" w:color="auto" w:fill="FFFFFF"/>
          <w:lang w:val="en-US" w:eastAsia="zh-CN" w:bidi="ar"/>
        </w:rPr>
        <w:t>MaterialDescription</w:t>
      </w:r>
      <w:proofErr w:type="spellEnd"/>
      <w:proofErr w:type="gram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"Liquid Detergent Lavender"</w:t>
      </w:r>
      <w:r w:rsidRPr="0028422C">
        <w:rPr>
          <w:rFonts w:ascii="Times New Roman" w:eastAsia="Consolas" w:hAnsi="Times New Roman"/>
          <w:color w:val="3B3B3B"/>
          <w:sz w:val="16"/>
          <w:szCs w:val="16"/>
          <w:shd w:val="clear" w:color="auto" w:fill="FFFFFF"/>
          <w:lang w:val="en-US" w:eastAsia="zh-CN" w:bidi="ar"/>
        </w:rPr>
        <w:t>,</w:t>
      </w:r>
    </w:p>
    <w:p w14:paraId="52006F00"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"PlantCode"</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"0799"</w:t>
      </w:r>
      <w:r w:rsidRPr="0028422C">
        <w:rPr>
          <w:rFonts w:ascii="Times New Roman" w:eastAsia="Consolas" w:hAnsi="Times New Roman"/>
          <w:color w:val="3B3B3B"/>
          <w:sz w:val="16"/>
          <w:szCs w:val="16"/>
          <w:shd w:val="clear" w:color="auto" w:fill="FFFFFF"/>
          <w:lang w:val="en-US" w:eastAsia="zh-CN" w:bidi="ar"/>
        </w:rPr>
        <w:t>,</w:t>
      </w:r>
    </w:p>
    <w:p w14:paraId="75AF36E0"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ActivityNumber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"0023"</w:t>
      </w:r>
      <w:r w:rsidRPr="0028422C">
        <w:rPr>
          <w:rFonts w:ascii="Times New Roman" w:eastAsia="Consolas" w:hAnsi="Times New Roman"/>
          <w:color w:val="3B3B3B"/>
          <w:sz w:val="16"/>
          <w:szCs w:val="16"/>
          <w:shd w:val="clear" w:color="auto" w:fill="FFFFFF"/>
          <w:lang w:val="en-US" w:eastAsia="zh-CN" w:bidi="ar"/>
        </w:rPr>
        <w:t>,</w:t>
      </w:r>
    </w:p>
    <w:p w14:paraId="5DD93472"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AampleApprovalRejectedTime</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 xml:space="preserve">"YYYY-MM-DD </w:t>
      </w:r>
      <w:proofErr w:type="spellStart"/>
      <w:r w:rsidRPr="0028422C">
        <w:rPr>
          <w:rFonts w:ascii="Times New Roman" w:eastAsia="Consolas" w:hAnsi="Times New Roman"/>
          <w:color w:val="A31515"/>
          <w:sz w:val="16"/>
          <w:szCs w:val="16"/>
          <w:shd w:val="clear" w:color="auto" w:fill="FFFFFF"/>
          <w:lang w:val="en-US" w:eastAsia="zh-CN" w:bidi="ar"/>
        </w:rPr>
        <w:t>HH:</w:t>
      </w:r>
      <w:proofErr w:type="gramStart"/>
      <w:r w:rsidRPr="0028422C">
        <w:rPr>
          <w:rFonts w:ascii="Times New Roman" w:eastAsia="Consolas" w:hAnsi="Times New Roman"/>
          <w:color w:val="A31515"/>
          <w:sz w:val="16"/>
          <w:szCs w:val="16"/>
          <w:shd w:val="clear" w:color="auto" w:fill="FFFFFF"/>
          <w:lang w:val="en-US" w:eastAsia="zh-CN" w:bidi="ar"/>
        </w:rPr>
        <w:t>mm:ss</w:t>
      </w:r>
      <w:proofErr w:type="spellEnd"/>
      <w:r w:rsidRPr="0028422C">
        <w:rPr>
          <w:rFonts w:ascii="Times New Roman" w:eastAsia="Consolas" w:hAnsi="Times New Roman"/>
          <w:color w:val="A3151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eastAsia="zh-CN" w:bidi="ar"/>
        </w:rPr>
        <w:t xml:space="preserve">  /</w:t>
      </w:r>
      <w:proofErr w:type="gramEnd"/>
      <w:r w:rsidRPr="0028422C">
        <w:rPr>
          <w:rFonts w:ascii="Times New Roman" w:eastAsia="Consolas" w:hAnsi="Times New Roman"/>
          <w:color w:val="3B3B3B"/>
          <w:sz w:val="16"/>
          <w:szCs w:val="16"/>
          <w:shd w:val="clear" w:color="auto" w:fill="FFFFFF"/>
          <w:lang w:eastAsia="zh-CN" w:bidi="ar"/>
        </w:rPr>
        <w:t>/plant time zone</w:t>
      </w:r>
    </w:p>
    <w:p w14:paraId="70BDEA07"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OperatorName</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"John Doe"</w:t>
      </w:r>
      <w:r w:rsidRPr="0028422C">
        <w:rPr>
          <w:rFonts w:ascii="Times New Roman" w:eastAsia="Consolas" w:hAnsi="Times New Roman"/>
          <w:color w:val="3B3B3B"/>
          <w:sz w:val="16"/>
          <w:szCs w:val="16"/>
          <w:shd w:val="clear" w:color="auto" w:fill="FFFFFF"/>
          <w:lang w:val="en-US" w:eastAsia="zh-CN" w:bidi="ar"/>
        </w:rPr>
        <w:t>,</w:t>
      </w:r>
    </w:p>
    <w:p w14:paraId="40C80EF8" w14:textId="19BBB83F" w:rsidR="00851D2F" w:rsidRDefault="00851D2F" w:rsidP="00F03AE9">
      <w:pPr>
        <w:shd w:val="clear" w:color="auto" w:fill="FFFFFF"/>
        <w:spacing w:after="0" w:line="20" w:lineRule="atLeast"/>
        <w:ind w:left="720" w:firstLine="156"/>
        <w:rPr>
          <w:rFonts w:ascii="Times New Roman" w:eastAsiaTheme="minorEastAsia" w:hAnsi="Times New Roman"/>
          <w:color w:val="3B3B3B"/>
          <w:sz w:val="16"/>
          <w:szCs w:val="16"/>
          <w:highlight w:val="yellow"/>
          <w:shd w:val="clear" w:color="auto" w:fill="FFFFFF"/>
          <w:lang w:eastAsia="zh-CN"/>
        </w:rPr>
      </w:pPr>
      <w:r w:rsidRPr="0028422C">
        <w:rPr>
          <w:rFonts w:ascii="Times New Roman" w:eastAsia="Consolas" w:hAnsi="Times New Roman"/>
          <w:color w:val="0451A5"/>
          <w:sz w:val="16"/>
          <w:szCs w:val="16"/>
          <w:highlight w:val="yellow"/>
          <w:shd w:val="clear" w:color="auto" w:fill="FFFFFF"/>
          <w:lang w:val="en-US" w:eastAsia="zh-CN" w:bidi="ar"/>
        </w:rPr>
        <w:t>"</w:t>
      </w:r>
      <w:proofErr w:type="spellStart"/>
      <w:r w:rsidRPr="0028422C">
        <w:rPr>
          <w:rFonts w:ascii="Times New Roman" w:eastAsia="Consolas" w:hAnsi="Times New Roman"/>
          <w:color w:val="0451A5"/>
          <w:sz w:val="16"/>
          <w:szCs w:val="16"/>
          <w:highlight w:val="yellow"/>
          <w:shd w:val="clear" w:color="auto" w:fill="FFFFFF"/>
          <w:lang w:val="en-US" w:eastAsia="zh-CN"/>
        </w:rPr>
        <w:t>QCSampleResult</w:t>
      </w:r>
      <w:proofErr w:type="spellEnd"/>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3B3B3B"/>
          <w:sz w:val="16"/>
          <w:szCs w:val="16"/>
          <w:highlight w:val="yellow"/>
          <w:shd w:val="clear" w:color="auto" w:fill="FFFFFF"/>
          <w:lang w:val="en-US" w:eastAsia="zh-CN" w:bidi="ar"/>
        </w:rPr>
        <w:t xml:space="preserve">: </w:t>
      </w:r>
      <w:r w:rsidRPr="0028422C">
        <w:rPr>
          <w:rFonts w:ascii="Times New Roman" w:eastAsia="Consolas" w:hAnsi="Times New Roman"/>
          <w:color w:val="A31515"/>
          <w:sz w:val="16"/>
          <w:szCs w:val="16"/>
          <w:highlight w:val="yellow"/>
          <w:shd w:val="clear" w:color="auto" w:fill="FFFFFF"/>
          <w:lang w:val="en-US" w:eastAsia="zh-CN" w:bidi="ar"/>
        </w:rPr>
        <w:t>"</w:t>
      </w:r>
      <w:r w:rsidRPr="0028422C">
        <w:rPr>
          <w:rFonts w:ascii="Times New Roman" w:eastAsia="Consolas" w:hAnsi="Times New Roman"/>
          <w:color w:val="A31515"/>
          <w:sz w:val="16"/>
          <w:szCs w:val="16"/>
          <w:highlight w:val="yellow"/>
          <w:shd w:val="clear" w:color="auto" w:fill="FFFFFF"/>
          <w:lang w:val="en-US" w:eastAsia="zh-CN"/>
        </w:rPr>
        <w:t>Pass</w:t>
      </w:r>
      <w:r w:rsidRPr="0028422C">
        <w:rPr>
          <w:rFonts w:ascii="Times New Roman" w:eastAsia="Consolas" w:hAnsi="Times New Roman"/>
          <w:color w:val="A31515"/>
          <w:sz w:val="16"/>
          <w:szCs w:val="16"/>
          <w:highlight w:val="yellow"/>
          <w:shd w:val="clear" w:color="auto" w:fill="FFFFFF"/>
          <w:lang w:val="en-US" w:eastAsia="zh-CN" w:bidi="ar"/>
        </w:rPr>
        <w:t>"</w:t>
      </w:r>
      <w:r w:rsidRPr="0028422C">
        <w:rPr>
          <w:rFonts w:ascii="Times New Roman" w:eastAsia="Consolas" w:hAnsi="Times New Roman"/>
          <w:color w:val="3B3B3B"/>
          <w:sz w:val="16"/>
          <w:szCs w:val="16"/>
          <w:highlight w:val="yellow"/>
          <w:shd w:val="clear" w:color="auto" w:fill="FFFFFF"/>
          <w:lang w:val="en-US" w:eastAsia="zh-CN" w:bidi="ar"/>
        </w:rPr>
        <w:t>,</w:t>
      </w:r>
      <w:r w:rsidRPr="0028422C">
        <w:rPr>
          <w:rFonts w:ascii="Times New Roman" w:eastAsia="Consolas" w:hAnsi="Times New Roman"/>
          <w:color w:val="3B3B3B"/>
          <w:sz w:val="16"/>
          <w:szCs w:val="16"/>
          <w:highlight w:val="yellow"/>
          <w:shd w:val="clear" w:color="auto" w:fill="FFFFFF"/>
          <w:lang w:eastAsia="zh-CN" w:bidi="ar"/>
        </w:rPr>
        <w:t xml:space="preserve"> //</w:t>
      </w:r>
      <w:r w:rsidRPr="0028422C">
        <w:rPr>
          <w:rFonts w:ascii="Times New Roman" w:eastAsia="Consolas" w:hAnsi="Times New Roman"/>
          <w:color w:val="3B3B3B"/>
          <w:sz w:val="16"/>
          <w:szCs w:val="16"/>
          <w:highlight w:val="yellow"/>
          <w:shd w:val="clear" w:color="auto" w:fill="FFFFFF"/>
          <w:lang w:eastAsia="zh-CN"/>
        </w:rPr>
        <w:t>Pass or Reject</w:t>
      </w:r>
    </w:p>
    <w:p w14:paraId="69771DB6" w14:textId="07A4C5FF" w:rsidR="00F03AE9" w:rsidRPr="00F03AE9" w:rsidRDefault="00F03AE9" w:rsidP="00F03AE9">
      <w:pPr>
        <w:shd w:val="clear" w:color="auto" w:fill="FFFFFF"/>
        <w:spacing w:after="0" w:line="20" w:lineRule="atLeast"/>
        <w:ind w:left="720" w:firstLine="156"/>
        <w:rPr>
          <w:rFonts w:ascii="Times New Roman" w:eastAsiaTheme="minorEastAsia" w:hAnsi="Times New Roman" w:hint="eastAsia"/>
          <w:color w:val="3B3B3B"/>
          <w:sz w:val="16"/>
          <w:szCs w:val="16"/>
          <w:highlight w:val="yellow"/>
        </w:rPr>
      </w:pPr>
      <w:r w:rsidRPr="00F03AE9">
        <w:rPr>
          <w:rFonts w:ascii="Times New Roman" w:eastAsiaTheme="minorEastAsia" w:hAnsi="Times New Roman"/>
          <w:color w:val="3B3B3B"/>
          <w:sz w:val="16"/>
          <w:szCs w:val="16"/>
        </w:rPr>
        <w:t>"</w:t>
      </w:r>
      <w:proofErr w:type="spellStart"/>
      <w:r w:rsidRPr="00F03AE9">
        <w:rPr>
          <w:rFonts w:ascii="Times New Roman" w:eastAsiaTheme="minorEastAsia" w:hAnsi="Times New Roman"/>
          <w:color w:val="3B3B3B"/>
          <w:sz w:val="16"/>
          <w:szCs w:val="16"/>
        </w:rPr>
        <w:t>isQCAdjustment</w:t>
      </w:r>
      <w:proofErr w:type="spellEnd"/>
      <w:r w:rsidRPr="00F03AE9">
        <w:rPr>
          <w:rFonts w:ascii="Times New Roman" w:eastAsiaTheme="minorEastAsia" w:hAnsi="Times New Roman"/>
          <w:color w:val="3B3B3B"/>
          <w:sz w:val="16"/>
          <w:szCs w:val="16"/>
        </w:rPr>
        <w:t xml:space="preserve">": </w:t>
      </w:r>
      <w:proofErr w:type="gramStart"/>
      <w:r w:rsidR="00F26364">
        <w:rPr>
          <w:rFonts w:ascii="Times New Roman" w:eastAsiaTheme="minorEastAsia" w:hAnsi="Times New Roman" w:hint="eastAsia"/>
          <w:color w:val="3B3B3B"/>
          <w:sz w:val="16"/>
          <w:szCs w:val="16"/>
          <w:lang w:eastAsia="zh-CN"/>
        </w:rPr>
        <w:t>T</w:t>
      </w:r>
      <w:r w:rsidRPr="00F03AE9">
        <w:rPr>
          <w:rFonts w:ascii="Times New Roman" w:eastAsiaTheme="minorEastAsia" w:hAnsi="Times New Roman"/>
          <w:color w:val="3B3B3B"/>
          <w:sz w:val="16"/>
          <w:szCs w:val="16"/>
        </w:rPr>
        <w:t>rue,  [</w:t>
      </w:r>
      <w:proofErr w:type="gramEnd"/>
      <w:r w:rsidRPr="00F03AE9">
        <w:rPr>
          <w:rFonts w:ascii="Times New Roman" w:eastAsiaTheme="minorEastAsia" w:hAnsi="Times New Roman"/>
          <w:color w:val="3B3B3B"/>
          <w:sz w:val="16"/>
          <w:szCs w:val="16"/>
        </w:rPr>
        <w:t>True/False]</w:t>
      </w:r>
    </w:p>
    <w:p w14:paraId="55F326D2"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AdjustMaterials</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w:t>
      </w:r>
    </w:p>
    <w:p w14:paraId="6C252140"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w:t>
      </w:r>
    </w:p>
    <w:p w14:paraId="677981B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proofErr w:type="gramStart"/>
      <w:r w:rsidRPr="0028422C">
        <w:rPr>
          <w:rFonts w:ascii="Times New Roman" w:eastAsia="Consolas" w:hAnsi="Times New Roman"/>
          <w:color w:val="0451A5"/>
          <w:sz w:val="16"/>
          <w:szCs w:val="16"/>
          <w:shd w:val="clear" w:color="auto" w:fill="FFFFFF"/>
          <w:lang w:val="en-US" w:eastAsia="zh-CN" w:bidi="ar"/>
        </w:rPr>
        <w:t>MaterialNumber</w:t>
      </w:r>
      <w:proofErr w:type="spellEnd"/>
      <w:proofErr w:type="gram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"123456"</w:t>
      </w:r>
      <w:r w:rsidRPr="0028422C">
        <w:rPr>
          <w:rFonts w:ascii="Times New Roman" w:eastAsia="Consolas" w:hAnsi="Times New Roman"/>
          <w:color w:val="3B3B3B"/>
          <w:sz w:val="16"/>
          <w:szCs w:val="16"/>
          <w:shd w:val="clear" w:color="auto" w:fill="FFFFFF"/>
          <w:lang w:val="en-US" w:eastAsia="zh-CN" w:bidi="ar"/>
        </w:rPr>
        <w:t>,</w:t>
      </w:r>
    </w:p>
    <w:p w14:paraId="3B72583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BatchNumber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"BT01XZSH"</w:t>
      </w:r>
      <w:r w:rsidRPr="0028422C">
        <w:rPr>
          <w:rFonts w:ascii="Times New Roman" w:eastAsia="Consolas" w:hAnsi="Times New Roman"/>
          <w:color w:val="3B3B3B"/>
          <w:sz w:val="16"/>
          <w:szCs w:val="16"/>
          <w:shd w:val="clear" w:color="auto" w:fill="FFFFFF"/>
          <w:lang w:val="en-US" w:eastAsia="zh-CN" w:bidi="ar"/>
        </w:rPr>
        <w:t>,</w:t>
      </w:r>
    </w:p>
    <w:p w14:paraId="2CAF3729"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"Quantity"</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98658"/>
          <w:sz w:val="16"/>
          <w:szCs w:val="16"/>
          <w:shd w:val="clear" w:color="auto" w:fill="FFFFFF"/>
          <w:lang w:val="en-US" w:eastAsia="zh-CN" w:bidi="ar"/>
        </w:rPr>
        <w:t>10</w:t>
      </w:r>
      <w:r w:rsidRPr="0028422C">
        <w:rPr>
          <w:rFonts w:ascii="Times New Roman" w:eastAsia="Consolas" w:hAnsi="Times New Roman"/>
          <w:color w:val="3B3B3B"/>
          <w:sz w:val="16"/>
          <w:szCs w:val="16"/>
          <w:shd w:val="clear" w:color="auto" w:fill="FFFFFF"/>
          <w:lang w:val="en-US" w:eastAsia="zh-CN" w:bidi="ar"/>
        </w:rPr>
        <w:t>,</w:t>
      </w:r>
    </w:p>
    <w:p w14:paraId="58E3D910"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"UOM"</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"KG"</w:t>
      </w:r>
      <w:r w:rsidRPr="0028422C">
        <w:rPr>
          <w:rFonts w:ascii="Times New Roman" w:eastAsia="Consolas" w:hAnsi="Times New Roman"/>
          <w:color w:val="3B3B3B"/>
          <w:sz w:val="16"/>
          <w:szCs w:val="16"/>
          <w:shd w:val="clear" w:color="auto" w:fill="FFFFFF"/>
          <w:lang w:val="en-US" w:eastAsia="zh-CN" w:bidi="ar"/>
        </w:rPr>
        <w:t>,</w:t>
      </w:r>
    </w:p>
    <w:p w14:paraId="380B2B5B"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StorageLocation</w:t>
      </w:r>
      <w:proofErr w:type="spellEnd"/>
      <w:proofErr w:type="gramStart"/>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proofErr w:type="gramEnd"/>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"ST01"</w:t>
      </w:r>
    </w:p>
    <w:p w14:paraId="1F8B152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w:t>
      </w:r>
    </w:p>
    <w:p w14:paraId="35B763DE"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w:t>
      </w:r>
    </w:p>
    <w:p w14:paraId="577F084D"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ConsesssionRelease</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000FF"/>
          <w:sz w:val="16"/>
          <w:szCs w:val="16"/>
          <w:shd w:val="clear" w:color="auto" w:fill="FFFFFF"/>
          <w:lang w:val="en-US" w:eastAsia="zh-CN" w:bidi="ar"/>
        </w:rPr>
        <w:t>false</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eastAsia="zh-CN" w:bidi="ar"/>
        </w:rPr>
        <w:t xml:space="preserve"> //true or false</w:t>
      </w:r>
    </w:p>
    <w:p w14:paraId="3F6E44D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ResampleRequired</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000FF"/>
          <w:sz w:val="16"/>
          <w:szCs w:val="16"/>
          <w:shd w:val="clear" w:color="auto" w:fill="FFFFFF"/>
          <w:lang w:val="en-US" w:eastAsia="zh-CN" w:bidi="ar"/>
        </w:rPr>
        <w:t>false</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eastAsia="zh-CN" w:bidi="ar"/>
        </w:rPr>
        <w:t xml:space="preserve"> //true or false</w:t>
      </w:r>
    </w:p>
    <w:p w14:paraId="0453E844"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"Remark"</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p>
    <w:p w14:paraId="22022B5B"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highlight w:val="yellow"/>
          <w:shd w:val="clear" w:color="auto" w:fill="FFFFFF"/>
          <w:lang w:val="en-US" w:eastAsia="zh-CN" w:bidi="ar"/>
        </w:rPr>
        <w:t>"</w:t>
      </w:r>
      <w:proofErr w:type="spellStart"/>
      <w:r w:rsidRPr="0028422C">
        <w:rPr>
          <w:rFonts w:ascii="Times New Roman" w:eastAsia="Consolas" w:hAnsi="Times New Roman"/>
          <w:color w:val="0451A5"/>
          <w:sz w:val="16"/>
          <w:szCs w:val="16"/>
          <w:highlight w:val="yellow"/>
          <w:shd w:val="clear" w:color="auto" w:fill="FFFFFF"/>
          <w:lang w:val="en-US" w:eastAsia="zh-CN"/>
        </w:rPr>
        <w:t>QCLabItemResultList</w:t>
      </w:r>
      <w:proofErr w:type="spellEnd"/>
      <w:proofErr w:type="gramStart"/>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3B3B3B"/>
          <w:sz w:val="16"/>
          <w:szCs w:val="16"/>
          <w:highlight w:val="yellow"/>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proofErr w:type="gramEnd"/>
      <w:r w:rsidRPr="0028422C">
        <w:rPr>
          <w:rFonts w:ascii="Times New Roman" w:eastAsia="Consolas" w:hAnsi="Times New Roman"/>
          <w:color w:val="3B3B3B"/>
          <w:sz w:val="16"/>
          <w:szCs w:val="16"/>
          <w:shd w:val="clear" w:color="auto" w:fill="FFFFFF"/>
          <w:lang w:val="en-US" w:eastAsia="zh-CN" w:bidi="ar"/>
        </w:rPr>
        <w:t>{</w:t>
      </w:r>
    </w:p>
    <w:p w14:paraId="0957CB1D" w14:textId="77777777" w:rsidR="00140569" w:rsidRDefault="00851D2F" w:rsidP="00140569">
      <w:pPr>
        <w:shd w:val="clear" w:color="auto" w:fill="FFFFFF"/>
        <w:spacing w:after="0" w:line="20" w:lineRule="atLeast"/>
        <w:ind w:left="720"/>
        <w:rPr>
          <w:rFonts w:ascii="Times New Roman" w:eastAsiaTheme="minorEastAsia" w:hAnsi="Times New Roman"/>
          <w:color w:val="0451A5"/>
          <w:sz w:val="16"/>
          <w:szCs w:val="16"/>
          <w:shd w:val="clear" w:color="auto" w:fill="FFFFFF"/>
          <w:lang w:val="en-US" w:eastAsia="zh-CN" w:bidi="ar"/>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highlight w:val="yellow"/>
          <w:shd w:val="clear" w:color="auto" w:fill="FFFFFF"/>
          <w:lang w:val="en-US" w:eastAsia="zh-CN" w:bidi="ar"/>
        </w:rPr>
        <w:t>"InspectionLot":"</w:t>
      </w:r>
      <w:r w:rsidRPr="0028422C">
        <w:rPr>
          <w:rFonts w:ascii="Times New Roman" w:eastAsia="Consolas" w:hAnsi="Times New Roman"/>
          <w:color w:val="A31515"/>
          <w:sz w:val="16"/>
          <w:szCs w:val="16"/>
          <w:highlight w:val="yellow"/>
          <w:shd w:val="clear" w:color="auto" w:fill="FFFFFF"/>
          <w:lang w:val="en-US" w:eastAsia="zh-CN" w:bidi="ar"/>
        </w:rPr>
        <w:t>1234567890</w:t>
      </w:r>
      <w:r w:rsidRPr="0028422C">
        <w:rPr>
          <w:rFonts w:ascii="Times New Roman" w:eastAsia="Consolas" w:hAnsi="Times New Roman"/>
          <w:color w:val="0451A5"/>
          <w:sz w:val="16"/>
          <w:szCs w:val="16"/>
          <w:shd w:val="clear" w:color="auto" w:fill="FFFFFF"/>
          <w:lang w:val="en-US" w:eastAsia="zh-CN" w:bidi="ar"/>
        </w:rPr>
        <w:t>",</w:t>
      </w:r>
    </w:p>
    <w:p w14:paraId="4372A632" w14:textId="2A25E417" w:rsidR="00851D2F" w:rsidRPr="00140569" w:rsidRDefault="00140569" w:rsidP="00140569">
      <w:pPr>
        <w:shd w:val="clear" w:color="auto" w:fill="FFFFFF"/>
        <w:spacing w:after="0" w:line="20" w:lineRule="atLeast"/>
        <w:ind w:left="720"/>
        <w:rPr>
          <w:rFonts w:ascii="Times New Roman" w:eastAsia="Consolas" w:hAnsi="Times New Roman"/>
          <w:color w:val="0451A5"/>
          <w:sz w:val="16"/>
          <w:szCs w:val="16"/>
          <w:shd w:val="clear" w:color="auto" w:fill="FFFFFF"/>
          <w:lang w:val="en-US" w:eastAsia="zh-CN" w:bidi="ar"/>
        </w:rPr>
      </w:pPr>
      <w:r>
        <w:rPr>
          <w:rFonts w:ascii="Times New Roman" w:eastAsiaTheme="minorEastAsia" w:hAnsi="Times New Roman" w:hint="eastAsia"/>
          <w:color w:val="0451A5"/>
          <w:sz w:val="16"/>
          <w:szCs w:val="16"/>
          <w:shd w:val="clear" w:color="auto" w:fill="FFFFFF"/>
          <w:lang w:val="en-US" w:eastAsia="zh-CN" w:bidi="ar"/>
        </w:rPr>
        <w:lastRenderedPageBreak/>
        <w:t xml:space="preserve">            </w:t>
      </w:r>
      <w:r w:rsidR="00851D2F" w:rsidRPr="0028422C">
        <w:rPr>
          <w:rFonts w:ascii="Times New Roman" w:eastAsia="Consolas" w:hAnsi="Times New Roman"/>
          <w:color w:val="0451A5"/>
          <w:sz w:val="16"/>
          <w:szCs w:val="16"/>
          <w:shd w:val="clear" w:color="auto" w:fill="FFFFFF"/>
          <w:lang w:val="en-US" w:eastAsia="zh-CN" w:bidi="ar"/>
        </w:rPr>
        <w:t>“InspectionCharNumber"</w:t>
      </w:r>
      <w:r w:rsidR="00851D2F" w:rsidRPr="0028422C">
        <w:rPr>
          <w:rFonts w:ascii="Times New Roman" w:eastAsia="Consolas" w:hAnsi="Times New Roman"/>
          <w:color w:val="3B3B3B"/>
          <w:sz w:val="16"/>
          <w:szCs w:val="16"/>
          <w:shd w:val="clear" w:color="auto" w:fill="FFFFFF"/>
          <w:lang w:val="en-US" w:eastAsia="zh-CN" w:bidi="ar"/>
        </w:rPr>
        <w:t>:</w:t>
      </w:r>
      <w:r w:rsidR="00851D2F" w:rsidRPr="0028422C">
        <w:rPr>
          <w:rFonts w:ascii="Times New Roman" w:eastAsia="Consolas" w:hAnsi="Times New Roman"/>
          <w:color w:val="A31515"/>
          <w:sz w:val="16"/>
          <w:szCs w:val="16"/>
          <w:shd w:val="clear" w:color="auto" w:fill="FFFFFF"/>
          <w:lang w:val="en-US" w:eastAsia="zh-CN" w:bidi="ar"/>
        </w:rPr>
        <w:t>"0020"</w:t>
      </w:r>
      <w:r w:rsidR="00851D2F" w:rsidRPr="0028422C">
        <w:rPr>
          <w:rFonts w:ascii="Times New Roman" w:eastAsia="Consolas" w:hAnsi="Times New Roman"/>
          <w:color w:val="3B3B3B"/>
          <w:sz w:val="16"/>
          <w:szCs w:val="16"/>
          <w:shd w:val="clear" w:color="auto" w:fill="FFFFFF"/>
          <w:lang w:val="en-US" w:eastAsia="zh-CN" w:bidi="ar"/>
        </w:rPr>
        <w:t>,</w:t>
      </w:r>
    </w:p>
    <w:p w14:paraId="205E9645"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"MasterInspectionCharacteristics"</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"00000069"</w:t>
      </w:r>
      <w:r w:rsidRPr="0028422C">
        <w:rPr>
          <w:rFonts w:ascii="Times New Roman" w:eastAsia="Consolas" w:hAnsi="Times New Roman"/>
          <w:color w:val="3B3B3B"/>
          <w:sz w:val="16"/>
          <w:szCs w:val="16"/>
          <w:shd w:val="clear" w:color="auto" w:fill="FFFFFF"/>
          <w:lang w:val="en-US" w:eastAsia="zh-CN" w:bidi="ar"/>
        </w:rPr>
        <w:t>,</w:t>
      </w:r>
    </w:p>
    <w:p w14:paraId="67B7A131"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InspectionCharacteristicsText</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"TENSILE LAP-SHEAR STRENGTH"</w:t>
      </w:r>
      <w:r w:rsidRPr="0028422C">
        <w:rPr>
          <w:rFonts w:ascii="Times New Roman" w:eastAsia="Consolas" w:hAnsi="Times New Roman"/>
          <w:color w:val="3B3B3B"/>
          <w:sz w:val="16"/>
          <w:szCs w:val="16"/>
          <w:shd w:val="clear" w:color="auto" w:fill="FFFFFF"/>
          <w:lang w:val="en-US" w:eastAsia="zh-CN" w:bidi="ar"/>
        </w:rPr>
        <w:t>,</w:t>
      </w:r>
    </w:p>
    <w:p w14:paraId="0AAFC3A0"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"InspectionMethod"</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"00595101"</w:t>
      </w:r>
      <w:r w:rsidRPr="0028422C">
        <w:rPr>
          <w:rFonts w:ascii="Times New Roman" w:eastAsia="Consolas" w:hAnsi="Times New Roman"/>
          <w:color w:val="3B3B3B"/>
          <w:sz w:val="16"/>
          <w:szCs w:val="16"/>
          <w:shd w:val="clear" w:color="auto" w:fill="FFFFFF"/>
          <w:lang w:val="en-US" w:eastAsia="zh-CN" w:bidi="ar"/>
        </w:rPr>
        <w:t>,</w:t>
      </w:r>
    </w:p>
    <w:p w14:paraId="13F0770B"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InspectionMethodText</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"Shear Strength-Block Specimens"</w:t>
      </w:r>
      <w:r w:rsidRPr="0028422C">
        <w:rPr>
          <w:rFonts w:ascii="Times New Roman" w:eastAsia="Consolas" w:hAnsi="Times New Roman"/>
          <w:color w:val="3B3B3B"/>
          <w:sz w:val="16"/>
          <w:szCs w:val="16"/>
          <w:shd w:val="clear" w:color="auto" w:fill="FFFFFF"/>
          <w:lang w:val="en-US" w:eastAsia="zh-CN" w:bidi="ar"/>
        </w:rPr>
        <w:t>,</w:t>
      </w:r>
    </w:p>
    <w:p w14:paraId="0B139107"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"LowerSpecLimit"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098658"/>
          <w:sz w:val="16"/>
          <w:szCs w:val="16"/>
          <w:shd w:val="clear" w:color="auto" w:fill="FFFFFF"/>
          <w:lang w:val="en-US" w:eastAsia="zh-CN" w:bidi="ar"/>
        </w:rPr>
        <w:t>254.5</w:t>
      </w:r>
      <w:r w:rsidRPr="0028422C">
        <w:rPr>
          <w:rFonts w:ascii="Times New Roman" w:eastAsia="Consolas" w:hAnsi="Times New Roman"/>
          <w:color w:val="3B3B3B"/>
          <w:sz w:val="16"/>
          <w:szCs w:val="16"/>
          <w:shd w:val="clear" w:color="auto" w:fill="FFFFFF"/>
          <w:lang w:val="en-US" w:eastAsia="zh-CN" w:bidi="ar"/>
        </w:rPr>
        <w:t>,</w:t>
      </w:r>
    </w:p>
    <w:p w14:paraId="08AF7D95"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"UpperSpecLimit"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098658"/>
          <w:sz w:val="16"/>
          <w:szCs w:val="16"/>
          <w:shd w:val="clear" w:color="auto" w:fill="FFFFFF"/>
          <w:lang w:val="en-US" w:eastAsia="zh-CN" w:bidi="ar"/>
        </w:rPr>
        <w:t>290.6</w:t>
      </w:r>
      <w:r w:rsidRPr="0028422C">
        <w:rPr>
          <w:rFonts w:ascii="Times New Roman" w:eastAsia="Consolas" w:hAnsi="Times New Roman"/>
          <w:color w:val="3B3B3B"/>
          <w:sz w:val="16"/>
          <w:szCs w:val="16"/>
          <w:shd w:val="clear" w:color="auto" w:fill="FFFFFF"/>
          <w:lang w:val="en-US" w:eastAsia="zh-CN" w:bidi="ar"/>
        </w:rPr>
        <w:t>,</w:t>
      </w:r>
    </w:p>
    <w:p w14:paraId="4F716DE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"DecimalPlace"</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098658"/>
          <w:sz w:val="16"/>
          <w:szCs w:val="16"/>
          <w:shd w:val="clear" w:color="auto" w:fill="FFFFFF"/>
          <w:lang w:val="en-US" w:eastAsia="zh-CN" w:bidi="ar"/>
        </w:rPr>
        <w:t>1</w:t>
      </w:r>
      <w:r w:rsidRPr="0028422C">
        <w:rPr>
          <w:rFonts w:ascii="Times New Roman" w:eastAsia="Consolas" w:hAnsi="Times New Roman"/>
          <w:color w:val="3B3B3B"/>
          <w:sz w:val="16"/>
          <w:szCs w:val="16"/>
          <w:shd w:val="clear" w:color="auto" w:fill="FFFFFF"/>
          <w:lang w:val="en-US" w:eastAsia="zh-CN" w:bidi="ar"/>
        </w:rPr>
        <w:t>,</w:t>
      </w:r>
    </w:p>
    <w:p w14:paraId="4D9240A3"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MeasureUnit</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"N/mm2"</w:t>
      </w:r>
      <w:r w:rsidRPr="0028422C">
        <w:rPr>
          <w:rFonts w:ascii="Times New Roman" w:eastAsia="Consolas" w:hAnsi="Times New Roman"/>
          <w:color w:val="3B3B3B"/>
          <w:sz w:val="16"/>
          <w:szCs w:val="16"/>
          <w:shd w:val="clear" w:color="auto" w:fill="FFFFFF"/>
          <w:lang w:val="en-US" w:eastAsia="zh-CN" w:bidi="ar"/>
        </w:rPr>
        <w:t>,</w:t>
      </w:r>
    </w:p>
    <w:p w14:paraId="7EC68181"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ResultRecordType</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"N</w:t>
      </w:r>
      <w:proofErr w:type="gramStart"/>
      <w:r w:rsidRPr="0028422C">
        <w:rPr>
          <w:rFonts w:ascii="Times New Roman" w:eastAsia="Consolas" w:hAnsi="Times New Roman"/>
          <w:color w:val="A3151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eastAsia="zh-CN" w:bidi="ar"/>
        </w:rPr>
        <w:t xml:space="preserve">  /</w:t>
      </w:r>
      <w:proofErr w:type="gramEnd"/>
      <w:r w:rsidRPr="0028422C">
        <w:rPr>
          <w:rFonts w:ascii="Times New Roman" w:eastAsia="Consolas" w:hAnsi="Times New Roman"/>
          <w:color w:val="3B3B3B"/>
          <w:sz w:val="16"/>
          <w:szCs w:val="16"/>
          <w:shd w:val="clear" w:color="auto" w:fill="FFFFFF"/>
          <w:lang w:eastAsia="zh-CN" w:bidi="ar"/>
        </w:rPr>
        <w:t>/can be N-Numeric or O-Options</w:t>
      </w:r>
    </w:p>
    <w:p w14:paraId="20633F55"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0451A5"/>
          <w:sz w:val="16"/>
          <w:szCs w:val="16"/>
          <w:highlight w:val="yellow"/>
          <w:shd w:val="clear" w:color="auto" w:fill="FFFFFF"/>
          <w:lang w:val="en-US" w:eastAsia="zh-CN"/>
        </w:rPr>
        <w:t>Result</w:t>
      </w:r>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"275.7"</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eastAsia="zh-CN" w:bidi="ar"/>
        </w:rPr>
        <w:t xml:space="preserve"> //if result is type is </w:t>
      </w:r>
      <w:proofErr w:type="gramStart"/>
      <w:r w:rsidRPr="0028422C">
        <w:rPr>
          <w:rFonts w:ascii="Times New Roman" w:eastAsia="Consolas" w:hAnsi="Times New Roman"/>
          <w:color w:val="3B3B3B"/>
          <w:sz w:val="16"/>
          <w:szCs w:val="16"/>
          <w:shd w:val="clear" w:color="auto" w:fill="FFFFFF"/>
          <w:lang w:eastAsia="zh-CN" w:bidi="ar"/>
        </w:rPr>
        <w:t>N</w:t>
      </w:r>
      <w:proofErr w:type="gramEnd"/>
      <w:r w:rsidRPr="0028422C">
        <w:rPr>
          <w:rFonts w:ascii="Times New Roman" w:eastAsia="Consolas" w:hAnsi="Times New Roman"/>
          <w:color w:val="3B3B3B"/>
          <w:sz w:val="16"/>
          <w:szCs w:val="16"/>
          <w:shd w:val="clear" w:color="auto" w:fill="FFFFFF"/>
          <w:lang w:eastAsia="zh-CN" w:bidi="ar"/>
        </w:rPr>
        <w:t xml:space="preserve"> then decimal result as string else pass/fail</w:t>
      </w:r>
    </w:p>
    <w:p w14:paraId="1A8150F6"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highlight w:val="yellow"/>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0451A5"/>
          <w:sz w:val="16"/>
          <w:szCs w:val="16"/>
          <w:highlight w:val="yellow"/>
          <w:shd w:val="clear" w:color="auto" w:fill="FFFFFF"/>
          <w:lang w:val="en-US" w:eastAsia="zh-CN"/>
        </w:rPr>
        <w:t>Comments</w:t>
      </w:r>
      <w:proofErr w:type="gramStart"/>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3B3B3B"/>
          <w:sz w:val="16"/>
          <w:szCs w:val="16"/>
          <w:highlight w:val="yellow"/>
          <w:shd w:val="clear" w:color="auto" w:fill="FFFFFF"/>
          <w:lang w:val="en-US" w:eastAsia="zh-CN" w:bidi="ar"/>
        </w:rPr>
        <w:t>:</w:t>
      </w:r>
      <w:r w:rsidRPr="0028422C">
        <w:rPr>
          <w:rFonts w:ascii="Times New Roman" w:eastAsia="Consolas" w:hAnsi="Times New Roman"/>
          <w:color w:val="A31515"/>
          <w:sz w:val="16"/>
          <w:szCs w:val="16"/>
          <w:highlight w:val="yellow"/>
          <w:shd w:val="clear" w:color="auto" w:fill="FFFFFF"/>
          <w:lang w:val="en-US" w:eastAsia="zh-CN" w:bidi="ar"/>
        </w:rPr>
        <w:t>"</w:t>
      </w:r>
      <w:proofErr w:type="gramEnd"/>
      <w:r w:rsidRPr="0028422C">
        <w:rPr>
          <w:rFonts w:ascii="Times New Roman" w:eastAsia="Consolas" w:hAnsi="Times New Roman"/>
          <w:color w:val="A31515"/>
          <w:sz w:val="16"/>
          <w:szCs w:val="16"/>
          <w:highlight w:val="yellow"/>
          <w:shd w:val="clear" w:color="auto" w:fill="FFFFFF"/>
          <w:lang w:val="en-US" w:eastAsia="zh-CN" w:bidi="ar"/>
        </w:rPr>
        <w:t>"</w:t>
      </w:r>
    </w:p>
    <w:p w14:paraId="6E0B9FDE"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w:t>
      </w:r>
    </w:p>
    <w:p w14:paraId="4F00F1D2"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w:t>
      </w:r>
    </w:p>
    <w:p w14:paraId="5EEA4831" w14:textId="77777777" w:rsidR="0028422C" w:rsidRDefault="00851D2F" w:rsidP="00436ECA">
      <w:pPr>
        <w:spacing w:before="77"/>
        <w:ind w:left="964"/>
        <w:rPr>
          <w:rFonts w:ascii="Consolas" w:eastAsiaTheme="minorEastAsia" w:hAnsi="Consolas" w:cs="Consolas"/>
          <w:color w:val="3B3B3B"/>
          <w:sz w:val="16"/>
          <w:szCs w:val="16"/>
          <w:shd w:val="clear" w:color="auto" w:fill="FFFFFF"/>
          <w:lang w:val="en-US" w:eastAsia="zh-CN" w:bidi="ar"/>
        </w:rPr>
      </w:pPr>
      <w:r w:rsidRPr="0028422C">
        <w:rPr>
          <w:rFonts w:ascii="Times New Roman" w:eastAsia="Consolas" w:hAnsi="Times New Roman"/>
          <w:color w:val="3B3B3B"/>
          <w:sz w:val="16"/>
          <w:szCs w:val="16"/>
          <w:shd w:val="clear" w:color="auto" w:fill="FFFFFF"/>
          <w:lang w:val="en-US" w:eastAsia="zh-CN" w:bidi="ar"/>
        </w:rPr>
        <w:t>}</w:t>
      </w:r>
    </w:p>
    <w:p w14:paraId="3B197A70" w14:textId="04A9FEC1" w:rsidR="000556E5" w:rsidRDefault="00866453" w:rsidP="00851D2F">
      <w:pPr>
        <w:spacing w:before="77"/>
        <w:ind w:left="244"/>
        <w:rPr>
          <w:rFonts w:ascii="Consolas" w:eastAsiaTheme="minorEastAsia"/>
          <w:color w:val="333333"/>
          <w:spacing w:val="-10"/>
          <w:sz w:val="19"/>
          <w:lang w:eastAsia="zh-CN"/>
        </w:rPr>
      </w:pPr>
      <w:r w:rsidRPr="00866453">
        <w:rPr>
          <w:rFonts w:ascii="Consolas" w:eastAsiaTheme="minorEastAsia"/>
          <w:color w:val="333333"/>
          <w:spacing w:val="-10"/>
          <w:sz w:val="19"/>
          <w:lang w:val="en-US" w:eastAsia="zh-CN"/>
        </w:rPr>
        <w:t> </w:t>
      </w:r>
    </w:p>
    <w:p w14:paraId="44B1C502" w14:textId="77777777" w:rsidR="000556E5" w:rsidRPr="00FC74D7" w:rsidRDefault="000556E5" w:rsidP="000556E5">
      <w:pPr>
        <w:jc w:val="both"/>
        <w:rPr>
          <w:rFonts w:ascii="Times New Roman" w:eastAsiaTheme="minorEastAsia" w:hAnsi="Times New Roman"/>
          <w:b/>
          <w:bCs/>
          <w:i/>
          <w:iCs/>
          <w:color w:val="4472C4" w:themeColor="accent1"/>
          <w:sz w:val="24"/>
          <w:lang w:eastAsia="zh-CN"/>
        </w:rPr>
      </w:pPr>
      <w:r w:rsidRPr="00FC74D7">
        <w:rPr>
          <w:rFonts w:ascii="Times New Roman" w:eastAsiaTheme="minorEastAsia" w:hAnsi="Times New Roman"/>
          <w:b/>
          <w:bCs/>
          <w:i/>
          <w:iCs/>
          <w:color w:val="4472C4" w:themeColor="accent1"/>
          <w:sz w:val="24"/>
          <w:lang w:eastAsia="zh-CN"/>
        </w:rPr>
        <w:t>Example response JSON:</w:t>
      </w:r>
    </w:p>
    <w:p w14:paraId="09BF3163" w14:textId="77777777" w:rsidR="000556E5" w:rsidRPr="00436ECA" w:rsidRDefault="000556E5" w:rsidP="00436ECA">
      <w:pPr>
        <w:ind w:left="673"/>
        <w:rPr>
          <w:rFonts w:ascii="Times New Roman" w:hAnsi="Times New Roman"/>
          <w:sz w:val="19"/>
        </w:rPr>
      </w:pPr>
      <w:r w:rsidRPr="00436ECA">
        <w:rPr>
          <w:rFonts w:ascii="Times New Roman" w:hAnsi="Times New Roman"/>
          <w:color w:val="333333"/>
          <w:spacing w:val="-10"/>
          <w:sz w:val="19"/>
        </w:rPr>
        <w:t>{</w:t>
      </w:r>
    </w:p>
    <w:p w14:paraId="06D6522C" w14:textId="77777777" w:rsidR="000556E5" w:rsidRPr="00436ECA" w:rsidRDefault="000556E5" w:rsidP="00436ECA">
      <w:pPr>
        <w:spacing w:before="93"/>
        <w:ind w:left="1102"/>
        <w:rPr>
          <w:rFonts w:ascii="Times New Roman" w:hAnsi="Times New Roman"/>
          <w:color w:val="333333"/>
          <w:sz w:val="19"/>
        </w:rPr>
      </w:pPr>
      <w:r w:rsidRPr="00436ECA">
        <w:rPr>
          <w:rFonts w:ascii="Times New Roman" w:hAnsi="Times New Roman"/>
          <w:color w:val="333333"/>
          <w:sz w:val="19"/>
        </w:rPr>
        <w:t>"</w:t>
      </w:r>
      <w:proofErr w:type="spellStart"/>
      <w:r w:rsidRPr="00436ECA">
        <w:rPr>
          <w:rFonts w:ascii="Times New Roman" w:hAnsi="Times New Roman"/>
          <w:color w:val="333333"/>
          <w:sz w:val="19"/>
        </w:rPr>
        <w:t>MesSampleId</w:t>
      </w:r>
      <w:proofErr w:type="spellEnd"/>
      <w:r w:rsidRPr="00436ECA">
        <w:rPr>
          <w:rFonts w:ascii="Times New Roman" w:hAnsi="Times New Roman"/>
          <w:color w:val="333333"/>
          <w:sz w:val="19"/>
        </w:rPr>
        <w:t>": "0000574979",</w:t>
      </w:r>
    </w:p>
    <w:p w14:paraId="671B2618" w14:textId="77777777" w:rsidR="000556E5" w:rsidRPr="00436ECA" w:rsidRDefault="000556E5" w:rsidP="00436ECA">
      <w:pPr>
        <w:spacing w:before="93"/>
        <w:ind w:left="1102"/>
        <w:rPr>
          <w:rFonts w:ascii="Times New Roman" w:hAnsi="Times New Roman"/>
          <w:color w:val="333333"/>
          <w:sz w:val="19"/>
        </w:rPr>
      </w:pPr>
      <w:r w:rsidRPr="00436ECA">
        <w:rPr>
          <w:rFonts w:ascii="Times New Roman" w:hAnsi="Times New Roman"/>
          <w:color w:val="333333"/>
          <w:sz w:val="19"/>
        </w:rPr>
        <w:t>"Status": 0,</w:t>
      </w:r>
    </w:p>
    <w:p w14:paraId="179144D5" w14:textId="77777777" w:rsidR="000556E5" w:rsidRPr="00436ECA" w:rsidRDefault="000556E5" w:rsidP="00436ECA">
      <w:pPr>
        <w:spacing w:before="93"/>
        <w:ind w:left="1102"/>
        <w:rPr>
          <w:rFonts w:ascii="Times New Roman" w:hAnsi="Times New Roman"/>
          <w:color w:val="333333"/>
          <w:sz w:val="19"/>
        </w:rPr>
      </w:pPr>
      <w:r w:rsidRPr="00436ECA">
        <w:rPr>
          <w:rFonts w:ascii="Times New Roman" w:hAnsi="Times New Roman"/>
          <w:color w:val="333333"/>
          <w:sz w:val="19"/>
        </w:rPr>
        <w:t>"Message": ""</w:t>
      </w:r>
    </w:p>
    <w:p w14:paraId="3B0A5840" w14:textId="77777777" w:rsidR="000556E5" w:rsidRPr="00436ECA" w:rsidRDefault="000556E5" w:rsidP="00436ECA">
      <w:pPr>
        <w:spacing w:before="93"/>
        <w:ind w:left="673"/>
        <w:rPr>
          <w:rFonts w:ascii="Times New Roman" w:hAnsi="Times New Roman"/>
          <w:sz w:val="19"/>
        </w:rPr>
      </w:pPr>
      <w:r w:rsidRPr="00436ECA">
        <w:rPr>
          <w:rFonts w:ascii="Times New Roman" w:hAnsi="Times New Roman"/>
          <w:color w:val="333333"/>
          <w:spacing w:val="-10"/>
          <w:sz w:val="19"/>
        </w:rPr>
        <w:t>}</w:t>
      </w:r>
    </w:p>
    <w:p w14:paraId="167C96CC" w14:textId="77777777" w:rsidR="000556E5" w:rsidRPr="000556E5" w:rsidRDefault="000556E5" w:rsidP="009D73C6">
      <w:pPr>
        <w:spacing w:before="77"/>
        <w:ind w:left="244"/>
        <w:rPr>
          <w:rFonts w:ascii="Consolas" w:eastAsiaTheme="minorEastAsia"/>
          <w:color w:val="333333"/>
          <w:spacing w:val="-10"/>
          <w:sz w:val="19"/>
          <w:lang w:eastAsia="zh-CN"/>
        </w:rPr>
      </w:pPr>
    </w:p>
    <w:p w14:paraId="78481307" w14:textId="0A4E1E78" w:rsidR="0035538F" w:rsidRPr="00907DFC" w:rsidRDefault="0035538F" w:rsidP="0035538F">
      <w:pPr>
        <w:spacing w:before="93"/>
        <w:ind w:left="244"/>
        <w:rPr>
          <w:rFonts w:ascii="Consolas" w:eastAsiaTheme="minorEastAsia"/>
          <w:color w:val="333333"/>
          <w:spacing w:val="-10"/>
          <w:sz w:val="19"/>
          <w:lang w:eastAsia="zh-CN"/>
        </w:rPr>
      </w:pPr>
    </w:p>
    <w:p w14:paraId="000EEDE8" w14:textId="77777777" w:rsidR="0035538F" w:rsidRPr="00F00396" w:rsidRDefault="0035538F" w:rsidP="0035538F">
      <w:pPr>
        <w:pStyle w:val="Heading6"/>
        <w:rPr>
          <w:rFonts w:eastAsiaTheme="minorEastAsia"/>
          <w:lang w:eastAsia="zh-CN"/>
        </w:rPr>
      </w:pPr>
      <w:r w:rsidRPr="00F00396">
        <w:rPr>
          <w:rFonts w:eastAsiaTheme="minorEastAsia" w:hint="eastAsia"/>
          <w:lang w:eastAsia="zh-CN"/>
        </w:rPr>
        <w:t>Error handling</w:t>
      </w:r>
    </w:p>
    <w:tbl>
      <w:tblPr>
        <w:tblW w:w="10175" w:type="dxa"/>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277"/>
        <w:gridCol w:w="3949"/>
        <w:gridCol w:w="3949"/>
      </w:tblGrid>
      <w:tr w:rsidR="00EE7540" w:rsidRPr="00A8674B" w14:paraId="0A155166" w14:textId="77777777" w:rsidTr="00FD7CF9">
        <w:trPr>
          <w:trHeight w:val="608"/>
        </w:trPr>
        <w:tc>
          <w:tcPr>
            <w:tcW w:w="2277" w:type="dxa"/>
            <w:shd w:val="clear" w:color="auto" w:fill="9CC2E5"/>
          </w:tcPr>
          <w:p w14:paraId="63E21FAB" w14:textId="77777777" w:rsidR="00EE7540" w:rsidRPr="00A8674B" w:rsidRDefault="00EE7540" w:rsidP="00FD7CF9">
            <w:pPr>
              <w:pStyle w:val="TableParagraph"/>
              <w:rPr>
                <w:rFonts w:ascii="Times New Roman" w:hAnsi="Times New Roman" w:cs="Times New Roman"/>
                <w:b/>
                <w:sz w:val="24"/>
              </w:rPr>
            </w:pPr>
            <w:proofErr w:type="spellStart"/>
            <w:r w:rsidRPr="00A8674B">
              <w:rPr>
                <w:rFonts w:ascii="Times New Roman" w:hAnsi="Times New Roman" w:cs="Times New Roman"/>
                <w:b/>
                <w:color w:val="333333"/>
                <w:spacing w:val="-2"/>
                <w:sz w:val="24"/>
              </w:rPr>
              <w:t>ReturnCode</w:t>
            </w:r>
            <w:proofErr w:type="spellEnd"/>
          </w:p>
        </w:tc>
        <w:tc>
          <w:tcPr>
            <w:tcW w:w="3949" w:type="dxa"/>
            <w:shd w:val="clear" w:color="auto" w:fill="9CC2E5"/>
          </w:tcPr>
          <w:p w14:paraId="74E5C02E" w14:textId="77777777" w:rsidR="00EE7540" w:rsidRPr="00A8674B" w:rsidRDefault="00EE7540" w:rsidP="00FD7CF9">
            <w:pPr>
              <w:pStyle w:val="TableParagraph"/>
              <w:ind w:left="133"/>
              <w:rPr>
                <w:rFonts w:ascii="Times New Roman" w:hAnsi="Times New Roman" w:cs="Times New Roman"/>
                <w:b/>
                <w:sz w:val="24"/>
              </w:rPr>
            </w:pPr>
            <w:r w:rsidRPr="00A8674B">
              <w:rPr>
                <w:rFonts w:ascii="Times New Roman" w:hAnsi="Times New Roman" w:cs="Times New Roman"/>
                <w:b/>
                <w:color w:val="333333"/>
                <w:spacing w:val="-2"/>
                <w:sz w:val="24"/>
              </w:rPr>
              <w:t>Description</w:t>
            </w:r>
          </w:p>
        </w:tc>
        <w:tc>
          <w:tcPr>
            <w:tcW w:w="3949" w:type="dxa"/>
            <w:shd w:val="clear" w:color="auto" w:fill="9CC2E5"/>
          </w:tcPr>
          <w:p w14:paraId="2D0A957B" w14:textId="77777777" w:rsidR="00EE7540" w:rsidRPr="001B59D3" w:rsidRDefault="00EE7540" w:rsidP="00FD7CF9">
            <w:pPr>
              <w:pStyle w:val="TableParagraph"/>
              <w:ind w:left="133"/>
              <w:rPr>
                <w:rFonts w:ascii="Times New Roman" w:eastAsiaTheme="minorEastAsia" w:hAnsi="Times New Roman" w:cs="Times New Roman"/>
                <w:b/>
                <w:color w:val="333333"/>
                <w:spacing w:val="-2"/>
                <w:sz w:val="24"/>
                <w:lang w:eastAsia="zh-CN"/>
              </w:rPr>
            </w:pPr>
            <w:r w:rsidRPr="00CC5954">
              <w:rPr>
                <w:rFonts w:ascii="Times New Roman" w:eastAsiaTheme="minorEastAsia" w:hAnsi="Times New Roman" w:cs="Times New Roman"/>
                <w:b/>
                <w:bCs/>
                <w:color w:val="333333"/>
                <w:spacing w:val="-2"/>
                <w:sz w:val="24"/>
                <w:lang w:val="en-GB" w:eastAsia="zh-CN"/>
              </w:rPr>
              <w:t>Action By QCLAD</w:t>
            </w:r>
          </w:p>
        </w:tc>
      </w:tr>
      <w:tr w:rsidR="00EE7540" w:rsidRPr="00A8674B" w14:paraId="26B85A27" w14:textId="77777777" w:rsidTr="00FD7CF9">
        <w:trPr>
          <w:trHeight w:val="623"/>
        </w:trPr>
        <w:tc>
          <w:tcPr>
            <w:tcW w:w="2277" w:type="dxa"/>
            <w:vAlign w:val="center"/>
          </w:tcPr>
          <w:p w14:paraId="6EE074FE" w14:textId="77777777" w:rsidR="00EE7540" w:rsidRPr="00B47CDE" w:rsidRDefault="00EE7540" w:rsidP="00FD7CF9">
            <w:pPr>
              <w:pStyle w:val="TableParagraph"/>
              <w:rPr>
                <w:rFonts w:ascii="Times New Roman" w:hAnsi="Times New Roman" w:cs="Times New Roman"/>
                <w:sz w:val="24"/>
                <w:szCs w:val="24"/>
              </w:rPr>
            </w:pPr>
            <w:r w:rsidRPr="00B47CDE">
              <w:rPr>
                <w:rFonts w:ascii="Times New Roman" w:hAnsi="Times New Roman" w:cs="Times New Roman"/>
                <w:color w:val="404040"/>
                <w:sz w:val="24"/>
                <w:szCs w:val="24"/>
              </w:rPr>
              <w:t>0001</w:t>
            </w:r>
          </w:p>
        </w:tc>
        <w:tc>
          <w:tcPr>
            <w:tcW w:w="3949" w:type="dxa"/>
            <w:vAlign w:val="center"/>
          </w:tcPr>
          <w:p w14:paraId="33F5244B" w14:textId="77777777" w:rsidR="00EE7540" w:rsidRPr="00B47CDE" w:rsidRDefault="00EE7540" w:rsidP="00FD7CF9">
            <w:pPr>
              <w:pStyle w:val="TableParagraph"/>
              <w:ind w:left="133"/>
              <w:rPr>
                <w:rFonts w:ascii="Times New Roman" w:hAnsi="Times New Roman" w:cs="Times New Roman"/>
                <w:sz w:val="24"/>
                <w:szCs w:val="24"/>
              </w:rPr>
            </w:pPr>
            <w:r w:rsidRPr="00B47CDE">
              <w:rPr>
                <w:rFonts w:ascii="Times New Roman" w:hAnsi="Times New Roman" w:cs="Times New Roman"/>
                <w:color w:val="404040"/>
                <w:sz w:val="24"/>
                <w:szCs w:val="24"/>
              </w:rPr>
              <w:t>Success</w:t>
            </w:r>
          </w:p>
        </w:tc>
        <w:tc>
          <w:tcPr>
            <w:tcW w:w="3949" w:type="dxa"/>
            <w:vAlign w:val="center"/>
          </w:tcPr>
          <w:p w14:paraId="5E7E1A00" w14:textId="77777777" w:rsidR="00EE7540" w:rsidRPr="00B47CDE" w:rsidRDefault="00EE7540" w:rsidP="00FD7CF9">
            <w:pPr>
              <w:pStyle w:val="TableParagraph"/>
              <w:ind w:left="133"/>
              <w:rPr>
                <w:rFonts w:ascii="Times New Roman" w:eastAsiaTheme="minorEastAsia" w:hAnsi="Times New Roman" w:cs="Times New Roman"/>
                <w:color w:val="333333"/>
                <w:spacing w:val="-2"/>
                <w:sz w:val="24"/>
                <w:szCs w:val="24"/>
                <w:lang w:eastAsia="zh-CN"/>
              </w:rPr>
            </w:pPr>
            <w:r w:rsidRPr="00B47CDE">
              <w:rPr>
                <w:rFonts w:ascii="Times New Roman" w:hAnsi="Times New Roman" w:cs="Times New Roman"/>
                <w:color w:val="404040"/>
                <w:sz w:val="24"/>
                <w:szCs w:val="24"/>
              </w:rPr>
              <w:t>No Action</w:t>
            </w:r>
          </w:p>
        </w:tc>
      </w:tr>
      <w:tr w:rsidR="00EE7540" w:rsidRPr="00A8674B" w14:paraId="63AE69B4" w14:textId="77777777" w:rsidTr="00FD7CF9">
        <w:trPr>
          <w:trHeight w:val="623"/>
        </w:trPr>
        <w:tc>
          <w:tcPr>
            <w:tcW w:w="2277" w:type="dxa"/>
            <w:vAlign w:val="center"/>
          </w:tcPr>
          <w:p w14:paraId="09675014" w14:textId="77777777" w:rsidR="00EE7540" w:rsidRPr="00B47CDE" w:rsidRDefault="00EE7540" w:rsidP="00FD7CF9">
            <w:pPr>
              <w:pStyle w:val="TableParagraph"/>
              <w:rPr>
                <w:rFonts w:ascii="Times New Roman" w:hAnsi="Times New Roman" w:cs="Times New Roman"/>
                <w:sz w:val="24"/>
                <w:szCs w:val="24"/>
              </w:rPr>
            </w:pPr>
            <w:r w:rsidRPr="00B47CDE">
              <w:rPr>
                <w:rFonts w:ascii="Times New Roman" w:hAnsi="Times New Roman" w:cs="Times New Roman"/>
                <w:color w:val="404040"/>
                <w:sz w:val="24"/>
                <w:szCs w:val="24"/>
              </w:rPr>
              <w:t>0002</w:t>
            </w:r>
          </w:p>
        </w:tc>
        <w:tc>
          <w:tcPr>
            <w:tcW w:w="3949" w:type="dxa"/>
            <w:vAlign w:val="center"/>
          </w:tcPr>
          <w:p w14:paraId="5B77D4CC" w14:textId="77777777" w:rsidR="00EE7540" w:rsidRPr="00B47CDE" w:rsidRDefault="00EE7540" w:rsidP="00FD7CF9">
            <w:pPr>
              <w:pStyle w:val="TableParagraph"/>
              <w:ind w:left="133"/>
              <w:rPr>
                <w:rFonts w:ascii="Times New Roman" w:hAnsi="Times New Roman" w:cs="Times New Roman"/>
                <w:sz w:val="24"/>
                <w:szCs w:val="24"/>
              </w:rPr>
            </w:pPr>
            <w:r w:rsidRPr="00B47CDE">
              <w:rPr>
                <w:rFonts w:ascii="Times New Roman" w:hAnsi="Times New Roman" w:cs="Times New Roman"/>
                <w:color w:val="404040"/>
                <w:sz w:val="24"/>
                <w:szCs w:val="24"/>
              </w:rPr>
              <w:t>API Authentication Error</w:t>
            </w:r>
          </w:p>
        </w:tc>
        <w:tc>
          <w:tcPr>
            <w:tcW w:w="3949" w:type="dxa"/>
            <w:vAlign w:val="center"/>
          </w:tcPr>
          <w:p w14:paraId="1F2B8588" w14:textId="77777777" w:rsidR="00EE7540" w:rsidRPr="00B47CDE" w:rsidRDefault="00EE7540" w:rsidP="00FD7CF9">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Correct Authentication and Resend</w:t>
            </w:r>
          </w:p>
        </w:tc>
      </w:tr>
      <w:tr w:rsidR="00EE7540" w:rsidRPr="00A8674B" w14:paraId="5BFE5206" w14:textId="77777777" w:rsidTr="00FD7CF9">
        <w:trPr>
          <w:trHeight w:val="608"/>
        </w:trPr>
        <w:tc>
          <w:tcPr>
            <w:tcW w:w="2277" w:type="dxa"/>
            <w:vAlign w:val="center"/>
          </w:tcPr>
          <w:p w14:paraId="3519FA2E" w14:textId="77777777" w:rsidR="00EE7540" w:rsidRPr="00B47CDE" w:rsidRDefault="00EE7540" w:rsidP="00FD7CF9">
            <w:pPr>
              <w:pStyle w:val="TableParagraph"/>
              <w:rPr>
                <w:rFonts w:ascii="Times New Roman" w:hAnsi="Times New Roman" w:cs="Times New Roman"/>
                <w:sz w:val="24"/>
                <w:szCs w:val="24"/>
              </w:rPr>
            </w:pPr>
            <w:r w:rsidRPr="00B47CDE">
              <w:rPr>
                <w:rFonts w:ascii="Times New Roman" w:hAnsi="Times New Roman" w:cs="Times New Roman"/>
                <w:color w:val="404040"/>
                <w:sz w:val="24"/>
                <w:szCs w:val="24"/>
              </w:rPr>
              <w:t>0003</w:t>
            </w:r>
          </w:p>
        </w:tc>
        <w:tc>
          <w:tcPr>
            <w:tcW w:w="3949" w:type="dxa"/>
            <w:vAlign w:val="center"/>
          </w:tcPr>
          <w:p w14:paraId="409F7DBE" w14:textId="77777777" w:rsidR="00EE7540" w:rsidRPr="00B47CDE" w:rsidRDefault="00EE7540" w:rsidP="00FD7CF9">
            <w:pPr>
              <w:pStyle w:val="TableParagraph"/>
              <w:ind w:left="133"/>
              <w:rPr>
                <w:rFonts w:ascii="Times New Roman" w:hAnsi="Times New Roman" w:cs="Times New Roman"/>
                <w:sz w:val="24"/>
                <w:szCs w:val="24"/>
              </w:rPr>
            </w:pPr>
            <w:r w:rsidRPr="00B47CDE">
              <w:rPr>
                <w:rFonts w:ascii="Times New Roman" w:hAnsi="Times New Roman" w:cs="Times New Roman"/>
                <w:color w:val="404040"/>
                <w:sz w:val="24"/>
                <w:szCs w:val="24"/>
              </w:rPr>
              <w:t>Invalid Sample Number</w:t>
            </w:r>
          </w:p>
        </w:tc>
        <w:tc>
          <w:tcPr>
            <w:tcW w:w="3949" w:type="dxa"/>
            <w:vAlign w:val="center"/>
          </w:tcPr>
          <w:p w14:paraId="41A7C35B" w14:textId="77777777" w:rsidR="00EE7540" w:rsidRPr="00B47CDE" w:rsidRDefault="00EE7540" w:rsidP="00FD7CF9">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 xml:space="preserve">Correct sample number and </w:t>
            </w:r>
            <w:proofErr w:type="gramStart"/>
            <w:r w:rsidRPr="00B47CDE">
              <w:rPr>
                <w:rFonts w:ascii="Times New Roman" w:hAnsi="Times New Roman" w:cs="Times New Roman"/>
                <w:color w:val="404040"/>
                <w:sz w:val="24"/>
                <w:szCs w:val="24"/>
              </w:rPr>
              <w:t>Resend</w:t>
            </w:r>
            <w:proofErr w:type="gramEnd"/>
          </w:p>
        </w:tc>
      </w:tr>
      <w:tr w:rsidR="00EE7540" w:rsidRPr="00A8674B" w14:paraId="68C34F3F" w14:textId="77777777" w:rsidTr="00FD7CF9">
        <w:trPr>
          <w:trHeight w:val="608"/>
        </w:trPr>
        <w:tc>
          <w:tcPr>
            <w:tcW w:w="2277" w:type="dxa"/>
            <w:vAlign w:val="center"/>
          </w:tcPr>
          <w:p w14:paraId="469D9376" w14:textId="77777777" w:rsidR="00EE7540" w:rsidRPr="00B47CDE" w:rsidRDefault="00EE7540" w:rsidP="00FD7CF9">
            <w:pPr>
              <w:pStyle w:val="TableParagraph"/>
              <w:rPr>
                <w:rFonts w:ascii="Times New Roman" w:hAnsi="Times New Roman" w:cs="Times New Roman"/>
                <w:color w:val="333333"/>
                <w:spacing w:val="-4"/>
                <w:sz w:val="24"/>
                <w:szCs w:val="24"/>
              </w:rPr>
            </w:pPr>
            <w:r w:rsidRPr="00B47CDE">
              <w:rPr>
                <w:rFonts w:ascii="Times New Roman" w:hAnsi="Times New Roman" w:cs="Times New Roman"/>
                <w:color w:val="404040"/>
                <w:sz w:val="24"/>
                <w:szCs w:val="24"/>
              </w:rPr>
              <w:t>0004</w:t>
            </w:r>
          </w:p>
        </w:tc>
        <w:tc>
          <w:tcPr>
            <w:tcW w:w="3949" w:type="dxa"/>
            <w:vAlign w:val="center"/>
          </w:tcPr>
          <w:p w14:paraId="262EE332" w14:textId="77777777" w:rsidR="00EE7540" w:rsidRPr="00B47CDE" w:rsidRDefault="00EE7540" w:rsidP="00FD7CF9">
            <w:pPr>
              <w:pStyle w:val="TableParagraph"/>
              <w:ind w:left="133"/>
              <w:rPr>
                <w:rFonts w:ascii="Times New Roman" w:hAnsi="Times New Roman" w:cs="Times New Roman"/>
                <w:color w:val="333333"/>
                <w:sz w:val="24"/>
                <w:szCs w:val="24"/>
              </w:rPr>
            </w:pPr>
            <w:r w:rsidRPr="00B47CDE">
              <w:rPr>
                <w:rFonts w:ascii="Times New Roman" w:hAnsi="Times New Roman" w:cs="Times New Roman"/>
                <w:color w:val="404040"/>
                <w:sz w:val="24"/>
                <w:szCs w:val="24"/>
              </w:rPr>
              <w:t>Invalid date time format</w:t>
            </w:r>
          </w:p>
        </w:tc>
        <w:tc>
          <w:tcPr>
            <w:tcW w:w="3949" w:type="dxa"/>
            <w:vAlign w:val="center"/>
          </w:tcPr>
          <w:p w14:paraId="6FCEBA05" w14:textId="77777777" w:rsidR="00EE7540" w:rsidRPr="00B47CDE" w:rsidRDefault="00EE7540" w:rsidP="00FD7CF9">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 xml:space="preserve">Correct the data and </w:t>
            </w:r>
            <w:proofErr w:type="gramStart"/>
            <w:r w:rsidRPr="00B47CDE">
              <w:rPr>
                <w:rFonts w:ascii="Times New Roman" w:hAnsi="Times New Roman" w:cs="Times New Roman"/>
                <w:color w:val="404040"/>
                <w:sz w:val="24"/>
                <w:szCs w:val="24"/>
              </w:rPr>
              <w:t>Resend</w:t>
            </w:r>
            <w:proofErr w:type="gramEnd"/>
          </w:p>
        </w:tc>
      </w:tr>
      <w:tr w:rsidR="00EE7540" w:rsidRPr="00A8674B" w14:paraId="0A43C789" w14:textId="77777777" w:rsidTr="00FD7CF9">
        <w:trPr>
          <w:trHeight w:val="608"/>
        </w:trPr>
        <w:tc>
          <w:tcPr>
            <w:tcW w:w="2277" w:type="dxa"/>
            <w:vAlign w:val="center"/>
          </w:tcPr>
          <w:p w14:paraId="27C4006D" w14:textId="77777777" w:rsidR="00EE7540" w:rsidRPr="00B47CDE" w:rsidRDefault="00EE7540" w:rsidP="00FD7CF9">
            <w:pPr>
              <w:pStyle w:val="TableParagraph"/>
              <w:rPr>
                <w:rFonts w:ascii="Times New Roman" w:hAnsi="Times New Roman" w:cs="Times New Roman"/>
                <w:color w:val="333333"/>
                <w:spacing w:val="-4"/>
                <w:sz w:val="24"/>
                <w:szCs w:val="24"/>
              </w:rPr>
            </w:pPr>
            <w:r w:rsidRPr="00B47CDE">
              <w:rPr>
                <w:rFonts w:ascii="Times New Roman" w:hAnsi="Times New Roman" w:cs="Times New Roman"/>
                <w:color w:val="404040"/>
                <w:sz w:val="24"/>
                <w:szCs w:val="24"/>
              </w:rPr>
              <w:t>0005</w:t>
            </w:r>
          </w:p>
        </w:tc>
        <w:tc>
          <w:tcPr>
            <w:tcW w:w="3949" w:type="dxa"/>
            <w:vAlign w:val="center"/>
          </w:tcPr>
          <w:p w14:paraId="25511597" w14:textId="77777777" w:rsidR="00EE7540" w:rsidRPr="00B47CDE" w:rsidRDefault="00EE7540" w:rsidP="00FD7CF9">
            <w:pPr>
              <w:pStyle w:val="TableParagraph"/>
              <w:ind w:left="133"/>
              <w:rPr>
                <w:rFonts w:ascii="Times New Roman" w:hAnsi="Times New Roman" w:cs="Times New Roman"/>
                <w:color w:val="333333"/>
                <w:sz w:val="24"/>
                <w:szCs w:val="24"/>
              </w:rPr>
            </w:pPr>
            <w:r w:rsidRPr="00B47CDE">
              <w:rPr>
                <w:rFonts w:ascii="Times New Roman" w:hAnsi="Times New Roman" w:cs="Times New Roman"/>
                <w:color w:val="404040"/>
                <w:sz w:val="24"/>
                <w:szCs w:val="24"/>
              </w:rPr>
              <w:t>Invalid JSON</w:t>
            </w:r>
          </w:p>
        </w:tc>
        <w:tc>
          <w:tcPr>
            <w:tcW w:w="3949" w:type="dxa"/>
            <w:vAlign w:val="center"/>
          </w:tcPr>
          <w:p w14:paraId="32B5F9FA" w14:textId="77777777" w:rsidR="00EE7540" w:rsidRPr="00B47CDE" w:rsidRDefault="00EE7540" w:rsidP="00FD7CF9">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MES Will take care further process</w:t>
            </w:r>
          </w:p>
        </w:tc>
      </w:tr>
    </w:tbl>
    <w:p w14:paraId="0A18B155" w14:textId="77777777" w:rsidR="0035538F" w:rsidRPr="00D95709" w:rsidRDefault="0035538F" w:rsidP="0035538F">
      <w:pPr>
        <w:spacing w:before="93"/>
        <w:ind w:left="244"/>
        <w:rPr>
          <w:rFonts w:ascii="Consolas" w:eastAsiaTheme="minorEastAsia"/>
          <w:sz w:val="19"/>
          <w:lang w:eastAsia="zh-CN"/>
        </w:rPr>
      </w:pPr>
    </w:p>
    <w:p w14:paraId="35CB527C" w14:textId="77777777" w:rsidR="009D73C6" w:rsidRPr="00D26542" w:rsidRDefault="009D73C6" w:rsidP="00D26542">
      <w:pPr>
        <w:pStyle w:val="Heading6"/>
        <w:rPr>
          <w:rFonts w:eastAsiaTheme="minorEastAsia"/>
          <w:lang w:eastAsia="zh-CN"/>
        </w:rPr>
      </w:pPr>
      <w:r w:rsidRPr="00D26542">
        <w:rPr>
          <w:rFonts w:eastAsiaTheme="minorEastAsia"/>
          <w:lang w:eastAsia="zh-CN"/>
        </w:rPr>
        <w:t>Field Mapping</w:t>
      </w:r>
    </w:p>
    <w:p w14:paraId="54282CD2" w14:textId="77777777" w:rsidR="009D73C6" w:rsidRDefault="009D73C6" w:rsidP="009D73C6">
      <w:pPr>
        <w:pStyle w:val="BodyText"/>
        <w:spacing w:before="145" w:after="1"/>
        <w:rPr>
          <w:rFonts w:ascii="Arial"/>
          <w:b/>
          <w:sz w:val="20"/>
        </w:rPr>
      </w:pPr>
    </w:p>
    <w:tbl>
      <w:tblPr>
        <w:tblW w:w="10212" w:type="dxa"/>
        <w:tblInd w:w="-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993"/>
        <w:gridCol w:w="2439"/>
        <w:gridCol w:w="3231"/>
        <w:gridCol w:w="3549"/>
      </w:tblGrid>
      <w:tr w:rsidR="009D73C6" w:rsidRPr="00964CDA" w14:paraId="15593F39" w14:textId="77777777" w:rsidTr="008230D5">
        <w:trPr>
          <w:trHeight w:val="629"/>
        </w:trPr>
        <w:tc>
          <w:tcPr>
            <w:tcW w:w="993" w:type="dxa"/>
            <w:shd w:val="clear" w:color="auto" w:fill="9CC2E5"/>
          </w:tcPr>
          <w:p w14:paraId="244C62F6" w14:textId="77777777" w:rsidR="009D73C6" w:rsidRPr="00A8674B" w:rsidRDefault="009D73C6" w:rsidP="00E74401">
            <w:pPr>
              <w:pStyle w:val="TableParagraph"/>
              <w:jc w:val="center"/>
              <w:rPr>
                <w:rFonts w:ascii="Times New Roman" w:hAnsi="Times New Roman" w:cs="Times New Roman"/>
                <w:b/>
                <w:sz w:val="24"/>
              </w:rPr>
            </w:pPr>
            <w:r w:rsidRPr="00A8674B">
              <w:rPr>
                <w:rFonts w:ascii="Times New Roman" w:hAnsi="Times New Roman" w:cs="Times New Roman"/>
                <w:b/>
                <w:color w:val="333333"/>
                <w:spacing w:val="-5"/>
                <w:sz w:val="24"/>
              </w:rPr>
              <w:t>No.</w:t>
            </w:r>
          </w:p>
        </w:tc>
        <w:tc>
          <w:tcPr>
            <w:tcW w:w="2439" w:type="dxa"/>
            <w:shd w:val="clear" w:color="auto" w:fill="9CC2E5"/>
          </w:tcPr>
          <w:p w14:paraId="217D35B6" w14:textId="77777777" w:rsidR="009D73C6" w:rsidRPr="00A8674B" w:rsidRDefault="009D73C6">
            <w:pPr>
              <w:pStyle w:val="TableParagraph"/>
              <w:ind w:left="124"/>
              <w:rPr>
                <w:rFonts w:ascii="Times New Roman" w:hAnsi="Times New Roman" w:cs="Times New Roman"/>
                <w:b/>
                <w:sz w:val="24"/>
              </w:rPr>
            </w:pPr>
            <w:r w:rsidRPr="00A8674B">
              <w:rPr>
                <w:rFonts w:ascii="Times New Roman" w:hAnsi="Times New Roman" w:cs="Times New Roman"/>
                <w:b/>
                <w:color w:val="333333"/>
                <w:sz w:val="24"/>
              </w:rPr>
              <w:t xml:space="preserve">MES </w:t>
            </w:r>
            <w:r w:rsidRPr="00A8674B">
              <w:rPr>
                <w:rFonts w:ascii="Times New Roman" w:hAnsi="Times New Roman" w:cs="Times New Roman"/>
                <w:b/>
                <w:color w:val="333333"/>
                <w:spacing w:val="-2"/>
                <w:sz w:val="24"/>
              </w:rPr>
              <w:t>Field</w:t>
            </w:r>
          </w:p>
        </w:tc>
        <w:tc>
          <w:tcPr>
            <w:tcW w:w="3231" w:type="dxa"/>
            <w:shd w:val="clear" w:color="auto" w:fill="9CC2E5"/>
          </w:tcPr>
          <w:p w14:paraId="5B823F63" w14:textId="77777777" w:rsidR="009D73C6" w:rsidRPr="00A8674B" w:rsidRDefault="009D73C6">
            <w:pPr>
              <w:pStyle w:val="TableParagraph"/>
              <w:ind w:left="120"/>
              <w:rPr>
                <w:rFonts w:ascii="Times New Roman" w:hAnsi="Times New Roman" w:cs="Times New Roman"/>
                <w:b/>
                <w:sz w:val="24"/>
              </w:rPr>
            </w:pPr>
            <w:r w:rsidRPr="00A8674B">
              <w:rPr>
                <w:rFonts w:ascii="Times New Roman" w:hAnsi="Times New Roman" w:cs="Times New Roman"/>
                <w:b/>
                <w:color w:val="333333"/>
                <w:spacing w:val="-2"/>
                <w:sz w:val="24"/>
              </w:rPr>
              <w:t>Description</w:t>
            </w:r>
          </w:p>
        </w:tc>
        <w:tc>
          <w:tcPr>
            <w:tcW w:w="3549" w:type="dxa"/>
            <w:shd w:val="clear" w:color="auto" w:fill="9CC2E5"/>
          </w:tcPr>
          <w:p w14:paraId="2EC6A29D" w14:textId="77777777" w:rsidR="009D73C6" w:rsidRPr="00A8674B" w:rsidRDefault="009D73C6" w:rsidP="008230D5">
            <w:pPr>
              <w:pStyle w:val="TableParagraph"/>
              <w:rPr>
                <w:rFonts w:ascii="Times New Roman" w:hAnsi="Times New Roman" w:cs="Times New Roman"/>
                <w:b/>
                <w:sz w:val="24"/>
              </w:rPr>
            </w:pPr>
            <w:r w:rsidRPr="00A8674B">
              <w:rPr>
                <w:rFonts w:ascii="Times New Roman" w:hAnsi="Times New Roman" w:cs="Times New Roman"/>
                <w:b/>
                <w:color w:val="333333"/>
                <w:sz w:val="24"/>
              </w:rPr>
              <w:t xml:space="preserve">QCLAD Field </w:t>
            </w:r>
            <w:r w:rsidRPr="00A8674B">
              <w:rPr>
                <w:rFonts w:ascii="Times New Roman" w:hAnsi="Times New Roman" w:cs="Times New Roman"/>
                <w:b/>
                <w:color w:val="333333"/>
                <w:spacing w:val="-2"/>
                <w:sz w:val="24"/>
              </w:rPr>
              <w:t>Mapping</w:t>
            </w:r>
          </w:p>
        </w:tc>
      </w:tr>
      <w:tr w:rsidR="008230D5" w:rsidRPr="00964CDA" w14:paraId="739F1EF3" w14:textId="77777777" w:rsidTr="008230D5">
        <w:trPr>
          <w:trHeight w:val="614"/>
        </w:trPr>
        <w:tc>
          <w:tcPr>
            <w:tcW w:w="993" w:type="dxa"/>
          </w:tcPr>
          <w:p w14:paraId="1BDB2D8C" w14:textId="7E9E21B9" w:rsidR="008230D5" w:rsidRPr="00A8674B" w:rsidRDefault="008230D5" w:rsidP="00090406">
            <w:pPr>
              <w:pStyle w:val="TableParagraph"/>
              <w:numPr>
                <w:ilvl w:val="0"/>
                <w:numId w:val="12"/>
              </w:numPr>
              <w:rPr>
                <w:rFonts w:ascii="Times New Roman" w:hAnsi="Times New Roman" w:cs="Times New Roman"/>
                <w:sz w:val="24"/>
              </w:rPr>
            </w:pPr>
          </w:p>
        </w:tc>
        <w:tc>
          <w:tcPr>
            <w:tcW w:w="2439" w:type="dxa"/>
          </w:tcPr>
          <w:p w14:paraId="426F2468" w14:textId="0F42FA9E"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sampleType</w:t>
            </w:r>
            <w:proofErr w:type="spellEnd"/>
          </w:p>
        </w:tc>
        <w:tc>
          <w:tcPr>
            <w:tcW w:w="3231" w:type="dxa"/>
          </w:tcPr>
          <w:p w14:paraId="3CD48DBC" w14:textId="50A85A3D"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 xml:space="preserve">sample Type </w:t>
            </w:r>
          </w:p>
        </w:tc>
        <w:tc>
          <w:tcPr>
            <w:tcW w:w="3549" w:type="dxa"/>
          </w:tcPr>
          <w:p w14:paraId="414E4AFA" w14:textId="5ED646BC" w:rsidR="008230D5" w:rsidRPr="008230D5" w:rsidRDefault="008230D5" w:rsidP="008230D5">
            <w:pPr>
              <w:pStyle w:val="TableParagraph"/>
              <w:rPr>
                <w:rFonts w:ascii="Times New Roman" w:hAnsi="Times New Roman" w:cs="Times New Roman"/>
                <w:sz w:val="24"/>
                <w:szCs w:val="24"/>
              </w:rPr>
            </w:pPr>
            <w:proofErr w:type="spellStart"/>
            <w:proofErr w:type="gramStart"/>
            <w:r w:rsidRPr="008230D5">
              <w:rPr>
                <w:rFonts w:ascii="Times New Roman" w:hAnsi="Times New Roman" w:cs="Times New Roman"/>
                <w:color w:val="000000"/>
                <w:sz w:val="24"/>
                <w:szCs w:val="24"/>
              </w:rPr>
              <w:t>sample.HenInspectionCategory</w:t>
            </w:r>
            <w:proofErr w:type="spellEnd"/>
            <w:proofErr w:type="gramEnd"/>
          </w:p>
        </w:tc>
      </w:tr>
      <w:tr w:rsidR="008230D5" w:rsidRPr="00964CDA" w14:paraId="4B134B03" w14:textId="77777777" w:rsidTr="008230D5">
        <w:trPr>
          <w:trHeight w:val="629"/>
        </w:trPr>
        <w:tc>
          <w:tcPr>
            <w:tcW w:w="993" w:type="dxa"/>
          </w:tcPr>
          <w:p w14:paraId="3A735114" w14:textId="1380A0E8" w:rsidR="008230D5" w:rsidRPr="00A8674B" w:rsidRDefault="008230D5" w:rsidP="00090406">
            <w:pPr>
              <w:pStyle w:val="TableParagraph"/>
              <w:numPr>
                <w:ilvl w:val="0"/>
                <w:numId w:val="12"/>
              </w:numPr>
              <w:rPr>
                <w:rFonts w:ascii="Times New Roman" w:hAnsi="Times New Roman" w:cs="Times New Roman"/>
                <w:sz w:val="24"/>
              </w:rPr>
            </w:pPr>
          </w:p>
        </w:tc>
        <w:tc>
          <w:tcPr>
            <w:tcW w:w="2439" w:type="dxa"/>
          </w:tcPr>
          <w:p w14:paraId="74FA4F65" w14:textId="5F59E5FF"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sampleLabelNumber</w:t>
            </w:r>
            <w:proofErr w:type="spellEnd"/>
          </w:p>
        </w:tc>
        <w:tc>
          <w:tcPr>
            <w:tcW w:w="3231" w:type="dxa"/>
          </w:tcPr>
          <w:p w14:paraId="41C4BB72" w14:textId="29E7FD84"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Unique ID for the sample</w:t>
            </w:r>
          </w:p>
        </w:tc>
        <w:tc>
          <w:tcPr>
            <w:tcW w:w="3549" w:type="dxa"/>
          </w:tcPr>
          <w:p w14:paraId="3357D1AB" w14:textId="72A58A6D" w:rsidR="008230D5" w:rsidRPr="008230D5" w:rsidRDefault="008230D5" w:rsidP="008230D5">
            <w:pPr>
              <w:pStyle w:val="TableParagraph"/>
              <w:rPr>
                <w:rFonts w:ascii="Times New Roman" w:hAnsi="Times New Roman" w:cs="Times New Roman"/>
                <w:sz w:val="24"/>
                <w:szCs w:val="24"/>
              </w:rPr>
            </w:pPr>
            <w:proofErr w:type="spellStart"/>
            <w:proofErr w:type="gramStart"/>
            <w:r w:rsidRPr="008230D5">
              <w:rPr>
                <w:rFonts w:ascii="Times New Roman" w:hAnsi="Times New Roman" w:cs="Times New Roman"/>
                <w:color w:val="000000"/>
                <w:sz w:val="24"/>
                <w:szCs w:val="24"/>
              </w:rPr>
              <w:t>sample.HenMesId</w:t>
            </w:r>
            <w:proofErr w:type="spellEnd"/>
            <w:proofErr w:type="gramEnd"/>
          </w:p>
        </w:tc>
      </w:tr>
      <w:tr w:rsidR="008230D5" w:rsidRPr="00964CDA" w14:paraId="122372A6" w14:textId="77777777" w:rsidTr="008230D5">
        <w:trPr>
          <w:trHeight w:val="629"/>
        </w:trPr>
        <w:tc>
          <w:tcPr>
            <w:tcW w:w="993" w:type="dxa"/>
          </w:tcPr>
          <w:p w14:paraId="3E318D47" w14:textId="50D5DBA5" w:rsidR="008230D5" w:rsidRPr="00A8674B" w:rsidRDefault="008230D5" w:rsidP="00090406">
            <w:pPr>
              <w:pStyle w:val="TableParagraph"/>
              <w:numPr>
                <w:ilvl w:val="0"/>
                <w:numId w:val="12"/>
              </w:numPr>
              <w:rPr>
                <w:rFonts w:ascii="Times New Roman" w:hAnsi="Times New Roman" w:cs="Times New Roman"/>
                <w:sz w:val="24"/>
              </w:rPr>
            </w:pPr>
          </w:p>
        </w:tc>
        <w:tc>
          <w:tcPr>
            <w:tcW w:w="2439" w:type="dxa"/>
          </w:tcPr>
          <w:p w14:paraId="0E05B8CF" w14:textId="4230A785"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processOrder</w:t>
            </w:r>
            <w:proofErr w:type="spellEnd"/>
          </w:p>
        </w:tc>
        <w:tc>
          <w:tcPr>
            <w:tcW w:w="3231" w:type="dxa"/>
          </w:tcPr>
          <w:p w14:paraId="0C8F92C7" w14:textId="4F074444"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Process Order</w:t>
            </w:r>
          </w:p>
        </w:tc>
        <w:tc>
          <w:tcPr>
            <w:tcW w:w="3549" w:type="dxa"/>
          </w:tcPr>
          <w:p w14:paraId="7AFE8AE5" w14:textId="7EABF80B" w:rsidR="008230D5" w:rsidRPr="008230D5" w:rsidRDefault="008230D5" w:rsidP="008230D5">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Sample.HenProcessOrder</w:t>
            </w:r>
            <w:proofErr w:type="spellEnd"/>
          </w:p>
        </w:tc>
      </w:tr>
      <w:tr w:rsidR="008230D5" w:rsidRPr="00964CDA" w14:paraId="773446CE" w14:textId="77777777" w:rsidTr="008230D5">
        <w:trPr>
          <w:trHeight w:val="614"/>
        </w:trPr>
        <w:tc>
          <w:tcPr>
            <w:tcW w:w="993" w:type="dxa"/>
          </w:tcPr>
          <w:p w14:paraId="74F1FCBB" w14:textId="37581F1C" w:rsidR="008230D5" w:rsidRPr="00A8674B" w:rsidRDefault="008230D5" w:rsidP="00090406">
            <w:pPr>
              <w:pStyle w:val="TableParagraph"/>
              <w:numPr>
                <w:ilvl w:val="0"/>
                <w:numId w:val="12"/>
              </w:numPr>
              <w:rPr>
                <w:rFonts w:ascii="Times New Roman" w:hAnsi="Times New Roman" w:cs="Times New Roman"/>
                <w:sz w:val="24"/>
              </w:rPr>
            </w:pPr>
          </w:p>
        </w:tc>
        <w:tc>
          <w:tcPr>
            <w:tcW w:w="2439" w:type="dxa"/>
          </w:tcPr>
          <w:p w14:paraId="02797525" w14:textId="71FA8B7C"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batchNumber</w:t>
            </w:r>
            <w:proofErr w:type="spellEnd"/>
          </w:p>
        </w:tc>
        <w:tc>
          <w:tcPr>
            <w:tcW w:w="3231" w:type="dxa"/>
          </w:tcPr>
          <w:p w14:paraId="088FAC71" w14:textId="502936D3"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Batch Number</w:t>
            </w:r>
          </w:p>
        </w:tc>
        <w:tc>
          <w:tcPr>
            <w:tcW w:w="3549" w:type="dxa"/>
          </w:tcPr>
          <w:p w14:paraId="0AD70DAC" w14:textId="0EBE2123" w:rsidR="008230D5" w:rsidRPr="008230D5" w:rsidRDefault="008230D5" w:rsidP="008230D5">
            <w:pPr>
              <w:pStyle w:val="TableParagraph"/>
              <w:rPr>
                <w:rFonts w:ascii="Times New Roman" w:hAnsi="Times New Roman" w:cs="Times New Roman"/>
                <w:sz w:val="24"/>
                <w:szCs w:val="24"/>
              </w:rPr>
            </w:pPr>
            <w:proofErr w:type="spellStart"/>
            <w:proofErr w:type="gramStart"/>
            <w:r w:rsidRPr="008230D5">
              <w:rPr>
                <w:rFonts w:ascii="Times New Roman" w:hAnsi="Times New Roman" w:cs="Times New Roman"/>
                <w:color w:val="000000"/>
                <w:sz w:val="24"/>
                <w:szCs w:val="24"/>
              </w:rPr>
              <w:t>sample.BatchName</w:t>
            </w:r>
            <w:proofErr w:type="spellEnd"/>
            <w:proofErr w:type="gramEnd"/>
          </w:p>
        </w:tc>
      </w:tr>
      <w:tr w:rsidR="008230D5" w:rsidRPr="00964CDA" w14:paraId="4087CE9E" w14:textId="77777777" w:rsidTr="008230D5">
        <w:trPr>
          <w:trHeight w:val="629"/>
        </w:trPr>
        <w:tc>
          <w:tcPr>
            <w:tcW w:w="993" w:type="dxa"/>
          </w:tcPr>
          <w:p w14:paraId="2B8D3AC9" w14:textId="4AAE4AAA" w:rsidR="008230D5" w:rsidRPr="00A8674B" w:rsidRDefault="008230D5" w:rsidP="00090406">
            <w:pPr>
              <w:pStyle w:val="TableParagraph"/>
              <w:numPr>
                <w:ilvl w:val="0"/>
                <w:numId w:val="12"/>
              </w:numPr>
              <w:rPr>
                <w:rFonts w:ascii="Times New Roman" w:hAnsi="Times New Roman" w:cs="Times New Roman"/>
                <w:sz w:val="24"/>
              </w:rPr>
            </w:pPr>
          </w:p>
        </w:tc>
        <w:tc>
          <w:tcPr>
            <w:tcW w:w="2439" w:type="dxa"/>
          </w:tcPr>
          <w:p w14:paraId="6414FDD2" w14:textId="4E60AEBC"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materialNumber</w:t>
            </w:r>
            <w:proofErr w:type="spellEnd"/>
          </w:p>
        </w:tc>
        <w:tc>
          <w:tcPr>
            <w:tcW w:w="3231" w:type="dxa"/>
          </w:tcPr>
          <w:p w14:paraId="145A4219" w14:textId="4BDD00A7"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Material Code</w:t>
            </w:r>
          </w:p>
        </w:tc>
        <w:tc>
          <w:tcPr>
            <w:tcW w:w="3549" w:type="dxa"/>
          </w:tcPr>
          <w:p w14:paraId="65A686A1" w14:textId="2D0A06E0" w:rsidR="008230D5" w:rsidRPr="008230D5" w:rsidRDefault="008230D5" w:rsidP="008230D5">
            <w:pPr>
              <w:pStyle w:val="TableParagraph"/>
              <w:rPr>
                <w:rFonts w:ascii="Times New Roman" w:hAnsi="Times New Roman" w:cs="Times New Roman"/>
                <w:sz w:val="24"/>
                <w:szCs w:val="24"/>
              </w:rPr>
            </w:pPr>
            <w:proofErr w:type="spellStart"/>
            <w:proofErr w:type="gramStart"/>
            <w:r w:rsidRPr="008230D5">
              <w:rPr>
                <w:rFonts w:ascii="Times New Roman" w:hAnsi="Times New Roman" w:cs="Times New Roman"/>
                <w:color w:val="000000"/>
                <w:sz w:val="24"/>
                <w:szCs w:val="24"/>
              </w:rPr>
              <w:t>sample.Substance.Identity</w:t>
            </w:r>
            <w:proofErr w:type="spellEnd"/>
            <w:proofErr w:type="gramEnd"/>
          </w:p>
        </w:tc>
      </w:tr>
      <w:tr w:rsidR="008230D5" w:rsidRPr="00964CDA" w14:paraId="7BC8136C" w14:textId="77777777" w:rsidTr="008230D5">
        <w:trPr>
          <w:trHeight w:val="614"/>
        </w:trPr>
        <w:tc>
          <w:tcPr>
            <w:tcW w:w="993" w:type="dxa"/>
          </w:tcPr>
          <w:p w14:paraId="350E4E1A" w14:textId="1B733F44" w:rsidR="008230D5" w:rsidRPr="00A8674B" w:rsidRDefault="008230D5" w:rsidP="00090406">
            <w:pPr>
              <w:pStyle w:val="TableParagraph"/>
              <w:numPr>
                <w:ilvl w:val="0"/>
                <w:numId w:val="12"/>
              </w:numPr>
              <w:rPr>
                <w:rFonts w:ascii="Times New Roman" w:hAnsi="Times New Roman" w:cs="Times New Roman"/>
                <w:sz w:val="24"/>
              </w:rPr>
            </w:pPr>
          </w:p>
        </w:tc>
        <w:tc>
          <w:tcPr>
            <w:tcW w:w="2439" w:type="dxa"/>
          </w:tcPr>
          <w:p w14:paraId="00D718F6" w14:textId="7A9105B2"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materialDescription</w:t>
            </w:r>
            <w:proofErr w:type="spellEnd"/>
          </w:p>
        </w:tc>
        <w:tc>
          <w:tcPr>
            <w:tcW w:w="3231" w:type="dxa"/>
          </w:tcPr>
          <w:p w14:paraId="56E53CDA" w14:textId="60B0E1CB"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Description of material</w:t>
            </w:r>
          </w:p>
        </w:tc>
        <w:tc>
          <w:tcPr>
            <w:tcW w:w="3549" w:type="dxa"/>
          </w:tcPr>
          <w:p w14:paraId="335C6CD6" w14:textId="1C68816C" w:rsidR="008230D5" w:rsidRPr="008230D5" w:rsidRDefault="008230D5" w:rsidP="008230D5">
            <w:pPr>
              <w:pStyle w:val="TableParagraph"/>
              <w:rPr>
                <w:rFonts w:ascii="Times New Roman" w:hAnsi="Times New Roman" w:cs="Times New Roman"/>
                <w:sz w:val="24"/>
                <w:szCs w:val="24"/>
              </w:rPr>
            </w:pPr>
            <w:proofErr w:type="spellStart"/>
            <w:proofErr w:type="gramStart"/>
            <w:r w:rsidRPr="008230D5">
              <w:rPr>
                <w:rFonts w:ascii="Times New Roman" w:hAnsi="Times New Roman" w:cs="Times New Roman"/>
                <w:color w:val="000000"/>
                <w:sz w:val="24"/>
                <w:szCs w:val="24"/>
              </w:rPr>
              <w:t>sample.Substance.Name</w:t>
            </w:r>
            <w:proofErr w:type="spellEnd"/>
            <w:proofErr w:type="gramEnd"/>
          </w:p>
        </w:tc>
      </w:tr>
      <w:tr w:rsidR="008230D5" w:rsidRPr="00964CDA" w14:paraId="1ED80852" w14:textId="77777777" w:rsidTr="008230D5">
        <w:trPr>
          <w:trHeight w:val="629"/>
        </w:trPr>
        <w:tc>
          <w:tcPr>
            <w:tcW w:w="993" w:type="dxa"/>
          </w:tcPr>
          <w:p w14:paraId="459E1397" w14:textId="2F4ECF92" w:rsidR="008230D5" w:rsidRPr="00A8674B" w:rsidRDefault="008230D5" w:rsidP="00090406">
            <w:pPr>
              <w:pStyle w:val="TableParagraph"/>
              <w:numPr>
                <w:ilvl w:val="0"/>
                <w:numId w:val="12"/>
              </w:numPr>
              <w:rPr>
                <w:rFonts w:ascii="Times New Roman" w:hAnsi="Times New Roman" w:cs="Times New Roman"/>
                <w:sz w:val="24"/>
              </w:rPr>
            </w:pPr>
          </w:p>
        </w:tc>
        <w:tc>
          <w:tcPr>
            <w:tcW w:w="2439" w:type="dxa"/>
          </w:tcPr>
          <w:p w14:paraId="5C625D59" w14:textId="3289B5A8"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plantCode</w:t>
            </w:r>
            <w:proofErr w:type="spellEnd"/>
          </w:p>
        </w:tc>
        <w:tc>
          <w:tcPr>
            <w:tcW w:w="3231" w:type="dxa"/>
          </w:tcPr>
          <w:p w14:paraId="44A402D6" w14:textId="7E0D656D"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Plant</w:t>
            </w:r>
          </w:p>
        </w:tc>
        <w:tc>
          <w:tcPr>
            <w:tcW w:w="3549" w:type="dxa"/>
          </w:tcPr>
          <w:p w14:paraId="630DADF9" w14:textId="743CE69D" w:rsidR="008230D5" w:rsidRPr="008230D5" w:rsidRDefault="008230D5" w:rsidP="008230D5">
            <w:pPr>
              <w:pStyle w:val="TableParagraph"/>
              <w:rPr>
                <w:rFonts w:ascii="Times New Roman" w:hAnsi="Times New Roman" w:cs="Times New Roman"/>
                <w:sz w:val="24"/>
                <w:szCs w:val="24"/>
              </w:rPr>
            </w:pPr>
            <w:proofErr w:type="spellStart"/>
            <w:proofErr w:type="gramStart"/>
            <w:r w:rsidRPr="008230D5">
              <w:rPr>
                <w:rFonts w:ascii="Times New Roman" w:hAnsi="Times New Roman" w:cs="Times New Roman"/>
                <w:color w:val="000000"/>
                <w:sz w:val="24"/>
                <w:szCs w:val="24"/>
              </w:rPr>
              <w:t>sample.HenPlant</w:t>
            </w:r>
            <w:proofErr w:type="spellEnd"/>
            <w:proofErr w:type="gramEnd"/>
          </w:p>
        </w:tc>
      </w:tr>
      <w:tr w:rsidR="008230D5" w:rsidRPr="00964CDA" w14:paraId="01C7287E" w14:textId="77777777" w:rsidTr="008230D5">
        <w:trPr>
          <w:trHeight w:val="1004"/>
        </w:trPr>
        <w:tc>
          <w:tcPr>
            <w:tcW w:w="993" w:type="dxa"/>
          </w:tcPr>
          <w:p w14:paraId="55FFF638" w14:textId="7D7DF2E5" w:rsidR="008230D5" w:rsidRPr="00A8674B" w:rsidRDefault="008230D5" w:rsidP="00090406">
            <w:pPr>
              <w:pStyle w:val="TableParagraph"/>
              <w:numPr>
                <w:ilvl w:val="0"/>
                <w:numId w:val="12"/>
              </w:numPr>
              <w:spacing w:before="1"/>
              <w:rPr>
                <w:rFonts w:ascii="Times New Roman" w:hAnsi="Times New Roman" w:cs="Times New Roman"/>
                <w:sz w:val="24"/>
              </w:rPr>
            </w:pPr>
          </w:p>
        </w:tc>
        <w:tc>
          <w:tcPr>
            <w:tcW w:w="2439" w:type="dxa"/>
          </w:tcPr>
          <w:p w14:paraId="5795A9AB" w14:textId="75170FDC" w:rsidR="008230D5" w:rsidRPr="00A8674B" w:rsidRDefault="008230D5" w:rsidP="008230D5">
            <w:pPr>
              <w:pStyle w:val="TableParagraph"/>
              <w:spacing w:line="326" w:lineRule="auto"/>
              <w:ind w:left="124" w:right="17"/>
              <w:rPr>
                <w:rFonts w:ascii="Times New Roman" w:hAnsi="Times New Roman" w:cs="Times New Roman"/>
                <w:sz w:val="24"/>
              </w:rPr>
            </w:pPr>
            <w:proofErr w:type="spellStart"/>
            <w:r w:rsidRPr="00964CDA">
              <w:rPr>
                <w:rFonts w:ascii="Times New Roman" w:hAnsi="Times New Roman" w:cs="Times New Roman"/>
                <w:color w:val="000000"/>
                <w:sz w:val="24"/>
                <w:szCs w:val="24"/>
              </w:rPr>
              <w:t>activityNumber</w:t>
            </w:r>
            <w:proofErr w:type="spellEnd"/>
          </w:p>
        </w:tc>
        <w:tc>
          <w:tcPr>
            <w:tcW w:w="3231" w:type="dxa"/>
          </w:tcPr>
          <w:p w14:paraId="239AF178" w14:textId="738BDEC0" w:rsidR="008230D5" w:rsidRPr="00A8674B" w:rsidRDefault="008230D5" w:rsidP="008230D5">
            <w:pPr>
              <w:pStyle w:val="TableParagraph"/>
              <w:spacing w:line="326" w:lineRule="auto"/>
              <w:ind w:left="120"/>
              <w:rPr>
                <w:rFonts w:ascii="Times New Roman" w:hAnsi="Times New Roman" w:cs="Times New Roman"/>
                <w:sz w:val="24"/>
              </w:rPr>
            </w:pPr>
            <w:r w:rsidRPr="00964CDA">
              <w:rPr>
                <w:rFonts w:ascii="Times New Roman" w:hAnsi="Times New Roman" w:cs="Times New Roman"/>
                <w:color w:val="000000"/>
                <w:sz w:val="24"/>
                <w:szCs w:val="24"/>
              </w:rPr>
              <w:t>SAP phase in the routing</w:t>
            </w:r>
          </w:p>
        </w:tc>
        <w:tc>
          <w:tcPr>
            <w:tcW w:w="3549" w:type="dxa"/>
          </w:tcPr>
          <w:p w14:paraId="63E89B4F" w14:textId="77777777" w:rsidR="008230D5" w:rsidRDefault="008230D5" w:rsidP="008230D5">
            <w:pPr>
              <w:pStyle w:val="TableParagraph"/>
              <w:spacing w:before="1"/>
              <w:rPr>
                <w:rFonts w:ascii="Times New Roman" w:eastAsiaTheme="minorEastAsia" w:hAnsi="Times New Roman" w:cs="Times New Roman"/>
                <w:color w:val="000000"/>
                <w:sz w:val="24"/>
                <w:szCs w:val="24"/>
                <w:lang w:eastAsia="zh-CN"/>
              </w:rPr>
            </w:pPr>
          </w:p>
          <w:p w14:paraId="2E836504" w14:textId="2043CBA7" w:rsidR="008230D5" w:rsidRPr="008230D5" w:rsidRDefault="008230D5" w:rsidP="008230D5">
            <w:pPr>
              <w:pStyle w:val="TableParagraph"/>
              <w:spacing w:before="1"/>
              <w:rPr>
                <w:rFonts w:ascii="Times New Roman" w:hAnsi="Times New Roman" w:cs="Times New Roman"/>
                <w:sz w:val="24"/>
                <w:szCs w:val="24"/>
              </w:rPr>
            </w:pPr>
            <w:proofErr w:type="spellStart"/>
            <w:proofErr w:type="gramStart"/>
            <w:r w:rsidRPr="008230D5">
              <w:rPr>
                <w:rFonts w:ascii="Times New Roman" w:hAnsi="Times New Roman" w:cs="Times New Roman"/>
                <w:color w:val="000000"/>
                <w:sz w:val="24"/>
                <w:szCs w:val="24"/>
              </w:rPr>
              <w:t>sample.HenPhraseNumber</w:t>
            </w:r>
            <w:proofErr w:type="spellEnd"/>
            <w:proofErr w:type="gramEnd"/>
          </w:p>
        </w:tc>
      </w:tr>
      <w:tr w:rsidR="008230D5" w:rsidRPr="00964CDA" w14:paraId="0C2C2182" w14:textId="77777777" w:rsidTr="008230D5">
        <w:trPr>
          <w:trHeight w:val="629"/>
        </w:trPr>
        <w:tc>
          <w:tcPr>
            <w:tcW w:w="993" w:type="dxa"/>
          </w:tcPr>
          <w:p w14:paraId="50691BAD" w14:textId="63DC39BE" w:rsidR="008230D5" w:rsidRPr="00A8674B" w:rsidRDefault="008230D5" w:rsidP="00090406">
            <w:pPr>
              <w:pStyle w:val="TableParagraph"/>
              <w:numPr>
                <w:ilvl w:val="0"/>
                <w:numId w:val="12"/>
              </w:numPr>
              <w:rPr>
                <w:rFonts w:ascii="Times New Roman" w:hAnsi="Times New Roman" w:cs="Times New Roman"/>
                <w:sz w:val="24"/>
              </w:rPr>
            </w:pPr>
          </w:p>
        </w:tc>
        <w:tc>
          <w:tcPr>
            <w:tcW w:w="2439" w:type="dxa"/>
          </w:tcPr>
          <w:p w14:paraId="6B5794A3" w14:textId="02487E31"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sampleApprovalRejectedTime</w:t>
            </w:r>
            <w:proofErr w:type="spellEnd"/>
          </w:p>
        </w:tc>
        <w:tc>
          <w:tcPr>
            <w:tcW w:w="3231" w:type="dxa"/>
          </w:tcPr>
          <w:p w14:paraId="19EE2B6D" w14:textId="3E8A901A"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Date and time sample was approved/rejected</w:t>
            </w:r>
          </w:p>
        </w:tc>
        <w:tc>
          <w:tcPr>
            <w:tcW w:w="3549" w:type="dxa"/>
          </w:tcPr>
          <w:p w14:paraId="6104B1F6" w14:textId="427FE833" w:rsidR="008230D5" w:rsidRPr="008230D5" w:rsidRDefault="008230D5" w:rsidP="008230D5">
            <w:pPr>
              <w:pStyle w:val="TableParagraph"/>
              <w:rPr>
                <w:rFonts w:ascii="Times New Roman" w:hAnsi="Times New Roman" w:cs="Times New Roman"/>
                <w:sz w:val="24"/>
                <w:szCs w:val="24"/>
              </w:rPr>
            </w:pPr>
            <w:proofErr w:type="spellStart"/>
            <w:proofErr w:type="gramStart"/>
            <w:r w:rsidRPr="008230D5">
              <w:rPr>
                <w:rFonts w:ascii="Times New Roman" w:hAnsi="Times New Roman" w:cs="Times New Roman"/>
                <w:color w:val="000000"/>
                <w:sz w:val="24"/>
                <w:szCs w:val="24"/>
              </w:rPr>
              <w:t>sample.DateAuthorised</w:t>
            </w:r>
            <w:proofErr w:type="spellEnd"/>
            <w:proofErr w:type="gramEnd"/>
          </w:p>
        </w:tc>
      </w:tr>
      <w:tr w:rsidR="008230D5" w:rsidRPr="00964CDA" w14:paraId="5A6BD66F" w14:textId="77777777" w:rsidTr="008230D5">
        <w:trPr>
          <w:trHeight w:val="614"/>
        </w:trPr>
        <w:tc>
          <w:tcPr>
            <w:tcW w:w="993" w:type="dxa"/>
          </w:tcPr>
          <w:p w14:paraId="140E245D" w14:textId="12A02649" w:rsidR="008230D5" w:rsidRPr="00A8674B" w:rsidRDefault="008230D5" w:rsidP="00090406">
            <w:pPr>
              <w:pStyle w:val="TableParagraph"/>
              <w:numPr>
                <w:ilvl w:val="0"/>
                <w:numId w:val="12"/>
              </w:numPr>
              <w:rPr>
                <w:rFonts w:ascii="Times New Roman" w:hAnsi="Times New Roman" w:cs="Times New Roman"/>
                <w:sz w:val="24"/>
              </w:rPr>
            </w:pPr>
          </w:p>
        </w:tc>
        <w:tc>
          <w:tcPr>
            <w:tcW w:w="2439" w:type="dxa"/>
          </w:tcPr>
          <w:p w14:paraId="7D95B6BC" w14:textId="0B2622B4"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operatorName</w:t>
            </w:r>
            <w:proofErr w:type="spellEnd"/>
          </w:p>
        </w:tc>
        <w:tc>
          <w:tcPr>
            <w:tcW w:w="3231" w:type="dxa"/>
          </w:tcPr>
          <w:p w14:paraId="739037EA" w14:textId="21CB6897"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Operator who approved sample</w:t>
            </w:r>
          </w:p>
        </w:tc>
        <w:tc>
          <w:tcPr>
            <w:tcW w:w="3549" w:type="dxa"/>
          </w:tcPr>
          <w:p w14:paraId="7EBE0251" w14:textId="36D0CE86" w:rsidR="008230D5" w:rsidRPr="008230D5" w:rsidRDefault="008230D5" w:rsidP="008230D5">
            <w:pPr>
              <w:pStyle w:val="TableParagraph"/>
              <w:rPr>
                <w:rFonts w:ascii="Times New Roman" w:hAnsi="Times New Roman" w:cs="Times New Roman"/>
                <w:sz w:val="24"/>
                <w:szCs w:val="24"/>
              </w:rPr>
            </w:pPr>
            <w:proofErr w:type="spellStart"/>
            <w:proofErr w:type="gramStart"/>
            <w:r w:rsidRPr="008230D5">
              <w:rPr>
                <w:rFonts w:ascii="Times New Roman" w:hAnsi="Times New Roman" w:cs="Times New Roman"/>
                <w:color w:val="000000"/>
                <w:sz w:val="24"/>
                <w:szCs w:val="24"/>
              </w:rPr>
              <w:t>sample.Authoriser</w:t>
            </w:r>
            <w:proofErr w:type="spellEnd"/>
            <w:proofErr w:type="gramEnd"/>
          </w:p>
        </w:tc>
      </w:tr>
      <w:tr w:rsidR="008230D5" w:rsidRPr="00964CDA" w14:paraId="02266EB8" w14:textId="77777777" w:rsidTr="008230D5">
        <w:trPr>
          <w:trHeight w:val="1004"/>
        </w:trPr>
        <w:tc>
          <w:tcPr>
            <w:tcW w:w="993" w:type="dxa"/>
          </w:tcPr>
          <w:p w14:paraId="1CDF97A7" w14:textId="24E98674" w:rsidR="008230D5" w:rsidRPr="00A8674B" w:rsidRDefault="008230D5" w:rsidP="00090406">
            <w:pPr>
              <w:pStyle w:val="TableParagraph"/>
              <w:numPr>
                <w:ilvl w:val="0"/>
                <w:numId w:val="12"/>
              </w:numPr>
              <w:spacing w:before="1"/>
              <w:rPr>
                <w:rFonts w:ascii="Times New Roman" w:hAnsi="Times New Roman" w:cs="Times New Roman"/>
                <w:sz w:val="24"/>
              </w:rPr>
            </w:pPr>
          </w:p>
        </w:tc>
        <w:tc>
          <w:tcPr>
            <w:tcW w:w="2439" w:type="dxa"/>
          </w:tcPr>
          <w:p w14:paraId="7C3152A8" w14:textId="73350E5A" w:rsidR="008230D5" w:rsidRPr="00A8674B" w:rsidRDefault="00C536F6" w:rsidP="008230D5">
            <w:pPr>
              <w:pStyle w:val="TableParagraph"/>
              <w:spacing w:before="1"/>
              <w:ind w:left="124"/>
              <w:rPr>
                <w:rFonts w:ascii="Times New Roman" w:hAnsi="Times New Roman" w:cs="Times New Roman"/>
                <w:sz w:val="24"/>
              </w:rPr>
            </w:pPr>
            <w:proofErr w:type="spellStart"/>
            <w:r w:rsidRPr="00C536F6">
              <w:rPr>
                <w:rFonts w:ascii="Times New Roman" w:hAnsi="Times New Roman" w:cs="Times New Roman"/>
                <w:color w:val="000000"/>
                <w:sz w:val="24"/>
                <w:szCs w:val="24"/>
              </w:rPr>
              <w:t>QCSampleResult</w:t>
            </w:r>
            <w:proofErr w:type="spellEnd"/>
          </w:p>
        </w:tc>
        <w:tc>
          <w:tcPr>
            <w:tcW w:w="3231" w:type="dxa"/>
          </w:tcPr>
          <w:p w14:paraId="0B3CF331" w14:textId="242FF528" w:rsidR="008230D5" w:rsidRPr="00A8674B" w:rsidRDefault="008230D5" w:rsidP="008230D5">
            <w:pPr>
              <w:pStyle w:val="TableParagraph"/>
              <w:spacing w:line="338" w:lineRule="auto"/>
              <w:ind w:left="120" w:right="99"/>
              <w:rPr>
                <w:rFonts w:ascii="Times New Roman" w:hAnsi="Times New Roman" w:cs="Times New Roman"/>
                <w:sz w:val="24"/>
              </w:rPr>
            </w:pPr>
            <w:r w:rsidRPr="00964CDA">
              <w:rPr>
                <w:rFonts w:ascii="Times New Roman" w:hAnsi="Times New Roman" w:cs="Times New Roman"/>
                <w:color w:val="000000"/>
                <w:sz w:val="24"/>
                <w:szCs w:val="24"/>
              </w:rPr>
              <w:t xml:space="preserve">Approved or </w:t>
            </w:r>
            <w:proofErr w:type="gramStart"/>
            <w:r w:rsidRPr="00964CDA">
              <w:rPr>
                <w:rFonts w:ascii="Times New Roman" w:hAnsi="Times New Roman" w:cs="Times New Roman"/>
                <w:color w:val="000000"/>
                <w:sz w:val="24"/>
                <w:szCs w:val="24"/>
              </w:rPr>
              <w:t>Rejected</w:t>
            </w:r>
            <w:proofErr w:type="gramEnd"/>
          </w:p>
        </w:tc>
        <w:tc>
          <w:tcPr>
            <w:tcW w:w="3549" w:type="dxa"/>
          </w:tcPr>
          <w:p w14:paraId="377F991D" w14:textId="77777777" w:rsidR="008230D5" w:rsidRDefault="008230D5" w:rsidP="008230D5">
            <w:pPr>
              <w:pStyle w:val="TableParagraph"/>
              <w:spacing w:before="1"/>
              <w:rPr>
                <w:rFonts w:ascii="Times New Roman" w:eastAsiaTheme="minorEastAsia" w:hAnsi="Times New Roman" w:cs="Times New Roman"/>
                <w:color w:val="000000"/>
                <w:sz w:val="24"/>
                <w:szCs w:val="24"/>
                <w:lang w:eastAsia="zh-CN"/>
              </w:rPr>
            </w:pPr>
          </w:p>
          <w:p w14:paraId="0A2680C3" w14:textId="5DCA5DDC" w:rsidR="008230D5" w:rsidRPr="008230D5" w:rsidRDefault="008230D5" w:rsidP="008230D5">
            <w:pPr>
              <w:pStyle w:val="TableParagraph"/>
              <w:spacing w:before="1"/>
              <w:rPr>
                <w:rFonts w:ascii="Times New Roman" w:hAnsi="Times New Roman" w:cs="Times New Roman"/>
                <w:sz w:val="24"/>
                <w:szCs w:val="24"/>
              </w:rPr>
            </w:pPr>
            <w:proofErr w:type="spellStart"/>
            <w:proofErr w:type="gramStart"/>
            <w:r w:rsidRPr="008230D5">
              <w:rPr>
                <w:rFonts w:ascii="Times New Roman" w:hAnsi="Times New Roman" w:cs="Times New Roman"/>
                <w:color w:val="000000"/>
                <w:sz w:val="24"/>
                <w:szCs w:val="24"/>
              </w:rPr>
              <w:t>sample.Status</w:t>
            </w:r>
            <w:proofErr w:type="spellEnd"/>
            <w:proofErr w:type="gramEnd"/>
            <w:r w:rsidRPr="008230D5">
              <w:rPr>
                <w:rFonts w:ascii="Times New Roman" w:hAnsi="Times New Roman" w:cs="Times New Roman"/>
                <w:color w:val="000000"/>
                <w:sz w:val="24"/>
                <w:szCs w:val="24"/>
              </w:rPr>
              <w:t xml:space="preserve"> and </w:t>
            </w:r>
            <w:proofErr w:type="spellStart"/>
            <w:proofErr w:type="gramStart"/>
            <w:r w:rsidRPr="008230D5">
              <w:rPr>
                <w:rFonts w:ascii="Times New Roman" w:hAnsi="Times New Roman" w:cs="Times New Roman"/>
                <w:color w:val="000000"/>
                <w:sz w:val="24"/>
                <w:szCs w:val="24"/>
              </w:rPr>
              <w:t>sample.OnSpec</w:t>
            </w:r>
            <w:proofErr w:type="spellEnd"/>
            <w:proofErr w:type="gramEnd"/>
          </w:p>
        </w:tc>
      </w:tr>
      <w:tr w:rsidR="008230D5" w:rsidRPr="00964CDA" w14:paraId="77479B10" w14:textId="77777777" w:rsidTr="008230D5">
        <w:trPr>
          <w:trHeight w:val="1019"/>
        </w:trPr>
        <w:tc>
          <w:tcPr>
            <w:tcW w:w="993" w:type="dxa"/>
          </w:tcPr>
          <w:p w14:paraId="1233A1FA" w14:textId="2DD7D201" w:rsidR="008230D5" w:rsidRPr="00A8674B" w:rsidRDefault="008230D5" w:rsidP="00090406">
            <w:pPr>
              <w:pStyle w:val="TableParagraph"/>
              <w:numPr>
                <w:ilvl w:val="0"/>
                <w:numId w:val="12"/>
              </w:numPr>
              <w:spacing w:before="1"/>
              <w:rPr>
                <w:rFonts w:ascii="Times New Roman" w:hAnsi="Times New Roman" w:cs="Times New Roman"/>
                <w:sz w:val="24"/>
              </w:rPr>
            </w:pPr>
          </w:p>
        </w:tc>
        <w:tc>
          <w:tcPr>
            <w:tcW w:w="2439" w:type="dxa"/>
          </w:tcPr>
          <w:p w14:paraId="7974B7EE" w14:textId="2262AFF8" w:rsidR="008230D5" w:rsidRPr="00A8674B" w:rsidRDefault="008230D5" w:rsidP="008230D5">
            <w:pPr>
              <w:pStyle w:val="TableParagraph"/>
              <w:spacing w:before="1"/>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isQCAdjustment</w:t>
            </w:r>
            <w:proofErr w:type="spellEnd"/>
          </w:p>
        </w:tc>
        <w:tc>
          <w:tcPr>
            <w:tcW w:w="3231" w:type="dxa"/>
          </w:tcPr>
          <w:p w14:paraId="0DC11170" w14:textId="518DE240" w:rsidR="008230D5" w:rsidRPr="00A8674B" w:rsidRDefault="008230D5" w:rsidP="008230D5">
            <w:pPr>
              <w:pStyle w:val="TableParagraph"/>
              <w:spacing w:line="338" w:lineRule="auto"/>
              <w:ind w:left="120"/>
              <w:rPr>
                <w:rFonts w:ascii="Times New Roman" w:hAnsi="Times New Roman" w:cs="Times New Roman"/>
                <w:sz w:val="24"/>
              </w:rPr>
            </w:pPr>
            <w:r w:rsidRPr="00964CDA">
              <w:rPr>
                <w:rFonts w:ascii="Times New Roman" w:hAnsi="Times New Roman" w:cs="Times New Roman"/>
                <w:color w:val="000000"/>
                <w:sz w:val="24"/>
                <w:szCs w:val="24"/>
              </w:rPr>
              <w:t>is QC Adjustment</w:t>
            </w:r>
          </w:p>
        </w:tc>
        <w:tc>
          <w:tcPr>
            <w:tcW w:w="3549" w:type="dxa"/>
          </w:tcPr>
          <w:p w14:paraId="58DED2BE" w14:textId="6AB6ED62" w:rsidR="008230D5" w:rsidRPr="008230D5" w:rsidRDefault="008230D5" w:rsidP="008230D5">
            <w:pPr>
              <w:pStyle w:val="TableParagraph"/>
              <w:spacing w:before="1"/>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NA</w:t>
            </w:r>
          </w:p>
        </w:tc>
      </w:tr>
      <w:tr w:rsidR="008230D5" w:rsidRPr="00964CDA" w14:paraId="5A12D454" w14:textId="77777777" w:rsidTr="008230D5">
        <w:trPr>
          <w:trHeight w:val="614"/>
        </w:trPr>
        <w:tc>
          <w:tcPr>
            <w:tcW w:w="993" w:type="dxa"/>
          </w:tcPr>
          <w:p w14:paraId="11149F10" w14:textId="4BA03D3D" w:rsidR="008230D5" w:rsidRPr="00A8674B" w:rsidRDefault="008230D5" w:rsidP="00090406">
            <w:pPr>
              <w:pStyle w:val="TableParagraph"/>
              <w:numPr>
                <w:ilvl w:val="0"/>
                <w:numId w:val="12"/>
              </w:numPr>
              <w:rPr>
                <w:rFonts w:ascii="Times New Roman" w:hAnsi="Times New Roman" w:cs="Times New Roman"/>
                <w:sz w:val="24"/>
              </w:rPr>
            </w:pPr>
          </w:p>
        </w:tc>
        <w:tc>
          <w:tcPr>
            <w:tcW w:w="2439" w:type="dxa"/>
          </w:tcPr>
          <w:p w14:paraId="5F26F22A" w14:textId="458FFDAF"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adjustMaterials</w:t>
            </w:r>
            <w:proofErr w:type="spellEnd"/>
          </w:p>
        </w:tc>
        <w:tc>
          <w:tcPr>
            <w:tcW w:w="3231" w:type="dxa"/>
          </w:tcPr>
          <w:p w14:paraId="74252ECA" w14:textId="767E0314"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The material information that needs to be adjusted can be zero or more.</w:t>
            </w:r>
          </w:p>
        </w:tc>
        <w:tc>
          <w:tcPr>
            <w:tcW w:w="3549" w:type="dxa"/>
          </w:tcPr>
          <w:p w14:paraId="5180ED0C" w14:textId="752A71C1" w:rsidR="008230D5" w:rsidRPr="008230D5" w:rsidRDefault="008230D5" w:rsidP="008230D5">
            <w:pPr>
              <w:pStyle w:val="TableParagraph"/>
              <w:rPr>
                <w:rFonts w:ascii="Times New Roman" w:hAnsi="Times New Roman" w:cs="Times New Roman"/>
                <w:sz w:val="24"/>
                <w:szCs w:val="24"/>
              </w:rPr>
            </w:pPr>
            <w:r>
              <w:rPr>
                <w:rFonts w:ascii="Times New Roman" w:eastAsiaTheme="minorEastAsia" w:hAnsi="Times New Roman" w:cs="Times New Roman" w:hint="eastAsia"/>
                <w:sz w:val="24"/>
                <w:szCs w:val="24"/>
                <w:lang w:eastAsia="zh-CN"/>
              </w:rPr>
              <w:t>NA</w:t>
            </w:r>
          </w:p>
        </w:tc>
      </w:tr>
      <w:tr w:rsidR="008230D5" w:rsidRPr="00964CDA" w14:paraId="35683474" w14:textId="77777777" w:rsidTr="008230D5">
        <w:trPr>
          <w:trHeight w:val="614"/>
        </w:trPr>
        <w:tc>
          <w:tcPr>
            <w:tcW w:w="993" w:type="dxa"/>
          </w:tcPr>
          <w:p w14:paraId="6FF8E8E3" w14:textId="5D5A34EF"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tcPr>
          <w:p w14:paraId="3B0B4001" w14:textId="1CE47772"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materialNumber</w:t>
            </w:r>
            <w:proofErr w:type="spellEnd"/>
          </w:p>
        </w:tc>
        <w:tc>
          <w:tcPr>
            <w:tcW w:w="3231" w:type="dxa"/>
            <w:vAlign w:val="bottom"/>
          </w:tcPr>
          <w:p w14:paraId="39A343CD" w14:textId="03C71102"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Material used for any adjustment during sampling</w:t>
            </w:r>
          </w:p>
        </w:tc>
        <w:tc>
          <w:tcPr>
            <w:tcW w:w="3549" w:type="dxa"/>
          </w:tcPr>
          <w:p w14:paraId="476CD65B" w14:textId="785AE921"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334B117E" w14:textId="77777777" w:rsidTr="008230D5">
        <w:trPr>
          <w:trHeight w:val="614"/>
        </w:trPr>
        <w:tc>
          <w:tcPr>
            <w:tcW w:w="993" w:type="dxa"/>
          </w:tcPr>
          <w:p w14:paraId="4CE3EAAE" w14:textId="68ADA49D"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tcPr>
          <w:p w14:paraId="5EAF01B5" w14:textId="783451C1"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batchNumber</w:t>
            </w:r>
            <w:proofErr w:type="spellEnd"/>
          </w:p>
        </w:tc>
        <w:tc>
          <w:tcPr>
            <w:tcW w:w="3231" w:type="dxa"/>
          </w:tcPr>
          <w:p w14:paraId="7AE15730" w14:textId="0A31428A" w:rsidR="008230D5" w:rsidRPr="00A8674B" w:rsidRDefault="008230D5" w:rsidP="008230D5">
            <w:pPr>
              <w:pStyle w:val="TableParagraph"/>
              <w:ind w:left="120"/>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bacth</w:t>
            </w:r>
            <w:proofErr w:type="spellEnd"/>
            <w:r w:rsidRPr="00964CDA">
              <w:rPr>
                <w:rFonts w:ascii="Times New Roman" w:hAnsi="Times New Roman" w:cs="Times New Roman"/>
                <w:color w:val="000000"/>
                <w:sz w:val="24"/>
                <w:szCs w:val="24"/>
              </w:rPr>
              <w:t xml:space="preserve"> number of adjustment material </w:t>
            </w:r>
          </w:p>
        </w:tc>
        <w:tc>
          <w:tcPr>
            <w:tcW w:w="3549" w:type="dxa"/>
          </w:tcPr>
          <w:p w14:paraId="31DAD5DB" w14:textId="52AE861B"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36B77F86" w14:textId="77777777" w:rsidTr="008230D5">
        <w:trPr>
          <w:trHeight w:val="614"/>
        </w:trPr>
        <w:tc>
          <w:tcPr>
            <w:tcW w:w="993" w:type="dxa"/>
          </w:tcPr>
          <w:p w14:paraId="2262ACC3" w14:textId="68911B89"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tcPr>
          <w:p w14:paraId="3E8A8CA8" w14:textId="0A589B96" w:rsidR="008230D5" w:rsidRPr="00A8674B" w:rsidRDefault="008230D5" w:rsidP="008230D5">
            <w:pPr>
              <w:pStyle w:val="TableParagraph"/>
              <w:ind w:left="124"/>
              <w:rPr>
                <w:rFonts w:ascii="Times New Roman" w:hAnsi="Times New Roman" w:cs="Times New Roman"/>
                <w:color w:val="333333"/>
                <w:sz w:val="24"/>
              </w:rPr>
            </w:pPr>
            <w:r w:rsidRPr="00964CDA">
              <w:rPr>
                <w:rFonts w:ascii="Times New Roman" w:hAnsi="Times New Roman" w:cs="Times New Roman"/>
                <w:color w:val="000000"/>
                <w:sz w:val="24"/>
                <w:szCs w:val="24"/>
              </w:rPr>
              <w:t>quantity</w:t>
            </w:r>
          </w:p>
        </w:tc>
        <w:tc>
          <w:tcPr>
            <w:tcW w:w="3231" w:type="dxa"/>
            <w:vAlign w:val="bottom"/>
          </w:tcPr>
          <w:p w14:paraId="6442DE5F" w14:textId="04556E70"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Amount of material sampled or adjusted</w:t>
            </w:r>
          </w:p>
        </w:tc>
        <w:tc>
          <w:tcPr>
            <w:tcW w:w="3549" w:type="dxa"/>
          </w:tcPr>
          <w:p w14:paraId="7459DE71" w14:textId="0C5BA20A"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38BABC5E" w14:textId="77777777" w:rsidTr="008230D5">
        <w:trPr>
          <w:trHeight w:val="614"/>
        </w:trPr>
        <w:tc>
          <w:tcPr>
            <w:tcW w:w="993" w:type="dxa"/>
          </w:tcPr>
          <w:p w14:paraId="3690D985" w14:textId="21DA4451"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tcPr>
          <w:p w14:paraId="6DF5A07D" w14:textId="5DE284CD"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uom</w:t>
            </w:r>
            <w:proofErr w:type="spellEnd"/>
          </w:p>
        </w:tc>
        <w:tc>
          <w:tcPr>
            <w:tcW w:w="3231" w:type="dxa"/>
          </w:tcPr>
          <w:p w14:paraId="031ACEF4" w14:textId="560DA51B"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unit</w:t>
            </w:r>
          </w:p>
        </w:tc>
        <w:tc>
          <w:tcPr>
            <w:tcW w:w="3549" w:type="dxa"/>
          </w:tcPr>
          <w:p w14:paraId="36821DB7" w14:textId="32640026"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3B247A7D" w14:textId="77777777" w:rsidTr="008230D5">
        <w:trPr>
          <w:trHeight w:val="614"/>
        </w:trPr>
        <w:tc>
          <w:tcPr>
            <w:tcW w:w="993" w:type="dxa"/>
          </w:tcPr>
          <w:p w14:paraId="661F9DB9" w14:textId="4D7BA055"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tcPr>
          <w:p w14:paraId="65F2A2F0" w14:textId="335812C0"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storageLocation</w:t>
            </w:r>
            <w:proofErr w:type="spellEnd"/>
          </w:p>
        </w:tc>
        <w:tc>
          <w:tcPr>
            <w:tcW w:w="3231" w:type="dxa"/>
          </w:tcPr>
          <w:p w14:paraId="2861BE23" w14:textId="54D41E80"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storage Location</w:t>
            </w:r>
          </w:p>
        </w:tc>
        <w:tc>
          <w:tcPr>
            <w:tcW w:w="3549" w:type="dxa"/>
          </w:tcPr>
          <w:p w14:paraId="48C7FC3D" w14:textId="41667338"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0B099798" w14:textId="77777777" w:rsidTr="008230D5">
        <w:trPr>
          <w:trHeight w:val="614"/>
        </w:trPr>
        <w:tc>
          <w:tcPr>
            <w:tcW w:w="993" w:type="dxa"/>
          </w:tcPr>
          <w:p w14:paraId="7D86FE51" w14:textId="1AC2AC9B"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tcPr>
          <w:p w14:paraId="3ED77338" w14:textId="4D11779D"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consesssionRelease</w:t>
            </w:r>
            <w:proofErr w:type="spellEnd"/>
          </w:p>
        </w:tc>
        <w:tc>
          <w:tcPr>
            <w:tcW w:w="3231" w:type="dxa"/>
          </w:tcPr>
          <w:p w14:paraId="6A6C06AE" w14:textId="3226A58B" w:rsidR="008230D5" w:rsidRPr="00A8674B" w:rsidRDefault="008230D5" w:rsidP="008230D5">
            <w:pPr>
              <w:pStyle w:val="TableParagraph"/>
              <w:ind w:left="120"/>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consesssion</w:t>
            </w:r>
            <w:proofErr w:type="spellEnd"/>
            <w:r w:rsidRPr="00964CDA">
              <w:rPr>
                <w:rFonts w:ascii="Times New Roman" w:hAnsi="Times New Roman" w:cs="Times New Roman"/>
                <w:color w:val="000000"/>
                <w:sz w:val="24"/>
                <w:szCs w:val="24"/>
              </w:rPr>
              <w:t xml:space="preserve"> Release</w:t>
            </w:r>
          </w:p>
        </w:tc>
        <w:tc>
          <w:tcPr>
            <w:tcW w:w="3549" w:type="dxa"/>
          </w:tcPr>
          <w:p w14:paraId="4D492B29" w14:textId="125EF4C7"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74BDFA83" w14:textId="77777777" w:rsidTr="008230D5">
        <w:trPr>
          <w:trHeight w:val="614"/>
        </w:trPr>
        <w:tc>
          <w:tcPr>
            <w:tcW w:w="993" w:type="dxa"/>
          </w:tcPr>
          <w:p w14:paraId="6C3C40EE" w14:textId="396473FA"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tcPr>
          <w:p w14:paraId="5E93CCFD" w14:textId="74D4ABA4"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resampleRequired</w:t>
            </w:r>
            <w:proofErr w:type="spellEnd"/>
          </w:p>
        </w:tc>
        <w:tc>
          <w:tcPr>
            <w:tcW w:w="3231" w:type="dxa"/>
          </w:tcPr>
          <w:p w14:paraId="672C00B7" w14:textId="1DC9B122"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If the phase required re sample</w:t>
            </w:r>
          </w:p>
        </w:tc>
        <w:tc>
          <w:tcPr>
            <w:tcW w:w="3549" w:type="dxa"/>
          </w:tcPr>
          <w:p w14:paraId="1E246185" w14:textId="5FE12A11"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2434920B" w14:textId="77777777" w:rsidTr="008230D5">
        <w:trPr>
          <w:trHeight w:val="614"/>
        </w:trPr>
        <w:tc>
          <w:tcPr>
            <w:tcW w:w="993" w:type="dxa"/>
          </w:tcPr>
          <w:p w14:paraId="33EF038C" w14:textId="5DC2041A"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tcPr>
          <w:p w14:paraId="7367DB70" w14:textId="735D5A2E" w:rsidR="008230D5" w:rsidRPr="00A8674B" w:rsidRDefault="008230D5" w:rsidP="008230D5">
            <w:pPr>
              <w:pStyle w:val="TableParagraph"/>
              <w:ind w:left="124"/>
              <w:rPr>
                <w:rFonts w:ascii="Times New Roman" w:hAnsi="Times New Roman" w:cs="Times New Roman"/>
                <w:color w:val="333333"/>
                <w:sz w:val="24"/>
              </w:rPr>
            </w:pPr>
            <w:r w:rsidRPr="00964CDA">
              <w:rPr>
                <w:rFonts w:ascii="Times New Roman" w:hAnsi="Times New Roman" w:cs="Times New Roman"/>
                <w:color w:val="000000"/>
                <w:sz w:val="24"/>
                <w:szCs w:val="24"/>
              </w:rPr>
              <w:t>remark</w:t>
            </w:r>
          </w:p>
        </w:tc>
        <w:tc>
          <w:tcPr>
            <w:tcW w:w="3231" w:type="dxa"/>
          </w:tcPr>
          <w:p w14:paraId="725A3FC3" w14:textId="5F597EEF"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Comments</w:t>
            </w:r>
          </w:p>
        </w:tc>
        <w:tc>
          <w:tcPr>
            <w:tcW w:w="3549" w:type="dxa"/>
          </w:tcPr>
          <w:p w14:paraId="0B4D0139" w14:textId="5C17BBB8"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6A16B002" w14:textId="77777777">
        <w:trPr>
          <w:trHeight w:val="614"/>
        </w:trPr>
        <w:tc>
          <w:tcPr>
            <w:tcW w:w="993" w:type="dxa"/>
          </w:tcPr>
          <w:p w14:paraId="30BC4A75" w14:textId="772441D1"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tcPr>
          <w:p w14:paraId="4281264C" w14:textId="48956BE0" w:rsidR="008230D5" w:rsidRPr="00A8674B" w:rsidRDefault="00721219" w:rsidP="008230D5">
            <w:pPr>
              <w:pStyle w:val="TableParagraph"/>
              <w:ind w:left="124"/>
              <w:rPr>
                <w:rFonts w:ascii="Times New Roman" w:hAnsi="Times New Roman" w:cs="Times New Roman"/>
                <w:color w:val="333333"/>
                <w:sz w:val="24"/>
              </w:rPr>
            </w:pPr>
            <w:proofErr w:type="spellStart"/>
            <w:r w:rsidRPr="00721219">
              <w:rPr>
                <w:rFonts w:ascii="Times New Roman" w:hAnsi="Times New Roman" w:cs="Times New Roman"/>
                <w:color w:val="000000"/>
                <w:sz w:val="24"/>
                <w:szCs w:val="24"/>
              </w:rPr>
              <w:t>QCLabItemResultList</w:t>
            </w:r>
            <w:proofErr w:type="spellEnd"/>
          </w:p>
        </w:tc>
        <w:tc>
          <w:tcPr>
            <w:tcW w:w="3231" w:type="dxa"/>
            <w:vAlign w:val="bottom"/>
          </w:tcPr>
          <w:p w14:paraId="6FA7097F" w14:textId="5A94272D"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 </w:t>
            </w:r>
          </w:p>
        </w:tc>
        <w:tc>
          <w:tcPr>
            <w:tcW w:w="3549" w:type="dxa"/>
          </w:tcPr>
          <w:p w14:paraId="76244FCF" w14:textId="1589711D"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496DCC" w:rsidRPr="00964CDA" w14:paraId="2FD76F4A" w14:textId="77777777">
        <w:trPr>
          <w:trHeight w:val="614"/>
        </w:trPr>
        <w:tc>
          <w:tcPr>
            <w:tcW w:w="993" w:type="dxa"/>
          </w:tcPr>
          <w:p w14:paraId="534E4A6E" w14:textId="77777777" w:rsidR="00496DCC" w:rsidRPr="00A8674B" w:rsidRDefault="00496DCC" w:rsidP="00090406">
            <w:pPr>
              <w:pStyle w:val="TableParagraph"/>
              <w:numPr>
                <w:ilvl w:val="0"/>
                <w:numId w:val="12"/>
              </w:numPr>
              <w:rPr>
                <w:rFonts w:ascii="Times New Roman" w:hAnsi="Times New Roman" w:cs="Times New Roman"/>
                <w:color w:val="333333"/>
                <w:spacing w:val="-5"/>
                <w:sz w:val="24"/>
              </w:rPr>
            </w:pPr>
          </w:p>
        </w:tc>
        <w:tc>
          <w:tcPr>
            <w:tcW w:w="2439" w:type="dxa"/>
          </w:tcPr>
          <w:p w14:paraId="7D8A3F70" w14:textId="020C5AAD" w:rsidR="00496DCC" w:rsidRPr="00721219" w:rsidRDefault="00496DCC" w:rsidP="008230D5">
            <w:pPr>
              <w:pStyle w:val="TableParagraph"/>
              <w:ind w:left="124"/>
              <w:rPr>
                <w:rFonts w:ascii="Times New Roman" w:hAnsi="Times New Roman" w:cs="Times New Roman"/>
                <w:color w:val="000000"/>
                <w:sz w:val="24"/>
                <w:szCs w:val="24"/>
              </w:rPr>
            </w:pPr>
            <w:proofErr w:type="spellStart"/>
            <w:r w:rsidRPr="00496DCC">
              <w:rPr>
                <w:rFonts w:ascii="Times New Roman" w:hAnsi="Times New Roman" w:cs="Times New Roman"/>
                <w:color w:val="000000"/>
                <w:sz w:val="24"/>
                <w:szCs w:val="24"/>
              </w:rPr>
              <w:t>InspectionLot</w:t>
            </w:r>
            <w:proofErr w:type="spellEnd"/>
          </w:p>
        </w:tc>
        <w:tc>
          <w:tcPr>
            <w:tcW w:w="3231" w:type="dxa"/>
            <w:vAlign w:val="bottom"/>
          </w:tcPr>
          <w:p w14:paraId="3BB0B7F4" w14:textId="3AF1C55E" w:rsidR="00496DCC" w:rsidRPr="00496DCC" w:rsidRDefault="00496DCC" w:rsidP="00783D13">
            <w:pPr>
              <w:pStyle w:val="TableParagraph"/>
              <w:ind w:left="120"/>
              <w:rPr>
                <w:rFonts w:ascii="Times New Roman" w:eastAsiaTheme="minorEastAsia" w:hAnsi="Times New Roman" w:cs="Times New Roman"/>
                <w:color w:val="000000"/>
                <w:sz w:val="24"/>
                <w:szCs w:val="24"/>
                <w:lang w:eastAsia="zh-CN"/>
              </w:rPr>
            </w:pPr>
            <w:r w:rsidRPr="00783D13">
              <w:rPr>
                <w:rFonts w:ascii="Times New Roman" w:hAnsi="Times New Roman" w:cs="Times New Roman"/>
                <w:color w:val="000000"/>
                <w:sz w:val="24"/>
                <w:szCs w:val="24"/>
              </w:rPr>
              <w:t>Lot</w:t>
            </w:r>
            <w:r w:rsidRPr="00783D13">
              <w:rPr>
                <w:rFonts w:ascii="Times New Roman" w:hAnsi="Times New Roman" w:cs="Times New Roman" w:hint="eastAsia"/>
                <w:color w:val="000000"/>
                <w:sz w:val="24"/>
                <w:szCs w:val="24"/>
              </w:rPr>
              <w:t xml:space="preserve"> number for IPQC</w:t>
            </w:r>
          </w:p>
        </w:tc>
        <w:tc>
          <w:tcPr>
            <w:tcW w:w="3549" w:type="dxa"/>
          </w:tcPr>
          <w:p w14:paraId="058DE6AF" w14:textId="69E4E996" w:rsidR="00496DCC" w:rsidRDefault="003E3352" w:rsidP="008230D5">
            <w:pPr>
              <w:pStyle w:val="TableParagraph"/>
              <w:rPr>
                <w:rFonts w:ascii="Times New Roman" w:eastAsiaTheme="minorEastAsia" w:hAnsi="Times New Roman" w:cs="Times New Roman"/>
                <w:sz w:val="24"/>
                <w:szCs w:val="24"/>
                <w:lang w:eastAsia="zh-CN"/>
              </w:rPr>
            </w:pPr>
            <w:proofErr w:type="spellStart"/>
            <w:r>
              <w:rPr>
                <w:rFonts w:ascii="Times New Roman" w:eastAsiaTheme="minorEastAsia" w:hAnsi="Times New Roman" w:cs="Times New Roman"/>
                <w:sz w:val="24"/>
                <w:szCs w:val="24"/>
                <w:lang w:eastAsia="zh-CN"/>
              </w:rPr>
              <w:t>H</w:t>
            </w:r>
            <w:r>
              <w:rPr>
                <w:rFonts w:ascii="Times New Roman" w:eastAsiaTheme="minorEastAsia" w:hAnsi="Times New Roman" w:cs="Times New Roman" w:hint="eastAsia"/>
                <w:sz w:val="24"/>
                <w:szCs w:val="24"/>
                <w:lang w:eastAsia="zh-CN"/>
              </w:rPr>
              <w:t>en_inspectionlot</w:t>
            </w:r>
            <w:proofErr w:type="spellEnd"/>
          </w:p>
        </w:tc>
      </w:tr>
      <w:tr w:rsidR="008230D5" w:rsidRPr="00964CDA" w14:paraId="11884267" w14:textId="77777777" w:rsidTr="008230D5">
        <w:trPr>
          <w:trHeight w:val="614"/>
        </w:trPr>
        <w:tc>
          <w:tcPr>
            <w:tcW w:w="993" w:type="dxa"/>
          </w:tcPr>
          <w:p w14:paraId="566946D0" w14:textId="44FDF01A"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1FCE7880" w14:textId="71F9B8F1"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inspectionCharNumber</w:t>
            </w:r>
            <w:proofErr w:type="spellEnd"/>
          </w:p>
        </w:tc>
        <w:tc>
          <w:tcPr>
            <w:tcW w:w="3231" w:type="dxa"/>
          </w:tcPr>
          <w:p w14:paraId="4EF17F4C" w14:textId="1438F695"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Order no</w:t>
            </w:r>
          </w:p>
        </w:tc>
        <w:tc>
          <w:tcPr>
            <w:tcW w:w="3549" w:type="dxa"/>
            <w:vAlign w:val="bottom"/>
          </w:tcPr>
          <w:p w14:paraId="21AD5450" w14:textId="71D39A10" w:rsidR="008230D5" w:rsidRPr="008230D5" w:rsidRDefault="008230D5" w:rsidP="008230D5">
            <w:pPr>
              <w:pStyle w:val="TableParagraph"/>
              <w:ind w:left="0"/>
              <w:rPr>
                <w:rFonts w:ascii="Times New Roman" w:hAnsi="Times New Roman" w:cs="Times New Roman"/>
                <w:color w:val="333333"/>
                <w:sz w:val="24"/>
                <w:szCs w:val="24"/>
              </w:rPr>
            </w:pPr>
            <w:r>
              <w:rPr>
                <w:rFonts w:ascii="Times New Roman" w:eastAsiaTheme="minorEastAsia" w:hAnsi="Times New Roman" w:cs="Times New Roman" w:hint="eastAsia"/>
                <w:color w:val="000000"/>
                <w:sz w:val="24"/>
                <w:szCs w:val="24"/>
                <w:lang w:eastAsia="zh-CN"/>
              </w:rPr>
              <w:t xml:space="preserve">  </w:t>
            </w:r>
            <w:proofErr w:type="spellStart"/>
            <w:r w:rsidRPr="008230D5">
              <w:rPr>
                <w:rFonts w:ascii="Times New Roman" w:hAnsi="Times New Roman" w:cs="Times New Roman"/>
                <w:color w:val="000000"/>
                <w:sz w:val="24"/>
                <w:szCs w:val="24"/>
              </w:rPr>
              <w:t>test.hen_orderno</w:t>
            </w:r>
            <w:proofErr w:type="spellEnd"/>
          </w:p>
        </w:tc>
      </w:tr>
      <w:tr w:rsidR="008230D5" w:rsidRPr="00964CDA" w14:paraId="7D72EC2F" w14:textId="77777777" w:rsidTr="008230D5">
        <w:trPr>
          <w:trHeight w:val="614"/>
        </w:trPr>
        <w:tc>
          <w:tcPr>
            <w:tcW w:w="993" w:type="dxa"/>
          </w:tcPr>
          <w:p w14:paraId="3F33FD5A" w14:textId="5CF0F4FA"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488B37BE" w14:textId="22BD374B"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masterInspectionCharacteristics</w:t>
            </w:r>
            <w:proofErr w:type="spellEnd"/>
          </w:p>
        </w:tc>
        <w:tc>
          <w:tcPr>
            <w:tcW w:w="3231" w:type="dxa"/>
          </w:tcPr>
          <w:p w14:paraId="1FE649E5" w14:textId="4FFEF5C3" w:rsidR="008230D5" w:rsidRPr="00A8674B" w:rsidRDefault="008230D5" w:rsidP="008230D5">
            <w:pPr>
              <w:pStyle w:val="TableParagraph"/>
              <w:ind w:left="120"/>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MIC_code</w:t>
            </w:r>
            <w:proofErr w:type="spellEnd"/>
          </w:p>
        </w:tc>
        <w:tc>
          <w:tcPr>
            <w:tcW w:w="3549" w:type="dxa"/>
            <w:vAlign w:val="bottom"/>
          </w:tcPr>
          <w:p w14:paraId="60AD8FCF" w14:textId="404475D0"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test.hen_mic_code</w:t>
            </w:r>
            <w:proofErr w:type="spellEnd"/>
          </w:p>
        </w:tc>
      </w:tr>
      <w:tr w:rsidR="008230D5" w:rsidRPr="00964CDA" w14:paraId="7E9BB665" w14:textId="77777777" w:rsidTr="008230D5">
        <w:trPr>
          <w:trHeight w:val="614"/>
        </w:trPr>
        <w:tc>
          <w:tcPr>
            <w:tcW w:w="993" w:type="dxa"/>
          </w:tcPr>
          <w:p w14:paraId="645B53DF" w14:textId="22F30B5D"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1EAD6BA1" w14:textId="0DE5A37B"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inspectionCharacteristicsText</w:t>
            </w:r>
            <w:proofErr w:type="spellEnd"/>
          </w:p>
        </w:tc>
        <w:tc>
          <w:tcPr>
            <w:tcW w:w="3231" w:type="dxa"/>
          </w:tcPr>
          <w:p w14:paraId="7E06BC40" w14:textId="3DBD5963" w:rsidR="008230D5" w:rsidRPr="00A8674B" w:rsidRDefault="008230D5" w:rsidP="008230D5">
            <w:pPr>
              <w:pStyle w:val="TableParagraph"/>
              <w:ind w:left="120"/>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short_text</w:t>
            </w:r>
            <w:proofErr w:type="spellEnd"/>
          </w:p>
        </w:tc>
        <w:tc>
          <w:tcPr>
            <w:tcW w:w="3549" w:type="dxa"/>
            <w:vAlign w:val="bottom"/>
          </w:tcPr>
          <w:p w14:paraId="6370EF5D" w14:textId="1D68728D"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test.hen_short_text</w:t>
            </w:r>
            <w:proofErr w:type="spellEnd"/>
          </w:p>
        </w:tc>
      </w:tr>
      <w:tr w:rsidR="008230D5" w:rsidRPr="00964CDA" w14:paraId="3AF8D9D1" w14:textId="77777777" w:rsidTr="008230D5">
        <w:trPr>
          <w:trHeight w:val="614"/>
        </w:trPr>
        <w:tc>
          <w:tcPr>
            <w:tcW w:w="993" w:type="dxa"/>
          </w:tcPr>
          <w:p w14:paraId="08DBCD95" w14:textId="77777777"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736A77C3" w14:textId="5E611D3C"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inspectionMethod</w:t>
            </w:r>
            <w:proofErr w:type="spellEnd"/>
          </w:p>
        </w:tc>
        <w:tc>
          <w:tcPr>
            <w:tcW w:w="3231" w:type="dxa"/>
            <w:vAlign w:val="bottom"/>
          </w:tcPr>
          <w:p w14:paraId="5681723C" w14:textId="1FACDEA1"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Test Method</w:t>
            </w:r>
          </w:p>
        </w:tc>
        <w:tc>
          <w:tcPr>
            <w:tcW w:w="3549" w:type="dxa"/>
            <w:vAlign w:val="bottom"/>
          </w:tcPr>
          <w:p w14:paraId="3F0842D6" w14:textId="4AFF485D"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Test.TestMethod</w:t>
            </w:r>
            <w:proofErr w:type="spellEnd"/>
          </w:p>
        </w:tc>
      </w:tr>
      <w:tr w:rsidR="008230D5" w:rsidRPr="00964CDA" w14:paraId="4E0836BF" w14:textId="77777777" w:rsidTr="008230D5">
        <w:trPr>
          <w:trHeight w:val="614"/>
        </w:trPr>
        <w:tc>
          <w:tcPr>
            <w:tcW w:w="993" w:type="dxa"/>
          </w:tcPr>
          <w:p w14:paraId="2E6EA32F" w14:textId="77777777"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657715D8" w14:textId="45E597A3"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inspectionMethodText</w:t>
            </w:r>
            <w:proofErr w:type="spellEnd"/>
          </w:p>
        </w:tc>
        <w:tc>
          <w:tcPr>
            <w:tcW w:w="3231" w:type="dxa"/>
          </w:tcPr>
          <w:p w14:paraId="248DDC28" w14:textId="09417784"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Test Method Name</w:t>
            </w:r>
          </w:p>
        </w:tc>
        <w:tc>
          <w:tcPr>
            <w:tcW w:w="3549" w:type="dxa"/>
            <w:vAlign w:val="bottom"/>
          </w:tcPr>
          <w:p w14:paraId="7143B874" w14:textId="3E87FA04" w:rsidR="008230D5" w:rsidRPr="008230D5" w:rsidRDefault="008230D5" w:rsidP="008230D5">
            <w:pPr>
              <w:pStyle w:val="TableParagraph"/>
              <w:rPr>
                <w:rFonts w:ascii="Times New Roman" w:hAnsi="Times New Roman" w:cs="Times New Roman"/>
                <w:color w:val="333333"/>
                <w:sz w:val="24"/>
                <w:szCs w:val="24"/>
              </w:rPr>
            </w:pPr>
            <w:r w:rsidRPr="008230D5">
              <w:rPr>
                <w:rFonts w:ascii="Times New Roman" w:hAnsi="Times New Roman" w:cs="Times New Roman"/>
                <w:color w:val="000000"/>
                <w:sz w:val="24"/>
                <w:szCs w:val="24"/>
              </w:rPr>
              <w:t>Test.analysis.name</w:t>
            </w:r>
          </w:p>
        </w:tc>
      </w:tr>
      <w:tr w:rsidR="008230D5" w:rsidRPr="00964CDA" w14:paraId="142533E2" w14:textId="77777777" w:rsidTr="008230D5">
        <w:trPr>
          <w:trHeight w:val="614"/>
        </w:trPr>
        <w:tc>
          <w:tcPr>
            <w:tcW w:w="993" w:type="dxa"/>
          </w:tcPr>
          <w:p w14:paraId="25AF8BD2" w14:textId="77777777"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5A93B195" w14:textId="2F92A5B9"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lowerSpecLimit</w:t>
            </w:r>
            <w:proofErr w:type="spellEnd"/>
          </w:p>
        </w:tc>
        <w:tc>
          <w:tcPr>
            <w:tcW w:w="3231" w:type="dxa"/>
            <w:vAlign w:val="bottom"/>
          </w:tcPr>
          <w:p w14:paraId="6F10871B" w14:textId="3370C1A0"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 xml:space="preserve"> lower Spec Limit</w:t>
            </w:r>
          </w:p>
        </w:tc>
        <w:tc>
          <w:tcPr>
            <w:tcW w:w="3549" w:type="dxa"/>
            <w:vAlign w:val="bottom"/>
          </w:tcPr>
          <w:p w14:paraId="681BF8D0" w14:textId="018F4A51" w:rsidR="008230D5" w:rsidRPr="008230D5" w:rsidRDefault="008230D5" w:rsidP="008230D5">
            <w:pPr>
              <w:pStyle w:val="TableParagraph"/>
              <w:rPr>
                <w:rFonts w:ascii="Times New Roman" w:hAnsi="Times New Roman" w:cs="Times New Roman"/>
                <w:color w:val="333333"/>
                <w:sz w:val="24"/>
                <w:szCs w:val="24"/>
              </w:rPr>
            </w:pPr>
            <w:r w:rsidRPr="008230D5">
              <w:rPr>
                <w:rFonts w:ascii="Times New Roman" w:hAnsi="Times New Roman" w:cs="Times New Roman"/>
                <w:color w:val="000000"/>
                <w:sz w:val="24"/>
                <w:szCs w:val="24"/>
              </w:rPr>
              <w:t>MLP_VALUES.MIN_LIMIT</w:t>
            </w:r>
          </w:p>
        </w:tc>
      </w:tr>
      <w:tr w:rsidR="008230D5" w:rsidRPr="00964CDA" w14:paraId="3C37688F" w14:textId="77777777" w:rsidTr="008230D5">
        <w:trPr>
          <w:trHeight w:val="614"/>
        </w:trPr>
        <w:tc>
          <w:tcPr>
            <w:tcW w:w="993" w:type="dxa"/>
          </w:tcPr>
          <w:p w14:paraId="65886AE8" w14:textId="77777777"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3D7A3F4A" w14:textId="07C0DE89"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upperSpecLimit</w:t>
            </w:r>
            <w:proofErr w:type="spellEnd"/>
          </w:p>
        </w:tc>
        <w:tc>
          <w:tcPr>
            <w:tcW w:w="3231" w:type="dxa"/>
            <w:vAlign w:val="bottom"/>
          </w:tcPr>
          <w:p w14:paraId="15DAE123" w14:textId="01D758B5"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 xml:space="preserve"> upper Spec Limit</w:t>
            </w:r>
          </w:p>
        </w:tc>
        <w:tc>
          <w:tcPr>
            <w:tcW w:w="3549" w:type="dxa"/>
            <w:vAlign w:val="bottom"/>
          </w:tcPr>
          <w:p w14:paraId="08FBBABC" w14:textId="7122B740" w:rsidR="008230D5" w:rsidRPr="008230D5" w:rsidRDefault="008230D5" w:rsidP="008230D5">
            <w:pPr>
              <w:pStyle w:val="TableParagraph"/>
              <w:rPr>
                <w:rFonts w:ascii="Times New Roman" w:hAnsi="Times New Roman" w:cs="Times New Roman"/>
                <w:color w:val="333333"/>
                <w:sz w:val="24"/>
                <w:szCs w:val="24"/>
              </w:rPr>
            </w:pPr>
            <w:r w:rsidRPr="008230D5">
              <w:rPr>
                <w:rFonts w:ascii="Times New Roman" w:hAnsi="Times New Roman" w:cs="Times New Roman"/>
                <w:color w:val="000000"/>
                <w:sz w:val="24"/>
                <w:szCs w:val="24"/>
              </w:rPr>
              <w:t>MLP_VALUES.MAX_LIMIT</w:t>
            </w:r>
          </w:p>
        </w:tc>
      </w:tr>
      <w:tr w:rsidR="008230D5" w:rsidRPr="00964CDA" w14:paraId="46B7C2B2" w14:textId="77777777" w:rsidTr="008230D5">
        <w:trPr>
          <w:trHeight w:val="614"/>
        </w:trPr>
        <w:tc>
          <w:tcPr>
            <w:tcW w:w="993" w:type="dxa"/>
          </w:tcPr>
          <w:p w14:paraId="37F3C382" w14:textId="77777777"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1DA01571" w14:textId="3D72D68B"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decimalPlace</w:t>
            </w:r>
            <w:proofErr w:type="spellEnd"/>
          </w:p>
        </w:tc>
        <w:tc>
          <w:tcPr>
            <w:tcW w:w="3231" w:type="dxa"/>
            <w:vAlign w:val="bottom"/>
          </w:tcPr>
          <w:p w14:paraId="216340E8" w14:textId="288E39B1"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PLACES</w:t>
            </w:r>
          </w:p>
        </w:tc>
        <w:tc>
          <w:tcPr>
            <w:tcW w:w="3549" w:type="dxa"/>
            <w:vAlign w:val="bottom"/>
          </w:tcPr>
          <w:p w14:paraId="77BDC83D" w14:textId="5BDD0A6F" w:rsidR="008230D5" w:rsidRPr="008230D5" w:rsidRDefault="008230D5" w:rsidP="008230D5">
            <w:pPr>
              <w:pStyle w:val="TableParagraph"/>
              <w:rPr>
                <w:rFonts w:ascii="Times New Roman" w:hAnsi="Times New Roman" w:cs="Times New Roman"/>
                <w:color w:val="333333"/>
                <w:sz w:val="24"/>
                <w:szCs w:val="24"/>
              </w:rPr>
            </w:pPr>
            <w:proofErr w:type="spellStart"/>
            <w:proofErr w:type="gramStart"/>
            <w:r w:rsidRPr="008230D5">
              <w:rPr>
                <w:rFonts w:ascii="Times New Roman" w:hAnsi="Times New Roman" w:cs="Times New Roman"/>
                <w:color w:val="000000"/>
                <w:sz w:val="24"/>
                <w:szCs w:val="24"/>
              </w:rPr>
              <w:t>result.places</w:t>
            </w:r>
            <w:proofErr w:type="spellEnd"/>
            <w:proofErr w:type="gramEnd"/>
          </w:p>
        </w:tc>
      </w:tr>
      <w:tr w:rsidR="008230D5" w:rsidRPr="00964CDA" w14:paraId="5A2667CD" w14:textId="77777777" w:rsidTr="008230D5">
        <w:trPr>
          <w:trHeight w:val="614"/>
        </w:trPr>
        <w:tc>
          <w:tcPr>
            <w:tcW w:w="993" w:type="dxa"/>
          </w:tcPr>
          <w:p w14:paraId="456D315C" w14:textId="77777777"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090B8312" w14:textId="734812BD"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measureUnit</w:t>
            </w:r>
            <w:proofErr w:type="spellEnd"/>
          </w:p>
        </w:tc>
        <w:tc>
          <w:tcPr>
            <w:tcW w:w="3231" w:type="dxa"/>
            <w:vAlign w:val="bottom"/>
          </w:tcPr>
          <w:p w14:paraId="19B00B8E" w14:textId="2F03DBE4"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unit</w:t>
            </w:r>
          </w:p>
        </w:tc>
        <w:tc>
          <w:tcPr>
            <w:tcW w:w="3549" w:type="dxa"/>
            <w:vAlign w:val="bottom"/>
          </w:tcPr>
          <w:p w14:paraId="11B7FB0A" w14:textId="49E63730" w:rsidR="008230D5" w:rsidRPr="008230D5" w:rsidRDefault="008230D5" w:rsidP="008230D5">
            <w:pPr>
              <w:pStyle w:val="TableParagraph"/>
              <w:rPr>
                <w:rFonts w:ascii="Times New Roman" w:hAnsi="Times New Roman" w:cs="Times New Roman"/>
                <w:color w:val="333333"/>
                <w:sz w:val="24"/>
                <w:szCs w:val="24"/>
              </w:rPr>
            </w:pPr>
            <w:proofErr w:type="spellStart"/>
            <w:proofErr w:type="gramStart"/>
            <w:r w:rsidRPr="008230D5">
              <w:rPr>
                <w:rFonts w:ascii="Times New Roman" w:hAnsi="Times New Roman" w:cs="Times New Roman"/>
                <w:color w:val="000000"/>
                <w:sz w:val="24"/>
                <w:szCs w:val="24"/>
              </w:rPr>
              <w:t>result.Units</w:t>
            </w:r>
            <w:proofErr w:type="spellEnd"/>
            <w:proofErr w:type="gramEnd"/>
          </w:p>
        </w:tc>
      </w:tr>
      <w:tr w:rsidR="008230D5" w:rsidRPr="00964CDA" w14:paraId="6777BEF2" w14:textId="77777777" w:rsidTr="008230D5">
        <w:trPr>
          <w:trHeight w:val="614"/>
        </w:trPr>
        <w:tc>
          <w:tcPr>
            <w:tcW w:w="993" w:type="dxa"/>
          </w:tcPr>
          <w:p w14:paraId="18ACA4BE" w14:textId="77777777"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3238CCA4" w14:textId="42177DCA"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resultRecordType</w:t>
            </w:r>
            <w:proofErr w:type="spellEnd"/>
          </w:p>
        </w:tc>
        <w:tc>
          <w:tcPr>
            <w:tcW w:w="3231" w:type="dxa"/>
            <w:vAlign w:val="bottom"/>
          </w:tcPr>
          <w:p w14:paraId="480F6B39" w14:textId="1A417E8F"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result Type</w:t>
            </w:r>
          </w:p>
        </w:tc>
        <w:tc>
          <w:tcPr>
            <w:tcW w:w="3549" w:type="dxa"/>
            <w:vAlign w:val="bottom"/>
          </w:tcPr>
          <w:p w14:paraId="129133AA" w14:textId="1FE017BD" w:rsidR="008230D5" w:rsidRPr="008230D5" w:rsidRDefault="008230D5" w:rsidP="008230D5">
            <w:pPr>
              <w:pStyle w:val="TableParagraph"/>
              <w:rPr>
                <w:rFonts w:ascii="Times New Roman" w:hAnsi="Times New Roman" w:cs="Times New Roman"/>
                <w:color w:val="333333"/>
                <w:sz w:val="24"/>
                <w:szCs w:val="24"/>
              </w:rPr>
            </w:pPr>
            <w:proofErr w:type="spellStart"/>
            <w:proofErr w:type="gramStart"/>
            <w:r w:rsidRPr="008230D5">
              <w:rPr>
                <w:rFonts w:ascii="Times New Roman" w:hAnsi="Times New Roman" w:cs="Times New Roman"/>
                <w:color w:val="000000"/>
                <w:sz w:val="24"/>
                <w:szCs w:val="24"/>
              </w:rPr>
              <w:t>result.resultType</w:t>
            </w:r>
            <w:proofErr w:type="spellEnd"/>
            <w:proofErr w:type="gramEnd"/>
          </w:p>
        </w:tc>
      </w:tr>
      <w:tr w:rsidR="008230D5" w:rsidRPr="00964CDA" w14:paraId="7A228C5A" w14:textId="77777777" w:rsidTr="008230D5">
        <w:trPr>
          <w:trHeight w:val="614"/>
        </w:trPr>
        <w:tc>
          <w:tcPr>
            <w:tcW w:w="993" w:type="dxa"/>
          </w:tcPr>
          <w:p w14:paraId="7D60F279" w14:textId="77777777"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0B4318C0" w14:textId="5DA0F50F"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InspectionResult</w:t>
            </w:r>
            <w:proofErr w:type="spellEnd"/>
          </w:p>
        </w:tc>
        <w:tc>
          <w:tcPr>
            <w:tcW w:w="3231" w:type="dxa"/>
            <w:vAlign w:val="bottom"/>
          </w:tcPr>
          <w:p w14:paraId="28193CEB" w14:textId="02E63ABC"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result value</w:t>
            </w:r>
          </w:p>
        </w:tc>
        <w:tc>
          <w:tcPr>
            <w:tcW w:w="3549" w:type="dxa"/>
            <w:vAlign w:val="bottom"/>
          </w:tcPr>
          <w:p w14:paraId="6B42BB91" w14:textId="72FB6554"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result_raw_result</w:t>
            </w:r>
            <w:proofErr w:type="spellEnd"/>
          </w:p>
        </w:tc>
      </w:tr>
      <w:tr w:rsidR="008230D5" w:rsidRPr="00964CDA" w14:paraId="2A91907B" w14:textId="77777777" w:rsidTr="008230D5">
        <w:trPr>
          <w:trHeight w:val="614"/>
        </w:trPr>
        <w:tc>
          <w:tcPr>
            <w:tcW w:w="993" w:type="dxa"/>
          </w:tcPr>
          <w:p w14:paraId="4C5535D1" w14:textId="77777777" w:rsidR="008230D5" w:rsidRPr="00A8674B" w:rsidRDefault="008230D5" w:rsidP="00090406">
            <w:pPr>
              <w:pStyle w:val="TableParagraph"/>
              <w:numPr>
                <w:ilvl w:val="0"/>
                <w:numId w:val="12"/>
              </w:numPr>
              <w:rPr>
                <w:rFonts w:ascii="Times New Roman" w:hAnsi="Times New Roman" w:cs="Times New Roman"/>
                <w:color w:val="333333"/>
                <w:spacing w:val="-5"/>
                <w:sz w:val="24"/>
              </w:rPr>
            </w:pPr>
          </w:p>
        </w:tc>
        <w:tc>
          <w:tcPr>
            <w:tcW w:w="2439" w:type="dxa"/>
            <w:vAlign w:val="bottom"/>
          </w:tcPr>
          <w:p w14:paraId="7BFE68B7" w14:textId="5568028E"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codeText</w:t>
            </w:r>
            <w:proofErr w:type="spellEnd"/>
          </w:p>
        </w:tc>
        <w:tc>
          <w:tcPr>
            <w:tcW w:w="3231" w:type="dxa"/>
            <w:vAlign w:val="bottom"/>
          </w:tcPr>
          <w:p w14:paraId="6A0433DB" w14:textId="1236EDA3" w:rsidR="008230D5" w:rsidRPr="00964CDA" w:rsidRDefault="008230D5" w:rsidP="008230D5">
            <w:pPr>
              <w:pStyle w:val="TableParagraph"/>
              <w:ind w:left="120"/>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OnSpec</w:t>
            </w:r>
            <w:proofErr w:type="spellEnd"/>
          </w:p>
        </w:tc>
        <w:tc>
          <w:tcPr>
            <w:tcW w:w="3549" w:type="dxa"/>
            <w:vAlign w:val="bottom"/>
          </w:tcPr>
          <w:p w14:paraId="3E4650AB" w14:textId="316B4625"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result.hen_on_spec</w:t>
            </w:r>
            <w:proofErr w:type="spellEnd"/>
          </w:p>
        </w:tc>
      </w:tr>
    </w:tbl>
    <w:p w14:paraId="1F6874BB" w14:textId="77777777" w:rsidR="009D73C6" w:rsidRDefault="009D73C6" w:rsidP="009D73C6">
      <w:pPr>
        <w:pStyle w:val="BodyText"/>
        <w:spacing w:before="44"/>
        <w:rPr>
          <w:rFonts w:ascii="Arial"/>
          <w:b/>
          <w:sz w:val="28"/>
        </w:rPr>
      </w:pPr>
    </w:p>
    <w:p w14:paraId="0552F816" w14:textId="77777777" w:rsidR="009D73C6" w:rsidRPr="00D26542" w:rsidRDefault="009D73C6" w:rsidP="00D26542">
      <w:pPr>
        <w:pStyle w:val="Heading6"/>
        <w:rPr>
          <w:rFonts w:eastAsiaTheme="minorEastAsia"/>
          <w:lang w:eastAsia="zh-CN"/>
        </w:rPr>
      </w:pPr>
      <w:r w:rsidRPr="00D26542">
        <w:rPr>
          <w:rFonts w:eastAsiaTheme="minorEastAsia"/>
          <w:lang w:eastAsia="zh-CN"/>
        </w:rPr>
        <w:t>System Logic</w:t>
      </w:r>
    </w:p>
    <w:p w14:paraId="499D2A64" w14:textId="7C78D361" w:rsidR="009D73C6" w:rsidRPr="00415D86" w:rsidRDefault="009D73C6" w:rsidP="00090406">
      <w:pPr>
        <w:pStyle w:val="ListParagraph"/>
        <w:numPr>
          <w:ilvl w:val="0"/>
          <w:numId w:val="2"/>
        </w:numPr>
        <w:jc w:val="both"/>
        <w:rPr>
          <w:rFonts w:ascii="Times New Roman" w:eastAsiaTheme="minorEastAsia" w:hAnsi="Times New Roman"/>
          <w:sz w:val="24"/>
          <w:lang w:eastAsia="zh-CN"/>
        </w:rPr>
      </w:pPr>
      <w:r w:rsidRPr="00415D86">
        <w:rPr>
          <w:rFonts w:ascii="Times New Roman" w:eastAsiaTheme="minorEastAsia" w:hAnsi="Times New Roman"/>
          <w:sz w:val="24"/>
          <w:lang w:eastAsia="zh-CN"/>
        </w:rPr>
        <w:t xml:space="preserve">When an IPQC sample is authorized in QCLAD, the system sets </w:t>
      </w:r>
      <w:proofErr w:type="spellStart"/>
      <w:r w:rsidR="00C808BA">
        <w:rPr>
          <w:rFonts w:ascii="Times New Roman" w:eastAsiaTheme="minorEastAsia" w:hAnsi="Times New Roman" w:hint="eastAsia"/>
          <w:sz w:val="24"/>
          <w:lang w:eastAsia="zh-CN"/>
        </w:rPr>
        <w:t>hen_</w:t>
      </w:r>
      <w:r w:rsidRPr="00415D86">
        <w:rPr>
          <w:rFonts w:ascii="Times New Roman" w:eastAsiaTheme="minorEastAsia" w:hAnsi="Times New Roman"/>
          <w:sz w:val="24"/>
          <w:lang w:eastAsia="zh-CN"/>
        </w:rPr>
        <w:t>MES_to_be_sent</w:t>
      </w:r>
      <w:proofErr w:type="spellEnd"/>
      <w:r w:rsidRPr="00415D86">
        <w:rPr>
          <w:rFonts w:ascii="Times New Roman" w:eastAsiaTheme="minorEastAsia" w:hAnsi="Times New Roman"/>
          <w:sz w:val="24"/>
          <w:lang w:eastAsia="zh-CN"/>
        </w:rPr>
        <w:t xml:space="preserve"> to true</w:t>
      </w:r>
    </w:p>
    <w:p w14:paraId="2D701ED6" w14:textId="222AAF6F" w:rsidR="009D73C6" w:rsidRPr="00415D86" w:rsidRDefault="009D73C6" w:rsidP="00090406">
      <w:pPr>
        <w:pStyle w:val="ListParagraph"/>
        <w:numPr>
          <w:ilvl w:val="0"/>
          <w:numId w:val="2"/>
        </w:numPr>
        <w:jc w:val="both"/>
        <w:rPr>
          <w:rFonts w:ascii="Times New Roman" w:eastAsiaTheme="minorEastAsia" w:hAnsi="Times New Roman"/>
          <w:sz w:val="24"/>
          <w:lang w:eastAsia="zh-CN"/>
        </w:rPr>
      </w:pPr>
      <w:r w:rsidRPr="00415D86">
        <w:rPr>
          <w:rFonts w:ascii="Times New Roman" w:eastAsiaTheme="minorEastAsia" w:hAnsi="Times New Roman"/>
          <w:sz w:val="24"/>
          <w:lang w:eastAsia="zh-CN"/>
        </w:rPr>
        <w:t>A background task (</w:t>
      </w:r>
      <w:proofErr w:type="spellStart"/>
      <w:r w:rsidR="00C808BA">
        <w:rPr>
          <w:rFonts w:ascii="Times New Roman" w:eastAsiaTheme="minorEastAsia" w:hAnsi="Times New Roman" w:hint="eastAsia"/>
          <w:sz w:val="24"/>
          <w:lang w:eastAsia="zh-CN"/>
        </w:rPr>
        <w:t>Hen</w:t>
      </w:r>
      <w:r w:rsidRPr="00415D86">
        <w:rPr>
          <w:rFonts w:ascii="Times New Roman" w:eastAsiaTheme="minorEastAsia" w:hAnsi="Times New Roman"/>
          <w:sz w:val="24"/>
          <w:lang w:eastAsia="zh-CN"/>
        </w:rPr>
        <w:t>SendResultToMESTask</w:t>
      </w:r>
      <w:proofErr w:type="spellEnd"/>
      <w:r w:rsidRPr="00415D86">
        <w:rPr>
          <w:rFonts w:ascii="Times New Roman" w:eastAsiaTheme="minorEastAsia" w:hAnsi="Times New Roman"/>
          <w:sz w:val="24"/>
          <w:lang w:eastAsia="zh-CN"/>
        </w:rPr>
        <w:t>) runs every 5 minutes</w:t>
      </w:r>
    </w:p>
    <w:p w14:paraId="415BCFC8" w14:textId="4FF6AD35" w:rsidR="009D73C6" w:rsidRPr="00415D86" w:rsidRDefault="009D73C6" w:rsidP="00090406">
      <w:pPr>
        <w:pStyle w:val="ListParagraph"/>
        <w:numPr>
          <w:ilvl w:val="0"/>
          <w:numId w:val="2"/>
        </w:numPr>
        <w:jc w:val="both"/>
        <w:rPr>
          <w:rFonts w:ascii="Times New Roman" w:eastAsiaTheme="minorEastAsia" w:hAnsi="Times New Roman"/>
          <w:sz w:val="24"/>
          <w:lang w:eastAsia="zh-CN"/>
        </w:rPr>
      </w:pPr>
      <w:r w:rsidRPr="00415D86">
        <w:rPr>
          <w:rFonts w:ascii="Times New Roman" w:eastAsiaTheme="minorEastAsia" w:hAnsi="Times New Roman"/>
          <w:sz w:val="24"/>
          <w:lang w:eastAsia="zh-CN"/>
        </w:rPr>
        <w:t xml:space="preserve">The task retrieves all IPQC samples with </w:t>
      </w:r>
      <w:proofErr w:type="spellStart"/>
      <w:r w:rsidR="00C808BA">
        <w:rPr>
          <w:rFonts w:ascii="Times New Roman" w:eastAsiaTheme="minorEastAsia" w:hAnsi="Times New Roman" w:hint="eastAsia"/>
          <w:sz w:val="24"/>
          <w:lang w:eastAsia="zh-CN"/>
        </w:rPr>
        <w:t>hen_</w:t>
      </w:r>
      <w:r w:rsidRPr="00415D86">
        <w:rPr>
          <w:rFonts w:ascii="Times New Roman" w:eastAsiaTheme="minorEastAsia" w:hAnsi="Times New Roman"/>
          <w:sz w:val="24"/>
          <w:lang w:eastAsia="zh-CN"/>
        </w:rPr>
        <w:t>MES_to_be_sent</w:t>
      </w:r>
      <w:proofErr w:type="spellEnd"/>
      <w:r w:rsidRPr="00415D86">
        <w:rPr>
          <w:rFonts w:ascii="Times New Roman" w:eastAsiaTheme="minorEastAsia" w:hAnsi="Times New Roman"/>
          <w:sz w:val="24"/>
          <w:lang w:eastAsia="zh-CN"/>
        </w:rPr>
        <w:t xml:space="preserve">=true and </w:t>
      </w:r>
      <w:proofErr w:type="spellStart"/>
      <w:r w:rsidR="00C808BA">
        <w:rPr>
          <w:rFonts w:ascii="Times New Roman" w:eastAsiaTheme="minorEastAsia" w:hAnsi="Times New Roman" w:hint="eastAsia"/>
          <w:sz w:val="24"/>
          <w:lang w:eastAsia="zh-CN"/>
        </w:rPr>
        <w:t>hen_</w:t>
      </w:r>
      <w:r w:rsidRPr="00415D86">
        <w:rPr>
          <w:rFonts w:ascii="Times New Roman" w:eastAsiaTheme="minorEastAsia" w:hAnsi="Times New Roman"/>
          <w:sz w:val="24"/>
          <w:lang w:eastAsia="zh-CN"/>
        </w:rPr>
        <w:t>MES_Has_sent</w:t>
      </w:r>
      <w:proofErr w:type="spellEnd"/>
      <w:r w:rsidRPr="00415D86">
        <w:rPr>
          <w:rFonts w:ascii="Times New Roman" w:eastAsiaTheme="minorEastAsia" w:hAnsi="Times New Roman"/>
          <w:sz w:val="24"/>
          <w:lang w:eastAsia="zh-CN"/>
        </w:rPr>
        <w:t>=false</w:t>
      </w:r>
    </w:p>
    <w:p w14:paraId="7A3F15E7" w14:textId="77777777" w:rsidR="009D73C6" w:rsidRPr="00415D86" w:rsidRDefault="009D73C6" w:rsidP="00090406">
      <w:pPr>
        <w:pStyle w:val="ListParagraph"/>
        <w:numPr>
          <w:ilvl w:val="0"/>
          <w:numId w:val="2"/>
        </w:numPr>
        <w:jc w:val="both"/>
        <w:rPr>
          <w:rFonts w:ascii="Times New Roman" w:eastAsiaTheme="minorEastAsia" w:hAnsi="Times New Roman"/>
          <w:sz w:val="24"/>
          <w:lang w:eastAsia="zh-CN"/>
        </w:rPr>
      </w:pPr>
      <w:r w:rsidRPr="00415D86">
        <w:rPr>
          <w:rFonts w:ascii="Times New Roman" w:eastAsiaTheme="minorEastAsia" w:hAnsi="Times New Roman"/>
          <w:sz w:val="24"/>
          <w:lang w:eastAsia="zh-CN"/>
        </w:rPr>
        <w:t>For each sample:</w:t>
      </w:r>
    </w:p>
    <w:p w14:paraId="435C36B8" w14:textId="77777777" w:rsidR="009D73C6" w:rsidRPr="00415D86" w:rsidRDefault="009D73C6" w:rsidP="00415D86">
      <w:pPr>
        <w:ind w:left="1080"/>
        <w:jc w:val="both"/>
        <w:rPr>
          <w:rFonts w:ascii="Times New Roman" w:eastAsiaTheme="minorEastAsia" w:hAnsi="Times New Roman"/>
          <w:sz w:val="24"/>
          <w:lang w:eastAsia="zh-CN"/>
        </w:rPr>
      </w:pPr>
      <w:r w:rsidRPr="005D1545">
        <w:rPr>
          <w:rFonts w:eastAsiaTheme="minorEastAsia"/>
          <w:noProof/>
          <w:lang w:eastAsia="zh-CN"/>
        </w:rPr>
        <w:drawing>
          <wp:inline distT="0" distB="0" distL="0" distR="0" wp14:anchorId="04F2B5B8" wp14:editId="6E3216AD">
            <wp:extent cx="57150" cy="5714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57150" cy="57149"/>
                    </a:xfrm>
                    <a:prstGeom prst="rect">
                      <a:avLst/>
                    </a:prstGeom>
                  </pic:spPr>
                </pic:pic>
              </a:graphicData>
            </a:graphic>
          </wp:inline>
        </w:drawing>
      </w:r>
      <w:r w:rsidRPr="00415D86">
        <w:rPr>
          <w:rFonts w:ascii="Times New Roman" w:eastAsiaTheme="minorEastAsia" w:hAnsi="Times New Roman"/>
          <w:sz w:val="24"/>
          <w:lang w:eastAsia="zh-CN"/>
        </w:rPr>
        <w:t xml:space="preserve"> If passed: Send decision "A" without adjustment information</w:t>
      </w:r>
    </w:p>
    <w:p w14:paraId="43AC0B5B" w14:textId="5501B03B" w:rsidR="009D73C6" w:rsidRDefault="00390D76" w:rsidP="00415D86">
      <w:pPr>
        <w:ind w:left="1080"/>
        <w:jc w:val="both"/>
        <w:rPr>
          <w:rFonts w:ascii="Times New Roman" w:eastAsiaTheme="minorEastAsia" w:hAnsi="Times New Roman"/>
          <w:sz w:val="24"/>
          <w:lang w:eastAsia="zh-CN"/>
        </w:rPr>
      </w:pPr>
      <w:r>
        <w:pict w14:anchorId="0FFFDF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visibility:visible">
            <v:imagedata r:id="rId21" o:title=""/>
            <o:lock v:ext="edit" aspectratio="f"/>
          </v:shape>
        </w:pict>
      </w:r>
      <w:r w:rsidR="009D73C6" w:rsidRPr="00415D86">
        <w:rPr>
          <w:rFonts w:ascii="Times New Roman" w:eastAsiaTheme="minorEastAsia" w:hAnsi="Times New Roman"/>
          <w:sz w:val="24"/>
          <w:lang w:eastAsia="zh-CN"/>
        </w:rPr>
        <w:t xml:space="preserve"> If failed: Send decision "R" with adjustment information if applicable</w:t>
      </w:r>
    </w:p>
    <w:p w14:paraId="1D70C792" w14:textId="10876AC6" w:rsidR="00784553" w:rsidRDefault="00784553" w:rsidP="0049571E">
      <w:pPr>
        <w:ind w:left="1080"/>
        <w:jc w:val="both"/>
        <w:rPr>
          <w:rFonts w:ascii="Times New Roman" w:eastAsiaTheme="minorEastAsia" w:hAnsi="Times New Roman"/>
          <w:sz w:val="24"/>
          <w:lang w:val="en-US" w:eastAsia="zh-CN"/>
        </w:rPr>
      </w:pPr>
      <w:r>
        <w:rPr>
          <w:rFonts w:ascii="Times New Roman" w:eastAsiaTheme="minorEastAsia" w:hAnsi="Times New Roman" w:hint="eastAsia"/>
          <w:sz w:val="24"/>
          <w:lang w:eastAsia="zh-CN"/>
        </w:rPr>
        <w:t>Details:</w:t>
      </w:r>
      <w:r w:rsidR="0049571E">
        <w:rPr>
          <w:rFonts w:ascii="Times New Roman" w:eastAsiaTheme="minorEastAsia" w:hAnsi="Times New Roman" w:hint="eastAsia"/>
          <w:sz w:val="24"/>
          <w:lang w:eastAsia="zh-CN"/>
        </w:rPr>
        <w:t xml:space="preserve"> </w:t>
      </w:r>
      <w:r>
        <w:rPr>
          <w:rFonts w:ascii="Times New Roman" w:eastAsiaTheme="minorEastAsia" w:hAnsi="Times New Roman"/>
          <w:sz w:val="24"/>
          <w:lang w:val="en-US" w:eastAsia="zh-CN"/>
        </w:rPr>
        <w:t>R</w:t>
      </w:r>
      <w:r>
        <w:rPr>
          <w:rFonts w:ascii="Times New Roman" w:eastAsiaTheme="minorEastAsia" w:hAnsi="Times New Roman" w:hint="eastAsia"/>
          <w:sz w:val="24"/>
          <w:lang w:val="en-US" w:eastAsia="zh-CN"/>
        </w:rPr>
        <w:t>efer to prototype as below:</w:t>
      </w:r>
    </w:p>
    <w:p w14:paraId="0AC80AD9" w14:textId="58DB7E5A" w:rsidR="00784553" w:rsidRDefault="00067B5A" w:rsidP="4F0107CC">
      <w:pPr>
        <w:jc w:val="both"/>
        <w:rPr>
          <w:rFonts w:ascii="Times New Roman" w:eastAsiaTheme="minorEastAsia" w:hAnsi="Times New Roman"/>
          <w:sz w:val="24"/>
          <w:lang w:eastAsia="zh-CN"/>
        </w:rPr>
      </w:pPr>
      <w:commentRangeStart w:id="147"/>
      <w:commentRangeStart w:id="148"/>
      <w:commentRangeStart w:id="149"/>
      <w:commentRangeStart w:id="150"/>
      <w:commentRangeStart w:id="151"/>
      <w:commentRangeStart w:id="152"/>
      <w:commentRangeEnd w:id="152"/>
      <w:r>
        <w:rPr>
          <w:rStyle w:val="CommentReference"/>
        </w:rPr>
        <w:commentReference w:id="152"/>
      </w:r>
      <w:commentRangeEnd w:id="147"/>
      <w:r>
        <w:rPr>
          <w:rStyle w:val="CommentReference"/>
        </w:rPr>
        <w:commentReference w:id="147"/>
      </w:r>
      <w:commentRangeEnd w:id="148"/>
      <w:r>
        <w:rPr>
          <w:rStyle w:val="CommentReference"/>
        </w:rPr>
        <w:commentReference w:id="148"/>
      </w:r>
      <w:commentRangeEnd w:id="149"/>
      <w:r>
        <w:rPr>
          <w:rStyle w:val="CommentReference"/>
        </w:rPr>
        <w:commentReference w:id="149"/>
      </w:r>
      <w:commentRangeEnd w:id="150"/>
      <w:r>
        <w:rPr>
          <w:rStyle w:val="CommentReference"/>
        </w:rPr>
        <w:commentReference w:id="150"/>
      </w:r>
      <w:commentRangeEnd w:id="151"/>
      <w:r>
        <w:rPr>
          <w:rStyle w:val="CommentReference"/>
        </w:rPr>
        <w:commentReference w:id="151"/>
      </w:r>
      <w:r w:rsidR="00BF6D98">
        <w:rPr>
          <w:noProof/>
        </w:rPr>
        <w:drawing>
          <wp:inline distT="0" distB="0" distL="0" distR="0" wp14:anchorId="778B36C2" wp14:editId="5612DC30">
            <wp:extent cx="5943600" cy="3503295"/>
            <wp:effectExtent l="0" t="0" r="0" b="1905"/>
            <wp:docPr id="1688519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19347" name="Picture 1" descr="A screenshot of a computer&#10;&#10;AI-generated content may be incorrect."/>
                    <pic:cNvPicPr/>
                  </pic:nvPicPr>
                  <pic:blipFill>
                    <a:blip r:embed="rId22"/>
                    <a:stretch>
                      <a:fillRect/>
                    </a:stretch>
                  </pic:blipFill>
                  <pic:spPr>
                    <a:xfrm>
                      <a:off x="0" y="0"/>
                      <a:ext cx="5943600" cy="3503295"/>
                    </a:xfrm>
                    <a:prstGeom prst="rect">
                      <a:avLst/>
                    </a:prstGeom>
                  </pic:spPr>
                </pic:pic>
              </a:graphicData>
            </a:graphic>
          </wp:inline>
        </w:drawing>
      </w:r>
    </w:p>
    <w:p w14:paraId="5A3895EB" w14:textId="3798DD0B" w:rsidR="00D26E66" w:rsidRPr="00EE0F34" w:rsidRDefault="00EE0F34" w:rsidP="4F0107CC">
      <w:pPr>
        <w:jc w:val="both"/>
        <w:rPr>
          <w:rFonts w:ascii="Times New Roman" w:eastAsiaTheme="minorEastAsia" w:hAnsi="Times New Roman" w:hint="eastAsia"/>
          <w:sz w:val="24"/>
          <w:lang w:val="en-US" w:eastAsia="zh-CN"/>
        </w:rPr>
      </w:pPr>
      <w:r w:rsidRPr="00EE0F34">
        <w:rPr>
          <w:rFonts w:ascii="Times New Roman" w:eastAsiaTheme="minorEastAsia" w:hAnsi="Times New Roman"/>
          <w:sz w:val="24"/>
          <w:lang w:val="en-US" w:eastAsia="zh-CN"/>
        </w:rPr>
        <w:t xml:space="preserve">Once the test has been completed and the </w:t>
      </w:r>
      <w:proofErr w:type="gramStart"/>
      <w:r w:rsidRPr="00EE0F34">
        <w:rPr>
          <w:rFonts w:ascii="Times New Roman" w:eastAsiaTheme="minorEastAsia" w:hAnsi="Times New Roman"/>
          <w:sz w:val="24"/>
          <w:lang w:val="en-US" w:eastAsia="zh-CN"/>
        </w:rPr>
        <w:t>on</w:t>
      </w:r>
      <w:proofErr w:type="gramEnd"/>
      <w:r w:rsidRPr="00EE0F34">
        <w:rPr>
          <w:rFonts w:ascii="Times New Roman" w:eastAsiaTheme="minorEastAsia" w:hAnsi="Times New Roman"/>
          <w:sz w:val="24"/>
          <w:lang w:val="en-US" w:eastAsia="zh-CN"/>
        </w:rPr>
        <w:t xml:space="preserve"> spec is 'no', the 'Usage Decisions' button will appear. QCLAD can create a folder named 'Usage Decisions'</w:t>
      </w:r>
      <w:r w:rsidR="00A8123E">
        <w:rPr>
          <w:rFonts w:ascii="Times New Roman" w:eastAsiaTheme="minorEastAsia" w:hAnsi="Times New Roman" w:hint="eastAsia"/>
          <w:sz w:val="24"/>
          <w:lang w:val="en-US" w:eastAsia="zh-CN"/>
        </w:rPr>
        <w:t xml:space="preserve"> folder</w:t>
      </w:r>
      <w:r w:rsidRPr="00EE0F34">
        <w:rPr>
          <w:rFonts w:ascii="Times New Roman" w:eastAsiaTheme="minorEastAsia" w:hAnsi="Times New Roman"/>
          <w:sz w:val="24"/>
          <w:lang w:val="en-US" w:eastAsia="zh-CN"/>
        </w:rPr>
        <w:t xml:space="preserve">, in which users can find IPQC tests with a complete status and </w:t>
      </w:r>
      <w:r w:rsidR="00A8123E" w:rsidRPr="00EE0F34">
        <w:rPr>
          <w:rFonts w:ascii="Times New Roman" w:eastAsiaTheme="minorEastAsia" w:hAnsi="Times New Roman"/>
          <w:sz w:val="24"/>
          <w:lang w:val="en-US" w:eastAsia="zh-CN"/>
        </w:rPr>
        <w:t>on spec is 'no'</w:t>
      </w:r>
      <w:r w:rsidR="00A8123E">
        <w:rPr>
          <w:rFonts w:ascii="Times New Roman" w:eastAsiaTheme="minorEastAsia" w:hAnsi="Times New Roman" w:hint="eastAsia"/>
          <w:sz w:val="24"/>
          <w:lang w:val="en-US" w:eastAsia="zh-CN"/>
        </w:rPr>
        <w:t>.</w:t>
      </w:r>
    </w:p>
    <w:p w14:paraId="1C9AC236" w14:textId="2E82EEA3" w:rsidR="00F346A0" w:rsidRDefault="00F346A0" w:rsidP="00F346A0">
      <w:pPr>
        <w:ind w:firstLine="72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Step1: right click </w:t>
      </w:r>
      <w:r>
        <w:rPr>
          <w:rFonts w:ascii="Times New Roman" w:eastAsiaTheme="minorEastAsia" w:hAnsi="Times New Roman"/>
          <w:sz w:val="24"/>
          <w:lang w:val="en-US" w:eastAsia="zh-CN"/>
        </w:rPr>
        <w:t>“</w:t>
      </w:r>
      <w:commentRangeStart w:id="153"/>
      <w:r w:rsidR="00D26E66">
        <w:rPr>
          <w:rFonts w:ascii="Times New Roman" w:eastAsiaTheme="minorEastAsia" w:hAnsi="Times New Roman" w:hint="eastAsia"/>
          <w:sz w:val="24"/>
          <w:lang w:eastAsia="zh-CN"/>
        </w:rPr>
        <w:t>Usage Decisions</w:t>
      </w:r>
      <w:r>
        <w:rPr>
          <w:rFonts w:ascii="Times New Roman" w:eastAsiaTheme="minorEastAsia" w:hAnsi="Times New Roman"/>
          <w:sz w:val="24"/>
          <w:lang w:val="en-US" w:eastAsia="zh-CN"/>
        </w:rPr>
        <w:t>”</w:t>
      </w:r>
      <w:commentRangeEnd w:id="153"/>
      <w:r>
        <w:rPr>
          <w:rStyle w:val="CommentReference"/>
        </w:rPr>
        <w:commentReference w:id="153"/>
      </w:r>
      <w:r>
        <w:rPr>
          <w:rFonts w:ascii="Times New Roman" w:eastAsiaTheme="minorEastAsia" w:hAnsi="Times New Roman" w:hint="eastAsia"/>
          <w:sz w:val="24"/>
          <w:lang w:val="en-US" w:eastAsia="zh-CN"/>
        </w:rPr>
        <w:t xml:space="preserve"> Master Menu on test item. </w:t>
      </w:r>
      <w:r>
        <w:rPr>
          <w:rFonts w:ascii="Times New Roman" w:eastAsiaTheme="minorEastAsia" w:hAnsi="Times New Roman"/>
          <w:sz w:val="24"/>
          <w:lang w:val="en-US" w:eastAsia="zh-CN"/>
        </w:rPr>
        <w:t>W</w:t>
      </w:r>
      <w:r>
        <w:rPr>
          <w:rFonts w:ascii="Times New Roman" w:eastAsiaTheme="minorEastAsia" w:hAnsi="Times New Roman" w:hint="eastAsia"/>
          <w:sz w:val="24"/>
          <w:lang w:val="en-US" w:eastAsia="zh-CN"/>
        </w:rPr>
        <w:t>ill pop up windows as below:</w:t>
      </w:r>
    </w:p>
    <w:p w14:paraId="1DC7FF53" w14:textId="0FEDDAF8" w:rsidR="00F346A0" w:rsidRDefault="00886BBB" w:rsidP="00784553">
      <w:pPr>
        <w:jc w:val="both"/>
        <w:rPr>
          <w:rFonts w:ascii="Times New Roman" w:eastAsiaTheme="minorEastAsia" w:hAnsi="Times New Roman"/>
          <w:sz w:val="24"/>
          <w:lang w:val="en-US" w:eastAsia="zh-CN"/>
        </w:rPr>
      </w:pPr>
      <w:r>
        <w:rPr>
          <w:noProof/>
        </w:rPr>
        <w:lastRenderedPageBreak/>
        <w:drawing>
          <wp:inline distT="0" distB="0" distL="0" distR="0" wp14:anchorId="32F60F92" wp14:editId="1DD45A53">
            <wp:extent cx="5943600" cy="2931160"/>
            <wp:effectExtent l="0" t="0" r="0" b="2540"/>
            <wp:docPr id="1733326359"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26359" name="Picture 1" descr="Screens screenshot of a computer screen&#10;&#10;AI-generated content may be incorrect."/>
                    <pic:cNvPicPr/>
                  </pic:nvPicPr>
                  <pic:blipFill>
                    <a:blip r:embed="rId23"/>
                    <a:stretch>
                      <a:fillRect/>
                    </a:stretch>
                  </pic:blipFill>
                  <pic:spPr>
                    <a:xfrm>
                      <a:off x="0" y="0"/>
                      <a:ext cx="5943600" cy="2931160"/>
                    </a:xfrm>
                    <a:prstGeom prst="rect">
                      <a:avLst/>
                    </a:prstGeom>
                  </pic:spPr>
                </pic:pic>
              </a:graphicData>
            </a:graphic>
          </wp:inline>
        </w:drawing>
      </w:r>
    </w:p>
    <w:p w14:paraId="19534B3E" w14:textId="1F344634" w:rsidR="002C54FB" w:rsidRDefault="002C54FB" w:rsidP="00784553">
      <w:pPr>
        <w:jc w:val="both"/>
        <w:rPr>
          <w:rFonts w:ascii="Times New Roman" w:eastAsiaTheme="minorEastAsia" w:hAnsi="Times New Roman"/>
          <w:sz w:val="24"/>
          <w:lang w:val="en-US" w:eastAsia="zh-CN"/>
        </w:rPr>
      </w:pPr>
      <w:r>
        <w:rPr>
          <w:noProof/>
        </w:rPr>
        <w:drawing>
          <wp:inline distT="0" distB="0" distL="0" distR="0" wp14:anchorId="33760B3D" wp14:editId="53436BD1">
            <wp:extent cx="6567170" cy="1898015"/>
            <wp:effectExtent l="0" t="0" r="5080" b="6985"/>
            <wp:docPr id="1407127430" name="Picture 1" descr="A close-up of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7430" name="Picture 1" descr="A close-up of a green screen&#10;&#10;AI-generated content may be incorrect."/>
                    <pic:cNvPicPr/>
                  </pic:nvPicPr>
                  <pic:blipFill>
                    <a:blip r:embed="rId24"/>
                    <a:stretch>
                      <a:fillRect/>
                    </a:stretch>
                  </pic:blipFill>
                  <pic:spPr>
                    <a:xfrm>
                      <a:off x="0" y="0"/>
                      <a:ext cx="6567170" cy="1898015"/>
                    </a:xfrm>
                    <a:prstGeom prst="rect">
                      <a:avLst/>
                    </a:prstGeom>
                  </pic:spPr>
                </pic:pic>
              </a:graphicData>
            </a:graphic>
          </wp:inline>
        </w:drawing>
      </w:r>
    </w:p>
    <w:p w14:paraId="33099BA6" w14:textId="5B9A14B9" w:rsidR="00E07C21" w:rsidRDefault="00E07C21" w:rsidP="00784553">
      <w:pPr>
        <w:jc w:val="both"/>
        <w:rPr>
          <w:rFonts w:ascii="Times New Roman" w:eastAsiaTheme="minorEastAsia" w:hAnsi="Times New Roman"/>
          <w:sz w:val="24"/>
          <w:lang w:val="en-US" w:eastAsia="zh-CN"/>
        </w:rPr>
      </w:pPr>
      <w:r>
        <w:rPr>
          <w:noProof/>
        </w:rPr>
        <w:drawing>
          <wp:inline distT="0" distB="0" distL="0" distR="0" wp14:anchorId="4119D745" wp14:editId="7922D451">
            <wp:extent cx="6567170" cy="1622425"/>
            <wp:effectExtent l="0" t="0" r="5080" b="0"/>
            <wp:docPr id="803659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59844" name="Picture 1" descr="A screenshot of a computer&#10;&#10;AI-generated content may be incorrect."/>
                    <pic:cNvPicPr/>
                  </pic:nvPicPr>
                  <pic:blipFill>
                    <a:blip r:embed="rId25"/>
                    <a:stretch>
                      <a:fillRect/>
                    </a:stretch>
                  </pic:blipFill>
                  <pic:spPr>
                    <a:xfrm>
                      <a:off x="0" y="0"/>
                      <a:ext cx="6567170" cy="1622425"/>
                    </a:xfrm>
                    <a:prstGeom prst="rect">
                      <a:avLst/>
                    </a:prstGeom>
                  </pic:spPr>
                </pic:pic>
              </a:graphicData>
            </a:graphic>
          </wp:inline>
        </w:drawing>
      </w:r>
    </w:p>
    <w:p w14:paraId="296CCA3E" w14:textId="2B976EC6" w:rsidR="00E07C21" w:rsidRDefault="003E2A42" w:rsidP="00DC1B55">
      <w:pPr>
        <w:ind w:left="720" w:firstLine="36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Step2</w:t>
      </w:r>
      <w:r w:rsidR="00DA6D87">
        <w:rPr>
          <w:rFonts w:ascii="Times New Roman" w:eastAsiaTheme="minorEastAsia" w:hAnsi="Times New Roman" w:hint="eastAsia"/>
          <w:sz w:val="24"/>
          <w:lang w:val="en-US" w:eastAsia="zh-CN"/>
        </w:rPr>
        <w:t xml:space="preserve">: </w:t>
      </w:r>
      <w:r w:rsidR="00860754">
        <w:rPr>
          <w:rFonts w:ascii="Times New Roman" w:eastAsiaTheme="minorEastAsia" w:hAnsi="Times New Roman"/>
          <w:sz w:val="24"/>
          <w:lang w:val="en-US" w:eastAsia="zh-CN"/>
        </w:rPr>
        <w:t>users</w:t>
      </w:r>
      <w:r w:rsidR="00DA6D87">
        <w:rPr>
          <w:rFonts w:ascii="Times New Roman" w:eastAsiaTheme="minorEastAsia" w:hAnsi="Times New Roman" w:hint="eastAsia"/>
          <w:sz w:val="24"/>
          <w:lang w:val="en-US" w:eastAsia="zh-CN"/>
        </w:rPr>
        <w:t xml:space="preserve"> can select the usage decision and </w:t>
      </w:r>
      <w:r w:rsidR="00860754">
        <w:rPr>
          <w:rFonts w:ascii="Times New Roman" w:eastAsiaTheme="minorEastAsia" w:hAnsi="Times New Roman" w:hint="eastAsia"/>
          <w:sz w:val="24"/>
          <w:lang w:val="en-US" w:eastAsia="zh-CN"/>
        </w:rPr>
        <w:t>enter the mandatory information, then click ok button.</w:t>
      </w:r>
    </w:p>
    <w:p w14:paraId="2E33E553" w14:textId="36297EC8" w:rsidR="00860754" w:rsidRDefault="00972565" w:rsidP="00A03161">
      <w:pPr>
        <w:ind w:firstLine="720"/>
        <w:jc w:val="both"/>
        <w:rPr>
          <w:rFonts w:ascii="Times New Roman" w:eastAsiaTheme="minorEastAsia" w:hAnsi="Times New Roman"/>
          <w:sz w:val="24"/>
          <w:lang w:val="en-US" w:eastAsia="zh-CN"/>
        </w:rPr>
      </w:pPr>
      <w:r w:rsidRPr="00972565">
        <w:rPr>
          <w:rFonts w:ascii="Times New Roman" w:eastAsiaTheme="minorEastAsia" w:hAnsi="Times New Roman"/>
          <w:sz w:val="24"/>
          <w:lang w:val="en-US" w:eastAsia="zh-CN"/>
        </w:rPr>
        <w:t>Once the user has finished making their usage decisions, the usage</w:t>
      </w:r>
      <w:r w:rsidR="00F169D3">
        <w:rPr>
          <w:rFonts w:ascii="Times New Roman" w:eastAsiaTheme="minorEastAsia" w:hAnsi="Times New Roman" w:hint="eastAsia"/>
          <w:sz w:val="24"/>
          <w:lang w:val="en-US" w:eastAsia="zh-CN"/>
        </w:rPr>
        <w:t xml:space="preserve"> done</w:t>
      </w:r>
      <w:r w:rsidR="00F81655">
        <w:rPr>
          <w:rFonts w:ascii="Times New Roman" w:eastAsiaTheme="minorEastAsia" w:hAnsi="Times New Roman" w:hint="eastAsia"/>
          <w:sz w:val="24"/>
          <w:lang w:val="en-US" w:eastAsia="zh-CN"/>
        </w:rPr>
        <w:t xml:space="preserve"> field</w:t>
      </w:r>
      <w:r w:rsidRPr="00972565">
        <w:rPr>
          <w:rFonts w:ascii="Times New Roman" w:eastAsiaTheme="minorEastAsia" w:hAnsi="Times New Roman"/>
          <w:sz w:val="24"/>
          <w:lang w:val="en-US" w:eastAsia="zh-CN"/>
        </w:rPr>
        <w:t xml:space="preserve"> will change to 'Yes' and disappear from the 'Usage Decisions' folder.</w:t>
      </w:r>
    </w:p>
    <w:p w14:paraId="5174A4FC" w14:textId="37ED0060" w:rsidR="00670EF4" w:rsidRDefault="00670EF4" w:rsidP="00A03161">
      <w:pPr>
        <w:ind w:firstLine="720"/>
        <w:jc w:val="both"/>
        <w:rPr>
          <w:rFonts w:ascii="Times New Roman" w:eastAsiaTheme="minorEastAsia" w:hAnsi="Times New Roman" w:hint="eastAsia"/>
          <w:sz w:val="24"/>
          <w:lang w:val="en-US" w:eastAsia="zh-CN"/>
        </w:rPr>
      </w:pPr>
      <w:r>
        <w:rPr>
          <w:rFonts w:ascii="Times New Roman" w:eastAsiaTheme="minorEastAsia" w:hAnsi="Times New Roman"/>
          <w:sz w:val="24"/>
          <w:lang w:val="en-US" w:eastAsia="zh-CN"/>
        </w:rPr>
        <w:t>U</w:t>
      </w:r>
      <w:r>
        <w:rPr>
          <w:rFonts w:ascii="Times New Roman" w:eastAsiaTheme="minorEastAsia" w:hAnsi="Times New Roman" w:hint="eastAsia"/>
          <w:sz w:val="24"/>
          <w:lang w:val="en-US" w:eastAsia="zh-CN"/>
        </w:rPr>
        <w:t xml:space="preserve">nder authorized folder, only for </w:t>
      </w:r>
      <w:r w:rsidR="00D52DA6">
        <w:rPr>
          <w:rFonts w:ascii="Times New Roman" w:eastAsiaTheme="minorEastAsia" w:hAnsi="Times New Roman" w:hint="eastAsia"/>
          <w:sz w:val="24"/>
          <w:lang w:val="en-US" w:eastAsia="zh-CN"/>
        </w:rPr>
        <w:t>IPQC</w:t>
      </w:r>
      <w:r>
        <w:rPr>
          <w:rFonts w:ascii="Times New Roman" w:eastAsiaTheme="minorEastAsia" w:hAnsi="Times New Roman" w:hint="eastAsia"/>
          <w:sz w:val="24"/>
          <w:lang w:val="en-US" w:eastAsia="zh-CN"/>
        </w:rPr>
        <w:t xml:space="preserve"> test with usage</w:t>
      </w:r>
      <w:r w:rsidR="00CF5F62">
        <w:rPr>
          <w:rFonts w:ascii="Times New Roman" w:eastAsiaTheme="minorEastAsia" w:hAnsi="Times New Roman" w:hint="eastAsia"/>
          <w:sz w:val="24"/>
          <w:lang w:val="en-US" w:eastAsia="zh-CN"/>
        </w:rPr>
        <w:t xml:space="preserve"> done is No</w:t>
      </w:r>
      <w:r w:rsidR="00F81655">
        <w:rPr>
          <w:rFonts w:ascii="Times New Roman" w:eastAsiaTheme="minorEastAsia" w:hAnsi="Times New Roman" w:hint="eastAsia"/>
          <w:sz w:val="24"/>
          <w:lang w:val="en-US" w:eastAsia="zh-CN"/>
        </w:rPr>
        <w:t xml:space="preserve"> will highlight to reminder user the test</w:t>
      </w:r>
      <w:r w:rsidR="00723944">
        <w:rPr>
          <w:rFonts w:ascii="Times New Roman" w:eastAsiaTheme="minorEastAsia" w:hAnsi="Times New Roman" w:hint="eastAsia"/>
          <w:sz w:val="24"/>
          <w:lang w:val="en-US" w:eastAsia="zh-CN"/>
        </w:rPr>
        <w:t xml:space="preserve"> without </w:t>
      </w:r>
      <w:r w:rsidR="00D52DA6">
        <w:rPr>
          <w:rFonts w:ascii="Times New Roman" w:eastAsiaTheme="minorEastAsia" w:hAnsi="Times New Roman"/>
          <w:sz w:val="24"/>
          <w:lang w:val="en-US" w:eastAsia="zh-CN"/>
        </w:rPr>
        <w:t>decisions</w:t>
      </w:r>
      <w:r w:rsidR="00CF5F62">
        <w:rPr>
          <w:rFonts w:ascii="Times New Roman" w:eastAsiaTheme="minorEastAsia" w:hAnsi="Times New Roman" w:hint="eastAsia"/>
          <w:sz w:val="24"/>
          <w:lang w:val="en-US" w:eastAsia="zh-CN"/>
        </w:rPr>
        <w:t>.</w:t>
      </w:r>
    </w:p>
    <w:p w14:paraId="3A3C8C15" w14:textId="07213AC6" w:rsidR="009D73C6" w:rsidRDefault="009D73C6" w:rsidP="00090406">
      <w:pPr>
        <w:pStyle w:val="ListParagraph"/>
        <w:numPr>
          <w:ilvl w:val="0"/>
          <w:numId w:val="2"/>
        </w:numPr>
        <w:jc w:val="both"/>
        <w:rPr>
          <w:rFonts w:ascii="Times New Roman" w:eastAsiaTheme="minorEastAsia" w:hAnsi="Times New Roman"/>
          <w:sz w:val="24"/>
          <w:lang w:eastAsia="zh-CN"/>
        </w:rPr>
      </w:pPr>
      <w:r w:rsidRPr="00415D86">
        <w:rPr>
          <w:rFonts w:ascii="Times New Roman" w:eastAsiaTheme="minorEastAsia" w:hAnsi="Times New Roman"/>
          <w:sz w:val="24"/>
          <w:lang w:eastAsia="zh-CN"/>
        </w:rPr>
        <w:t xml:space="preserve">After successful transmission, </w:t>
      </w:r>
      <w:proofErr w:type="spellStart"/>
      <w:r w:rsidR="00771EC3">
        <w:rPr>
          <w:rFonts w:ascii="Times New Roman" w:eastAsiaTheme="minorEastAsia" w:hAnsi="Times New Roman" w:hint="eastAsia"/>
          <w:sz w:val="24"/>
          <w:lang w:eastAsia="zh-CN"/>
        </w:rPr>
        <w:t>Hen_</w:t>
      </w:r>
      <w:r w:rsidRPr="00415D86">
        <w:rPr>
          <w:rFonts w:ascii="Times New Roman" w:eastAsiaTheme="minorEastAsia" w:hAnsi="Times New Roman"/>
          <w:sz w:val="24"/>
          <w:lang w:eastAsia="zh-CN"/>
        </w:rPr>
        <w:t>MES_Has_sent</w:t>
      </w:r>
      <w:proofErr w:type="spellEnd"/>
      <w:r w:rsidRPr="00415D86">
        <w:rPr>
          <w:rFonts w:ascii="Times New Roman" w:eastAsiaTheme="minorEastAsia" w:hAnsi="Times New Roman"/>
          <w:sz w:val="24"/>
          <w:lang w:eastAsia="zh-CN"/>
        </w:rPr>
        <w:t xml:space="preserve"> is set to true</w:t>
      </w:r>
    </w:p>
    <w:p w14:paraId="664EC45D" w14:textId="77777777" w:rsidR="00E844CF" w:rsidRPr="002B309F" w:rsidRDefault="00E844CF" w:rsidP="00090406">
      <w:pPr>
        <w:pStyle w:val="ListParagraph"/>
        <w:numPr>
          <w:ilvl w:val="0"/>
          <w:numId w:val="2"/>
        </w:numPr>
        <w:jc w:val="both"/>
        <w:rPr>
          <w:rFonts w:ascii="Times New Roman" w:eastAsiaTheme="minorEastAsia" w:hAnsi="Times New Roman"/>
          <w:sz w:val="24"/>
          <w:lang w:val="en-US" w:eastAsia="zh-CN"/>
        </w:rPr>
      </w:pPr>
      <w:commentRangeStart w:id="154"/>
      <w:commentRangeStart w:id="155"/>
      <w:r w:rsidRPr="4F0107CC">
        <w:rPr>
          <w:rFonts w:ascii="Times New Roman" w:eastAsiaTheme="minorEastAsia" w:hAnsi="Times New Roman"/>
          <w:sz w:val="24"/>
          <w:lang w:val="en-US" w:eastAsia="zh-CN"/>
        </w:rPr>
        <w:lastRenderedPageBreak/>
        <w:t>Adjustment master data maintenance and information entry</w:t>
      </w:r>
      <w:commentRangeEnd w:id="154"/>
      <w:r>
        <w:rPr>
          <w:rStyle w:val="CommentReference"/>
        </w:rPr>
        <w:commentReference w:id="154"/>
      </w:r>
      <w:commentRangeEnd w:id="155"/>
      <w:r>
        <w:rPr>
          <w:rStyle w:val="CommentReference"/>
        </w:rPr>
        <w:commentReference w:id="155"/>
      </w:r>
    </w:p>
    <w:p w14:paraId="76D01F0A" w14:textId="41AEC52E" w:rsidR="00E844CF" w:rsidRPr="002B309F" w:rsidRDefault="004561B7" w:rsidP="00090406">
      <w:pPr>
        <w:pStyle w:val="ListParagraph"/>
        <w:numPr>
          <w:ilvl w:val="0"/>
          <w:numId w:val="2"/>
        </w:numPr>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Production line</w:t>
      </w:r>
      <w:r w:rsidR="00E844CF" w:rsidRPr="002B309F">
        <w:rPr>
          <w:rFonts w:ascii="Times New Roman" w:eastAsiaTheme="minorEastAsia" w:hAnsi="Times New Roman"/>
          <w:sz w:val="24"/>
          <w:lang w:val="en-US" w:eastAsia="zh-CN"/>
        </w:rPr>
        <w:t xml:space="preserve"> master data configuration:</w:t>
      </w:r>
    </w:p>
    <w:p w14:paraId="2943BB1F" w14:textId="77777777" w:rsidR="00E844CF" w:rsidRDefault="00E844CF" w:rsidP="00090406">
      <w:pPr>
        <w:pStyle w:val="ListParagraph"/>
        <w:numPr>
          <w:ilvl w:val="0"/>
          <w:numId w:val="10"/>
        </w:numPr>
        <w:jc w:val="both"/>
        <w:rPr>
          <w:rFonts w:ascii="Times New Roman" w:eastAsiaTheme="minorEastAsia" w:hAnsi="Times New Roman"/>
          <w:sz w:val="24"/>
          <w:lang w:val="en-US" w:eastAsia="zh-CN"/>
        </w:rPr>
      </w:pPr>
      <w:r w:rsidRPr="000B39A1">
        <w:rPr>
          <w:rFonts w:ascii="Times New Roman" w:eastAsiaTheme="minorEastAsia" w:hAnsi="Times New Roman"/>
          <w:sz w:val="24"/>
          <w:lang w:val="en-US" w:eastAsia="zh-CN"/>
        </w:rPr>
        <w:t>Configure whether IPQC needs feedback</w:t>
      </w:r>
    </w:p>
    <w:p w14:paraId="75C81474" w14:textId="238CCB40" w:rsidR="00583F98" w:rsidRPr="002B309F" w:rsidRDefault="00583F98" w:rsidP="00583F98">
      <w:pPr>
        <w:pStyle w:val="ListParagraph"/>
        <w:numPr>
          <w:ilvl w:val="0"/>
          <w:numId w:val="2"/>
        </w:numPr>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Plant</w:t>
      </w:r>
      <w:r w:rsidRPr="002B309F">
        <w:rPr>
          <w:rFonts w:ascii="Times New Roman" w:eastAsiaTheme="minorEastAsia" w:hAnsi="Times New Roman"/>
          <w:sz w:val="24"/>
          <w:lang w:val="en-US" w:eastAsia="zh-CN"/>
        </w:rPr>
        <w:t xml:space="preserve"> master data configuration:</w:t>
      </w:r>
    </w:p>
    <w:p w14:paraId="266E4ABD" w14:textId="04E19934" w:rsidR="00E844CF" w:rsidRDefault="00E844CF" w:rsidP="00090406">
      <w:pPr>
        <w:pStyle w:val="ListParagraph"/>
        <w:numPr>
          <w:ilvl w:val="0"/>
          <w:numId w:val="10"/>
        </w:numPr>
        <w:jc w:val="both"/>
        <w:rPr>
          <w:rFonts w:ascii="Times New Roman" w:eastAsiaTheme="minorEastAsia" w:hAnsi="Times New Roman"/>
          <w:sz w:val="24"/>
          <w:lang w:val="en-US" w:eastAsia="zh-CN"/>
        </w:rPr>
      </w:pPr>
      <w:r w:rsidRPr="4F0107CC">
        <w:rPr>
          <w:rFonts w:ascii="Times New Roman" w:eastAsiaTheme="minorEastAsia" w:hAnsi="Times New Roman"/>
          <w:sz w:val="24"/>
          <w:lang w:val="en-US" w:eastAsia="zh-CN"/>
        </w:rPr>
        <w:t xml:space="preserve">Configure MES </w:t>
      </w:r>
      <w:r w:rsidRPr="4F0107CC">
        <w:rPr>
          <w:rFonts w:ascii="Times New Roman" w:eastAsiaTheme="minorEastAsia" w:hAnsi="Times New Roman"/>
          <w:sz w:val="24"/>
          <w:highlight w:val="yellow"/>
          <w:lang w:val="en-US" w:eastAsia="zh-CN"/>
        </w:rPr>
        <w:t xml:space="preserve">and </w:t>
      </w:r>
      <w:r w:rsidR="004561B7" w:rsidRPr="4F0107CC">
        <w:rPr>
          <w:rFonts w:ascii="Times New Roman" w:eastAsiaTheme="minorEastAsia" w:hAnsi="Times New Roman"/>
          <w:sz w:val="24"/>
          <w:highlight w:val="yellow"/>
          <w:lang w:val="en-US" w:eastAsia="zh-CN"/>
        </w:rPr>
        <w:t>DC</w:t>
      </w:r>
      <w:r w:rsidRPr="4F0107CC">
        <w:rPr>
          <w:rFonts w:ascii="Times New Roman" w:eastAsiaTheme="minorEastAsia" w:hAnsi="Times New Roman"/>
          <w:sz w:val="24"/>
          <w:highlight w:val="yellow"/>
          <w:lang w:val="en-US" w:eastAsia="zh-CN"/>
        </w:rPr>
        <w:t>S</w:t>
      </w:r>
      <w:r w:rsidRPr="4F0107CC">
        <w:rPr>
          <w:rFonts w:ascii="Times New Roman" w:eastAsiaTheme="minorEastAsia" w:hAnsi="Times New Roman"/>
          <w:sz w:val="24"/>
          <w:lang w:val="en-US" w:eastAsia="zh-CN"/>
        </w:rPr>
        <w:t xml:space="preserve"> interface addresses</w:t>
      </w:r>
      <w:r w:rsidR="00583F98">
        <w:rPr>
          <w:rFonts w:ascii="Times New Roman" w:eastAsiaTheme="minorEastAsia" w:hAnsi="Times New Roman" w:hint="eastAsia"/>
          <w:sz w:val="24"/>
          <w:lang w:val="en-US" w:eastAsia="zh-CN"/>
        </w:rPr>
        <w:t xml:space="preserve"> </w:t>
      </w:r>
    </w:p>
    <w:p w14:paraId="5B541AE3" w14:textId="44F5C7E1" w:rsidR="00DC1B55" w:rsidRPr="00DC1B55" w:rsidRDefault="00DC1B55" w:rsidP="00DC1B55">
      <w:pPr>
        <w:ind w:left="1440"/>
        <w:jc w:val="both"/>
        <w:rPr>
          <w:rFonts w:ascii="Times New Roman" w:eastAsiaTheme="minorEastAsia" w:hAnsi="Times New Roman"/>
          <w:lang w:val="en-US" w:eastAsia="zh-CN"/>
        </w:rPr>
      </w:pPr>
      <w:r>
        <w:rPr>
          <w:rFonts w:ascii="Times New Roman" w:eastAsiaTheme="minorEastAsia" w:hAnsi="Times New Roman" w:hint="eastAsia"/>
          <w:sz w:val="24"/>
          <w:lang w:val="en-US" w:eastAsia="zh-CN"/>
        </w:rPr>
        <w:t>Note</w:t>
      </w:r>
      <w:r w:rsidRPr="00DC1B55">
        <w:rPr>
          <w:rFonts w:ascii="Times New Roman" w:eastAsiaTheme="minorEastAsia" w:hAnsi="Times New Roman"/>
          <w:sz w:val="24"/>
          <w:lang w:val="en-US" w:eastAsia="zh-CN"/>
        </w:rPr>
        <w:t>:</w:t>
      </w:r>
      <w:r w:rsidRPr="00DC1B55">
        <w:rPr>
          <w:rFonts w:ascii="Times New Roman" w:hAnsi="Times New Roman"/>
          <w:sz w:val="24"/>
          <w:lang w:val="en-US" w:eastAsia="zh-CN"/>
        </w:rPr>
        <w:t xml:space="preserve"> </w:t>
      </w:r>
      <w:r w:rsidRPr="002E1E97">
        <w:rPr>
          <w:rFonts w:ascii="Times New Roman" w:eastAsiaTheme="minorEastAsia" w:hAnsi="Times New Roman"/>
          <w:i/>
          <w:iCs/>
          <w:u w:val="single"/>
          <w:lang w:val="en-US" w:eastAsia="zh-CN"/>
        </w:rPr>
        <w:t>The IPQC needs to be passed back to both the MES and the DCS. However, the JSON format of the request and response for the MES and DCS interfaces remains the same. The MES is authenticated by a token, while the DCS interface uses basic authentication with a username and password.</w:t>
      </w:r>
    </w:p>
    <w:p w14:paraId="7035EA28" w14:textId="77777777" w:rsidR="00E844CF" w:rsidRPr="000B39A1" w:rsidRDefault="00E844CF" w:rsidP="00090406">
      <w:pPr>
        <w:pStyle w:val="ListParagraph"/>
        <w:numPr>
          <w:ilvl w:val="0"/>
          <w:numId w:val="2"/>
        </w:numPr>
        <w:jc w:val="both"/>
        <w:rPr>
          <w:rFonts w:ascii="Times New Roman" w:eastAsiaTheme="minorEastAsia" w:hAnsi="Times New Roman"/>
          <w:sz w:val="24"/>
          <w:lang w:val="en-US" w:eastAsia="zh-CN"/>
        </w:rPr>
      </w:pPr>
      <w:r w:rsidRPr="002B309F">
        <w:rPr>
          <w:rFonts w:ascii="Times New Roman" w:eastAsiaTheme="minorEastAsia" w:hAnsi="Times New Roman"/>
          <w:sz w:val="24"/>
          <w:lang w:val="en-US" w:eastAsia="zh-CN"/>
        </w:rPr>
        <w:t>Plant</w:t>
      </w:r>
      <w:r>
        <w:rPr>
          <w:rFonts w:ascii="Times New Roman" w:eastAsiaTheme="minorEastAsia" w:hAnsi="Times New Roman" w:hint="eastAsia"/>
          <w:sz w:val="24"/>
          <w:lang w:val="en-US" w:eastAsia="zh-CN"/>
        </w:rPr>
        <w:t xml:space="preserve"> Storage</w:t>
      </w:r>
      <w:r w:rsidRPr="002B309F">
        <w:rPr>
          <w:rFonts w:ascii="Times New Roman" w:eastAsiaTheme="minorEastAsia" w:hAnsi="Times New Roman"/>
          <w:sz w:val="24"/>
          <w:lang w:val="en-US" w:eastAsia="zh-CN"/>
        </w:rPr>
        <w:t xml:space="preserve"> L</w:t>
      </w:r>
      <w:r>
        <w:rPr>
          <w:rFonts w:ascii="Times New Roman" w:eastAsiaTheme="minorEastAsia" w:hAnsi="Times New Roman" w:hint="eastAsia"/>
          <w:sz w:val="24"/>
          <w:lang w:val="en-US" w:eastAsia="zh-CN"/>
        </w:rPr>
        <w:t>ocation</w:t>
      </w:r>
      <w:r w:rsidRPr="000B39A1">
        <w:rPr>
          <w:rFonts w:ascii="Times New Roman" w:eastAsiaTheme="minorEastAsia" w:hAnsi="Times New Roman"/>
          <w:sz w:val="24"/>
          <w:lang w:val="en-US" w:eastAsia="zh-CN"/>
        </w:rPr>
        <w:t xml:space="preserve"> data distribution via SAP plant interface and storage</w:t>
      </w:r>
    </w:p>
    <w:p w14:paraId="5F64F4E5" w14:textId="77777777" w:rsidR="00E844CF" w:rsidRPr="002B309F" w:rsidRDefault="00E844CF" w:rsidP="00090406">
      <w:pPr>
        <w:pStyle w:val="ListParagraph"/>
        <w:numPr>
          <w:ilvl w:val="0"/>
          <w:numId w:val="2"/>
        </w:numPr>
        <w:jc w:val="both"/>
        <w:rPr>
          <w:rFonts w:ascii="Times New Roman" w:eastAsiaTheme="minorEastAsia" w:hAnsi="Times New Roman"/>
          <w:sz w:val="24"/>
          <w:lang w:val="en-US" w:eastAsia="zh-CN"/>
        </w:rPr>
      </w:pPr>
      <w:r w:rsidRPr="002B309F">
        <w:rPr>
          <w:rFonts w:ascii="Times New Roman" w:eastAsiaTheme="minorEastAsia" w:hAnsi="Times New Roman"/>
          <w:sz w:val="24"/>
          <w:lang w:val="en-US" w:eastAsia="zh-CN"/>
        </w:rPr>
        <w:t>Add batch quantity and unit fields to SAP Inspection lot interface</w:t>
      </w:r>
    </w:p>
    <w:p w14:paraId="3F13D27A" w14:textId="77777777" w:rsidR="00E844CF" w:rsidRPr="002B309F" w:rsidRDefault="00E844CF" w:rsidP="00090406">
      <w:pPr>
        <w:pStyle w:val="ListParagraph"/>
        <w:numPr>
          <w:ilvl w:val="0"/>
          <w:numId w:val="2"/>
        </w:numPr>
        <w:jc w:val="both"/>
        <w:rPr>
          <w:rFonts w:ascii="Times New Roman" w:eastAsiaTheme="minorEastAsia" w:hAnsi="Times New Roman"/>
          <w:sz w:val="24"/>
          <w:lang w:val="en-US" w:eastAsia="zh-CN"/>
        </w:rPr>
      </w:pPr>
      <w:r w:rsidRPr="002B309F">
        <w:rPr>
          <w:rFonts w:ascii="Times New Roman" w:eastAsiaTheme="minorEastAsia" w:hAnsi="Times New Roman"/>
          <w:sz w:val="24"/>
          <w:lang w:val="en-US" w:eastAsia="zh-CN"/>
        </w:rPr>
        <w:t>JIT &amp; IPQC result feedback interface calls (requires MES interface to first provide authentication and interface information)</w:t>
      </w:r>
    </w:p>
    <w:p w14:paraId="767E71A0" w14:textId="77777777" w:rsidR="00E844CF" w:rsidRPr="002B309F" w:rsidRDefault="00E844CF" w:rsidP="00E844CF">
      <w:pPr>
        <w:pStyle w:val="ListParagraph"/>
        <w:jc w:val="both"/>
        <w:rPr>
          <w:rFonts w:ascii="Times New Roman" w:eastAsiaTheme="minorEastAsia" w:hAnsi="Times New Roman"/>
          <w:sz w:val="24"/>
          <w:lang w:val="en-US" w:eastAsia="zh-CN"/>
        </w:rPr>
      </w:pPr>
      <w:r w:rsidRPr="002B309F">
        <w:rPr>
          <w:rFonts w:ascii="Times New Roman" w:eastAsiaTheme="minorEastAsia" w:hAnsi="Times New Roman"/>
          <w:b/>
          <w:bCs/>
          <w:sz w:val="24"/>
          <w:lang w:val="en-US" w:eastAsia="zh-CN"/>
        </w:rPr>
        <w:t>Sub-tasks:</w:t>
      </w:r>
    </w:p>
    <w:p w14:paraId="6BDA0920" w14:textId="77777777" w:rsidR="00E844CF" w:rsidRPr="00847668" w:rsidRDefault="00E844CF" w:rsidP="00090406">
      <w:pPr>
        <w:pStyle w:val="ListParagraph"/>
        <w:numPr>
          <w:ilvl w:val="0"/>
          <w:numId w:val="11"/>
        </w:numPr>
        <w:jc w:val="both"/>
        <w:rPr>
          <w:rFonts w:ascii="Times New Roman" w:eastAsiaTheme="minorEastAsia" w:hAnsi="Times New Roman"/>
          <w:sz w:val="24"/>
          <w:lang w:val="en-US" w:eastAsia="zh-CN"/>
        </w:rPr>
      </w:pPr>
      <w:r w:rsidRPr="00847668">
        <w:rPr>
          <w:rFonts w:ascii="Times New Roman" w:eastAsiaTheme="minorEastAsia" w:hAnsi="Times New Roman"/>
          <w:sz w:val="24"/>
          <w:lang w:val="en-US" w:eastAsia="zh-CN"/>
        </w:rPr>
        <w:t>Adjustment information entry</w:t>
      </w:r>
    </w:p>
    <w:p w14:paraId="3B3E7657" w14:textId="0D742B9C" w:rsidR="00E844CF" w:rsidRDefault="00E844CF" w:rsidP="00090406">
      <w:pPr>
        <w:pStyle w:val="ListParagraph"/>
        <w:numPr>
          <w:ilvl w:val="0"/>
          <w:numId w:val="11"/>
        </w:numPr>
        <w:jc w:val="both"/>
        <w:rPr>
          <w:rFonts w:ascii="Times New Roman" w:eastAsiaTheme="minorEastAsia" w:hAnsi="Times New Roman"/>
          <w:sz w:val="24"/>
          <w:lang w:val="en-US" w:eastAsia="zh-CN"/>
        </w:rPr>
      </w:pPr>
      <w:r w:rsidRPr="00847668">
        <w:rPr>
          <w:rFonts w:ascii="Times New Roman" w:eastAsiaTheme="minorEastAsia" w:hAnsi="Times New Roman"/>
          <w:sz w:val="24"/>
          <w:lang w:val="en-US" w:eastAsia="zh-CN"/>
        </w:rPr>
        <w:t>JIT &amp; IPQC result feedback interface calls (requires MES interface to first provide authentication and interface information)</w:t>
      </w:r>
    </w:p>
    <w:p w14:paraId="226ED1E0" w14:textId="27768EA2" w:rsidR="0E35F760" w:rsidRDefault="0E35F760" w:rsidP="667750C8">
      <w:pPr>
        <w:pStyle w:val="ListParagraph"/>
        <w:numPr>
          <w:ilvl w:val="0"/>
          <w:numId w:val="2"/>
        </w:numPr>
        <w:jc w:val="both"/>
        <w:rPr>
          <w:rFonts w:ascii="Times New Roman" w:hAnsi="Times New Roman"/>
          <w:sz w:val="24"/>
          <w:lang w:val="en-US"/>
        </w:rPr>
      </w:pPr>
      <w:r w:rsidRPr="667750C8">
        <w:rPr>
          <w:rFonts w:ascii="Times New Roman" w:hAnsi="Times New Roman"/>
          <w:color w:val="333333"/>
          <w:sz w:val="24"/>
          <w:lang w:val="en-US"/>
        </w:rPr>
        <w:t xml:space="preserve">The system will give a pop-up with "Yes" or "No" to warn users whether you really need to do this or not. This is to prevent the accidental and this can create issues in </w:t>
      </w:r>
      <w:proofErr w:type="gramStart"/>
      <w:r w:rsidRPr="667750C8">
        <w:rPr>
          <w:rFonts w:ascii="Times New Roman" w:hAnsi="Times New Roman"/>
          <w:color w:val="333333"/>
          <w:sz w:val="24"/>
          <w:lang w:val="en-US"/>
        </w:rPr>
        <w:t>supply</w:t>
      </w:r>
      <w:proofErr w:type="gramEnd"/>
      <w:r w:rsidRPr="667750C8">
        <w:rPr>
          <w:rFonts w:ascii="Times New Roman" w:hAnsi="Times New Roman"/>
          <w:color w:val="333333"/>
          <w:sz w:val="24"/>
          <w:lang w:val="en-US"/>
        </w:rPr>
        <w:t xml:space="preserve"> chain</w:t>
      </w:r>
    </w:p>
    <w:p w14:paraId="1F32C0AF" w14:textId="66EF5BFF" w:rsidR="00CA2933" w:rsidRDefault="00CA2933" w:rsidP="00CA2933">
      <w:pPr>
        <w:pStyle w:val="ListParagraph"/>
        <w:numPr>
          <w:ilvl w:val="0"/>
          <w:numId w:val="2"/>
        </w:numPr>
        <w:jc w:val="both"/>
        <w:rPr>
          <w:rFonts w:ascii="Times New Roman" w:eastAsiaTheme="minorEastAsia" w:hAnsi="Times New Roman"/>
          <w:sz w:val="24"/>
          <w:lang w:val="en-US" w:eastAsia="zh-CN"/>
        </w:rPr>
      </w:pPr>
      <w:r w:rsidRPr="00CA2933">
        <w:rPr>
          <w:rFonts w:ascii="Times New Roman" w:eastAsiaTheme="minorEastAsia" w:hAnsi="Times New Roman"/>
          <w:sz w:val="24"/>
          <w:lang w:val="en-US" w:eastAsia="zh-CN"/>
        </w:rPr>
        <w:t xml:space="preserve">The system will give a pop-up with "Yes" or "No" to warn users whether you really need to do this or not. This is to prevent the accidental and this can create issues in </w:t>
      </w:r>
      <w:proofErr w:type="gramStart"/>
      <w:r w:rsidRPr="00CA2933">
        <w:rPr>
          <w:rFonts w:ascii="Times New Roman" w:eastAsiaTheme="minorEastAsia" w:hAnsi="Times New Roman"/>
          <w:sz w:val="24"/>
          <w:lang w:val="en-US" w:eastAsia="zh-CN"/>
        </w:rPr>
        <w:t>supply</w:t>
      </w:r>
      <w:proofErr w:type="gramEnd"/>
      <w:r w:rsidRPr="00CA2933">
        <w:rPr>
          <w:rFonts w:ascii="Times New Roman" w:eastAsiaTheme="minorEastAsia" w:hAnsi="Times New Roman"/>
          <w:sz w:val="24"/>
          <w:lang w:val="en-US" w:eastAsia="zh-CN"/>
        </w:rPr>
        <w:t xml:space="preserve"> chain</w:t>
      </w:r>
      <w:r w:rsidR="008F3AE0">
        <w:rPr>
          <w:rFonts w:ascii="Times New Roman" w:eastAsiaTheme="minorEastAsia" w:hAnsi="Times New Roman" w:hint="eastAsia"/>
          <w:sz w:val="24"/>
          <w:lang w:val="en-US" w:eastAsia="zh-CN"/>
        </w:rPr>
        <w:t xml:space="preserve">. </w:t>
      </w:r>
      <w:r w:rsidR="008F3AE0">
        <w:rPr>
          <w:rFonts w:ascii="Times New Roman" w:eastAsiaTheme="minorEastAsia" w:hAnsi="Times New Roman"/>
          <w:sz w:val="24"/>
          <w:lang w:val="en-US" w:eastAsia="zh-CN"/>
        </w:rPr>
        <w:t>A</w:t>
      </w:r>
      <w:r w:rsidR="008F3AE0">
        <w:rPr>
          <w:rFonts w:ascii="Times New Roman" w:eastAsiaTheme="minorEastAsia" w:hAnsi="Times New Roman" w:hint="eastAsia"/>
          <w:sz w:val="24"/>
          <w:lang w:val="en-US" w:eastAsia="zh-CN"/>
        </w:rPr>
        <w:t>s shown below:</w:t>
      </w:r>
    </w:p>
    <w:p w14:paraId="7F658EC3" w14:textId="220E029B" w:rsidR="008F3AE0" w:rsidRPr="00CA2933" w:rsidRDefault="008F3AE0" w:rsidP="008F3AE0">
      <w:pPr>
        <w:pStyle w:val="ListParagraph"/>
        <w:jc w:val="both"/>
        <w:rPr>
          <w:rFonts w:ascii="Times New Roman" w:eastAsiaTheme="minorEastAsia" w:hAnsi="Times New Roman"/>
          <w:sz w:val="24"/>
          <w:lang w:val="en-US" w:eastAsia="zh-CN"/>
        </w:rPr>
      </w:pPr>
      <w:r>
        <w:rPr>
          <w:noProof/>
        </w:rPr>
        <w:drawing>
          <wp:inline distT="0" distB="0" distL="0" distR="0" wp14:anchorId="0E86ADC8" wp14:editId="68C7B306">
            <wp:extent cx="5943600" cy="2185035"/>
            <wp:effectExtent l="0" t="0" r="0" b="5715"/>
            <wp:docPr id="1306427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27039" name="Picture 1" descr="A screenshot of a computer&#10;&#10;AI-generated content may be incorrect."/>
                    <pic:cNvPicPr/>
                  </pic:nvPicPr>
                  <pic:blipFill>
                    <a:blip r:embed="rId26"/>
                    <a:stretch>
                      <a:fillRect/>
                    </a:stretch>
                  </pic:blipFill>
                  <pic:spPr>
                    <a:xfrm>
                      <a:off x="0" y="0"/>
                      <a:ext cx="5943600" cy="2185035"/>
                    </a:xfrm>
                    <a:prstGeom prst="rect">
                      <a:avLst/>
                    </a:prstGeom>
                  </pic:spPr>
                </pic:pic>
              </a:graphicData>
            </a:graphic>
          </wp:inline>
        </w:drawing>
      </w:r>
    </w:p>
    <w:p w14:paraId="30CDFAD8" w14:textId="77777777" w:rsidR="009D73C6" w:rsidRDefault="009D73C6" w:rsidP="009D73C6">
      <w:pPr>
        <w:pStyle w:val="BodyText"/>
        <w:spacing w:before="35"/>
      </w:pPr>
    </w:p>
    <w:p w14:paraId="691D02E3" w14:textId="3915DD56" w:rsidR="009D73C6" w:rsidRDefault="005D1545" w:rsidP="008C78C3">
      <w:pPr>
        <w:pStyle w:val="Heading5"/>
      </w:pPr>
      <w:r>
        <w:rPr>
          <w:rFonts w:eastAsiaTheme="minorEastAsia" w:hint="eastAsia"/>
          <w:lang w:eastAsia="zh-CN"/>
        </w:rPr>
        <w:t>P</w:t>
      </w:r>
      <w:r w:rsidR="009D73C6" w:rsidRPr="008C78C3">
        <w:t>roduction Line Information Synchronization</w:t>
      </w:r>
    </w:p>
    <w:p w14:paraId="64F404B9" w14:textId="77777777" w:rsidR="009D73C6" w:rsidRPr="00D26542" w:rsidRDefault="009D73C6" w:rsidP="00D26542">
      <w:pPr>
        <w:pStyle w:val="Heading6"/>
        <w:rPr>
          <w:rFonts w:eastAsiaTheme="minorEastAsia"/>
          <w:lang w:eastAsia="zh-CN"/>
        </w:rPr>
      </w:pPr>
      <w:r w:rsidRPr="00D26542">
        <w:rPr>
          <w:rFonts w:eastAsiaTheme="minorEastAsia"/>
          <w:lang w:eastAsia="zh-CN"/>
        </w:rPr>
        <w:t>Business Scenario</w:t>
      </w:r>
    </w:p>
    <w:p w14:paraId="695C38A9" w14:textId="396CA276" w:rsidR="009D73C6" w:rsidRDefault="00C10949" w:rsidP="005D154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w:t>
      </w:r>
      <w:r w:rsidR="009D73C6" w:rsidRPr="005D1545">
        <w:rPr>
          <w:rFonts w:ascii="Times New Roman" w:eastAsiaTheme="minorEastAsia" w:hAnsi="Times New Roman"/>
          <w:sz w:val="24"/>
          <w:lang w:eastAsia="zh-CN"/>
        </w:rPr>
        <w:t xml:space="preserve">n QCLAD, the production line information needs to be synchronized with MES data. QCLAD will request this information from MES </w:t>
      </w:r>
      <w:r>
        <w:rPr>
          <w:rFonts w:ascii="Times New Roman" w:eastAsiaTheme="minorEastAsia" w:hAnsi="Times New Roman" w:hint="eastAsia"/>
          <w:sz w:val="24"/>
          <w:lang w:eastAsia="zh-CN"/>
        </w:rPr>
        <w:t>Label</w:t>
      </w:r>
      <w:r w:rsidR="009D73C6" w:rsidRPr="005D1545">
        <w:rPr>
          <w:rFonts w:ascii="Times New Roman" w:eastAsiaTheme="minorEastAsia" w:hAnsi="Times New Roman"/>
          <w:sz w:val="24"/>
          <w:lang w:eastAsia="zh-CN"/>
        </w:rPr>
        <w:t>.</w:t>
      </w:r>
    </w:p>
    <w:p w14:paraId="11F6A469" w14:textId="77777777" w:rsidR="009D73C6" w:rsidRDefault="009D73C6" w:rsidP="009D73C6">
      <w:pPr>
        <w:pStyle w:val="BodyText"/>
        <w:spacing w:before="46"/>
      </w:pPr>
    </w:p>
    <w:p w14:paraId="3E0DF90E" w14:textId="109E3DB4" w:rsidR="009D73C6" w:rsidRPr="00D26542" w:rsidRDefault="009D73C6" w:rsidP="00D26542">
      <w:pPr>
        <w:pStyle w:val="Heading6"/>
        <w:rPr>
          <w:rFonts w:eastAsiaTheme="minorEastAsia"/>
          <w:lang w:eastAsia="zh-CN"/>
        </w:rPr>
      </w:pPr>
      <w:r w:rsidRPr="00D26542">
        <w:rPr>
          <w:rFonts w:eastAsiaTheme="minorEastAsia"/>
          <w:lang w:eastAsia="zh-CN"/>
        </w:rPr>
        <w:t>Requirements</w:t>
      </w:r>
    </w:p>
    <w:p w14:paraId="1E4C591E" w14:textId="2A353D59" w:rsidR="009D73C6" w:rsidRDefault="00CF07CA" w:rsidP="00090406">
      <w:pPr>
        <w:numPr>
          <w:ilvl w:val="0"/>
          <w:numId w:val="9"/>
        </w:num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lastRenderedPageBreak/>
        <w:t xml:space="preserve">MES label will provide the production line information, </w:t>
      </w:r>
      <w:commentRangeStart w:id="156"/>
      <w:commentRangeStart w:id="157"/>
      <w:r w:rsidRPr="4F0107CC">
        <w:rPr>
          <w:rFonts w:ascii="Times New Roman" w:eastAsiaTheme="minorEastAsia" w:hAnsi="Times New Roman"/>
          <w:sz w:val="24"/>
          <w:lang w:eastAsia="zh-CN"/>
        </w:rPr>
        <w:t>QCLAD will capture the information and store in substance level</w:t>
      </w:r>
      <w:r w:rsidR="00CB5C90" w:rsidRPr="4F0107CC">
        <w:rPr>
          <w:rFonts w:ascii="Times New Roman" w:eastAsiaTheme="minorEastAsia" w:hAnsi="Times New Roman"/>
          <w:sz w:val="24"/>
          <w:lang w:eastAsia="zh-CN"/>
        </w:rPr>
        <w:t xml:space="preserve">. </w:t>
      </w:r>
      <w:r w:rsidR="2D1E955B" w:rsidRPr="4F0107CC">
        <w:rPr>
          <w:rFonts w:ascii="Times New Roman" w:eastAsiaTheme="minorEastAsia" w:hAnsi="Times New Roman"/>
          <w:sz w:val="24"/>
          <w:lang w:eastAsia="zh-CN"/>
        </w:rPr>
        <w:t xml:space="preserve"> </w:t>
      </w:r>
      <w:r w:rsidR="5FC277B6" w:rsidRPr="4F0107CC">
        <w:rPr>
          <w:rFonts w:ascii="Times New Roman" w:eastAsiaTheme="minorEastAsia" w:hAnsi="Times New Roman"/>
          <w:sz w:val="24"/>
          <w:lang w:eastAsia="zh-CN"/>
        </w:rPr>
        <w:t>If</w:t>
      </w:r>
      <w:r w:rsidR="2D1E955B" w:rsidRPr="4F0107CC">
        <w:rPr>
          <w:rFonts w:ascii="Times New Roman" w:eastAsiaTheme="minorEastAsia" w:hAnsi="Times New Roman"/>
          <w:sz w:val="24"/>
          <w:lang w:eastAsia="zh-CN"/>
        </w:rPr>
        <w:t xml:space="preserve"> no change, QCLAD will keep it as it is.</w:t>
      </w:r>
      <w:commentRangeEnd w:id="156"/>
      <w:r>
        <w:rPr>
          <w:rStyle w:val="CommentReference"/>
        </w:rPr>
        <w:commentReference w:id="156"/>
      </w:r>
      <w:commentRangeEnd w:id="157"/>
      <w:r>
        <w:rPr>
          <w:rStyle w:val="CommentReference"/>
        </w:rPr>
        <w:commentReference w:id="157"/>
      </w:r>
    </w:p>
    <w:p w14:paraId="7928E607" w14:textId="77777777" w:rsidR="00025487" w:rsidRDefault="00025487" w:rsidP="00025487">
      <w:pPr>
        <w:ind w:left="720"/>
        <w:jc w:val="both"/>
        <w:rPr>
          <w:rFonts w:ascii="Times New Roman" w:eastAsiaTheme="minorEastAsia" w:hAnsi="Times New Roman"/>
          <w:sz w:val="24"/>
          <w:lang w:eastAsia="zh-CN"/>
        </w:rPr>
      </w:pPr>
    </w:p>
    <w:p w14:paraId="72039D8D" w14:textId="77777777" w:rsidR="009D73C6" w:rsidRPr="00D26542" w:rsidRDefault="009D73C6" w:rsidP="00D26542">
      <w:pPr>
        <w:pStyle w:val="Heading6"/>
        <w:rPr>
          <w:rFonts w:eastAsiaTheme="minorEastAsia"/>
          <w:lang w:eastAsia="zh-CN"/>
        </w:rPr>
      </w:pPr>
      <w:r w:rsidRPr="00D26542">
        <w:rPr>
          <w:rFonts w:eastAsiaTheme="minorEastAsia"/>
          <w:lang w:eastAsia="zh-CN"/>
        </w:rPr>
        <w:t>System Logic</w:t>
      </w:r>
    </w:p>
    <w:p w14:paraId="00EEC211" w14:textId="0B6E1C7A" w:rsidR="002B309F" w:rsidRPr="002B309F" w:rsidRDefault="009D73C6" w:rsidP="00090406">
      <w:pPr>
        <w:pStyle w:val="ListParagraph"/>
        <w:numPr>
          <w:ilvl w:val="0"/>
          <w:numId w:val="13"/>
        </w:num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For each </w:t>
      </w:r>
      <w:r w:rsidR="00C10949" w:rsidRPr="4F0107CC">
        <w:rPr>
          <w:rFonts w:ascii="Times New Roman" w:eastAsiaTheme="minorEastAsia" w:hAnsi="Times New Roman"/>
          <w:sz w:val="24"/>
          <w:lang w:eastAsia="zh-CN"/>
        </w:rPr>
        <w:t>MES label with production line information</w:t>
      </w:r>
      <w:r w:rsidRPr="4F0107CC">
        <w:rPr>
          <w:rFonts w:ascii="Times New Roman" w:eastAsiaTheme="minorEastAsia" w:hAnsi="Times New Roman"/>
          <w:sz w:val="24"/>
          <w:lang w:eastAsia="zh-CN"/>
        </w:rPr>
        <w:t xml:space="preserve">, </w:t>
      </w:r>
      <w:r w:rsidR="00C10949" w:rsidRPr="4F0107CC">
        <w:rPr>
          <w:rFonts w:ascii="Times New Roman" w:eastAsiaTheme="minorEastAsia" w:hAnsi="Times New Roman"/>
          <w:sz w:val="24"/>
          <w:lang w:eastAsia="zh-CN"/>
        </w:rPr>
        <w:t xml:space="preserve">QCLAD will </w:t>
      </w:r>
      <w:r w:rsidR="003E111E" w:rsidRPr="4F0107CC">
        <w:rPr>
          <w:rFonts w:ascii="Times New Roman" w:eastAsiaTheme="minorEastAsia" w:hAnsi="Times New Roman"/>
          <w:sz w:val="24"/>
          <w:lang w:eastAsia="zh-CN"/>
        </w:rPr>
        <w:t>retrieve</w:t>
      </w:r>
      <w:r w:rsidR="00C10949" w:rsidRPr="4F0107CC">
        <w:rPr>
          <w:rFonts w:ascii="Times New Roman" w:eastAsiaTheme="minorEastAsia" w:hAnsi="Times New Roman"/>
          <w:sz w:val="24"/>
          <w:lang w:eastAsia="zh-CN"/>
        </w:rPr>
        <w:t xml:space="preserve"> the </w:t>
      </w:r>
      <w:r w:rsidR="003E111E" w:rsidRPr="4F0107CC">
        <w:rPr>
          <w:rFonts w:ascii="Times New Roman" w:eastAsiaTheme="minorEastAsia" w:hAnsi="Times New Roman"/>
          <w:sz w:val="24"/>
          <w:lang w:eastAsia="zh-CN"/>
        </w:rPr>
        <w:t xml:space="preserve">information and update to substance </w:t>
      </w:r>
      <w:r w:rsidR="00CF07CA" w:rsidRPr="4F0107CC">
        <w:rPr>
          <w:rFonts w:ascii="Times New Roman" w:eastAsiaTheme="minorEastAsia" w:hAnsi="Times New Roman"/>
          <w:sz w:val="24"/>
          <w:lang w:eastAsia="zh-CN"/>
        </w:rPr>
        <w:t>template</w:t>
      </w:r>
      <w:r w:rsidR="003E111E" w:rsidRPr="4F0107CC">
        <w:rPr>
          <w:rFonts w:ascii="Times New Roman" w:eastAsiaTheme="minorEastAsia" w:hAnsi="Times New Roman"/>
          <w:sz w:val="24"/>
          <w:lang w:eastAsia="zh-CN"/>
        </w:rPr>
        <w:t>.</w:t>
      </w:r>
    </w:p>
    <w:p w14:paraId="7465D019" w14:textId="641E0D01" w:rsidR="4F0107CC" w:rsidRDefault="4F0107CC" w:rsidP="4F0107CC">
      <w:pPr>
        <w:jc w:val="both"/>
        <w:rPr>
          <w:rFonts w:ascii="Times New Roman" w:eastAsiaTheme="minorEastAsia" w:hAnsi="Times New Roman"/>
          <w:sz w:val="24"/>
          <w:lang w:eastAsia="zh-CN"/>
        </w:rPr>
      </w:pPr>
    </w:p>
    <w:p w14:paraId="67B74BCE" w14:textId="64BE87B9" w:rsidR="5AB60239" w:rsidRDefault="5AB60239" w:rsidP="4F0107CC">
      <w:pPr>
        <w:pStyle w:val="Heading5"/>
        <w:rPr>
          <w:rFonts w:eastAsiaTheme="minorEastAsia"/>
          <w:lang w:eastAsia="zh-CN"/>
        </w:rPr>
      </w:pPr>
      <w:r w:rsidRPr="4F0107CC">
        <w:rPr>
          <w:rFonts w:ascii="Times New Roman" w:eastAsiaTheme="minorEastAsia" w:hAnsi="Times New Roman"/>
          <w:sz w:val="24"/>
          <w:szCs w:val="24"/>
          <w:lang w:eastAsia="zh-CN"/>
        </w:rPr>
        <w:t>API detail</w:t>
      </w:r>
    </w:p>
    <w:p w14:paraId="217E3533" w14:textId="5BD64248" w:rsidR="738D79C5" w:rsidRDefault="738D79C5" w:rsidP="4F0107CC">
      <w:pPr>
        <w:pStyle w:val="Heading6"/>
        <w:rPr>
          <w:rFonts w:eastAsiaTheme="minorEastAsia"/>
          <w:lang w:eastAsia="zh-CN"/>
        </w:rPr>
      </w:pPr>
      <w:r w:rsidRPr="4F0107CC">
        <w:rPr>
          <w:rFonts w:ascii="Calibri" w:eastAsia="Calibri" w:hAnsi="Calibri" w:cs="Calibri"/>
        </w:rPr>
        <w:t>API Authentication Mechanism</w:t>
      </w:r>
      <w:r w:rsidRPr="4F0107CC">
        <w:rPr>
          <w:rFonts w:ascii="Arial" w:eastAsia="Arial" w:hAnsi="Arial" w:cs="Arial"/>
          <w:sz w:val="28"/>
          <w:szCs w:val="28"/>
        </w:rPr>
        <w:t xml:space="preserve"> </w:t>
      </w:r>
    </w:p>
    <w:p w14:paraId="7ED0620D" w14:textId="23BE0DCC" w:rsidR="738D79C5" w:rsidRDefault="738D79C5" w:rsidP="4F0107CC">
      <w:pPr>
        <w:spacing w:before="0" w:after="200" w:line="276" w:lineRule="auto"/>
        <w:ind w:left="432"/>
      </w:pPr>
      <w:r w:rsidRPr="4F0107CC">
        <w:rPr>
          <w:rFonts w:ascii="Calibri" w:eastAsia="Calibri" w:hAnsi="Calibri" w:cs="Calibri"/>
          <w:sz w:val="24"/>
        </w:rPr>
        <w:t xml:space="preserve">All APIs will use Owin OAuth 2.0 for Authentication. We are generating access token using the OAuth2.0 framework. </w:t>
      </w:r>
    </w:p>
    <w:p w14:paraId="2F04783E" w14:textId="4C2C432A" w:rsidR="738D79C5" w:rsidRDefault="738D79C5" w:rsidP="4F0107CC">
      <w:pPr>
        <w:spacing w:before="0" w:after="200" w:line="276" w:lineRule="auto"/>
        <w:ind w:left="432"/>
      </w:pPr>
      <w:r w:rsidRPr="4F0107CC">
        <w:rPr>
          <w:rFonts w:ascii="Calibri" w:eastAsia="Calibri" w:hAnsi="Calibri" w:cs="Calibri"/>
          <w:i/>
          <w:iCs/>
          <w:sz w:val="24"/>
        </w:rPr>
        <w:t xml:space="preserve">Access Token Request </w:t>
      </w:r>
    </w:p>
    <w:p w14:paraId="199F5198" w14:textId="71C36BCA" w:rsidR="738D79C5" w:rsidRDefault="738D79C5" w:rsidP="4F0107CC">
      <w:pPr>
        <w:spacing w:before="0" w:after="200" w:line="276" w:lineRule="auto"/>
        <w:ind w:left="432"/>
      </w:pPr>
      <w:r w:rsidRPr="4F0107CC">
        <w:rPr>
          <w:rFonts w:ascii="Calibri" w:eastAsia="Calibri" w:hAnsi="Calibri" w:cs="Calibri"/>
          <w:i/>
          <w:iCs/>
          <w:color w:val="808080" w:themeColor="background1" w:themeShade="80"/>
          <w:sz w:val="24"/>
        </w:rPr>
        <w:t>When the user authorizes the application, the access token request will be sent to the authorization module within the server. The module will generate an access token for the client which is only valid for 30 minutes. All APIs are to be accessed using this access token</w:t>
      </w:r>
    </w:p>
    <w:tbl>
      <w:tblPr>
        <w:tblStyle w:val="TableGrid"/>
        <w:tblW w:w="0" w:type="auto"/>
        <w:tblInd w:w="135" w:type="dxa"/>
        <w:tblLayout w:type="fixed"/>
        <w:tblLook w:val="04A0" w:firstRow="1" w:lastRow="0" w:firstColumn="1" w:lastColumn="0" w:noHBand="0" w:noVBand="1"/>
      </w:tblPr>
      <w:tblGrid>
        <w:gridCol w:w="314"/>
        <w:gridCol w:w="2674"/>
        <w:gridCol w:w="3094"/>
        <w:gridCol w:w="2054"/>
        <w:gridCol w:w="941"/>
      </w:tblGrid>
      <w:tr w:rsidR="4F0107CC" w14:paraId="1D011039" w14:textId="77777777" w:rsidTr="4F0107CC">
        <w:trPr>
          <w:trHeight w:val="360"/>
        </w:trPr>
        <w:tc>
          <w:tcPr>
            <w:tcW w:w="3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24FEC6DF" w14:textId="46CD9A30" w:rsidR="4F0107CC" w:rsidRDefault="4F0107CC" w:rsidP="4F0107CC">
            <w:pPr>
              <w:spacing w:before="0" w:after="0" w:line="276" w:lineRule="auto"/>
              <w:jc w:val="both"/>
            </w:pPr>
            <w:r w:rsidRPr="4F0107CC">
              <w:rPr>
                <w:rFonts w:eastAsia="Calibri" w:cs="Calibri"/>
                <w:b/>
                <w:bCs/>
                <w:color w:val="FFFFFF" w:themeColor="background1"/>
                <w:sz w:val="24"/>
              </w:rPr>
              <w:t>#</w:t>
            </w:r>
          </w:p>
        </w:tc>
        <w:tc>
          <w:tcPr>
            <w:tcW w:w="26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5AFEB75F" w14:textId="358610A6" w:rsidR="4F0107CC" w:rsidRDefault="4F0107CC" w:rsidP="4F0107CC">
            <w:pPr>
              <w:spacing w:before="0" w:after="0" w:line="276" w:lineRule="auto"/>
              <w:jc w:val="center"/>
            </w:pPr>
            <w:r w:rsidRPr="4F0107CC">
              <w:rPr>
                <w:rFonts w:eastAsia="Calibri" w:cs="Calibri"/>
                <w:b/>
                <w:bCs/>
                <w:color w:val="FFFFFF" w:themeColor="background1"/>
                <w:sz w:val="24"/>
              </w:rPr>
              <w:t>API Name</w:t>
            </w:r>
          </w:p>
        </w:tc>
        <w:tc>
          <w:tcPr>
            <w:tcW w:w="30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0F581A55" w14:textId="57569353" w:rsidR="4F0107CC" w:rsidRDefault="4F0107CC" w:rsidP="4F0107CC">
            <w:pPr>
              <w:spacing w:before="0" w:after="0" w:line="276" w:lineRule="auto"/>
              <w:jc w:val="center"/>
            </w:pPr>
            <w:r w:rsidRPr="4F0107CC">
              <w:rPr>
                <w:rFonts w:eastAsia="Calibri" w:cs="Calibri"/>
                <w:b/>
                <w:bCs/>
                <w:color w:val="FFFFFF" w:themeColor="background1"/>
                <w:sz w:val="24"/>
              </w:rPr>
              <w:t>Description</w:t>
            </w:r>
          </w:p>
        </w:tc>
        <w:tc>
          <w:tcPr>
            <w:tcW w:w="20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7436C1CB" w14:textId="65658988" w:rsidR="4F0107CC" w:rsidRDefault="4F0107CC" w:rsidP="4F0107CC">
            <w:pPr>
              <w:spacing w:before="0" w:after="0" w:line="276" w:lineRule="auto"/>
              <w:jc w:val="center"/>
            </w:pPr>
            <w:r w:rsidRPr="4F0107CC">
              <w:rPr>
                <w:rFonts w:eastAsia="Calibri" w:cs="Calibri"/>
                <w:b/>
                <w:bCs/>
                <w:color w:val="FFFFFF" w:themeColor="background1"/>
                <w:sz w:val="24"/>
              </w:rPr>
              <w:t>Hosted On</w:t>
            </w:r>
          </w:p>
        </w:tc>
        <w:tc>
          <w:tcPr>
            <w:tcW w:w="9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3FE4A08C" w14:textId="709B7AF6" w:rsidR="4F0107CC" w:rsidRDefault="4F0107CC" w:rsidP="4F0107CC">
            <w:pPr>
              <w:spacing w:before="0" w:after="0" w:line="276" w:lineRule="auto"/>
              <w:jc w:val="center"/>
            </w:pPr>
            <w:r w:rsidRPr="4F0107CC">
              <w:rPr>
                <w:rFonts w:eastAsia="Calibri" w:cs="Calibri"/>
                <w:b/>
                <w:bCs/>
                <w:color w:val="FFFFFF" w:themeColor="background1"/>
                <w:sz w:val="24"/>
              </w:rPr>
              <w:t>Type</w:t>
            </w:r>
          </w:p>
        </w:tc>
      </w:tr>
      <w:tr w:rsidR="4F0107CC" w14:paraId="74FB6E30" w14:textId="77777777" w:rsidTr="4F0107CC">
        <w:trPr>
          <w:trHeight w:val="450"/>
        </w:trPr>
        <w:tc>
          <w:tcPr>
            <w:tcW w:w="3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CB3F692" w14:textId="515271B0" w:rsidR="4F0107CC" w:rsidRDefault="4F0107CC" w:rsidP="4F0107CC">
            <w:pPr>
              <w:spacing w:before="0" w:after="0" w:line="276" w:lineRule="auto"/>
              <w:jc w:val="both"/>
            </w:pPr>
            <w:r w:rsidRPr="4F0107CC">
              <w:rPr>
                <w:rFonts w:eastAsia="Calibri" w:cs="Calibri"/>
                <w:color w:val="000000" w:themeColor="text1"/>
                <w:sz w:val="24"/>
              </w:rPr>
              <w:t>1</w:t>
            </w:r>
          </w:p>
        </w:tc>
        <w:tc>
          <w:tcPr>
            <w:tcW w:w="26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976E680" w14:textId="331D22F8" w:rsidR="4F0107CC" w:rsidRDefault="4F0107CC" w:rsidP="4F0107CC">
            <w:pPr>
              <w:spacing w:before="0" w:after="0" w:line="276" w:lineRule="auto"/>
              <w:jc w:val="both"/>
            </w:pPr>
            <w:proofErr w:type="spellStart"/>
            <w:r w:rsidRPr="4F0107CC">
              <w:rPr>
                <w:rFonts w:eastAsia="Calibri" w:cs="Calibri"/>
                <w:color w:val="000000" w:themeColor="text1"/>
                <w:sz w:val="24"/>
              </w:rPr>
              <w:t>GetAccessToken</w:t>
            </w:r>
            <w:proofErr w:type="spellEnd"/>
          </w:p>
        </w:tc>
        <w:tc>
          <w:tcPr>
            <w:tcW w:w="30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8D18E6C" w14:textId="7825E7F0" w:rsidR="4F0107CC" w:rsidRDefault="4F0107CC" w:rsidP="4F0107CC">
            <w:pPr>
              <w:spacing w:before="0" w:after="0" w:line="276" w:lineRule="auto"/>
              <w:jc w:val="both"/>
            </w:pPr>
            <w:r w:rsidRPr="4F0107CC">
              <w:rPr>
                <w:rFonts w:eastAsia="Calibri" w:cs="Calibri"/>
                <w:color w:val="000000" w:themeColor="text1"/>
                <w:sz w:val="24"/>
              </w:rPr>
              <w:t>Get access token for accessing the required API</w:t>
            </w:r>
          </w:p>
        </w:tc>
        <w:tc>
          <w:tcPr>
            <w:tcW w:w="20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4852BFE" w14:textId="690E3B05" w:rsidR="4F0107CC" w:rsidRDefault="4F0107CC" w:rsidP="4F0107CC">
            <w:pPr>
              <w:spacing w:before="0" w:after="0" w:line="276" w:lineRule="auto"/>
              <w:jc w:val="both"/>
            </w:pPr>
            <w:proofErr w:type="spellStart"/>
            <w:r w:rsidRPr="4F0107CC">
              <w:rPr>
                <w:rFonts w:eastAsia="Calibri" w:cs="Calibri"/>
                <w:color w:val="000000" w:themeColor="text1"/>
                <w:sz w:val="24"/>
              </w:rPr>
              <w:t>SmartFactory</w:t>
            </w:r>
            <w:proofErr w:type="spellEnd"/>
            <w:r w:rsidRPr="4F0107CC">
              <w:rPr>
                <w:rFonts w:eastAsia="Calibri" w:cs="Calibri"/>
                <w:color w:val="000000" w:themeColor="text1"/>
                <w:sz w:val="24"/>
              </w:rPr>
              <w:t xml:space="preserve"> Solution</w:t>
            </w:r>
          </w:p>
        </w:tc>
        <w:tc>
          <w:tcPr>
            <w:tcW w:w="9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B837C5F" w14:textId="5A4CDFC4" w:rsidR="4F0107CC" w:rsidRDefault="4F0107CC" w:rsidP="4F0107CC">
            <w:pPr>
              <w:spacing w:before="0" w:after="0" w:line="276" w:lineRule="auto"/>
              <w:jc w:val="both"/>
            </w:pPr>
            <w:r w:rsidRPr="4F0107CC">
              <w:rPr>
                <w:rFonts w:eastAsia="Calibri" w:cs="Calibri"/>
                <w:color w:val="000000" w:themeColor="text1"/>
                <w:sz w:val="24"/>
              </w:rPr>
              <w:t>Pull</w:t>
            </w:r>
          </w:p>
        </w:tc>
      </w:tr>
    </w:tbl>
    <w:p w14:paraId="569D5B5A" w14:textId="74987DF4" w:rsidR="738D79C5" w:rsidRDefault="738D79C5" w:rsidP="4F0107CC">
      <w:pPr>
        <w:spacing w:before="0" w:after="200" w:line="276" w:lineRule="auto"/>
      </w:pPr>
      <w:r w:rsidRPr="4F0107CC">
        <w:rPr>
          <w:rFonts w:ascii="Calibri" w:eastAsia="Calibri" w:hAnsi="Calibri" w:cs="Calibri"/>
          <w:sz w:val="24"/>
        </w:rPr>
        <w:t>The API specifications is elaborated in the sections below.</w:t>
      </w:r>
    </w:p>
    <w:p w14:paraId="7A98979A" w14:textId="5A3E8972" w:rsidR="31DABEE3" w:rsidRDefault="31DABEE3" w:rsidP="4F0107CC">
      <w:pPr>
        <w:spacing w:before="0" w:after="200" w:line="276" w:lineRule="auto"/>
        <w:rPr>
          <w:rFonts w:eastAsiaTheme="minorEastAsia" w:cstheme="minorBidi"/>
          <w:b/>
          <w:bCs/>
          <w:i/>
          <w:iCs/>
          <w:color w:val="2F5496" w:themeColor="accent1" w:themeShade="BF"/>
          <w:sz w:val="28"/>
          <w:szCs w:val="28"/>
        </w:rPr>
      </w:pPr>
      <w:proofErr w:type="spellStart"/>
      <w:r w:rsidRPr="4F0107CC">
        <w:rPr>
          <w:rFonts w:eastAsiaTheme="minorEastAsia" w:cstheme="minorBidi"/>
          <w:b/>
          <w:bCs/>
          <w:i/>
          <w:iCs/>
          <w:color w:val="2F5496" w:themeColor="accent1" w:themeShade="BF"/>
          <w:sz w:val="28"/>
          <w:szCs w:val="28"/>
        </w:rPr>
        <w:t>GetAccessToken</w:t>
      </w:r>
      <w:proofErr w:type="spellEnd"/>
    </w:p>
    <w:p w14:paraId="0F975499" w14:textId="188742EC" w:rsidR="738D79C5" w:rsidRDefault="738D79C5" w:rsidP="4F0107CC">
      <w:pPr>
        <w:spacing w:before="0" w:after="0" w:line="276" w:lineRule="auto"/>
      </w:pPr>
      <w:r w:rsidRPr="4F0107CC">
        <w:rPr>
          <w:rFonts w:ascii="Calibri" w:eastAsia="Calibri" w:hAnsi="Calibri" w:cs="Calibri"/>
          <w:sz w:val="24"/>
        </w:rPr>
        <w:t xml:space="preserve">The API provides access token for accessing </w:t>
      </w:r>
      <w:proofErr w:type="spellStart"/>
      <w:r w:rsidRPr="4F0107CC">
        <w:rPr>
          <w:rFonts w:ascii="Calibri" w:eastAsia="Calibri" w:hAnsi="Calibri" w:cs="Calibri"/>
          <w:sz w:val="24"/>
        </w:rPr>
        <w:t>SmartFactory</w:t>
      </w:r>
      <w:proofErr w:type="spellEnd"/>
      <w:r w:rsidRPr="4F0107CC">
        <w:rPr>
          <w:rFonts w:ascii="Calibri" w:eastAsia="Calibri" w:hAnsi="Calibri" w:cs="Calibri"/>
          <w:sz w:val="24"/>
        </w:rPr>
        <w:t xml:space="preserve"> Solution API. The API will be called by </w:t>
      </w:r>
      <w:proofErr w:type="gramStart"/>
      <w:r w:rsidRPr="4F0107CC">
        <w:rPr>
          <w:rFonts w:ascii="Calibri" w:eastAsia="Calibri" w:hAnsi="Calibri" w:cs="Calibri"/>
          <w:sz w:val="24"/>
        </w:rPr>
        <w:t>Rohlig  before</w:t>
      </w:r>
      <w:proofErr w:type="gramEnd"/>
      <w:r w:rsidRPr="4F0107CC">
        <w:rPr>
          <w:rFonts w:ascii="Calibri" w:eastAsia="Calibri" w:hAnsi="Calibri" w:cs="Calibri"/>
          <w:sz w:val="24"/>
        </w:rPr>
        <w:t xml:space="preserve"> accessing any API of </w:t>
      </w:r>
      <w:proofErr w:type="spellStart"/>
      <w:r w:rsidRPr="4F0107CC">
        <w:rPr>
          <w:rFonts w:ascii="Calibri" w:eastAsia="Calibri" w:hAnsi="Calibri" w:cs="Calibri"/>
          <w:sz w:val="24"/>
        </w:rPr>
        <w:t>SmartFactory</w:t>
      </w:r>
      <w:proofErr w:type="spellEnd"/>
      <w:r w:rsidRPr="4F0107CC">
        <w:rPr>
          <w:rFonts w:ascii="Calibri" w:eastAsia="Calibri" w:hAnsi="Calibri" w:cs="Calibri"/>
          <w:sz w:val="24"/>
        </w:rPr>
        <w:t xml:space="preserve"> Solution. The API returns access token information.</w:t>
      </w:r>
    </w:p>
    <w:p w14:paraId="79705D3E" w14:textId="3470FF93" w:rsidR="738D79C5" w:rsidRDefault="738D79C5" w:rsidP="4F0107CC">
      <w:pPr>
        <w:spacing w:before="0" w:after="200" w:line="276" w:lineRule="auto"/>
      </w:pPr>
      <w:r w:rsidRPr="4F0107CC">
        <w:rPr>
          <w:rFonts w:ascii="Calibri" w:eastAsia="Calibri" w:hAnsi="Calibri" w:cs="Calibri"/>
          <w:b/>
          <w:bCs/>
          <w:color w:val="365F91"/>
          <w:sz w:val="24"/>
        </w:rPr>
        <w:t>Web service</w:t>
      </w:r>
      <w:r w:rsidRPr="4F0107CC">
        <w:rPr>
          <w:rFonts w:ascii="Calibri" w:eastAsia="Calibri" w:hAnsi="Calibri" w:cs="Calibri"/>
          <w:b/>
          <w:bCs/>
          <w:color w:val="365F91"/>
          <w:sz w:val="24"/>
          <w:lang w:val="en-IN"/>
        </w:rPr>
        <w:t xml:space="preserve"> URL to access test server</w:t>
      </w:r>
      <w:r w:rsidRPr="4F0107CC">
        <w:rPr>
          <w:rFonts w:ascii="Calibri" w:eastAsia="Calibri" w:hAnsi="Calibri" w:cs="Calibri"/>
          <w:sz w:val="24"/>
          <w:lang w:val="en-IN"/>
        </w:rPr>
        <w:t>:</w:t>
      </w:r>
      <w:r>
        <w:br/>
      </w:r>
      <w:r w:rsidRPr="4F0107CC">
        <w:rPr>
          <w:rFonts w:ascii="Calibri" w:eastAsia="Calibri" w:hAnsi="Calibri" w:cs="Calibri"/>
          <w:sz w:val="24"/>
          <w:lang w:val="en-IN"/>
        </w:rPr>
        <w:t xml:space="preserve"> </w:t>
      </w:r>
      <w:hyperlink r:id="rId27">
        <w:r w:rsidRPr="4F0107CC">
          <w:rPr>
            <w:rStyle w:val="Hyperlink"/>
            <w:rFonts w:ascii="Calibri" w:eastAsia="Calibri" w:hAnsi="Calibri" w:cs="Calibri"/>
            <w:sz w:val="24"/>
            <w:szCs w:val="24"/>
            <w:lang w:val="en-US"/>
          </w:rPr>
          <w:t>https://sfs-ap-test.henkelgroup.net/VegamOauthServer/GetAccessToken</w:t>
        </w:r>
      </w:hyperlink>
    </w:p>
    <w:p w14:paraId="3972E920" w14:textId="6BE6D981" w:rsidR="738D79C5" w:rsidRDefault="738D79C5" w:rsidP="4F0107CC">
      <w:pPr>
        <w:spacing w:before="0" w:after="200" w:line="276" w:lineRule="auto"/>
      </w:pPr>
      <w:r w:rsidRPr="4F0107CC">
        <w:rPr>
          <w:rFonts w:ascii="Calibri" w:eastAsia="Calibri" w:hAnsi="Calibri" w:cs="Calibri"/>
          <w:b/>
          <w:bCs/>
          <w:color w:val="365F91"/>
          <w:sz w:val="24"/>
        </w:rPr>
        <w:t>Web service</w:t>
      </w:r>
      <w:r w:rsidRPr="4F0107CC">
        <w:rPr>
          <w:rFonts w:ascii="Calibri" w:eastAsia="Calibri" w:hAnsi="Calibri" w:cs="Calibri"/>
          <w:b/>
          <w:bCs/>
          <w:color w:val="365F91"/>
          <w:sz w:val="24"/>
          <w:lang w:val="en-IN"/>
        </w:rPr>
        <w:t xml:space="preserve"> URL to access production server</w:t>
      </w:r>
      <w:r w:rsidRPr="4F0107CC">
        <w:rPr>
          <w:rFonts w:ascii="Calibri" w:eastAsia="Calibri" w:hAnsi="Calibri" w:cs="Calibri"/>
          <w:sz w:val="24"/>
          <w:lang w:val="en-IN"/>
        </w:rPr>
        <w:t>:</w:t>
      </w:r>
      <w:r>
        <w:br/>
      </w:r>
      <w:r w:rsidRPr="4F0107CC">
        <w:rPr>
          <w:rFonts w:ascii="Calibri" w:eastAsia="Calibri" w:hAnsi="Calibri" w:cs="Calibri"/>
          <w:color w:val="0000FF"/>
          <w:sz w:val="24"/>
          <w:u w:val="single"/>
        </w:rPr>
        <w:t xml:space="preserve"> </w:t>
      </w:r>
      <w:hyperlink r:id="rId28">
        <w:r w:rsidRPr="4F0107CC">
          <w:rPr>
            <w:rStyle w:val="Hyperlink"/>
            <w:rFonts w:ascii="Calibri" w:eastAsia="Calibri" w:hAnsi="Calibri" w:cs="Calibri"/>
            <w:sz w:val="24"/>
            <w:szCs w:val="24"/>
          </w:rPr>
          <w:t>https://ap-hipas.henkelgroup.net/VegamOauthServer/GetAccessToken</w:t>
        </w:r>
      </w:hyperlink>
    </w:p>
    <w:p w14:paraId="1D7F861A" w14:textId="4B11D4E8" w:rsidR="738D79C5" w:rsidRDefault="738D79C5" w:rsidP="4F0107CC">
      <w:pPr>
        <w:spacing w:before="0" w:after="200" w:line="276" w:lineRule="auto"/>
      </w:pPr>
      <w:r w:rsidRPr="4F0107CC">
        <w:rPr>
          <w:rFonts w:ascii="Calibri" w:eastAsia="Calibri" w:hAnsi="Calibri" w:cs="Calibri"/>
          <w:b/>
          <w:bCs/>
          <w:color w:val="365F91"/>
          <w:sz w:val="24"/>
        </w:rPr>
        <w:t>Web service Type</w:t>
      </w:r>
      <w:r w:rsidRPr="4F0107CC">
        <w:rPr>
          <w:rFonts w:ascii="Calibri" w:eastAsia="Calibri" w:hAnsi="Calibri" w:cs="Calibri"/>
          <w:sz w:val="24"/>
          <w:lang w:val="en-IN"/>
        </w:rPr>
        <w:t xml:space="preserve">: </w:t>
      </w:r>
      <w:r w:rsidRPr="4F0107CC">
        <w:rPr>
          <w:rFonts w:ascii="Calibri" w:eastAsia="Calibri" w:hAnsi="Calibri" w:cs="Calibri"/>
          <w:sz w:val="24"/>
        </w:rPr>
        <w:t>POST</w:t>
      </w:r>
    </w:p>
    <w:p w14:paraId="74D46DF0" w14:textId="60F6296B" w:rsidR="738D79C5" w:rsidRDefault="738D79C5" w:rsidP="4F0107CC">
      <w:pPr>
        <w:spacing w:before="0" w:after="0" w:line="276" w:lineRule="auto"/>
      </w:pPr>
      <w:r w:rsidRPr="4F0107CC">
        <w:rPr>
          <w:rFonts w:ascii="Calibri" w:eastAsia="Calibri" w:hAnsi="Calibri" w:cs="Calibri"/>
          <w:b/>
          <w:bCs/>
          <w:color w:val="365F91"/>
          <w:sz w:val="24"/>
        </w:rPr>
        <w:t>Web service input parameters</w:t>
      </w:r>
      <w:r w:rsidRPr="4F0107CC">
        <w:rPr>
          <w:rFonts w:ascii="Calibri" w:eastAsia="Calibri" w:hAnsi="Calibri" w:cs="Calibri"/>
          <w:sz w:val="24"/>
          <w:lang w:val="en-IN"/>
        </w:rPr>
        <w:t>:</w:t>
      </w:r>
    </w:p>
    <w:tbl>
      <w:tblPr>
        <w:tblStyle w:val="TableGrid"/>
        <w:tblW w:w="0" w:type="auto"/>
        <w:tblLayout w:type="fixed"/>
        <w:tblLook w:val="04A0" w:firstRow="1" w:lastRow="0" w:firstColumn="1" w:lastColumn="0" w:noHBand="0" w:noVBand="1"/>
      </w:tblPr>
      <w:tblGrid>
        <w:gridCol w:w="1876"/>
        <w:gridCol w:w="4766"/>
        <w:gridCol w:w="1338"/>
        <w:gridCol w:w="1520"/>
      </w:tblGrid>
      <w:tr w:rsidR="4F0107CC" w14:paraId="2CB1A7BA" w14:textId="77777777" w:rsidTr="4F0107CC">
        <w:trPr>
          <w:trHeight w:val="300"/>
        </w:trPr>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05881121" w14:textId="67D53BEF" w:rsidR="4F0107CC" w:rsidRDefault="4F0107CC" w:rsidP="4F0107CC">
            <w:pPr>
              <w:spacing w:before="0" w:after="0" w:line="276" w:lineRule="auto"/>
              <w:jc w:val="center"/>
            </w:pPr>
            <w:r w:rsidRPr="4F0107CC">
              <w:rPr>
                <w:rFonts w:eastAsia="Calibri" w:cs="Calibri"/>
                <w:b/>
                <w:bCs/>
                <w:color w:val="FFFFFF" w:themeColor="background1"/>
                <w:sz w:val="24"/>
              </w:rPr>
              <w:t>Parameter Name</w:t>
            </w:r>
          </w:p>
        </w:tc>
        <w:tc>
          <w:tcPr>
            <w:tcW w:w="47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32D16287" w14:textId="46368E05" w:rsidR="4F0107CC" w:rsidRDefault="4F0107CC" w:rsidP="4F0107CC">
            <w:pPr>
              <w:spacing w:before="0" w:after="0" w:line="276" w:lineRule="auto"/>
              <w:jc w:val="center"/>
            </w:pPr>
            <w:r w:rsidRPr="4F0107CC">
              <w:rPr>
                <w:rFonts w:eastAsia="Calibri" w:cs="Calibri"/>
                <w:b/>
                <w:bCs/>
                <w:color w:val="FFFFFF" w:themeColor="background1"/>
                <w:sz w:val="24"/>
              </w:rPr>
              <w:t>Description</w:t>
            </w:r>
          </w:p>
        </w:tc>
        <w:tc>
          <w:tcPr>
            <w:tcW w:w="13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3EB4CF6F" w14:textId="7FEF5233" w:rsidR="4F0107CC" w:rsidRDefault="4F0107CC" w:rsidP="4F0107CC">
            <w:pPr>
              <w:spacing w:before="0" w:after="0" w:line="276" w:lineRule="auto"/>
              <w:jc w:val="center"/>
            </w:pPr>
            <w:proofErr w:type="spellStart"/>
            <w:r w:rsidRPr="4F0107CC">
              <w:rPr>
                <w:rFonts w:eastAsia="Calibri" w:cs="Calibri"/>
                <w:b/>
                <w:bCs/>
                <w:color w:val="FFFFFF" w:themeColor="background1"/>
                <w:sz w:val="24"/>
              </w:rPr>
              <w:t>DateType</w:t>
            </w:r>
            <w:proofErr w:type="spellEnd"/>
          </w:p>
        </w:tc>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3B393549" w14:textId="44883F1F" w:rsidR="4F0107CC" w:rsidRDefault="4F0107CC" w:rsidP="4F0107CC">
            <w:pPr>
              <w:spacing w:before="0" w:after="0" w:line="276" w:lineRule="auto"/>
              <w:jc w:val="center"/>
            </w:pPr>
            <w:r w:rsidRPr="4F0107CC">
              <w:rPr>
                <w:rFonts w:eastAsia="Calibri" w:cs="Calibri"/>
                <w:b/>
                <w:bCs/>
                <w:color w:val="FFFFFF" w:themeColor="background1"/>
                <w:sz w:val="24"/>
              </w:rPr>
              <w:t>Is Mandatory</w:t>
            </w:r>
          </w:p>
        </w:tc>
      </w:tr>
      <w:tr w:rsidR="4F0107CC" w14:paraId="0FC09887" w14:textId="77777777" w:rsidTr="4F0107CC">
        <w:trPr>
          <w:trHeight w:val="300"/>
        </w:trPr>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A52B997" w14:textId="6AAC3E9E" w:rsidR="4F0107CC" w:rsidRDefault="4F0107CC" w:rsidP="4F0107CC">
            <w:pPr>
              <w:spacing w:before="0" w:after="0" w:line="276" w:lineRule="auto"/>
              <w:jc w:val="both"/>
            </w:pPr>
            <w:proofErr w:type="spellStart"/>
            <w:r w:rsidRPr="4F0107CC">
              <w:rPr>
                <w:rFonts w:eastAsia="Calibri" w:cs="Calibri"/>
                <w:color w:val="000000" w:themeColor="text1"/>
                <w:sz w:val="24"/>
              </w:rPr>
              <w:lastRenderedPageBreak/>
              <w:t>client_id</w:t>
            </w:r>
            <w:proofErr w:type="spellEnd"/>
          </w:p>
        </w:tc>
        <w:tc>
          <w:tcPr>
            <w:tcW w:w="47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D691B00" w14:textId="0DBEC894" w:rsidR="4F0107CC" w:rsidRDefault="4F0107CC" w:rsidP="4F0107CC">
            <w:pPr>
              <w:spacing w:before="0" w:after="0" w:line="276" w:lineRule="auto"/>
              <w:jc w:val="both"/>
            </w:pPr>
            <w:r w:rsidRPr="4F0107CC">
              <w:rPr>
                <w:rFonts w:eastAsia="Calibri" w:cs="Calibri"/>
                <w:color w:val="000000" w:themeColor="text1"/>
                <w:sz w:val="24"/>
              </w:rPr>
              <w:t xml:space="preserve">Required for access token generation. Details will be provided by </w:t>
            </w:r>
            <w:proofErr w:type="spellStart"/>
            <w:r w:rsidRPr="4F0107CC">
              <w:rPr>
                <w:rFonts w:eastAsia="Calibri" w:cs="Calibri"/>
                <w:color w:val="000000" w:themeColor="text1"/>
                <w:sz w:val="24"/>
              </w:rPr>
              <w:t>SmartFactory</w:t>
            </w:r>
            <w:proofErr w:type="spellEnd"/>
            <w:r w:rsidRPr="4F0107CC">
              <w:rPr>
                <w:rFonts w:eastAsia="Calibri" w:cs="Calibri"/>
                <w:color w:val="000000" w:themeColor="text1"/>
                <w:sz w:val="24"/>
              </w:rPr>
              <w:t xml:space="preserve"> solution.</w:t>
            </w:r>
          </w:p>
        </w:tc>
        <w:tc>
          <w:tcPr>
            <w:tcW w:w="13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942243C" w14:textId="53B66E42" w:rsidR="4F0107CC" w:rsidRDefault="4F0107CC" w:rsidP="4F0107CC">
            <w:pPr>
              <w:spacing w:before="0" w:after="0" w:line="276" w:lineRule="auto"/>
              <w:jc w:val="both"/>
            </w:pPr>
            <w:r w:rsidRPr="4F0107CC">
              <w:rPr>
                <w:rFonts w:eastAsia="Calibri" w:cs="Calibri"/>
                <w:color w:val="000000" w:themeColor="text1"/>
                <w:sz w:val="24"/>
              </w:rPr>
              <w:t>VARCHAR</w:t>
            </w:r>
          </w:p>
        </w:tc>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9E466D8" w14:textId="743C4FA6" w:rsidR="4F0107CC" w:rsidRDefault="4F0107CC" w:rsidP="4F0107CC">
            <w:pPr>
              <w:spacing w:before="0" w:after="0" w:line="276" w:lineRule="auto"/>
              <w:jc w:val="both"/>
            </w:pPr>
            <w:r w:rsidRPr="4F0107CC">
              <w:rPr>
                <w:rFonts w:eastAsia="Calibri" w:cs="Calibri"/>
                <w:color w:val="000000" w:themeColor="text1"/>
                <w:sz w:val="24"/>
              </w:rPr>
              <w:t>Yes</w:t>
            </w:r>
          </w:p>
        </w:tc>
      </w:tr>
      <w:tr w:rsidR="4F0107CC" w14:paraId="6E2A159A" w14:textId="77777777" w:rsidTr="4F0107CC">
        <w:trPr>
          <w:trHeight w:val="300"/>
        </w:trPr>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93C5857" w14:textId="69486B55" w:rsidR="4F0107CC" w:rsidRDefault="4F0107CC" w:rsidP="4F0107CC">
            <w:pPr>
              <w:spacing w:before="0" w:after="0" w:line="276" w:lineRule="auto"/>
              <w:jc w:val="both"/>
            </w:pPr>
            <w:proofErr w:type="spellStart"/>
            <w:r w:rsidRPr="4F0107CC">
              <w:rPr>
                <w:rFonts w:eastAsia="Calibri" w:cs="Calibri"/>
                <w:color w:val="000000" w:themeColor="text1"/>
                <w:sz w:val="24"/>
              </w:rPr>
              <w:t>client_secret</w:t>
            </w:r>
            <w:proofErr w:type="spellEnd"/>
          </w:p>
        </w:tc>
        <w:tc>
          <w:tcPr>
            <w:tcW w:w="47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2AD55EF" w14:textId="688523FD" w:rsidR="4F0107CC" w:rsidRDefault="4F0107CC" w:rsidP="4F0107CC">
            <w:pPr>
              <w:spacing w:before="0" w:after="0" w:line="276" w:lineRule="auto"/>
              <w:jc w:val="both"/>
            </w:pPr>
            <w:r w:rsidRPr="4F0107CC">
              <w:rPr>
                <w:rFonts w:eastAsia="Calibri" w:cs="Calibri"/>
                <w:color w:val="000000" w:themeColor="text1"/>
                <w:sz w:val="24"/>
              </w:rPr>
              <w:t xml:space="preserve">Required for access token generation. Details will be provided by </w:t>
            </w:r>
            <w:proofErr w:type="spellStart"/>
            <w:r w:rsidRPr="4F0107CC">
              <w:rPr>
                <w:rFonts w:eastAsia="Calibri" w:cs="Calibri"/>
                <w:color w:val="000000" w:themeColor="text1"/>
                <w:sz w:val="24"/>
              </w:rPr>
              <w:t>SmartFactory</w:t>
            </w:r>
            <w:proofErr w:type="spellEnd"/>
            <w:r w:rsidRPr="4F0107CC">
              <w:rPr>
                <w:rFonts w:eastAsia="Calibri" w:cs="Calibri"/>
                <w:color w:val="000000" w:themeColor="text1"/>
                <w:sz w:val="24"/>
              </w:rPr>
              <w:t xml:space="preserve"> solution.</w:t>
            </w:r>
          </w:p>
        </w:tc>
        <w:tc>
          <w:tcPr>
            <w:tcW w:w="13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9730C22" w14:textId="011F11D8" w:rsidR="4F0107CC" w:rsidRDefault="4F0107CC" w:rsidP="4F0107CC">
            <w:pPr>
              <w:spacing w:before="0" w:after="0" w:line="276" w:lineRule="auto"/>
              <w:jc w:val="both"/>
            </w:pPr>
            <w:r w:rsidRPr="4F0107CC">
              <w:rPr>
                <w:rFonts w:eastAsia="Calibri" w:cs="Calibri"/>
                <w:color w:val="000000" w:themeColor="text1"/>
                <w:sz w:val="24"/>
              </w:rPr>
              <w:t>VARCHAR</w:t>
            </w:r>
          </w:p>
        </w:tc>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5B6BB6F" w14:textId="6C053B39" w:rsidR="4F0107CC" w:rsidRDefault="4F0107CC" w:rsidP="4F0107CC">
            <w:pPr>
              <w:spacing w:before="0" w:after="0" w:line="276" w:lineRule="auto"/>
              <w:jc w:val="both"/>
            </w:pPr>
            <w:r w:rsidRPr="4F0107CC">
              <w:rPr>
                <w:rFonts w:eastAsia="Calibri" w:cs="Calibri"/>
                <w:color w:val="000000" w:themeColor="text1"/>
                <w:sz w:val="24"/>
              </w:rPr>
              <w:t>Yes</w:t>
            </w:r>
          </w:p>
        </w:tc>
      </w:tr>
      <w:tr w:rsidR="4F0107CC" w14:paraId="1D4208FA" w14:textId="77777777" w:rsidTr="4F0107CC">
        <w:trPr>
          <w:trHeight w:val="300"/>
        </w:trPr>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221001E" w14:textId="421BE500" w:rsidR="4F0107CC" w:rsidRDefault="4F0107CC" w:rsidP="4F0107CC">
            <w:pPr>
              <w:spacing w:before="0" w:after="0" w:line="276" w:lineRule="auto"/>
              <w:jc w:val="both"/>
            </w:pPr>
            <w:proofErr w:type="spellStart"/>
            <w:r w:rsidRPr="4F0107CC">
              <w:rPr>
                <w:rFonts w:eastAsia="Calibri" w:cs="Calibri"/>
                <w:color w:val="000000" w:themeColor="text1"/>
                <w:sz w:val="24"/>
              </w:rPr>
              <w:t>grant_type</w:t>
            </w:r>
            <w:proofErr w:type="spellEnd"/>
          </w:p>
        </w:tc>
        <w:tc>
          <w:tcPr>
            <w:tcW w:w="47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B1ED92A" w14:textId="20F279F0" w:rsidR="4F0107CC" w:rsidRDefault="4F0107CC" w:rsidP="4F0107CC">
            <w:pPr>
              <w:spacing w:before="0" w:after="0" w:line="276" w:lineRule="auto"/>
              <w:jc w:val="both"/>
            </w:pPr>
            <w:r w:rsidRPr="4F0107CC">
              <w:rPr>
                <w:rFonts w:eastAsia="Calibri" w:cs="Calibri"/>
                <w:color w:val="000000" w:themeColor="text1"/>
                <w:sz w:val="24"/>
              </w:rPr>
              <w:t xml:space="preserve">Required for access token generation. Must be set to the value </w:t>
            </w:r>
            <w:proofErr w:type="spellStart"/>
            <w:r w:rsidRPr="4F0107CC">
              <w:rPr>
                <w:rFonts w:eastAsia="Calibri" w:cs="Calibri"/>
                <w:b/>
                <w:bCs/>
                <w:color w:val="000000" w:themeColor="text1"/>
                <w:sz w:val="24"/>
              </w:rPr>
              <w:t>client_credentials</w:t>
            </w:r>
            <w:proofErr w:type="spellEnd"/>
            <w:r w:rsidRPr="4F0107CC">
              <w:rPr>
                <w:rFonts w:eastAsia="Calibri" w:cs="Calibri"/>
                <w:color w:val="000000" w:themeColor="text1"/>
                <w:sz w:val="24"/>
              </w:rPr>
              <w:t xml:space="preserve"> </w:t>
            </w:r>
          </w:p>
        </w:tc>
        <w:tc>
          <w:tcPr>
            <w:tcW w:w="13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B360032" w14:textId="60250052" w:rsidR="4F0107CC" w:rsidRDefault="4F0107CC" w:rsidP="4F0107CC">
            <w:pPr>
              <w:spacing w:before="0" w:after="0" w:line="276" w:lineRule="auto"/>
              <w:jc w:val="both"/>
            </w:pPr>
            <w:r w:rsidRPr="4F0107CC">
              <w:rPr>
                <w:rFonts w:eastAsia="Calibri" w:cs="Calibri"/>
                <w:color w:val="000000" w:themeColor="text1"/>
                <w:sz w:val="24"/>
              </w:rPr>
              <w:t>VARCHAR</w:t>
            </w:r>
          </w:p>
        </w:tc>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9B3BBEE" w14:textId="0B6E9290" w:rsidR="4F0107CC" w:rsidRDefault="4F0107CC" w:rsidP="4F0107CC">
            <w:pPr>
              <w:spacing w:before="0" w:after="0" w:line="276" w:lineRule="auto"/>
              <w:jc w:val="both"/>
            </w:pPr>
            <w:r w:rsidRPr="4F0107CC">
              <w:rPr>
                <w:rFonts w:eastAsia="Calibri" w:cs="Calibri"/>
                <w:color w:val="000000" w:themeColor="text1"/>
                <w:sz w:val="24"/>
              </w:rPr>
              <w:t>Yes</w:t>
            </w:r>
          </w:p>
        </w:tc>
      </w:tr>
    </w:tbl>
    <w:p w14:paraId="4DD535A6" w14:textId="48C10800" w:rsidR="738D79C5" w:rsidRDefault="738D79C5" w:rsidP="4F0107CC">
      <w:pPr>
        <w:spacing w:before="0" w:after="0" w:line="276" w:lineRule="auto"/>
      </w:pPr>
      <w:r w:rsidRPr="4F0107CC">
        <w:rPr>
          <w:rFonts w:ascii="Calibri" w:eastAsia="Calibri" w:hAnsi="Calibri" w:cs="Calibri"/>
          <w:b/>
          <w:bCs/>
          <w:color w:val="365F91"/>
          <w:sz w:val="24"/>
        </w:rPr>
        <w:t xml:space="preserve"> </w:t>
      </w:r>
    </w:p>
    <w:p w14:paraId="78614F43" w14:textId="7843006B" w:rsidR="738D79C5" w:rsidRDefault="738D79C5" w:rsidP="4F0107CC">
      <w:pPr>
        <w:spacing w:before="0" w:after="0" w:line="276" w:lineRule="auto"/>
      </w:pPr>
      <w:r w:rsidRPr="4F0107CC">
        <w:rPr>
          <w:rFonts w:ascii="Calibri" w:eastAsia="Calibri" w:hAnsi="Calibri" w:cs="Calibri"/>
          <w:sz w:val="24"/>
        </w:rPr>
        <w:t xml:space="preserve">By default, these parameters must be </w:t>
      </w:r>
      <w:r w:rsidRPr="4F0107CC">
        <w:rPr>
          <w:rFonts w:ascii="Calibri" w:eastAsia="Calibri" w:hAnsi="Calibri" w:cs="Calibri"/>
          <w:b/>
          <w:bCs/>
          <w:sz w:val="24"/>
        </w:rPr>
        <w:t>x-www-form-</w:t>
      </w:r>
      <w:proofErr w:type="spellStart"/>
      <w:r w:rsidRPr="4F0107CC">
        <w:rPr>
          <w:rFonts w:ascii="Calibri" w:eastAsia="Calibri" w:hAnsi="Calibri" w:cs="Calibri"/>
          <w:b/>
          <w:bCs/>
          <w:sz w:val="24"/>
        </w:rPr>
        <w:t>urlencoded</w:t>
      </w:r>
      <w:proofErr w:type="spellEnd"/>
      <w:r w:rsidRPr="4F0107CC">
        <w:rPr>
          <w:rFonts w:ascii="Calibri" w:eastAsia="Calibri" w:hAnsi="Calibri" w:cs="Calibri"/>
          <w:sz w:val="24"/>
        </w:rPr>
        <w:t xml:space="preserve"> and specified in the request body (as shown in the sample below)</w:t>
      </w:r>
    </w:p>
    <w:p w14:paraId="4CABF3E0" w14:textId="501E0706" w:rsidR="738D79C5" w:rsidRDefault="738D79C5" w:rsidP="4F0107CC">
      <w:pPr>
        <w:spacing w:before="0" w:after="0" w:line="276" w:lineRule="auto"/>
      </w:pPr>
      <w:r w:rsidRPr="4F0107CC">
        <w:rPr>
          <w:rFonts w:ascii="Calibri" w:eastAsia="Calibri" w:hAnsi="Calibri" w:cs="Calibri"/>
          <w:sz w:val="24"/>
        </w:rPr>
        <w:t xml:space="preserve"> </w:t>
      </w:r>
    </w:p>
    <w:p w14:paraId="77413467" w14:textId="2BCF75EE" w:rsidR="738D79C5" w:rsidRDefault="738D79C5" w:rsidP="4F0107CC">
      <w:pPr>
        <w:spacing w:before="0" w:after="0" w:line="276" w:lineRule="auto"/>
      </w:pPr>
      <w:r>
        <w:rPr>
          <w:noProof/>
        </w:rPr>
        <w:drawing>
          <wp:inline distT="0" distB="0" distL="0" distR="0" wp14:anchorId="605DEDBB" wp14:editId="6A33EF2A">
            <wp:extent cx="5943600" cy="1971675"/>
            <wp:effectExtent l="0" t="0" r="0" b="0"/>
            <wp:docPr id="1635594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94485"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14:paraId="515A5735" w14:textId="1E46A899" w:rsidR="738D79C5" w:rsidRDefault="738D79C5" w:rsidP="4F0107CC">
      <w:pPr>
        <w:spacing w:before="0" w:after="0" w:line="276" w:lineRule="auto"/>
      </w:pPr>
      <w:r w:rsidRPr="4F0107CC">
        <w:rPr>
          <w:rFonts w:ascii="Calibri" w:eastAsia="Calibri" w:hAnsi="Calibri" w:cs="Calibri"/>
          <w:b/>
          <w:bCs/>
          <w:color w:val="365F91"/>
          <w:sz w:val="24"/>
        </w:rPr>
        <w:t xml:space="preserve"> </w:t>
      </w:r>
    </w:p>
    <w:p w14:paraId="6CBAFE98" w14:textId="412C11D0" w:rsidR="738D79C5" w:rsidRDefault="738D79C5" w:rsidP="4F0107CC">
      <w:pPr>
        <w:spacing w:before="0" w:after="0" w:line="276" w:lineRule="auto"/>
      </w:pPr>
      <w:r w:rsidRPr="4F0107CC">
        <w:rPr>
          <w:rFonts w:ascii="Calibri" w:eastAsia="Calibri" w:hAnsi="Calibri" w:cs="Calibri"/>
          <w:b/>
          <w:bCs/>
          <w:color w:val="365F91"/>
          <w:sz w:val="24"/>
        </w:rPr>
        <w:t>Web service output</w:t>
      </w:r>
      <w:r w:rsidRPr="4F0107CC">
        <w:rPr>
          <w:rFonts w:ascii="Calibri" w:eastAsia="Calibri" w:hAnsi="Calibri" w:cs="Calibri"/>
          <w:sz w:val="24"/>
        </w:rPr>
        <w:t xml:space="preserve">: </w:t>
      </w:r>
    </w:p>
    <w:p w14:paraId="24A6608C" w14:textId="19457D75" w:rsidR="738D79C5" w:rsidRDefault="738D79C5" w:rsidP="4F0107CC">
      <w:pPr>
        <w:spacing w:before="0" w:after="0" w:line="276" w:lineRule="auto"/>
      </w:pPr>
      <w:r w:rsidRPr="4F0107CC">
        <w:rPr>
          <w:rFonts w:ascii="Calibri" w:eastAsia="Calibri" w:hAnsi="Calibri" w:cs="Calibri"/>
          <w:sz w:val="24"/>
        </w:rPr>
        <w:t>Output will be JSON response with access token as one of the parameters which need to be used for accessing AMS solution API.</w:t>
      </w:r>
    </w:p>
    <w:p w14:paraId="0B575C67" w14:textId="43404895" w:rsidR="738D79C5" w:rsidRDefault="738D79C5" w:rsidP="4F0107CC">
      <w:pPr>
        <w:spacing w:before="0" w:after="0" w:line="276" w:lineRule="auto"/>
      </w:pPr>
      <w:r w:rsidRPr="4F0107CC">
        <w:rPr>
          <w:rFonts w:ascii="Calibri" w:eastAsia="Calibri" w:hAnsi="Calibri" w:cs="Calibri"/>
          <w:sz w:val="24"/>
        </w:rPr>
        <w:t xml:space="preserve"> </w:t>
      </w:r>
    </w:p>
    <w:p w14:paraId="7ED3F269" w14:textId="0D6424A2" w:rsidR="738D79C5" w:rsidRDefault="738D79C5" w:rsidP="4F0107CC">
      <w:pPr>
        <w:spacing w:before="0" w:after="0" w:line="276" w:lineRule="auto"/>
      </w:pPr>
      <w:r>
        <w:rPr>
          <w:noProof/>
        </w:rPr>
        <w:drawing>
          <wp:inline distT="0" distB="0" distL="0" distR="0" wp14:anchorId="0EB76C28" wp14:editId="69A30006">
            <wp:extent cx="5943600" cy="1171575"/>
            <wp:effectExtent l="0" t="0" r="0" b="0"/>
            <wp:docPr id="903827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7664"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1171575"/>
                    </a:xfrm>
                    <a:prstGeom prst="rect">
                      <a:avLst/>
                    </a:prstGeom>
                  </pic:spPr>
                </pic:pic>
              </a:graphicData>
            </a:graphic>
          </wp:inline>
        </w:drawing>
      </w:r>
    </w:p>
    <w:p w14:paraId="36624A6B" w14:textId="32C3A37F" w:rsidR="738D79C5" w:rsidRDefault="738D79C5" w:rsidP="4F0107CC">
      <w:pPr>
        <w:spacing w:before="0" w:after="0" w:line="276" w:lineRule="auto"/>
      </w:pPr>
      <w:r w:rsidRPr="4F0107CC">
        <w:rPr>
          <w:rFonts w:ascii="Calibri" w:eastAsia="Calibri" w:hAnsi="Calibri" w:cs="Calibri"/>
          <w:sz w:val="24"/>
        </w:rPr>
        <w:t xml:space="preserve"> </w:t>
      </w:r>
    </w:p>
    <w:p w14:paraId="3CFCCDFF" w14:textId="67EB7294" w:rsidR="738D79C5" w:rsidRDefault="738D79C5" w:rsidP="4F0107CC">
      <w:pPr>
        <w:spacing w:before="0" w:after="200" w:line="276" w:lineRule="auto"/>
      </w:pPr>
      <w:r w:rsidRPr="4F0107CC">
        <w:rPr>
          <w:rFonts w:ascii="Calibri" w:eastAsia="Calibri" w:hAnsi="Calibri" w:cs="Calibri"/>
          <w:sz w:val="24"/>
        </w:rPr>
        <w:t xml:space="preserve">In case of error below information with </w:t>
      </w:r>
      <w:proofErr w:type="spellStart"/>
      <w:r w:rsidRPr="4F0107CC">
        <w:rPr>
          <w:rFonts w:ascii="Calibri" w:eastAsia="Calibri" w:hAnsi="Calibri" w:cs="Calibri"/>
          <w:sz w:val="24"/>
        </w:rPr>
        <w:t>ErrorCode</w:t>
      </w:r>
      <w:proofErr w:type="spellEnd"/>
      <w:r w:rsidRPr="4F0107CC">
        <w:rPr>
          <w:rFonts w:ascii="Calibri" w:eastAsia="Calibri" w:hAnsi="Calibri" w:cs="Calibri"/>
          <w:sz w:val="24"/>
        </w:rPr>
        <w:t xml:space="preserve"> will be displayed</w:t>
      </w:r>
    </w:p>
    <w:p w14:paraId="0C588BC5" w14:textId="30264063" w:rsidR="738D79C5" w:rsidRDefault="738D79C5" w:rsidP="4F0107CC">
      <w:pPr>
        <w:spacing w:before="0" w:after="200" w:line="276" w:lineRule="auto"/>
      </w:pPr>
      <w:proofErr w:type="spellStart"/>
      <w:r w:rsidRPr="4F0107CC">
        <w:rPr>
          <w:rFonts w:ascii="Calibri" w:eastAsia="Calibri" w:hAnsi="Calibri" w:cs="Calibri"/>
          <w:b/>
          <w:bCs/>
          <w:color w:val="365F91"/>
          <w:sz w:val="24"/>
        </w:rPr>
        <w:t>ErrorCode</w:t>
      </w:r>
      <w:proofErr w:type="spellEnd"/>
      <w:r w:rsidRPr="4F0107CC">
        <w:rPr>
          <w:rFonts w:ascii="Calibri" w:eastAsia="Calibri" w:hAnsi="Calibri" w:cs="Calibri"/>
          <w:b/>
          <w:bCs/>
          <w:color w:val="365F91"/>
          <w:sz w:val="24"/>
        </w:rPr>
        <w:t xml:space="preserve"> Information:</w:t>
      </w:r>
    </w:p>
    <w:tbl>
      <w:tblPr>
        <w:tblStyle w:val="TableGrid"/>
        <w:tblW w:w="0" w:type="auto"/>
        <w:tblLayout w:type="fixed"/>
        <w:tblLook w:val="04A0" w:firstRow="1" w:lastRow="0" w:firstColumn="1" w:lastColumn="0" w:noHBand="0" w:noVBand="1"/>
      </w:tblPr>
      <w:tblGrid>
        <w:gridCol w:w="2605"/>
        <w:gridCol w:w="7560"/>
      </w:tblGrid>
      <w:tr w:rsidR="4F0107CC" w14:paraId="47DAD714" w14:textId="77777777" w:rsidTr="4F0107CC">
        <w:trPr>
          <w:trHeight w:val="300"/>
        </w:trPr>
        <w:tc>
          <w:tcPr>
            <w:tcW w:w="2605" w:type="dxa"/>
            <w:tcBorders>
              <w:top w:val="single" w:sz="8" w:space="0" w:color="4F81BD"/>
              <w:left w:val="single" w:sz="8" w:space="0" w:color="4F81BD"/>
              <w:bottom w:val="single" w:sz="18" w:space="0" w:color="FFFFFF" w:themeColor="background1"/>
              <w:right w:val="single" w:sz="8" w:space="0" w:color="4F81BD"/>
            </w:tcBorders>
            <w:shd w:val="clear" w:color="auto" w:fill="4F81BD"/>
            <w:tcMar>
              <w:left w:w="108" w:type="dxa"/>
              <w:right w:w="108" w:type="dxa"/>
            </w:tcMar>
          </w:tcPr>
          <w:p w14:paraId="58274716" w14:textId="4EE41AF4" w:rsidR="4F0107CC" w:rsidRDefault="4F0107CC" w:rsidP="4F0107CC">
            <w:pPr>
              <w:spacing w:before="0" w:after="0" w:line="276" w:lineRule="auto"/>
              <w:jc w:val="center"/>
            </w:pPr>
            <w:r w:rsidRPr="4F0107CC">
              <w:rPr>
                <w:rFonts w:eastAsia="Calibri" w:cs="Calibri"/>
                <w:b/>
                <w:bCs/>
                <w:color w:val="FFFFFF" w:themeColor="background1"/>
                <w:sz w:val="24"/>
              </w:rPr>
              <w:t>Error Code</w:t>
            </w:r>
          </w:p>
        </w:tc>
        <w:tc>
          <w:tcPr>
            <w:tcW w:w="7560" w:type="dxa"/>
            <w:tcBorders>
              <w:top w:val="single" w:sz="8" w:space="0" w:color="4F81BD"/>
              <w:left w:val="single" w:sz="8" w:space="0" w:color="4F81BD"/>
              <w:bottom w:val="single" w:sz="18" w:space="0" w:color="FFFFFF" w:themeColor="background1"/>
              <w:right w:val="single" w:sz="8" w:space="0" w:color="4F81BD"/>
            </w:tcBorders>
            <w:shd w:val="clear" w:color="auto" w:fill="4F81BD"/>
            <w:tcMar>
              <w:left w:w="108" w:type="dxa"/>
              <w:right w:w="108" w:type="dxa"/>
            </w:tcMar>
          </w:tcPr>
          <w:p w14:paraId="638CAD19" w14:textId="2BB643D9" w:rsidR="4F0107CC" w:rsidRDefault="4F0107CC" w:rsidP="4F0107CC">
            <w:pPr>
              <w:spacing w:before="0" w:after="0" w:line="276" w:lineRule="auto"/>
              <w:jc w:val="center"/>
            </w:pPr>
            <w:r w:rsidRPr="4F0107CC">
              <w:rPr>
                <w:rFonts w:eastAsia="Calibri" w:cs="Calibri"/>
                <w:b/>
                <w:bCs/>
                <w:color w:val="FFFFFF" w:themeColor="background1"/>
                <w:sz w:val="24"/>
              </w:rPr>
              <w:t>Description</w:t>
            </w:r>
          </w:p>
        </w:tc>
      </w:tr>
      <w:tr w:rsidR="4F0107CC" w14:paraId="56688043" w14:textId="77777777" w:rsidTr="4F0107CC">
        <w:trPr>
          <w:trHeight w:val="300"/>
        </w:trPr>
        <w:tc>
          <w:tcPr>
            <w:tcW w:w="2605" w:type="dxa"/>
            <w:tcBorders>
              <w:top w:val="single" w:sz="18" w:space="0" w:color="FFFFFF" w:themeColor="background1"/>
              <w:left w:val="single" w:sz="8" w:space="0" w:color="4F81BD"/>
              <w:bottom w:val="single" w:sz="8" w:space="0" w:color="4F81BD"/>
              <w:right w:val="single" w:sz="8" w:space="0" w:color="4F81BD"/>
            </w:tcBorders>
            <w:shd w:val="clear" w:color="auto" w:fill="FFFFFF" w:themeFill="background1"/>
            <w:tcMar>
              <w:left w:w="108" w:type="dxa"/>
              <w:right w:w="108" w:type="dxa"/>
            </w:tcMar>
          </w:tcPr>
          <w:p w14:paraId="45127C7A" w14:textId="56F7025B" w:rsidR="4F0107CC" w:rsidRDefault="4F0107CC" w:rsidP="4F0107CC">
            <w:pPr>
              <w:spacing w:before="0" w:after="0" w:line="276" w:lineRule="auto"/>
              <w:jc w:val="both"/>
            </w:pPr>
            <w:r w:rsidRPr="4F0107CC">
              <w:rPr>
                <w:rFonts w:eastAsia="Calibri" w:cs="Calibri"/>
                <w:color w:val="000000" w:themeColor="text1"/>
                <w:sz w:val="24"/>
              </w:rPr>
              <w:t>0001</w:t>
            </w:r>
          </w:p>
        </w:tc>
        <w:tc>
          <w:tcPr>
            <w:tcW w:w="7560" w:type="dxa"/>
            <w:tcBorders>
              <w:top w:val="single" w:sz="18" w:space="0" w:color="FFFFFF" w:themeColor="background1"/>
              <w:left w:val="single" w:sz="8" w:space="0" w:color="4F81BD"/>
              <w:bottom w:val="single" w:sz="8" w:space="0" w:color="4F81BD"/>
              <w:right w:val="single" w:sz="8" w:space="0" w:color="4F81BD"/>
            </w:tcBorders>
            <w:shd w:val="clear" w:color="auto" w:fill="FFFFFF" w:themeFill="background1"/>
            <w:tcMar>
              <w:left w:w="108" w:type="dxa"/>
              <w:right w:w="108" w:type="dxa"/>
            </w:tcMar>
          </w:tcPr>
          <w:p w14:paraId="2CFBD027" w14:textId="69148C67" w:rsidR="4F0107CC" w:rsidRDefault="4F0107CC" w:rsidP="4F0107CC">
            <w:pPr>
              <w:spacing w:before="0" w:after="0" w:line="276" w:lineRule="auto"/>
              <w:jc w:val="both"/>
            </w:pPr>
            <w:r w:rsidRPr="4F0107CC">
              <w:rPr>
                <w:rFonts w:eastAsia="Calibri" w:cs="Calibri"/>
                <w:color w:val="000000" w:themeColor="text1"/>
                <w:sz w:val="24"/>
              </w:rPr>
              <w:t>Invalid client info</w:t>
            </w:r>
          </w:p>
        </w:tc>
      </w:tr>
      <w:tr w:rsidR="4F0107CC" w14:paraId="03094526" w14:textId="77777777" w:rsidTr="4F0107CC">
        <w:trPr>
          <w:trHeight w:val="300"/>
        </w:trPr>
        <w:tc>
          <w:tcPr>
            <w:tcW w:w="2605" w:type="dxa"/>
            <w:tcBorders>
              <w:top w:val="single" w:sz="8" w:space="0" w:color="4F81BD"/>
              <w:left w:val="single" w:sz="8" w:space="0" w:color="4F81BD"/>
              <w:bottom w:val="single" w:sz="8" w:space="0" w:color="4F81BD"/>
              <w:right w:val="single" w:sz="8" w:space="0" w:color="4F81BD"/>
            </w:tcBorders>
            <w:shd w:val="clear" w:color="auto" w:fill="FFFFFF" w:themeFill="background1"/>
            <w:tcMar>
              <w:left w:w="108" w:type="dxa"/>
              <w:right w:w="108" w:type="dxa"/>
            </w:tcMar>
          </w:tcPr>
          <w:p w14:paraId="50FFC7C2" w14:textId="7925546B" w:rsidR="4F0107CC" w:rsidRDefault="4F0107CC" w:rsidP="4F0107CC">
            <w:pPr>
              <w:spacing w:before="0" w:after="0" w:line="276" w:lineRule="auto"/>
              <w:jc w:val="both"/>
            </w:pPr>
            <w:r w:rsidRPr="4F0107CC">
              <w:rPr>
                <w:rFonts w:eastAsia="Calibri" w:cs="Calibri"/>
                <w:color w:val="000000" w:themeColor="text1"/>
                <w:sz w:val="24"/>
              </w:rPr>
              <w:t>0002</w:t>
            </w:r>
          </w:p>
        </w:tc>
        <w:tc>
          <w:tcPr>
            <w:tcW w:w="7560" w:type="dxa"/>
            <w:tcBorders>
              <w:top w:val="single" w:sz="8" w:space="0" w:color="4F81BD"/>
              <w:left w:val="single" w:sz="8" w:space="0" w:color="4F81BD"/>
              <w:bottom w:val="single" w:sz="8" w:space="0" w:color="4F81BD"/>
              <w:right w:val="single" w:sz="8" w:space="0" w:color="4F81BD"/>
            </w:tcBorders>
            <w:shd w:val="clear" w:color="auto" w:fill="FFFFFF" w:themeFill="background1"/>
            <w:tcMar>
              <w:left w:w="108" w:type="dxa"/>
              <w:right w:w="108" w:type="dxa"/>
            </w:tcMar>
          </w:tcPr>
          <w:p w14:paraId="29491F59" w14:textId="7E871251" w:rsidR="4F0107CC" w:rsidRDefault="4F0107CC" w:rsidP="4F0107CC">
            <w:pPr>
              <w:spacing w:before="0" w:after="0" w:line="276" w:lineRule="auto"/>
              <w:jc w:val="both"/>
            </w:pPr>
            <w:r w:rsidRPr="4F0107CC">
              <w:rPr>
                <w:rFonts w:eastAsia="Calibri" w:cs="Calibri"/>
                <w:color w:val="000000" w:themeColor="text1"/>
                <w:sz w:val="24"/>
              </w:rPr>
              <w:t>Error while processing request</w:t>
            </w:r>
          </w:p>
        </w:tc>
      </w:tr>
    </w:tbl>
    <w:p w14:paraId="7D77F28A" w14:textId="74B8DDEA" w:rsidR="738D79C5" w:rsidRDefault="738D79C5" w:rsidP="4F0107CC">
      <w:pPr>
        <w:spacing w:before="0" w:after="0" w:line="276" w:lineRule="auto"/>
      </w:pPr>
      <w:r w:rsidRPr="4F0107CC">
        <w:rPr>
          <w:rFonts w:ascii="Calibri" w:eastAsia="Calibri" w:hAnsi="Calibri" w:cs="Calibri"/>
          <w:i/>
          <w:iCs/>
          <w:sz w:val="24"/>
          <w:highlight w:val="cyan"/>
        </w:rPr>
        <w:t>{</w:t>
      </w:r>
    </w:p>
    <w:p w14:paraId="2C3F60EF" w14:textId="79A24EB9" w:rsidR="738D79C5" w:rsidRDefault="738D79C5" w:rsidP="4F0107CC">
      <w:pPr>
        <w:spacing w:before="0" w:after="0" w:line="276" w:lineRule="auto"/>
      </w:pPr>
      <w:r w:rsidRPr="4F0107CC">
        <w:rPr>
          <w:rFonts w:ascii="Calibri" w:eastAsia="Calibri" w:hAnsi="Calibri" w:cs="Calibri"/>
          <w:i/>
          <w:iCs/>
          <w:sz w:val="24"/>
          <w:highlight w:val="cyan"/>
        </w:rPr>
        <w:lastRenderedPageBreak/>
        <w:t xml:space="preserve">    "error": "",</w:t>
      </w:r>
    </w:p>
    <w:p w14:paraId="6433BC40" w14:textId="7022B589" w:rsidR="738D79C5" w:rsidRDefault="738D79C5" w:rsidP="4F0107CC">
      <w:pPr>
        <w:spacing w:before="0" w:after="0" w:line="276" w:lineRule="auto"/>
      </w:pPr>
      <w:r w:rsidRPr="4F0107CC">
        <w:rPr>
          <w:rFonts w:ascii="Calibri" w:eastAsia="Calibri" w:hAnsi="Calibri" w:cs="Calibri"/>
          <w:i/>
          <w:iCs/>
          <w:sz w:val="24"/>
          <w:highlight w:val="cyan"/>
        </w:rPr>
        <w:t xml:space="preserve">    "</w:t>
      </w:r>
      <w:proofErr w:type="spellStart"/>
      <w:proofErr w:type="gramStart"/>
      <w:r w:rsidRPr="4F0107CC">
        <w:rPr>
          <w:rFonts w:ascii="Calibri" w:eastAsia="Calibri" w:hAnsi="Calibri" w:cs="Calibri"/>
          <w:i/>
          <w:iCs/>
          <w:sz w:val="24"/>
          <w:highlight w:val="cyan"/>
        </w:rPr>
        <w:t>error</w:t>
      </w:r>
      <w:proofErr w:type="gramEnd"/>
      <w:r w:rsidRPr="4F0107CC">
        <w:rPr>
          <w:rFonts w:ascii="Calibri" w:eastAsia="Calibri" w:hAnsi="Calibri" w:cs="Calibri"/>
          <w:i/>
          <w:iCs/>
          <w:sz w:val="24"/>
          <w:highlight w:val="cyan"/>
        </w:rPr>
        <w:t>_description</w:t>
      </w:r>
      <w:proofErr w:type="spellEnd"/>
      <w:r w:rsidRPr="4F0107CC">
        <w:rPr>
          <w:rFonts w:ascii="Calibri" w:eastAsia="Calibri" w:hAnsi="Calibri" w:cs="Calibri"/>
          <w:i/>
          <w:iCs/>
          <w:sz w:val="24"/>
          <w:highlight w:val="cyan"/>
        </w:rPr>
        <w:t>": ""</w:t>
      </w:r>
    </w:p>
    <w:p w14:paraId="61A9D4DB" w14:textId="3DE79F89" w:rsidR="738D79C5" w:rsidRDefault="738D79C5" w:rsidP="4F0107CC">
      <w:pPr>
        <w:spacing w:before="0" w:after="200" w:line="276" w:lineRule="auto"/>
        <w:rPr>
          <w:rFonts w:ascii="Calibri" w:eastAsia="Calibri" w:hAnsi="Calibri" w:cs="Calibri"/>
          <w:i/>
          <w:iCs/>
          <w:sz w:val="24"/>
          <w:highlight w:val="cyan"/>
        </w:rPr>
      </w:pPr>
      <w:r w:rsidRPr="4F0107CC">
        <w:rPr>
          <w:rFonts w:ascii="Calibri" w:eastAsia="Calibri" w:hAnsi="Calibri" w:cs="Calibri"/>
          <w:i/>
          <w:iCs/>
          <w:sz w:val="24"/>
          <w:highlight w:val="cyan"/>
        </w:rPr>
        <w:t>}</w:t>
      </w:r>
      <w:r>
        <w:rPr>
          <w:noProof/>
        </w:rPr>
        <w:drawing>
          <wp:inline distT="0" distB="0" distL="0" distR="0" wp14:anchorId="12B56DF5" wp14:editId="237E9262">
            <wp:extent cx="5943600" cy="676275"/>
            <wp:effectExtent l="0" t="0" r="0" b="0"/>
            <wp:docPr id="1676440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40907"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inline>
        </w:drawing>
      </w:r>
    </w:p>
    <w:p w14:paraId="78A435AF" w14:textId="222F7F65" w:rsidR="738D79C5" w:rsidRDefault="738D79C5" w:rsidP="4F0107CC">
      <w:pPr>
        <w:pStyle w:val="Heading6"/>
        <w:rPr>
          <w:rFonts w:eastAsiaTheme="minorEastAsia" w:cstheme="minorBidi"/>
        </w:rPr>
      </w:pPr>
      <w:r w:rsidRPr="4F0107CC">
        <w:rPr>
          <w:rFonts w:eastAsiaTheme="minorEastAsia" w:cstheme="minorBidi"/>
        </w:rPr>
        <w:t>API Specifications</w:t>
      </w:r>
    </w:p>
    <w:p w14:paraId="2C205446" w14:textId="040FC7A1" w:rsidR="738D79C5" w:rsidRDefault="738D79C5" w:rsidP="4F0107CC">
      <w:pPr>
        <w:spacing w:before="0" w:after="200" w:line="276" w:lineRule="auto"/>
        <w:ind w:left="432"/>
      </w:pPr>
      <w:r w:rsidRPr="4F0107CC">
        <w:rPr>
          <w:rFonts w:ascii="Calibri" w:eastAsia="Calibri" w:hAnsi="Calibri" w:cs="Calibri"/>
          <w:sz w:val="24"/>
        </w:rPr>
        <w:t xml:space="preserve">API is required to be developed to successfully integrate </w:t>
      </w:r>
      <w:r w:rsidRPr="4F0107CC">
        <w:rPr>
          <w:rFonts w:ascii="Calibri" w:eastAsia="Calibri" w:hAnsi="Calibri" w:cs="Calibri"/>
          <w:sz w:val="22"/>
          <w:szCs w:val="22"/>
          <w:lang w:val="en-IN"/>
        </w:rPr>
        <w:t>QCLAD</w:t>
      </w:r>
      <w:r w:rsidRPr="4F0107CC">
        <w:rPr>
          <w:rFonts w:ascii="Calibri" w:eastAsia="Calibri" w:hAnsi="Calibri" w:cs="Calibri"/>
          <w:sz w:val="24"/>
        </w:rPr>
        <w:t xml:space="preserve"> with Vegam </w:t>
      </w:r>
      <w:proofErr w:type="spellStart"/>
      <w:r w:rsidRPr="4F0107CC">
        <w:rPr>
          <w:rFonts w:ascii="Calibri" w:eastAsia="Calibri" w:hAnsi="Calibri" w:cs="Calibri"/>
          <w:sz w:val="24"/>
        </w:rPr>
        <w:t>SmartFactory</w:t>
      </w:r>
      <w:proofErr w:type="spellEnd"/>
      <w:r w:rsidRPr="4F0107CC">
        <w:rPr>
          <w:rFonts w:ascii="Calibri" w:eastAsia="Calibri" w:hAnsi="Calibri" w:cs="Calibri"/>
          <w:sz w:val="24"/>
          <w:lang w:val="en-IN"/>
        </w:rPr>
        <w:t xml:space="preserve"> solution</w:t>
      </w:r>
      <w:r w:rsidRPr="4F0107CC">
        <w:rPr>
          <w:rFonts w:ascii="Calibri" w:eastAsia="Calibri" w:hAnsi="Calibri" w:cs="Calibri"/>
          <w:sz w:val="24"/>
        </w:rPr>
        <w:t xml:space="preserve">. API will need to be developed and exposed by Vegam </w:t>
      </w:r>
      <w:proofErr w:type="spellStart"/>
      <w:r w:rsidRPr="4F0107CC">
        <w:rPr>
          <w:rFonts w:ascii="Calibri" w:eastAsia="Calibri" w:hAnsi="Calibri" w:cs="Calibri"/>
          <w:sz w:val="24"/>
        </w:rPr>
        <w:t>SmartFactory</w:t>
      </w:r>
      <w:proofErr w:type="spellEnd"/>
      <w:r w:rsidRPr="4F0107CC">
        <w:rPr>
          <w:rFonts w:ascii="Calibri" w:eastAsia="Calibri" w:hAnsi="Calibri" w:cs="Calibri"/>
          <w:sz w:val="24"/>
          <w:lang w:val="en-IN"/>
        </w:rPr>
        <w:t xml:space="preserve"> solution</w:t>
      </w:r>
      <w:r w:rsidRPr="4F0107CC">
        <w:rPr>
          <w:rFonts w:ascii="Calibri" w:eastAsia="Calibri" w:hAnsi="Calibri" w:cs="Calibri"/>
          <w:sz w:val="24"/>
        </w:rPr>
        <w:t>, as explained in the table below.</w:t>
      </w:r>
    </w:p>
    <w:tbl>
      <w:tblPr>
        <w:tblStyle w:val="TableGrid"/>
        <w:tblW w:w="0" w:type="auto"/>
        <w:tblInd w:w="135" w:type="dxa"/>
        <w:tblLayout w:type="fixed"/>
        <w:tblLook w:val="04A0" w:firstRow="1" w:lastRow="0" w:firstColumn="1" w:lastColumn="0" w:noHBand="0" w:noVBand="1"/>
      </w:tblPr>
      <w:tblGrid>
        <w:gridCol w:w="358"/>
        <w:gridCol w:w="2768"/>
        <w:gridCol w:w="3519"/>
        <w:gridCol w:w="2064"/>
        <w:gridCol w:w="805"/>
      </w:tblGrid>
      <w:tr w:rsidR="4F0107CC" w14:paraId="7E5D73CB" w14:textId="77777777" w:rsidTr="4F0107CC">
        <w:trPr>
          <w:trHeight w:val="360"/>
        </w:trPr>
        <w:tc>
          <w:tcPr>
            <w:tcW w:w="3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22DA25E8" w14:textId="74423843" w:rsidR="4F0107CC" w:rsidRDefault="4F0107CC" w:rsidP="4F0107CC">
            <w:pPr>
              <w:spacing w:before="0" w:after="0" w:line="276" w:lineRule="auto"/>
              <w:jc w:val="both"/>
            </w:pPr>
            <w:r w:rsidRPr="4F0107CC">
              <w:rPr>
                <w:rFonts w:eastAsia="Calibri" w:cs="Calibri"/>
                <w:b/>
                <w:bCs/>
                <w:color w:val="FFFFFF" w:themeColor="background1"/>
                <w:sz w:val="24"/>
              </w:rPr>
              <w:t>#</w:t>
            </w:r>
          </w:p>
        </w:tc>
        <w:tc>
          <w:tcPr>
            <w:tcW w:w="27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0541DB4F" w14:textId="01D88E97" w:rsidR="4F0107CC" w:rsidRDefault="4F0107CC" w:rsidP="4F0107CC">
            <w:pPr>
              <w:spacing w:before="0" w:after="0" w:line="276" w:lineRule="auto"/>
              <w:jc w:val="center"/>
            </w:pPr>
            <w:r w:rsidRPr="4F0107CC">
              <w:rPr>
                <w:rFonts w:eastAsia="Calibri" w:cs="Calibri"/>
                <w:b/>
                <w:bCs/>
                <w:color w:val="FFFFFF" w:themeColor="background1"/>
                <w:sz w:val="24"/>
              </w:rPr>
              <w:t>API Name</w:t>
            </w:r>
          </w:p>
        </w:tc>
        <w:tc>
          <w:tcPr>
            <w:tcW w:w="35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7B2C4F50" w14:textId="7042C0ED" w:rsidR="4F0107CC" w:rsidRDefault="4F0107CC" w:rsidP="4F0107CC">
            <w:pPr>
              <w:spacing w:before="0" w:after="0" w:line="276" w:lineRule="auto"/>
              <w:jc w:val="center"/>
            </w:pPr>
            <w:r w:rsidRPr="4F0107CC">
              <w:rPr>
                <w:rFonts w:eastAsia="Calibri" w:cs="Calibri"/>
                <w:b/>
                <w:bCs/>
                <w:color w:val="FFFFFF" w:themeColor="background1"/>
                <w:sz w:val="24"/>
              </w:rPr>
              <w:t>Description</w:t>
            </w:r>
          </w:p>
        </w:tc>
        <w:tc>
          <w:tcPr>
            <w:tcW w:w="20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1A9F83AE" w14:textId="4770F788" w:rsidR="4F0107CC" w:rsidRDefault="4F0107CC" w:rsidP="4F0107CC">
            <w:pPr>
              <w:spacing w:before="0" w:after="0" w:line="276" w:lineRule="auto"/>
              <w:jc w:val="center"/>
            </w:pPr>
            <w:r w:rsidRPr="4F0107CC">
              <w:rPr>
                <w:rFonts w:eastAsia="Calibri" w:cs="Calibri"/>
                <w:b/>
                <w:bCs/>
                <w:color w:val="FFFFFF" w:themeColor="background1"/>
                <w:sz w:val="24"/>
              </w:rPr>
              <w:t>Hosted On</w:t>
            </w:r>
          </w:p>
        </w:tc>
        <w:tc>
          <w:tcPr>
            <w:tcW w:w="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1C634F45" w14:textId="4ED82B1A" w:rsidR="4F0107CC" w:rsidRDefault="4F0107CC" w:rsidP="4F0107CC">
            <w:pPr>
              <w:spacing w:before="0" w:after="0" w:line="276" w:lineRule="auto"/>
              <w:jc w:val="center"/>
            </w:pPr>
            <w:r w:rsidRPr="4F0107CC">
              <w:rPr>
                <w:rFonts w:eastAsia="Calibri" w:cs="Calibri"/>
                <w:b/>
                <w:bCs/>
                <w:color w:val="FFFFFF" w:themeColor="background1"/>
                <w:sz w:val="24"/>
              </w:rPr>
              <w:t>Type</w:t>
            </w:r>
          </w:p>
        </w:tc>
      </w:tr>
      <w:tr w:rsidR="4F0107CC" w14:paraId="2CA63EAE" w14:textId="77777777" w:rsidTr="4F0107CC">
        <w:trPr>
          <w:trHeight w:val="750"/>
        </w:trPr>
        <w:tc>
          <w:tcPr>
            <w:tcW w:w="3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560EE5A" w14:textId="019C286B" w:rsidR="4F0107CC" w:rsidRDefault="4F0107CC" w:rsidP="4F0107CC">
            <w:pPr>
              <w:spacing w:before="0" w:after="0" w:line="276" w:lineRule="auto"/>
              <w:jc w:val="both"/>
            </w:pPr>
            <w:r w:rsidRPr="4F0107CC">
              <w:rPr>
                <w:rFonts w:eastAsia="Calibri" w:cs="Calibri"/>
                <w:color w:val="000000" w:themeColor="text1"/>
                <w:sz w:val="24"/>
              </w:rPr>
              <w:t>2</w:t>
            </w:r>
          </w:p>
        </w:tc>
        <w:tc>
          <w:tcPr>
            <w:tcW w:w="27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EF28E4F" w14:textId="50F89B12" w:rsidR="4F0107CC" w:rsidRDefault="4F0107CC" w:rsidP="4F0107CC">
            <w:pPr>
              <w:spacing w:before="0" w:after="0" w:line="276" w:lineRule="auto"/>
              <w:jc w:val="both"/>
            </w:pPr>
            <w:proofErr w:type="spellStart"/>
            <w:r w:rsidRPr="4F0107CC">
              <w:rPr>
                <w:rFonts w:eastAsia="Calibri" w:cs="Calibri"/>
                <w:color w:val="000000" w:themeColor="text1"/>
                <w:sz w:val="24"/>
                <w:lang w:val="en-IN"/>
              </w:rPr>
              <w:t>UpdateSampleQualityInfo</w:t>
            </w:r>
            <w:proofErr w:type="spellEnd"/>
          </w:p>
        </w:tc>
        <w:tc>
          <w:tcPr>
            <w:tcW w:w="35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3AE01B3" w14:textId="679EDE77" w:rsidR="4F0107CC" w:rsidRDefault="4F0107CC" w:rsidP="4F0107CC">
            <w:pPr>
              <w:spacing w:before="0" w:after="0" w:line="276" w:lineRule="auto"/>
              <w:jc w:val="both"/>
            </w:pPr>
            <w:r w:rsidRPr="4F0107CC">
              <w:rPr>
                <w:rFonts w:eastAsia="Calibri" w:cs="Calibri"/>
                <w:color w:val="000000" w:themeColor="text1"/>
                <w:sz w:val="24"/>
              </w:rPr>
              <w:t xml:space="preserve">Insert / Update </w:t>
            </w:r>
            <w:r w:rsidRPr="4F0107CC">
              <w:rPr>
                <w:rFonts w:eastAsia="Calibri" w:cs="Calibri"/>
                <w:color w:val="000000" w:themeColor="text1"/>
                <w:sz w:val="24"/>
                <w:lang w:val="en-IN"/>
              </w:rPr>
              <w:t xml:space="preserve">Sample label quality details into </w:t>
            </w:r>
            <w:proofErr w:type="spellStart"/>
            <w:r w:rsidRPr="4F0107CC">
              <w:rPr>
                <w:rFonts w:eastAsia="Calibri" w:cs="Calibri"/>
                <w:color w:val="000000" w:themeColor="text1"/>
                <w:sz w:val="24"/>
              </w:rPr>
              <w:t>SmartFactory</w:t>
            </w:r>
            <w:proofErr w:type="spellEnd"/>
            <w:r w:rsidRPr="4F0107CC">
              <w:rPr>
                <w:rFonts w:eastAsia="Calibri" w:cs="Calibri"/>
                <w:color w:val="000000" w:themeColor="text1"/>
                <w:sz w:val="24"/>
                <w:lang w:val="en-IN"/>
              </w:rPr>
              <w:t xml:space="preserve"> solution</w:t>
            </w:r>
          </w:p>
        </w:tc>
        <w:tc>
          <w:tcPr>
            <w:tcW w:w="20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7BBB3B9" w14:textId="00190C4E" w:rsidR="4F0107CC" w:rsidRDefault="4F0107CC" w:rsidP="4F0107CC">
            <w:pPr>
              <w:spacing w:before="0" w:after="0" w:line="276" w:lineRule="auto"/>
              <w:jc w:val="both"/>
            </w:pPr>
            <w:r w:rsidRPr="4F0107CC">
              <w:rPr>
                <w:rFonts w:eastAsia="Calibri" w:cs="Calibri"/>
                <w:color w:val="000000" w:themeColor="text1"/>
                <w:sz w:val="24"/>
              </w:rPr>
              <w:t xml:space="preserve">Vegam </w:t>
            </w:r>
            <w:r w:rsidRPr="4F0107CC">
              <w:rPr>
                <w:rFonts w:eastAsia="Calibri" w:cs="Calibri"/>
                <w:color w:val="000000" w:themeColor="text1"/>
                <w:sz w:val="24"/>
                <w:lang w:val="en-IN"/>
              </w:rPr>
              <w:t>Domain</w:t>
            </w:r>
          </w:p>
        </w:tc>
        <w:tc>
          <w:tcPr>
            <w:tcW w:w="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6C1D99E" w14:textId="7638DE4E" w:rsidR="4F0107CC" w:rsidRDefault="4F0107CC" w:rsidP="4F0107CC">
            <w:pPr>
              <w:spacing w:before="0" w:after="0" w:line="276" w:lineRule="auto"/>
              <w:jc w:val="both"/>
            </w:pPr>
            <w:r w:rsidRPr="4F0107CC">
              <w:rPr>
                <w:rFonts w:eastAsia="Calibri" w:cs="Calibri"/>
                <w:color w:val="000000" w:themeColor="text1"/>
                <w:sz w:val="24"/>
              </w:rPr>
              <w:t>Pu</w:t>
            </w:r>
            <w:proofErr w:type="spellStart"/>
            <w:r w:rsidRPr="4F0107CC">
              <w:rPr>
                <w:rFonts w:eastAsia="Calibri" w:cs="Calibri"/>
                <w:color w:val="000000" w:themeColor="text1"/>
                <w:sz w:val="24"/>
                <w:lang w:val="en-IN"/>
              </w:rPr>
              <w:t>sh</w:t>
            </w:r>
            <w:proofErr w:type="spellEnd"/>
          </w:p>
        </w:tc>
      </w:tr>
    </w:tbl>
    <w:p w14:paraId="2E561790" w14:textId="3FB7A7E5" w:rsidR="738D79C5" w:rsidRDefault="738D79C5" w:rsidP="4F0107CC">
      <w:pPr>
        <w:spacing w:before="0" w:after="200" w:line="276" w:lineRule="auto"/>
      </w:pPr>
      <w:r w:rsidRPr="4F0107CC">
        <w:rPr>
          <w:rFonts w:ascii="Calibri" w:eastAsia="Calibri" w:hAnsi="Calibri" w:cs="Calibri"/>
          <w:sz w:val="24"/>
        </w:rPr>
        <w:t xml:space="preserve"> </w:t>
      </w:r>
    </w:p>
    <w:p w14:paraId="4EC83ECD" w14:textId="3CB065E7" w:rsidR="738D79C5" w:rsidRDefault="738D79C5" w:rsidP="4F0107CC">
      <w:pPr>
        <w:spacing w:before="0" w:after="200" w:line="276" w:lineRule="auto"/>
      </w:pPr>
      <w:r w:rsidRPr="4F0107CC">
        <w:rPr>
          <w:rFonts w:ascii="Calibri" w:eastAsia="Calibri" w:hAnsi="Calibri" w:cs="Calibri"/>
          <w:sz w:val="24"/>
        </w:rPr>
        <w:t>The API specifications is elaborated in the below sections.</w:t>
      </w:r>
    </w:p>
    <w:p w14:paraId="27797025" w14:textId="265453EF" w:rsidR="7E91F846" w:rsidRDefault="7E91F846" w:rsidP="4F0107CC">
      <w:pPr>
        <w:spacing w:before="0" w:after="200" w:line="276" w:lineRule="auto"/>
        <w:rPr>
          <w:rFonts w:eastAsiaTheme="minorEastAsia" w:cstheme="minorBidi"/>
          <w:b/>
          <w:bCs/>
          <w:i/>
          <w:iCs/>
          <w:color w:val="2F5496" w:themeColor="accent1" w:themeShade="BF"/>
          <w:sz w:val="28"/>
          <w:szCs w:val="28"/>
        </w:rPr>
      </w:pPr>
      <w:proofErr w:type="spellStart"/>
      <w:r w:rsidRPr="4F0107CC">
        <w:rPr>
          <w:rFonts w:eastAsiaTheme="minorEastAsia" w:cstheme="minorBidi"/>
          <w:b/>
          <w:bCs/>
          <w:i/>
          <w:iCs/>
          <w:color w:val="2F5496" w:themeColor="accent1" w:themeShade="BF"/>
          <w:sz w:val="28"/>
          <w:szCs w:val="28"/>
        </w:rPr>
        <w:t>UpdateSampleQualityInfo</w:t>
      </w:r>
      <w:proofErr w:type="spellEnd"/>
    </w:p>
    <w:p w14:paraId="4597508F" w14:textId="32A29986" w:rsidR="738D79C5" w:rsidRDefault="738D79C5" w:rsidP="4F0107CC">
      <w:pPr>
        <w:spacing w:before="0" w:after="200" w:line="276" w:lineRule="auto"/>
      </w:pPr>
      <w:r w:rsidRPr="4F0107CC">
        <w:rPr>
          <w:rFonts w:ascii="Calibri" w:eastAsia="Calibri" w:hAnsi="Calibri" w:cs="Calibri"/>
          <w:sz w:val="24"/>
        </w:rPr>
        <w:t xml:space="preserve">API will accept </w:t>
      </w:r>
      <w:r w:rsidRPr="4F0107CC">
        <w:rPr>
          <w:rFonts w:ascii="Calibri" w:eastAsia="Calibri" w:hAnsi="Calibri" w:cs="Calibri"/>
          <w:sz w:val="24"/>
          <w:lang w:val="en-IN"/>
        </w:rPr>
        <w:t xml:space="preserve">agreed JSON </w:t>
      </w:r>
      <w:proofErr w:type="gramStart"/>
      <w:r w:rsidRPr="4F0107CC">
        <w:rPr>
          <w:rFonts w:ascii="Calibri" w:eastAsia="Calibri" w:hAnsi="Calibri" w:cs="Calibri"/>
          <w:sz w:val="24"/>
          <w:lang w:val="en-IN"/>
        </w:rPr>
        <w:t>structure,</w:t>
      </w:r>
      <w:proofErr w:type="gramEnd"/>
      <w:r w:rsidRPr="4F0107CC">
        <w:rPr>
          <w:rFonts w:ascii="Calibri" w:eastAsia="Calibri" w:hAnsi="Calibri" w:cs="Calibri"/>
          <w:sz w:val="24"/>
          <w:lang w:val="en-IN"/>
        </w:rPr>
        <w:t xml:space="preserve"> details are as below</w:t>
      </w:r>
      <w:r w:rsidRPr="4F0107CC">
        <w:rPr>
          <w:rFonts w:ascii="Calibri" w:eastAsia="Calibri" w:hAnsi="Calibri" w:cs="Calibri"/>
          <w:sz w:val="24"/>
        </w:rPr>
        <w:t xml:space="preserve">.    </w:t>
      </w:r>
    </w:p>
    <w:p w14:paraId="029F6102" w14:textId="210B4D12" w:rsidR="738D79C5" w:rsidRDefault="738D79C5" w:rsidP="4F0107CC">
      <w:pPr>
        <w:spacing w:before="0" w:after="200" w:line="276" w:lineRule="auto"/>
      </w:pPr>
      <w:r w:rsidRPr="4F0107CC">
        <w:rPr>
          <w:rFonts w:ascii="Calibri" w:eastAsia="Calibri" w:hAnsi="Calibri" w:cs="Calibri"/>
          <w:b/>
          <w:bCs/>
          <w:color w:val="365F91"/>
          <w:sz w:val="24"/>
        </w:rPr>
        <w:t xml:space="preserve">Web service URL to access </w:t>
      </w:r>
      <w:proofErr w:type="spellStart"/>
      <w:r w:rsidRPr="4F0107CC">
        <w:rPr>
          <w:rFonts w:ascii="Calibri" w:eastAsia="Calibri" w:hAnsi="Calibri" w:cs="Calibri"/>
          <w:b/>
          <w:bCs/>
          <w:color w:val="365F91"/>
          <w:sz w:val="24"/>
        </w:rPr>
        <w:t>vegam</w:t>
      </w:r>
      <w:proofErr w:type="spellEnd"/>
      <w:r w:rsidRPr="4F0107CC">
        <w:rPr>
          <w:rFonts w:ascii="Calibri" w:eastAsia="Calibri" w:hAnsi="Calibri" w:cs="Calibri"/>
          <w:b/>
          <w:bCs/>
          <w:color w:val="365F91"/>
          <w:sz w:val="24"/>
        </w:rPr>
        <w:t xml:space="preserve"> </w:t>
      </w:r>
      <w:r w:rsidRPr="4F0107CC">
        <w:rPr>
          <w:rFonts w:ascii="Calibri" w:eastAsia="Calibri" w:hAnsi="Calibri" w:cs="Calibri"/>
          <w:b/>
          <w:bCs/>
          <w:color w:val="365F91"/>
          <w:sz w:val="24"/>
          <w:lang w:val="en-IN"/>
        </w:rPr>
        <w:t>test</w:t>
      </w:r>
      <w:r w:rsidRPr="4F0107CC">
        <w:rPr>
          <w:rFonts w:ascii="Calibri" w:eastAsia="Calibri" w:hAnsi="Calibri" w:cs="Calibri"/>
          <w:b/>
          <w:bCs/>
          <w:color w:val="365F91"/>
          <w:sz w:val="24"/>
        </w:rPr>
        <w:t xml:space="preserve"> server:</w:t>
      </w:r>
      <w:r>
        <w:br/>
      </w:r>
      <w:r w:rsidRPr="4F0107CC">
        <w:rPr>
          <w:rFonts w:ascii="Cambria" w:eastAsia="Cambria" w:hAnsi="Cambria" w:cs="Cambria"/>
          <w:color w:val="365F91"/>
          <w:sz w:val="24"/>
        </w:rPr>
        <w:t xml:space="preserve"> </w:t>
      </w:r>
      <w:hyperlink r:id="rId32">
        <w:r w:rsidRPr="4F0107CC">
          <w:rPr>
            <w:rStyle w:val="Hyperlink"/>
            <w:rFonts w:ascii="Calibri" w:eastAsia="Calibri" w:hAnsi="Calibri" w:cs="Calibri"/>
            <w:sz w:val="24"/>
            <w:szCs w:val="24"/>
            <w:lang w:val="en-IN"/>
          </w:rPr>
          <w:t xml:space="preserve"> https://sfs-ap-test.henkelgroup.net/ </w:t>
        </w:r>
        <w:proofErr w:type="spellStart"/>
        <w:r w:rsidRPr="4F0107CC">
          <w:rPr>
            <w:rStyle w:val="Hyperlink"/>
            <w:rFonts w:ascii="Calibri" w:eastAsia="Calibri" w:hAnsi="Calibri" w:cs="Calibri"/>
            <w:sz w:val="24"/>
            <w:szCs w:val="24"/>
            <w:lang w:val="en-IN"/>
          </w:rPr>
          <w:t>VegamOauthServer</w:t>
        </w:r>
        <w:proofErr w:type="spellEnd"/>
        <w:r w:rsidRPr="4F0107CC">
          <w:rPr>
            <w:rStyle w:val="Hyperlink"/>
            <w:rFonts w:ascii="Calibri" w:eastAsia="Calibri" w:hAnsi="Calibri" w:cs="Calibri"/>
            <w:sz w:val="24"/>
            <w:szCs w:val="24"/>
            <w:lang w:val="en-IN"/>
          </w:rPr>
          <w:t>/</w:t>
        </w:r>
        <w:proofErr w:type="spellStart"/>
        <w:r w:rsidRPr="4F0107CC">
          <w:rPr>
            <w:rStyle w:val="Hyperlink"/>
            <w:rFonts w:ascii="Calibri" w:eastAsia="Calibri" w:hAnsi="Calibri" w:cs="Calibri"/>
            <w:sz w:val="24"/>
            <w:szCs w:val="24"/>
            <w:lang w:val="en-IN"/>
          </w:rPr>
          <w:t>api</w:t>
        </w:r>
        <w:proofErr w:type="spellEnd"/>
        <w:r w:rsidRPr="4F0107CC">
          <w:rPr>
            <w:rStyle w:val="Hyperlink"/>
            <w:rFonts w:ascii="Calibri" w:eastAsia="Calibri" w:hAnsi="Calibri" w:cs="Calibri"/>
            <w:sz w:val="24"/>
            <w:szCs w:val="24"/>
            <w:lang w:val="en-IN"/>
          </w:rPr>
          <w:t>/data/</w:t>
        </w:r>
        <w:proofErr w:type="spellStart"/>
      </w:hyperlink>
      <w:r w:rsidRPr="4F0107CC">
        <w:rPr>
          <w:rFonts w:ascii="Calibri" w:eastAsia="Calibri" w:hAnsi="Calibri" w:cs="Calibri"/>
          <w:color w:val="0000FF"/>
          <w:sz w:val="24"/>
          <w:u w:val="single"/>
          <w:lang w:val="en-IN"/>
        </w:rPr>
        <w:t>UpdateSampleQualityInfo</w:t>
      </w:r>
      <w:proofErr w:type="spellEnd"/>
    </w:p>
    <w:p w14:paraId="2D186FD3" w14:textId="4A990DA4" w:rsidR="738D79C5" w:rsidRDefault="738D79C5" w:rsidP="4F0107CC">
      <w:pPr>
        <w:spacing w:before="0" w:after="200" w:line="276" w:lineRule="auto"/>
      </w:pPr>
      <w:r w:rsidRPr="4F0107CC">
        <w:rPr>
          <w:rFonts w:ascii="Calibri" w:eastAsia="Calibri" w:hAnsi="Calibri" w:cs="Calibri"/>
          <w:b/>
          <w:bCs/>
          <w:color w:val="365F91"/>
          <w:sz w:val="24"/>
        </w:rPr>
        <w:t xml:space="preserve">Web service URL to access </w:t>
      </w:r>
      <w:proofErr w:type="spellStart"/>
      <w:r w:rsidRPr="4F0107CC">
        <w:rPr>
          <w:rFonts w:ascii="Calibri" w:eastAsia="Calibri" w:hAnsi="Calibri" w:cs="Calibri"/>
          <w:b/>
          <w:bCs/>
          <w:color w:val="365F91"/>
          <w:sz w:val="24"/>
        </w:rPr>
        <w:t>vegam</w:t>
      </w:r>
      <w:proofErr w:type="spellEnd"/>
      <w:r w:rsidRPr="4F0107CC">
        <w:rPr>
          <w:rFonts w:ascii="Calibri" w:eastAsia="Calibri" w:hAnsi="Calibri" w:cs="Calibri"/>
          <w:b/>
          <w:bCs/>
          <w:color w:val="365F91"/>
          <w:sz w:val="24"/>
        </w:rPr>
        <w:t xml:space="preserve"> </w:t>
      </w:r>
      <w:r w:rsidRPr="4F0107CC">
        <w:rPr>
          <w:rFonts w:ascii="Calibri" w:eastAsia="Calibri" w:hAnsi="Calibri" w:cs="Calibri"/>
          <w:b/>
          <w:bCs/>
          <w:color w:val="365F91"/>
          <w:sz w:val="24"/>
          <w:lang w:val="en-IN"/>
        </w:rPr>
        <w:t xml:space="preserve">production </w:t>
      </w:r>
      <w:r w:rsidRPr="4F0107CC">
        <w:rPr>
          <w:rFonts w:ascii="Calibri" w:eastAsia="Calibri" w:hAnsi="Calibri" w:cs="Calibri"/>
          <w:b/>
          <w:bCs/>
          <w:color w:val="365F91"/>
          <w:sz w:val="24"/>
        </w:rPr>
        <w:t>server:</w:t>
      </w:r>
      <w:r>
        <w:br/>
      </w:r>
      <w:r w:rsidRPr="4F0107CC">
        <w:rPr>
          <w:rFonts w:ascii="Cambria" w:eastAsia="Cambria" w:hAnsi="Cambria" w:cs="Cambria"/>
          <w:color w:val="365F91"/>
          <w:sz w:val="24"/>
        </w:rPr>
        <w:t xml:space="preserve"> </w:t>
      </w:r>
      <w:hyperlink r:id="rId33">
        <w:r w:rsidRPr="4F0107CC">
          <w:rPr>
            <w:rStyle w:val="Hyperlink"/>
            <w:rFonts w:ascii="Calibri" w:eastAsia="Calibri" w:hAnsi="Calibri" w:cs="Calibri"/>
            <w:sz w:val="24"/>
            <w:szCs w:val="24"/>
            <w:lang w:val="en-IN"/>
          </w:rPr>
          <w:t xml:space="preserve"> https://ap-hipas.henkelgroup.net/ </w:t>
        </w:r>
        <w:proofErr w:type="spellStart"/>
        <w:r w:rsidRPr="4F0107CC">
          <w:rPr>
            <w:rStyle w:val="Hyperlink"/>
            <w:rFonts w:ascii="Calibri" w:eastAsia="Calibri" w:hAnsi="Calibri" w:cs="Calibri"/>
            <w:sz w:val="24"/>
            <w:szCs w:val="24"/>
            <w:lang w:val="en-IN"/>
          </w:rPr>
          <w:t>VegamOauthServer</w:t>
        </w:r>
        <w:proofErr w:type="spellEnd"/>
        <w:r w:rsidRPr="4F0107CC">
          <w:rPr>
            <w:rStyle w:val="Hyperlink"/>
            <w:rFonts w:ascii="Calibri" w:eastAsia="Calibri" w:hAnsi="Calibri" w:cs="Calibri"/>
            <w:sz w:val="24"/>
            <w:szCs w:val="24"/>
            <w:lang w:val="en-IN"/>
          </w:rPr>
          <w:t>/</w:t>
        </w:r>
        <w:proofErr w:type="spellStart"/>
        <w:r w:rsidRPr="4F0107CC">
          <w:rPr>
            <w:rStyle w:val="Hyperlink"/>
            <w:rFonts w:ascii="Calibri" w:eastAsia="Calibri" w:hAnsi="Calibri" w:cs="Calibri"/>
            <w:sz w:val="24"/>
            <w:szCs w:val="24"/>
            <w:lang w:val="en-IN"/>
          </w:rPr>
          <w:t>api</w:t>
        </w:r>
        <w:proofErr w:type="spellEnd"/>
        <w:r w:rsidRPr="4F0107CC">
          <w:rPr>
            <w:rStyle w:val="Hyperlink"/>
            <w:rFonts w:ascii="Calibri" w:eastAsia="Calibri" w:hAnsi="Calibri" w:cs="Calibri"/>
            <w:sz w:val="24"/>
            <w:szCs w:val="24"/>
            <w:lang w:val="en-IN"/>
          </w:rPr>
          <w:t>/data/</w:t>
        </w:r>
        <w:proofErr w:type="spellStart"/>
      </w:hyperlink>
      <w:r w:rsidRPr="4F0107CC">
        <w:rPr>
          <w:rFonts w:ascii="Calibri" w:eastAsia="Calibri" w:hAnsi="Calibri" w:cs="Calibri"/>
          <w:color w:val="0000FF"/>
          <w:sz w:val="24"/>
          <w:u w:val="single"/>
          <w:lang w:val="en-IN"/>
        </w:rPr>
        <w:t>UpdateSampleQualityInfo</w:t>
      </w:r>
      <w:proofErr w:type="spellEnd"/>
    </w:p>
    <w:p w14:paraId="657DAF34" w14:textId="3D3B295F" w:rsidR="738D79C5" w:rsidRDefault="738D79C5" w:rsidP="4F0107CC">
      <w:pPr>
        <w:spacing w:before="0" w:after="200" w:line="276" w:lineRule="auto"/>
      </w:pPr>
      <w:r w:rsidRPr="4F0107CC">
        <w:rPr>
          <w:rFonts w:ascii="Calibri" w:eastAsia="Calibri" w:hAnsi="Calibri" w:cs="Calibri"/>
          <w:b/>
          <w:bCs/>
          <w:color w:val="365F91"/>
          <w:sz w:val="24"/>
        </w:rPr>
        <w:t>Web service Type</w:t>
      </w:r>
      <w:r w:rsidRPr="4F0107CC">
        <w:rPr>
          <w:rFonts w:ascii="Calibri" w:eastAsia="Calibri" w:hAnsi="Calibri" w:cs="Calibri"/>
          <w:sz w:val="24"/>
          <w:lang w:val="en-IN"/>
        </w:rPr>
        <w:t xml:space="preserve">: </w:t>
      </w:r>
      <w:r w:rsidRPr="4F0107CC">
        <w:rPr>
          <w:rFonts w:ascii="Calibri" w:eastAsia="Calibri" w:hAnsi="Calibri" w:cs="Calibri"/>
          <w:sz w:val="24"/>
        </w:rPr>
        <w:t>POST</w:t>
      </w:r>
    </w:p>
    <w:p w14:paraId="679D0658" w14:textId="197913F2" w:rsidR="738D79C5" w:rsidRDefault="738D79C5" w:rsidP="4F0107CC">
      <w:pPr>
        <w:spacing w:before="0" w:after="0"/>
      </w:pPr>
      <w:r w:rsidRPr="4F0107CC">
        <w:rPr>
          <w:rFonts w:ascii="Calibri" w:eastAsia="Calibri" w:hAnsi="Calibri" w:cs="Calibri"/>
          <w:b/>
          <w:bCs/>
          <w:color w:val="365F91"/>
          <w:sz w:val="24"/>
        </w:rPr>
        <w:t>Web service input parameters</w:t>
      </w:r>
      <w:r w:rsidRPr="4F0107CC">
        <w:rPr>
          <w:rFonts w:ascii="Calibri" w:eastAsia="Calibri" w:hAnsi="Calibri" w:cs="Calibri"/>
          <w:b/>
          <w:bCs/>
          <w:color w:val="365F91"/>
          <w:sz w:val="24"/>
          <w:lang w:val="en-IN"/>
        </w:rPr>
        <w:t xml:space="preserve"> for IPQC</w:t>
      </w:r>
      <w:r w:rsidRPr="4F0107CC">
        <w:rPr>
          <w:rFonts w:ascii="Calibri" w:eastAsia="Calibri" w:hAnsi="Calibri" w:cs="Calibri"/>
          <w:sz w:val="24"/>
          <w:lang w:val="en-IN"/>
        </w:rPr>
        <w:t xml:space="preserve">: </w:t>
      </w:r>
    </w:p>
    <w:p w14:paraId="699E2ED9" w14:textId="4409D10C"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p>
    <w:p w14:paraId="5F6FEE95"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SampleType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"IPQC"</w:t>
      </w:r>
      <w:r>
        <w:rPr>
          <w:rFonts w:ascii="Consolas" w:eastAsia="Consolas" w:hAnsi="Consolas" w:cs="Consolas"/>
          <w:color w:val="3B3B3B"/>
          <w:sz w:val="16"/>
          <w:szCs w:val="16"/>
          <w:shd w:val="clear" w:color="auto" w:fill="FFFFFF"/>
          <w:lang w:val="en-US" w:eastAsia="zh-CN" w:bidi="ar"/>
        </w:rPr>
        <w:t>,</w:t>
      </w:r>
    </w:p>
    <w:p w14:paraId="6420C037"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olor w:val="0451A5"/>
          <w:sz w:val="16"/>
          <w:szCs w:val="16"/>
          <w:shd w:val="clear" w:color="auto" w:fill="FFFFFF"/>
          <w:lang w:val="en-US" w:eastAsia="zh-CN"/>
        </w:rPr>
        <w:t>SampleLabelNumber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"371584"</w:t>
      </w:r>
      <w:r>
        <w:rPr>
          <w:rFonts w:ascii="Consolas" w:eastAsia="Consolas" w:hAnsi="Consolas" w:cs="Consolas"/>
          <w:color w:val="3B3B3B"/>
          <w:sz w:val="16"/>
          <w:szCs w:val="16"/>
          <w:shd w:val="clear" w:color="auto" w:fill="FFFFFF"/>
          <w:lang w:val="en-US" w:eastAsia="zh-CN" w:bidi="ar"/>
        </w:rPr>
        <w:t>,</w:t>
      </w:r>
    </w:p>
    <w:p w14:paraId="577AE202"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ProcessOrder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"001004172754"</w:t>
      </w:r>
      <w:r>
        <w:rPr>
          <w:rFonts w:ascii="Consolas" w:eastAsia="Consolas" w:hAnsi="Consolas" w:cs="Consolas"/>
          <w:color w:val="3B3B3B"/>
          <w:sz w:val="16"/>
          <w:szCs w:val="16"/>
          <w:shd w:val="clear" w:color="auto" w:fill="FFFFFF"/>
          <w:lang w:val="en-US" w:eastAsia="zh-CN" w:bidi="ar"/>
        </w:rPr>
        <w:t>,</w:t>
      </w:r>
    </w:p>
    <w:p w14:paraId="203D5360"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BatchNumber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"0007447212"</w:t>
      </w:r>
      <w:r>
        <w:rPr>
          <w:rFonts w:ascii="Consolas" w:eastAsia="Consolas" w:hAnsi="Consolas" w:cs="Consolas"/>
          <w:color w:val="3B3B3B"/>
          <w:sz w:val="16"/>
          <w:szCs w:val="16"/>
          <w:shd w:val="clear" w:color="auto" w:fill="FFFFFF"/>
          <w:lang w:val="en-US" w:eastAsia="zh-CN" w:bidi="ar"/>
        </w:rPr>
        <w:t>,</w:t>
      </w:r>
    </w:p>
    <w:p w14:paraId="6BB44BE2"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MaterialNumber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"1392015"</w:t>
      </w:r>
      <w:r>
        <w:rPr>
          <w:rFonts w:ascii="Consolas" w:eastAsia="Consolas" w:hAnsi="Consolas" w:cs="Consolas"/>
          <w:color w:val="3B3B3B"/>
          <w:sz w:val="16"/>
          <w:szCs w:val="16"/>
          <w:shd w:val="clear" w:color="auto" w:fill="FFFFFF"/>
          <w:lang w:val="en-US" w:eastAsia="zh-CN" w:bidi="ar"/>
        </w:rPr>
        <w:t>,</w:t>
      </w:r>
    </w:p>
    <w:p w14:paraId="7ED01E46"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proofErr w:type="gramStart"/>
      <w:r>
        <w:rPr>
          <w:rFonts w:ascii="Consolas" w:eastAsia="Consolas" w:hAnsi="Consolas" w:cs="Consolas"/>
          <w:color w:val="0451A5"/>
          <w:sz w:val="16"/>
          <w:szCs w:val="16"/>
          <w:shd w:val="clear" w:color="auto" w:fill="FFFFFF"/>
          <w:lang w:val="en-US" w:eastAsia="zh-CN" w:bidi="ar"/>
        </w:rPr>
        <w:t>MaterialDescription</w:t>
      </w:r>
      <w:proofErr w:type="spellEnd"/>
      <w:proofErr w:type="gram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"Liquid Detergent Lavender"</w:t>
      </w:r>
      <w:r>
        <w:rPr>
          <w:rFonts w:ascii="Consolas" w:eastAsia="Consolas" w:hAnsi="Consolas" w:cs="Consolas"/>
          <w:color w:val="3B3B3B"/>
          <w:sz w:val="16"/>
          <w:szCs w:val="16"/>
          <w:shd w:val="clear" w:color="auto" w:fill="FFFFFF"/>
          <w:lang w:val="en-US" w:eastAsia="zh-CN" w:bidi="ar"/>
        </w:rPr>
        <w:t>,</w:t>
      </w:r>
    </w:p>
    <w:p w14:paraId="11266954"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"PlantCode"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"0799"</w:t>
      </w:r>
      <w:r>
        <w:rPr>
          <w:rFonts w:ascii="Consolas" w:eastAsia="Consolas" w:hAnsi="Consolas" w:cs="Consolas"/>
          <w:color w:val="3B3B3B"/>
          <w:sz w:val="16"/>
          <w:szCs w:val="16"/>
          <w:shd w:val="clear" w:color="auto" w:fill="FFFFFF"/>
          <w:lang w:val="en-US" w:eastAsia="zh-CN" w:bidi="ar"/>
        </w:rPr>
        <w:t>,</w:t>
      </w:r>
    </w:p>
    <w:p w14:paraId="09A385C6"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ActivityNumber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"0023"</w:t>
      </w:r>
      <w:r>
        <w:rPr>
          <w:rFonts w:ascii="Consolas" w:eastAsia="Consolas" w:hAnsi="Consolas" w:cs="Consolas"/>
          <w:color w:val="3B3B3B"/>
          <w:sz w:val="16"/>
          <w:szCs w:val="16"/>
          <w:shd w:val="clear" w:color="auto" w:fill="FFFFFF"/>
          <w:lang w:val="en-US" w:eastAsia="zh-CN" w:bidi="ar"/>
        </w:rPr>
        <w:t>,</w:t>
      </w:r>
    </w:p>
    <w:p w14:paraId="614FB0A1"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lastRenderedPageBreak/>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AampleApprovalRejectedTime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 xml:space="preserve">"YYYY-MM-DD </w:t>
      </w:r>
      <w:proofErr w:type="spellStart"/>
      <w:r>
        <w:rPr>
          <w:rFonts w:ascii="Consolas" w:eastAsia="Consolas" w:hAnsi="Consolas" w:cs="Consolas"/>
          <w:color w:val="A31515"/>
          <w:sz w:val="16"/>
          <w:szCs w:val="16"/>
          <w:shd w:val="clear" w:color="auto" w:fill="FFFFFF"/>
          <w:lang w:val="en-US" w:eastAsia="zh-CN" w:bidi="ar"/>
        </w:rPr>
        <w:t>HH:</w:t>
      </w:r>
      <w:proofErr w:type="gramStart"/>
      <w:r>
        <w:rPr>
          <w:rFonts w:ascii="Consolas" w:eastAsia="Consolas" w:hAnsi="Consolas" w:cs="Consolas"/>
          <w:color w:val="A31515"/>
          <w:sz w:val="16"/>
          <w:szCs w:val="16"/>
          <w:shd w:val="clear" w:color="auto" w:fill="FFFFFF"/>
          <w:lang w:val="en-US" w:eastAsia="zh-CN" w:bidi="ar"/>
        </w:rPr>
        <w:t>mm:ss</w:t>
      </w:r>
      <w:proofErr w:type="spellEnd"/>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w:t>
      </w:r>
      <w:proofErr w:type="gramEnd"/>
      <w:r>
        <w:rPr>
          <w:rFonts w:ascii="Consolas" w:eastAsia="Consolas" w:hAnsi="Consolas" w:cs="Consolas"/>
          <w:color w:val="3B3B3B"/>
          <w:sz w:val="16"/>
          <w:szCs w:val="16"/>
          <w:shd w:val="clear" w:color="auto" w:fill="FFFFFF"/>
          <w:lang w:eastAsia="zh-CN" w:bidi="ar"/>
        </w:rPr>
        <w:t>/plant time zone</w:t>
      </w:r>
    </w:p>
    <w:p w14:paraId="4937F711"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OperatorName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"John Doe"</w:t>
      </w:r>
      <w:r>
        <w:rPr>
          <w:rFonts w:ascii="Consolas" w:eastAsia="Consolas" w:hAnsi="Consolas" w:cs="Consolas"/>
          <w:color w:val="3B3B3B"/>
          <w:sz w:val="16"/>
          <w:szCs w:val="16"/>
          <w:shd w:val="clear" w:color="auto" w:fill="FFFFFF"/>
          <w:lang w:val="en-US" w:eastAsia="zh-CN" w:bidi="ar"/>
        </w:rPr>
        <w:t>,</w:t>
      </w:r>
    </w:p>
    <w:p w14:paraId="030E1435" w14:textId="77777777" w:rsidR="004059E2" w:rsidRDefault="004059E2" w:rsidP="004059E2">
      <w:pPr>
        <w:shd w:val="clear" w:color="auto" w:fill="FFFFFF"/>
        <w:spacing w:after="0" w:line="20" w:lineRule="atLeast"/>
        <w:rPr>
          <w:rFonts w:ascii="Consolas" w:eastAsia="Consolas" w:hAnsi="Consolas" w:cs="Consolas"/>
          <w:color w:val="3B3B3B"/>
          <w:sz w:val="16"/>
          <w:szCs w:val="16"/>
          <w:highlight w:val="yellow"/>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proofErr w:type="spellStart"/>
      <w:r>
        <w:rPr>
          <w:rFonts w:ascii="Consolas" w:eastAsia="Consolas" w:hAnsi="Consolas"/>
          <w:color w:val="0451A5"/>
          <w:sz w:val="16"/>
          <w:szCs w:val="16"/>
          <w:highlight w:val="yellow"/>
          <w:shd w:val="clear" w:color="auto" w:fill="FFFFFF"/>
          <w:lang w:val="en-US" w:eastAsia="zh-CN"/>
        </w:rPr>
        <w:t>QCSampleResult</w:t>
      </w:r>
      <w:proofErr w:type="spellEnd"/>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 xml:space="preserve">: </w:t>
      </w:r>
      <w:r>
        <w:rPr>
          <w:rFonts w:ascii="Consolas" w:eastAsia="Consolas" w:hAnsi="Consolas" w:cs="Consolas"/>
          <w:color w:val="A31515"/>
          <w:sz w:val="16"/>
          <w:szCs w:val="16"/>
          <w:highlight w:val="yellow"/>
          <w:shd w:val="clear" w:color="auto" w:fill="FFFFFF"/>
          <w:lang w:val="en-US" w:eastAsia="zh-CN" w:bidi="ar"/>
        </w:rPr>
        <w:t>"</w:t>
      </w:r>
      <w:r>
        <w:rPr>
          <w:rFonts w:ascii="Consolas" w:eastAsia="Consolas" w:hAnsi="Consolas"/>
          <w:color w:val="A31515"/>
          <w:sz w:val="16"/>
          <w:szCs w:val="16"/>
          <w:highlight w:val="yellow"/>
          <w:shd w:val="clear" w:color="auto" w:fill="FFFFFF"/>
          <w:lang w:val="en-US" w:eastAsia="zh-CN"/>
        </w:rPr>
        <w:t>Pass</w:t>
      </w:r>
      <w:r>
        <w:rPr>
          <w:rFonts w:ascii="Consolas" w:eastAsia="Consolas" w:hAnsi="Consolas" w:cs="Consolas"/>
          <w:color w:val="A3151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eastAsia="zh-CN" w:bidi="ar"/>
        </w:rPr>
        <w:t xml:space="preserve"> //</w:t>
      </w:r>
      <w:r>
        <w:rPr>
          <w:rFonts w:ascii="Consolas" w:eastAsia="Consolas" w:hAnsi="Consolas"/>
          <w:color w:val="3B3B3B"/>
          <w:sz w:val="16"/>
          <w:szCs w:val="16"/>
          <w:highlight w:val="yellow"/>
          <w:shd w:val="clear" w:color="auto" w:fill="FFFFFF"/>
          <w:lang w:eastAsia="zh-CN"/>
        </w:rPr>
        <w:t>Pass or Reject</w:t>
      </w:r>
    </w:p>
    <w:p w14:paraId="4E29DE3D"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AdjustMaterials</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w:t>
      </w:r>
    </w:p>
    <w:p w14:paraId="373FB1B7"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21918503"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proofErr w:type="gramStart"/>
      <w:r>
        <w:rPr>
          <w:rFonts w:ascii="Consolas" w:eastAsia="Consolas" w:hAnsi="Consolas" w:cs="Consolas"/>
          <w:color w:val="0451A5"/>
          <w:sz w:val="16"/>
          <w:szCs w:val="16"/>
          <w:shd w:val="clear" w:color="auto" w:fill="FFFFFF"/>
          <w:lang w:val="en-US" w:eastAsia="zh-CN" w:bidi="ar"/>
        </w:rPr>
        <w:t>MaterialNumber</w:t>
      </w:r>
      <w:proofErr w:type="spellEnd"/>
      <w:proofErr w:type="gram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"123456"</w:t>
      </w:r>
      <w:r>
        <w:rPr>
          <w:rFonts w:ascii="Consolas" w:eastAsia="Consolas" w:hAnsi="Consolas" w:cs="Consolas"/>
          <w:color w:val="3B3B3B"/>
          <w:sz w:val="16"/>
          <w:szCs w:val="16"/>
          <w:shd w:val="clear" w:color="auto" w:fill="FFFFFF"/>
          <w:lang w:val="en-US" w:eastAsia="zh-CN" w:bidi="ar"/>
        </w:rPr>
        <w:t>,</w:t>
      </w:r>
    </w:p>
    <w:p w14:paraId="66A87B29"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BatchNumber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"BT01XZSH"</w:t>
      </w:r>
      <w:r>
        <w:rPr>
          <w:rFonts w:ascii="Consolas" w:eastAsia="Consolas" w:hAnsi="Consolas" w:cs="Consolas"/>
          <w:color w:val="3B3B3B"/>
          <w:sz w:val="16"/>
          <w:szCs w:val="16"/>
          <w:shd w:val="clear" w:color="auto" w:fill="FFFFFF"/>
          <w:lang w:val="en-US" w:eastAsia="zh-CN" w:bidi="ar"/>
        </w:rPr>
        <w:t>,</w:t>
      </w:r>
    </w:p>
    <w:p w14:paraId="6889C123"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"Quantity"</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98658"/>
          <w:sz w:val="16"/>
          <w:szCs w:val="16"/>
          <w:shd w:val="clear" w:color="auto" w:fill="FFFFFF"/>
          <w:lang w:val="en-US" w:eastAsia="zh-CN" w:bidi="ar"/>
        </w:rPr>
        <w:t>10</w:t>
      </w:r>
      <w:r>
        <w:rPr>
          <w:rFonts w:ascii="Consolas" w:eastAsia="Consolas" w:hAnsi="Consolas" w:cs="Consolas"/>
          <w:color w:val="3B3B3B"/>
          <w:sz w:val="16"/>
          <w:szCs w:val="16"/>
          <w:shd w:val="clear" w:color="auto" w:fill="FFFFFF"/>
          <w:lang w:val="en-US" w:eastAsia="zh-CN" w:bidi="ar"/>
        </w:rPr>
        <w:t>,</w:t>
      </w:r>
    </w:p>
    <w:p w14:paraId="07C3557A"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"UOM"</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"KG"</w:t>
      </w:r>
      <w:r>
        <w:rPr>
          <w:rFonts w:ascii="Consolas" w:eastAsia="Consolas" w:hAnsi="Consolas" w:cs="Consolas"/>
          <w:color w:val="3B3B3B"/>
          <w:sz w:val="16"/>
          <w:szCs w:val="16"/>
          <w:shd w:val="clear" w:color="auto" w:fill="FFFFFF"/>
          <w:lang w:val="en-US" w:eastAsia="zh-CN" w:bidi="ar"/>
        </w:rPr>
        <w:t>,</w:t>
      </w:r>
    </w:p>
    <w:p w14:paraId="6BB2E32A"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StorageLocation</w:t>
      </w:r>
      <w:proofErr w:type="spellEnd"/>
      <w:proofErr w:type="gramStart"/>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proofErr w:type="gramEnd"/>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"ST01"</w:t>
      </w:r>
    </w:p>
    <w:p w14:paraId="48C1A4CA"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47DBADD4"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51A86CB1"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ConsesssionRelease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000FF"/>
          <w:sz w:val="16"/>
          <w:szCs w:val="16"/>
          <w:shd w:val="clear" w:color="auto" w:fill="FFFFFF"/>
          <w:lang w:val="en-US" w:eastAsia="zh-CN" w:bidi="ar"/>
        </w:rPr>
        <w:t>false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//true or false</w:t>
      </w:r>
    </w:p>
    <w:p w14:paraId="455E9180"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ResampleRequired</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000FF"/>
          <w:sz w:val="16"/>
          <w:szCs w:val="16"/>
          <w:shd w:val="clear" w:color="auto" w:fill="FFFFFF"/>
          <w:lang w:val="en-US" w:eastAsia="zh-CN" w:bidi="ar"/>
        </w:rPr>
        <w:t>false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//true or false</w:t>
      </w:r>
    </w:p>
    <w:p w14:paraId="5800B51D"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"Remark"</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p>
    <w:p w14:paraId="2E30FCAB"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proofErr w:type="spellStart"/>
      <w:r>
        <w:rPr>
          <w:rFonts w:ascii="Consolas" w:eastAsia="Consolas" w:hAnsi="Consolas"/>
          <w:color w:val="0451A5"/>
          <w:sz w:val="16"/>
          <w:szCs w:val="16"/>
          <w:highlight w:val="yellow"/>
          <w:shd w:val="clear" w:color="auto" w:fill="FFFFFF"/>
          <w:lang w:val="en-US" w:eastAsia="zh-CN"/>
        </w:rPr>
        <w:t>QCLabItemResultList</w:t>
      </w:r>
      <w:proofErr w:type="spellEnd"/>
      <w:proofErr w:type="gramStart"/>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proofErr w:type="gramEnd"/>
      <w:r>
        <w:rPr>
          <w:rFonts w:ascii="Consolas" w:eastAsia="Consolas" w:hAnsi="Consolas" w:cs="Consolas"/>
          <w:color w:val="3B3B3B"/>
          <w:sz w:val="16"/>
          <w:szCs w:val="16"/>
          <w:shd w:val="clear" w:color="auto" w:fill="FFFFFF"/>
          <w:lang w:val="en-US" w:eastAsia="zh-CN" w:bidi="ar"/>
        </w:rPr>
        <w:t>{</w:t>
      </w:r>
    </w:p>
    <w:p w14:paraId="2859EB83" w14:textId="77777777" w:rsidR="004059E2" w:rsidRDefault="004059E2" w:rsidP="004059E2">
      <w:pPr>
        <w:shd w:val="clear" w:color="auto" w:fill="FFFFFF"/>
        <w:spacing w:after="0" w:line="20" w:lineRule="atLeast"/>
        <w:rPr>
          <w:rFonts w:ascii="Consolas" w:eastAsia="Consolas" w:hAnsi="Consolas" w:cs="Consolas"/>
          <w:color w:val="0451A5"/>
          <w:sz w:val="16"/>
          <w:szCs w:val="16"/>
          <w:shd w:val="clear" w:color="auto" w:fill="FFFFFF"/>
          <w:lang w:val="en-US" w:eastAsia="zh-CN" w:bidi="ar"/>
        </w:rPr>
      </w:pPr>
      <w:r>
        <w:rPr>
          <w:rFonts w:ascii="Consolas" w:eastAsia="Consolas" w:hAnsi="Consolas" w:cs="Consolas"/>
          <w:color w:val="3B3B3B"/>
          <w:sz w:val="16"/>
          <w:szCs w:val="16"/>
          <w:shd w:val="clear" w:color="auto" w:fill="FFFFFF"/>
          <w:lang w:val="en-US" w:eastAsia="zh-CN" w:bidi="ar"/>
        </w:rPr>
        <w:t xml:space="preserve">            </w:t>
      </w:r>
      <w:r w:rsidRPr="0000237C">
        <w:rPr>
          <w:rFonts w:ascii="Consolas" w:eastAsia="Consolas" w:hAnsi="Consolas" w:cs="Consolas"/>
          <w:color w:val="0451A5"/>
          <w:sz w:val="16"/>
          <w:szCs w:val="16"/>
          <w:highlight w:val="yellow"/>
          <w:shd w:val="clear" w:color="auto" w:fill="FFFFFF"/>
          <w:lang w:val="en-US" w:eastAsia="zh-CN" w:bidi="ar"/>
        </w:rPr>
        <w:t>"InspectionLot":"</w:t>
      </w:r>
      <w:r w:rsidRPr="0000237C">
        <w:rPr>
          <w:rFonts w:ascii="Consolas" w:eastAsia="Consolas" w:hAnsi="Consolas" w:cs="Consolas"/>
          <w:color w:val="A31515"/>
          <w:sz w:val="16"/>
          <w:szCs w:val="16"/>
          <w:highlight w:val="yellow"/>
          <w:shd w:val="clear" w:color="auto" w:fill="FFFFFF"/>
          <w:lang w:val="en-US" w:eastAsia="zh-CN" w:bidi="ar"/>
        </w:rPr>
        <w:t>1234567890</w:t>
      </w:r>
      <w:r w:rsidRPr="006A142E">
        <w:rPr>
          <w:rFonts w:ascii="Consolas" w:eastAsia="Consolas" w:hAnsi="Consolas" w:cs="Consolas"/>
          <w:color w:val="0451A5"/>
          <w:sz w:val="16"/>
          <w:szCs w:val="16"/>
          <w:shd w:val="clear" w:color="auto" w:fill="FFFFFF"/>
          <w:lang w:val="en-US" w:eastAsia="zh-CN" w:bidi="ar"/>
        </w:rPr>
        <w:t>",</w:t>
      </w:r>
    </w:p>
    <w:p w14:paraId="1CACCDB2" w14:textId="77777777" w:rsidR="004059E2" w:rsidRDefault="004059E2" w:rsidP="004059E2">
      <w:pPr>
        <w:shd w:val="clear" w:color="auto" w:fill="FFFFFF"/>
        <w:spacing w:after="0" w:line="20" w:lineRule="atLeast"/>
        <w:ind w:left="720"/>
        <w:rPr>
          <w:rFonts w:ascii="Consolas" w:eastAsia="Consolas" w:hAnsi="Consolas" w:cs="Consolas"/>
          <w:color w:val="3B3B3B"/>
          <w:sz w:val="16"/>
          <w:szCs w:val="16"/>
        </w:rPr>
      </w:pPr>
      <w:r>
        <w:rPr>
          <w:rFonts w:ascii="Consolas" w:eastAsia="Consolas" w:hAnsi="Consolas" w:cs="Consolas"/>
          <w:color w:val="0451A5"/>
          <w:sz w:val="16"/>
          <w:szCs w:val="16"/>
          <w:shd w:val="clear" w:color="auto" w:fill="FFFFFF"/>
          <w:lang w:val="en-US" w:eastAsia="zh-CN" w:bidi="ar"/>
        </w:rPr>
        <w:t xml:space="preserve">    “InspectionCharNumber"</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"0020"</w:t>
      </w:r>
      <w:r>
        <w:rPr>
          <w:rFonts w:ascii="Consolas" w:eastAsia="Consolas" w:hAnsi="Consolas" w:cs="Consolas"/>
          <w:color w:val="3B3B3B"/>
          <w:sz w:val="16"/>
          <w:szCs w:val="16"/>
          <w:shd w:val="clear" w:color="auto" w:fill="FFFFFF"/>
          <w:lang w:val="en-US" w:eastAsia="zh-CN" w:bidi="ar"/>
        </w:rPr>
        <w:t>,</w:t>
      </w:r>
    </w:p>
    <w:p w14:paraId="2C5BD59F"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"MasterInspectionCharacteristics"</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"00000069"</w:t>
      </w:r>
      <w:r>
        <w:rPr>
          <w:rFonts w:ascii="Consolas" w:eastAsia="Consolas" w:hAnsi="Consolas" w:cs="Consolas"/>
          <w:color w:val="3B3B3B"/>
          <w:sz w:val="16"/>
          <w:szCs w:val="16"/>
          <w:shd w:val="clear" w:color="auto" w:fill="FFFFFF"/>
          <w:lang w:val="en-US" w:eastAsia="zh-CN" w:bidi="ar"/>
        </w:rPr>
        <w:t>,</w:t>
      </w:r>
    </w:p>
    <w:p w14:paraId="5A1EF1D4"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InspectionCharacteristicsText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"TENSILE LAP-SHEAR STRENGTH"</w:t>
      </w:r>
      <w:r>
        <w:rPr>
          <w:rFonts w:ascii="Consolas" w:eastAsia="Consolas" w:hAnsi="Consolas" w:cs="Consolas"/>
          <w:color w:val="3B3B3B"/>
          <w:sz w:val="16"/>
          <w:szCs w:val="16"/>
          <w:shd w:val="clear" w:color="auto" w:fill="FFFFFF"/>
          <w:lang w:val="en-US" w:eastAsia="zh-CN" w:bidi="ar"/>
        </w:rPr>
        <w:t>,</w:t>
      </w:r>
    </w:p>
    <w:p w14:paraId="70302D47"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"InspectionMethod"</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"00595101"</w:t>
      </w:r>
      <w:r>
        <w:rPr>
          <w:rFonts w:ascii="Consolas" w:eastAsia="Consolas" w:hAnsi="Consolas" w:cs="Consolas"/>
          <w:color w:val="3B3B3B"/>
          <w:sz w:val="16"/>
          <w:szCs w:val="16"/>
          <w:shd w:val="clear" w:color="auto" w:fill="FFFFFF"/>
          <w:lang w:val="en-US" w:eastAsia="zh-CN" w:bidi="ar"/>
        </w:rPr>
        <w:t>,</w:t>
      </w:r>
    </w:p>
    <w:p w14:paraId="0345DFC7"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InspectionMethodText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"Shear Strength-Block Specimens"</w:t>
      </w:r>
      <w:r>
        <w:rPr>
          <w:rFonts w:ascii="Consolas" w:eastAsia="Consolas" w:hAnsi="Consolas" w:cs="Consolas"/>
          <w:color w:val="3B3B3B"/>
          <w:sz w:val="16"/>
          <w:szCs w:val="16"/>
          <w:shd w:val="clear" w:color="auto" w:fill="FFFFFF"/>
          <w:lang w:val="en-US" w:eastAsia="zh-CN" w:bidi="ar"/>
        </w:rPr>
        <w:t>,</w:t>
      </w:r>
    </w:p>
    <w:p w14:paraId="2AA686D2"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"LowerSpecLimit"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254.5</w:t>
      </w:r>
      <w:r>
        <w:rPr>
          <w:rFonts w:ascii="Consolas" w:eastAsia="Consolas" w:hAnsi="Consolas" w:cs="Consolas"/>
          <w:color w:val="3B3B3B"/>
          <w:sz w:val="16"/>
          <w:szCs w:val="16"/>
          <w:shd w:val="clear" w:color="auto" w:fill="FFFFFF"/>
          <w:lang w:val="en-US" w:eastAsia="zh-CN" w:bidi="ar"/>
        </w:rPr>
        <w:t>,</w:t>
      </w:r>
    </w:p>
    <w:p w14:paraId="518F029A"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"UpperSpecLimit"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290.6</w:t>
      </w:r>
      <w:r>
        <w:rPr>
          <w:rFonts w:ascii="Consolas" w:eastAsia="Consolas" w:hAnsi="Consolas" w:cs="Consolas"/>
          <w:color w:val="3B3B3B"/>
          <w:sz w:val="16"/>
          <w:szCs w:val="16"/>
          <w:shd w:val="clear" w:color="auto" w:fill="FFFFFF"/>
          <w:lang w:val="en-US" w:eastAsia="zh-CN" w:bidi="ar"/>
        </w:rPr>
        <w:t>,</w:t>
      </w:r>
    </w:p>
    <w:p w14:paraId="7663B664"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"DecimalPlace"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1</w:t>
      </w:r>
      <w:r>
        <w:rPr>
          <w:rFonts w:ascii="Consolas" w:eastAsia="Consolas" w:hAnsi="Consolas" w:cs="Consolas"/>
          <w:color w:val="3B3B3B"/>
          <w:sz w:val="16"/>
          <w:szCs w:val="16"/>
          <w:shd w:val="clear" w:color="auto" w:fill="FFFFFF"/>
          <w:lang w:val="en-US" w:eastAsia="zh-CN" w:bidi="ar"/>
        </w:rPr>
        <w:t>,</w:t>
      </w:r>
    </w:p>
    <w:p w14:paraId="6A592278"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MeasureUnit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"N/mm2"</w:t>
      </w:r>
      <w:r>
        <w:rPr>
          <w:rFonts w:ascii="Consolas" w:eastAsia="Consolas" w:hAnsi="Consolas" w:cs="Consolas"/>
          <w:color w:val="3B3B3B"/>
          <w:sz w:val="16"/>
          <w:szCs w:val="16"/>
          <w:shd w:val="clear" w:color="auto" w:fill="FFFFFF"/>
          <w:lang w:val="en-US" w:eastAsia="zh-CN" w:bidi="ar"/>
        </w:rPr>
        <w:t>,</w:t>
      </w:r>
    </w:p>
    <w:p w14:paraId="788C5771"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ResultRecordType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"N</w:t>
      </w:r>
      <w:proofErr w:type="gramStart"/>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w:t>
      </w:r>
      <w:proofErr w:type="gramEnd"/>
      <w:r>
        <w:rPr>
          <w:rFonts w:ascii="Consolas" w:eastAsia="Consolas" w:hAnsi="Consolas" w:cs="Consolas"/>
          <w:color w:val="3B3B3B"/>
          <w:sz w:val="16"/>
          <w:szCs w:val="16"/>
          <w:shd w:val="clear" w:color="auto" w:fill="FFFFFF"/>
          <w:lang w:eastAsia="zh-CN" w:bidi="ar"/>
        </w:rPr>
        <w:t>/can be N-Numeric or O-Options</w:t>
      </w:r>
    </w:p>
    <w:p w14:paraId="3B0381F0"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olor w:val="0451A5"/>
          <w:sz w:val="16"/>
          <w:szCs w:val="16"/>
          <w:highlight w:val="yellow"/>
          <w:shd w:val="clear" w:color="auto" w:fill="FFFFFF"/>
          <w:lang w:val="en-US" w:eastAsia="zh-CN"/>
        </w:rPr>
        <w:t>Result</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"275.7"</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//if result is type is </w:t>
      </w:r>
      <w:proofErr w:type="gramStart"/>
      <w:r>
        <w:rPr>
          <w:rFonts w:ascii="Consolas" w:eastAsia="Consolas" w:hAnsi="Consolas" w:cs="Consolas"/>
          <w:color w:val="3B3B3B"/>
          <w:sz w:val="16"/>
          <w:szCs w:val="16"/>
          <w:shd w:val="clear" w:color="auto" w:fill="FFFFFF"/>
          <w:lang w:eastAsia="zh-CN" w:bidi="ar"/>
        </w:rPr>
        <w:t>N</w:t>
      </w:r>
      <w:proofErr w:type="gramEnd"/>
      <w:r>
        <w:rPr>
          <w:rFonts w:ascii="Consolas" w:eastAsia="Consolas" w:hAnsi="Consolas" w:cs="Consolas"/>
          <w:color w:val="3B3B3B"/>
          <w:sz w:val="16"/>
          <w:szCs w:val="16"/>
          <w:shd w:val="clear" w:color="auto" w:fill="FFFFFF"/>
          <w:lang w:eastAsia="zh-CN" w:bidi="ar"/>
        </w:rPr>
        <w:t xml:space="preserve"> then decimal result as string else pass/fail</w:t>
      </w:r>
    </w:p>
    <w:p w14:paraId="109C9FA5" w14:textId="77777777" w:rsidR="004059E2" w:rsidRDefault="004059E2" w:rsidP="004059E2">
      <w:pPr>
        <w:shd w:val="clear" w:color="auto" w:fill="FFFFFF"/>
        <w:spacing w:after="0" w:line="20" w:lineRule="atLeast"/>
        <w:rPr>
          <w:rFonts w:ascii="Consolas" w:eastAsia="Consolas" w:hAnsi="Consolas" w:cs="Consolas"/>
          <w:color w:val="3B3B3B"/>
          <w:sz w:val="16"/>
          <w:szCs w:val="16"/>
          <w:highlight w:val="yellow"/>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olor w:val="0451A5"/>
          <w:sz w:val="16"/>
          <w:szCs w:val="16"/>
          <w:highlight w:val="yellow"/>
          <w:shd w:val="clear" w:color="auto" w:fill="FFFFFF"/>
          <w:lang w:val="en-US" w:eastAsia="zh-CN"/>
        </w:rPr>
        <w:t>Comments</w:t>
      </w:r>
      <w:proofErr w:type="gramStart"/>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A31515"/>
          <w:sz w:val="16"/>
          <w:szCs w:val="16"/>
          <w:highlight w:val="yellow"/>
          <w:shd w:val="clear" w:color="auto" w:fill="FFFFFF"/>
          <w:lang w:val="en-US" w:eastAsia="zh-CN" w:bidi="ar"/>
        </w:rPr>
        <w:t>"</w:t>
      </w:r>
      <w:proofErr w:type="gramEnd"/>
      <w:r>
        <w:rPr>
          <w:rFonts w:ascii="Consolas" w:eastAsia="Consolas" w:hAnsi="Consolas" w:cs="Consolas"/>
          <w:color w:val="A31515"/>
          <w:sz w:val="16"/>
          <w:szCs w:val="16"/>
          <w:highlight w:val="yellow"/>
          <w:shd w:val="clear" w:color="auto" w:fill="FFFFFF"/>
          <w:lang w:val="en-US" w:eastAsia="zh-CN" w:bidi="ar"/>
        </w:rPr>
        <w:t>"</w:t>
      </w:r>
    </w:p>
    <w:p w14:paraId="63A52D0B"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52BDF05D"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72FB3FA2" w14:textId="3E8EE656" w:rsidR="738D79C5" w:rsidRDefault="004059E2" w:rsidP="004059E2">
      <w:pPr>
        <w:spacing w:before="0" w:after="0" w:line="276" w:lineRule="auto"/>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r w:rsidR="738D79C5">
        <w:br/>
      </w:r>
      <w:r w:rsidR="738D79C5" w:rsidRPr="4F0107CC">
        <w:rPr>
          <w:rFonts w:ascii="Consolas" w:eastAsia="Consolas" w:hAnsi="Consolas" w:cs="Consolas"/>
          <w:color w:val="3B3B3B"/>
          <w:sz w:val="16"/>
          <w:szCs w:val="16"/>
        </w:rPr>
        <w:t xml:space="preserve"> </w:t>
      </w:r>
      <w:r w:rsidR="738D79C5">
        <w:br/>
      </w:r>
    </w:p>
    <w:p w14:paraId="13AE5FB2" w14:textId="032FC1DF" w:rsidR="738D79C5" w:rsidRDefault="738D79C5" w:rsidP="4F0107CC">
      <w:pPr>
        <w:spacing w:before="0" w:after="0" w:line="276" w:lineRule="auto"/>
      </w:pPr>
      <w:r w:rsidRPr="4F0107CC">
        <w:rPr>
          <w:rFonts w:ascii="Calibri" w:eastAsia="Calibri" w:hAnsi="Calibri" w:cs="Calibri"/>
          <w:b/>
          <w:bCs/>
          <w:color w:val="365F91"/>
          <w:sz w:val="24"/>
        </w:rPr>
        <w:t>Web service input parameters</w:t>
      </w:r>
      <w:r w:rsidRPr="4F0107CC">
        <w:rPr>
          <w:rFonts w:ascii="Calibri" w:eastAsia="Calibri" w:hAnsi="Calibri" w:cs="Calibri"/>
          <w:b/>
          <w:bCs/>
          <w:color w:val="365F91"/>
          <w:sz w:val="24"/>
          <w:lang w:val="en-IN"/>
        </w:rPr>
        <w:t xml:space="preserve"> for JIT</w:t>
      </w:r>
      <w:r w:rsidRPr="4F0107CC">
        <w:rPr>
          <w:rFonts w:ascii="Calibri" w:eastAsia="Calibri" w:hAnsi="Calibri" w:cs="Calibri"/>
          <w:sz w:val="24"/>
          <w:lang w:val="en-IN"/>
        </w:rPr>
        <w:t xml:space="preserve">: </w:t>
      </w:r>
      <w:r>
        <w:br/>
      </w:r>
      <w:r w:rsidRPr="4F0107CC">
        <w:rPr>
          <w:rFonts w:ascii="Consolas" w:eastAsia="Consolas" w:hAnsi="Consolas" w:cs="Consolas"/>
          <w:color w:val="3B3B3B"/>
          <w:sz w:val="16"/>
          <w:szCs w:val="16"/>
        </w:rPr>
        <w:t>{</w:t>
      </w:r>
    </w:p>
    <w:p w14:paraId="6209B189" w14:textId="60F1FEE6"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SampleType</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"JIT"</w:t>
      </w:r>
      <w:r w:rsidRPr="4F0107CC">
        <w:rPr>
          <w:rFonts w:ascii="Consolas" w:eastAsia="Consolas" w:hAnsi="Consolas" w:cs="Consolas"/>
          <w:color w:val="3B3B3B"/>
          <w:sz w:val="16"/>
          <w:szCs w:val="16"/>
        </w:rPr>
        <w:t>,</w:t>
      </w:r>
    </w:p>
    <w:p w14:paraId="76CA50B6" w14:textId="22E83107"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SampleLabelNumber</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"0000216316"</w:t>
      </w:r>
      <w:r w:rsidRPr="4F0107CC">
        <w:rPr>
          <w:rFonts w:ascii="Consolas" w:eastAsia="Consolas" w:hAnsi="Consolas" w:cs="Consolas"/>
          <w:color w:val="3B3B3B"/>
          <w:sz w:val="16"/>
          <w:szCs w:val="16"/>
        </w:rPr>
        <w:t>,</w:t>
      </w:r>
    </w:p>
    <w:p w14:paraId="66D2B64B" w14:textId="7536C3FE"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BatchNumber</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"A1233"</w:t>
      </w:r>
      <w:r w:rsidRPr="4F0107CC">
        <w:rPr>
          <w:rFonts w:ascii="Consolas" w:eastAsia="Consolas" w:hAnsi="Consolas" w:cs="Consolas"/>
          <w:color w:val="3B3B3B"/>
          <w:sz w:val="16"/>
          <w:szCs w:val="16"/>
        </w:rPr>
        <w:t>,</w:t>
      </w:r>
    </w:p>
    <w:p w14:paraId="0A781CFF" w14:textId="5A4BFC9A"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MaterialNumber</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"383743"</w:t>
      </w:r>
      <w:r w:rsidRPr="4F0107CC">
        <w:rPr>
          <w:rFonts w:ascii="Consolas" w:eastAsia="Consolas" w:hAnsi="Consolas" w:cs="Consolas"/>
          <w:color w:val="3B3B3B"/>
          <w:sz w:val="16"/>
          <w:szCs w:val="16"/>
        </w:rPr>
        <w:t>,</w:t>
      </w:r>
    </w:p>
    <w:p w14:paraId="336EA77B" w14:textId="5F8115F6"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MaterialDescription</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w:t>
      </w:r>
      <w:proofErr w:type="spellStart"/>
      <w:r w:rsidRPr="4F0107CC">
        <w:rPr>
          <w:rFonts w:ascii="Consolas" w:eastAsia="Consolas" w:hAnsi="Consolas" w:cs="Consolas"/>
          <w:color w:val="A31515"/>
          <w:sz w:val="16"/>
          <w:szCs w:val="16"/>
        </w:rPr>
        <w:t>Adeka</w:t>
      </w:r>
      <w:proofErr w:type="spellEnd"/>
      <w:r w:rsidRPr="4F0107CC">
        <w:rPr>
          <w:rFonts w:ascii="Consolas" w:eastAsia="Consolas" w:hAnsi="Consolas" w:cs="Consolas"/>
          <w:color w:val="A31515"/>
          <w:sz w:val="16"/>
          <w:szCs w:val="16"/>
        </w:rPr>
        <w:t xml:space="preserve"> Hardener EH 4070 S"</w:t>
      </w:r>
      <w:r w:rsidRPr="4F0107CC">
        <w:rPr>
          <w:rFonts w:ascii="Consolas" w:eastAsia="Consolas" w:hAnsi="Consolas" w:cs="Consolas"/>
          <w:color w:val="3B3B3B"/>
          <w:sz w:val="16"/>
          <w:szCs w:val="16"/>
        </w:rPr>
        <w:t>,</w:t>
      </w:r>
    </w:p>
    <w:p w14:paraId="3C807047" w14:textId="310E9A14"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"PlantCode"</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"0799"</w:t>
      </w:r>
      <w:r w:rsidRPr="4F0107CC">
        <w:rPr>
          <w:rFonts w:ascii="Consolas" w:eastAsia="Consolas" w:hAnsi="Consolas" w:cs="Consolas"/>
          <w:color w:val="3B3B3B"/>
          <w:sz w:val="16"/>
          <w:szCs w:val="16"/>
        </w:rPr>
        <w:t>,</w:t>
      </w:r>
    </w:p>
    <w:p w14:paraId="253E90FA" w14:textId="2367ADFD"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SampleApprovalRejectedTime</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 xml:space="preserve">"YYYY-MM-DD </w:t>
      </w:r>
      <w:proofErr w:type="spellStart"/>
      <w:r w:rsidRPr="4F0107CC">
        <w:rPr>
          <w:rFonts w:ascii="Consolas" w:eastAsia="Consolas" w:hAnsi="Consolas" w:cs="Consolas"/>
          <w:color w:val="A31515"/>
          <w:sz w:val="16"/>
          <w:szCs w:val="16"/>
        </w:rPr>
        <w:t>HH:</w:t>
      </w:r>
      <w:proofErr w:type="gramStart"/>
      <w:r w:rsidRPr="4F0107CC">
        <w:rPr>
          <w:rFonts w:ascii="Consolas" w:eastAsia="Consolas" w:hAnsi="Consolas" w:cs="Consolas"/>
          <w:color w:val="A31515"/>
          <w:sz w:val="16"/>
          <w:szCs w:val="16"/>
        </w:rPr>
        <w:t>mm:ss</w:t>
      </w:r>
      <w:proofErr w:type="spellEnd"/>
      <w:r w:rsidRPr="4F0107CC">
        <w:rPr>
          <w:rFonts w:ascii="Consolas" w:eastAsia="Consolas" w:hAnsi="Consolas" w:cs="Consolas"/>
          <w:color w:val="A31515"/>
          <w:sz w:val="16"/>
          <w:szCs w:val="16"/>
        </w:rPr>
        <w:t>"</w:t>
      </w:r>
      <w:r w:rsidRPr="4F0107CC">
        <w:rPr>
          <w:rFonts w:ascii="Consolas" w:eastAsia="Consolas" w:hAnsi="Consolas" w:cs="Consolas"/>
          <w:color w:val="3B3B3B"/>
          <w:sz w:val="16"/>
          <w:szCs w:val="16"/>
        </w:rPr>
        <w:t>,</w:t>
      </w:r>
      <w:r w:rsidRPr="4F0107CC">
        <w:rPr>
          <w:rFonts w:ascii="Consolas" w:eastAsia="Consolas" w:hAnsi="Consolas" w:cs="Consolas"/>
          <w:color w:val="3B3B3B"/>
          <w:sz w:val="16"/>
          <w:szCs w:val="16"/>
          <w:lang w:val="en-IN"/>
        </w:rPr>
        <w:t xml:space="preserve">  /</w:t>
      </w:r>
      <w:proofErr w:type="gramEnd"/>
      <w:r w:rsidRPr="4F0107CC">
        <w:rPr>
          <w:rFonts w:ascii="Consolas" w:eastAsia="Consolas" w:hAnsi="Consolas" w:cs="Consolas"/>
          <w:color w:val="3B3B3B"/>
          <w:sz w:val="16"/>
          <w:szCs w:val="16"/>
          <w:lang w:val="en-IN"/>
        </w:rPr>
        <w:t>/plant time zone</w:t>
      </w:r>
    </w:p>
    <w:p w14:paraId="2E088FC6" w14:textId="4CDC10A0"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OperatorName</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"John Doe"</w:t>
      </w:r>
      <w:r w:rsidRPr="4F0107CC">
        <w:rPr>
          <w:rFonts w:ascii="Consolas" w:eastAsia="Consolas" w:hAnsi="Consolas" w:cs="Consolas"/>
          <w:color w:val="3B3B3B"/>
          <w:sz w:val="16"/>
          <w:szCs w:val="16"/>
        </w:rPr>
        <w:t>,</w:t>
      </w:r>
    </w:p>
    <w:p w14:paraId="4411E995" w14:textId="4335E09A"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sampleStatus</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"Approved"</w:t>
      </w:r>
      <w:r w:rsidRPr="4F0107CC">
        <w:rPr>
          <w:rFonts w:ascii="Consolas" w:eastAsia="Consolas" w:hAnsi="Consolas" w:cs="Consolas"/>
          <w:color w:val="3B3B3B"/>
          <w:sz w:val="16"/>
          <w:szCs w:val="16"/>
        </w:rPr>
        <w:t>,</w:t>
      </w:r>
      <w:r w:rsidRPr="4F0107CC">
        <w:rPr>
          <w:rFonts w:ascii="Consolas" w:eastAsia="Consolas" w:hAnsi="Consolas" w:cs="Consolas"/>
          <w:color w:val="3B3B3B"/>
          <w:sz w:val="16"/>
          <w:szCs w:val="16"/>
          <w:lang w:val="en-IN"/>
        </w:rPr>
        <w:t xml:space="preserve"> //Approved or Rejected</w:t>
      </w:r>
    </w:p>
    <w:p w14:paraId="0A03F7B3" w14:textId="763F12CE"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"remark"</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w:t>
      </w:r>
    </w:p>
    <w:p w14:paraId="5F967C03" w14:textId="0E99202D"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lastRenderedPageBreak/>
        <w:t>}</w:t>
      </w:r>
    </w:p>
    <w:p w14:paraId="192DA78A" w14:textId="54936091" w:rsidR="738D79C5" w:rsidRDefault="738D79C5" w:rsidP="4F0107CC">
      <w:pPr>
        <w:shd w:val="clear" w:color="auto" w:fill="FFFFFF" w:themeFill="background1"/>
        <w:spacing w:before="0" w:after="200"/>
      </w:pPr>
      <w:r w:rsidRPr="4F0107CC">
        <w:rPr>
          <w:rFonts w:ascii="Consolas" w:eastAsia="Consolas" w:hAnsi="Consolas" w:cs="Consolas"/>
          <w:color w:val="3B3B3B"/>
          <w:sz w:val="16"/>
          <w:szCs w:val="16"/>
          <w:lang w:val="en-IN"/>
        </w:rPr>
        <w:t xml:space="preserve"> </w:t>
      </w:r>
    </w:p>
    <w:p w14:paraId="7C18C34D" w14:textId="7CE0D2B4" w:rsidR="738D79C5" w:rsidRDefault="738D79C5" w:rsidP="4F0107CC">
      <w:pPr>
        <w:spacing w:before="0" w:after="0" w:line="276" w:lineRule="auto"/>
      </w:pPr>
      <w:r w:rsidRPr="4F0107CC">
        <w:rPr>
          <w:rFonts w:ascii="Consolas" w:eastAsia="Consolas" w:hAnsi="Consolas" w:cs="Consolas"/>
          <w:color w:val="000000" w:themeColor="text1"/>
          <w:sz w:val="19"/>
          <w:szCs w:val="19"/>
          <w:lang w:val="en-IN"/>
        </w:rPr>
        <w:t xml:space="preserve"> </w:t>
      </w:r>
    </w:p>
    <w:p w14:paraId="45BA4724" w14:textId="4AC88DEA" w:rsidR="738D79C5" w:rsidRDefault="738D79C5" w:rsidP="4F0107CC">
      <w:pPr>
        <w:spacing w:before="0" w:after="0" w:line="276" w:lineRule="auto"/>
      </w:pPr>
      <w:r w:rsidRPr="4F0107CC">
        <w:rPr>
          <w:rFonts w:ascii="Calibri" w:eastAsia="Calibri" w:hAnsi="Calibri" w:cs="Calibri"/>
          <w:sz w:val="24"/>
        </w:rPr>
        <w:t xml:space="preserve">Above parameter should be passed in JSON format. </w:t>
      </w:r>
    </w:p>
    <w:p w14:paraId="1F4FBEB6" w14:textId="0BF37276" w:rsidR="738D79C5" w:rsidRDefault="738D79C5" w:rsidP="4F0107CC">
      <w:pPr>
        <w:spacing w:before="0" w:after="0" w:line="276" w:lineRule="auto"/>
      </w:pPr>
      <w:r w:rsidRPr="4F0107CC">
        <w:rPr>
          <w:rFonts w:ascii="Calibri" w:eastAsia="Calibri" w:hAnsi="Calibri" w:cs="Calibri"/>
          <w:sz w:val="24"/>
        </w:rPr>
        <w:t xml:space="preserve"> </w:t>
      </w:r>
    </w:p>
    <w:p w14:paraId="6256CD34" w14:textId="0DA8BC9D" w:rsidR="738D79C5" w:rsidRDefault="738D79C5" w:rsidP="4F0107CC">
      <w:pPr>
        <w:spacing w:before="0" w:after="200" w:line="276" w:lineRule="auto"/>
      </w:pPr>
      <w:r w:rsidRPr="4F0107CC">
        <w:rPr>
          <w:rFonts w:ascii="Calibri" w:eastAsia="Calibri" w:hAnsi="Calibri" w:cs="Calibri"/>
          <w:b/>
          <w:bCs/>
          <w:color w:val="365F91"/>
          <w:sz w:val="24"/>
        </w:rPr>
        <w:t>Web service output</w:t>
      </w:r>
      <w:r w:rsidRPr="4F0107CC">
        <w:rPr>
          <w:rFonts w:ascii="Calibri" w:eastAsia="Calibri" w:hAnsi="Calibri" w:cs="Calibri"/>
          <w:sz w:val="24"/>
        </w:rPr>
        <w:t xml:space="preserve">:  </w:t>
      </w:r>
    </w:p>
    <w:p w14:paraId="32FC4793" w14:textId="56177698" w:rsidR="738D79C5" w:rsidRDefault="738D79C5" w:rsidP="4F0107CC">
      <w:pPr>
        <w:spacing w:before="0" w:after="200" w:line="276" w:lineRule="auto"/>
      </w:pPr>
      <w:r w:rsidRPr="4F0107CC">
        <w:rPr>
          <w:rFonts w:ascii="Calibri" w:eastAsia="Calibri" w:hAnsi="Calibri" w:cs="Calibri"/>
          <w:sz w:val="24"/>
        </w:rPr>
        <w:t>API will return an</w:t>
      </w:r>
      <w:r w:rsidRPr="4F0107CC">
        <w:rPr>
          <w:rFonts w:ascii="Calibri" w:eastAsia="Calibri" w:hAnsi="Calibri" w:cs="Calibri"/>
          <w:color w:val="000000" w:themeColor="text1"/>
          <w:sz w:val="24"/>
        </w:rPr>
        <w:t xml:space="preserve"> </w:t>
      </w:r>
      <w:r w:rsidRPr="4F0107CC">
        <w:rPr>
          <w:rFonts w:ascii="Calibri" w:eastAsia="Calibri" w:hAnsi="Calibri" w:cs="Calibri"/>
          <w:sz w:val="24"/>
        </w:rPr>
        <w:t xml:space="preserve">object as return details. </w:t>
      </w:r>
    </w:p>
    <w:p w14:paraId="084DE0CA" w14:textId="66E99664" w:rsidR="738D79C5" w:rsidRDefault="738D79C5" w:rsidP="4F0107CC">
      <w:pPr>
        <w:spacing w:before="0" w:after="200" w:line="276" w:lineRule="auto"/>
      </w:pPr>
      <w:proofErr w:type="spellStart"/>
      <w:r w:rsidRPr="4F0107CC">
        <w:rPr>
          <w:rFonts w:ascii="Calibri" w:eastAsia="Calibri" w:hAnsi="Calibri" w:cs="Calibri"/>
          <w:b/>
          <w:bCs/>
          <w:color w:val="365F91"/>
          <w:sz w:val="24"/>
        </w:rPr>
        <w:t>Return_Info</w:t>
      </w:r>
      <w:proofErr w:type="spellEnd"/>
      <w:r w:rsidRPr="4F0107CC">
        <w:rPr>
          <w:rFonts w:ascii="Calibri" w:eastAsia="Calibri" w:hAnsi="Calibri" w:cs="Calibri"/>
          <w:b/>
          <w:bCs/>
          <w:color w:val="365F91"/>
          <w:sz w:val="24"/>
        </w:rPr>
        <w:t xml:space="preserve"> Object Details: </w:t>
      </w:r>
    </w:p>
    <w:tbl>
      <w:tblPr>
        <w:tblStyle w:val="TableGrid"/>
        <w:tblW w:w="0" w:type="auto"/>
        <w:tblLayout w:type="fixed"/>
        <w:tblLook w:val="04A0" w:firstRow="1" w:lastRow="0" w:firstColumn="1" w:lastColumn="0" w:noHBand="0" w:noVBand="1"/>
      </w:tblPr>
      <w:tblGrid>
        <w:gridCol w:w="3474"/>
        <w:gridCol w:w="3474"/>
        <w:gridCol w:w="3232"/>
      </w:tblGrid>
      <w:tr w:rsidR="4F0107CC" w14:paraId="77991951" w14:textId="77777777" w:rsidTr="4F0107CC">
        <w:trPr>
          <w:trHeight w:val="300"/>
        </w:trPr>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42231C18" w14:textId="5FB8ED5F" w:rsidR="4F0107CC" w:rsidRDefault="4F0107CC" w:rsidP="4F0107CC">
            <w:pPr>
              <w:spacing w:before="0" w:after="0" w:line="276" w:lineRule="auto"/>
              <w:jc w:val="center"/>
            </w:pPr>
            <w:r w:rsidRPr="4F0107CC">
              <w:rPr>
                <w:rFonts w:eastAsia="Calibri" w:cs="Calibri"/>
                <w:b/>
                <w:bCs/>
                <w:color w:val="FFFFFF" w:themeColor="background1"/>
                <w:sz w:val="24"/>
              </w:rPr>
              <w:t>Parameter Name</w:t>
            </w:r>
          </w:p>
        </w:tc>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0D14D91A" w14:textId="3E63FF11" w:rsidR="4F0107CC" w:rsidRDefault="4F0107CC" w:rsidP="4F0107CC">
            <w:pPr>
              <w:spacing w:before="0" w:after="0" w:line="276" w:lineRule="auto"/>
              <w:jc w:val="center"/>
            </w:pPr>
            <w:r w:rsidRPr="4F0107CC">
              <w:rPr>
                <w:rFonts w:eastAsia="Calibri" w:cs="Calibri"/>
                <w:b/>
                <w:bCs/>
                <w:color w:val="FFFFFF" w:themeColor="background1"/>
                <w:sz w:val="24"/>
              </w:rPr>
              <w:t>Description</w:t>
            </w:r>
          </w:p>
        </w:tc>
        <w:tc>
          <w:tcPr>
            <w:tcW w:w="32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6F9CCBAE" w14:textId="5E868335" w:rsidR="4F0107CC" w:rsidRDefault="4F0107CC" w:rsidP="4F0107CC">
            <w:pPr>
              <w:spacing w:before="0" w:after="0" w:line="276" w:lineRule="auto"/>
              <w:jc w:val="center"/>
            </w:pPr>
            <w:proofErr w:type="spellStart"/>
            <w:r w:rsidRPr="4F0107CC">
              <w:rPr>
                <w:rFonts w:eastAsia="Calibri" w:cs="Calibri"/>
                <w:b/>
                <w:bCs/>
                <w:color w:val="FFFFFF" w:themeColor="background1"/>
                <w:sz w:val="24"/>
              </w:rPr>
              <w:t>DateType</w:t>
            </w:r>
            <w:proofErr w:type="spellEnd"/>
          </w:p>
        </w:tc>
      </w:tr>
      <w:tr w:rsidR="4F0107CC" w14:paraId="347DBB4A" w14:textId="77777777" w:rsidTr="4F0107CC">
        <w:trPr>
          <w:trHeight w:val="300"/>
        </w:trPr>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468A972" w14:textId="2F2EF6AA" w:rsidR="4F0107CC" w:rsidRDefault="4F0107CC" w:rsidP="4F0107CC">
            <w:pPr>
              <w:spacing w:before="0" w:after="0" w:line="276" w:lineRule="auto"/>
              <w:jc w:val="both"/>
            </w:pPr>
            <w:proofErr w:type="spellStart"/>
            <w:r w:rsidRPr="4F0107CC">
              <w:rPr>
                <w:rFonts w:eastAsia="Calibri" w:cs="Calibri"/>
                <w:color w:val="000000" w:themeColor="text1"/>
                <w:sz w:val="24"/>
              </w:rPr>
              <w:t>ReturnCode</w:t>
            </w:r>
            <w:proofErr w:type="spellEnd"/>
          </w:p>
        </w:tc>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9ACBC12" w14:textId="44CAFC6B" w:rsidR="4F0107CC" w:rsidRDefault="4F0107CC" w:rsidP="4F0107CC">
            <w:pPr>
              <w:spacing w:before="0" w:after="0" w:line="276" w:lineRule="auto"/>
              <w:jc w:val="both"/>
            </w:pPr>
            <w:r w:rsidRPr="4F0107CC">
              <w:rPr>
                <w:rFonts w:eastAsia="Calibri" w:cs="Calibri"/>
                <w:color w:val="000000" w:themeColor="text1"/>
                <w:sz w:val="24"/>
              </w:rPr>
              <w:t xml:space="preserve"> </w:t>
            </w:r>
          </w:p>
        </w:tc>
        <w:tc>
          <w:tcPr>
            <w:tcW w:w="32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08709A3" w14:textId="2EB62509" w:rsidR="4F0107CC" w:rsidRDefault="4F0107CC" w:rsidP="4F0107CC">
            <w:pPr>
              <w:spacing w:before="0" w:after="0" w:line="276" w:lineRule="auto"/>
              <w:jc w:val="both"/>
            </w:pPr>
            <w:r w:rsidRPr="4F0107CC">
              <w:rPr>
                <w:rFonts w:eastAsia="Calibri" w:cs="Calibri"/>
                <w:color w:val="000000" w:themeColor="text1"/>
                <w:sz w:val="24"/>
              </w:rPr>
              <w:t>Varchar</w:t>
            </w:r>
          </w:p>
        </w:tc>
      </w:tr>
      <w:tr w:rsidR="4F0107CC" w14:paraId="6CFEA05E" w14:textId="77777777" w:rsidTr="4F0107CC">
        <w:trPr>
          <w:trHeight w:val="300"/>
        </w:trPr>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884C31B" w14:textId="53539E40" w:rsidR="4F0107CC" w:rsidRDefault="4F0107CC" w:rsidP="4F0107CC">
            <w:pPr>
              <w:spacing w:before="0" w:after="0" w:line="276" w:lineRule="auto"/>
              <w:jc w:val="both"/>
            </w:pPr>
            <w:r w:rsidRPr="4F0107CC">
              <w:rPr>
                <w:rFonts w:eastAsia="Calibri" w:cs="Calibri"/>
                <w:color w:val="000000" w:themeColor="text1"/>
                <w:sz w:val="24"/>
              </w:rPr>
              <w:t>Description</w:t>
            </w:r>
          </w:p>
        </w:tc>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8849F8B" w14:textId="3BC23257" w:rsidR="4F0107CC" w:rsidRDefault="4F0107CC" w:rsidP="4F0107CC">
            <w:pPr>
              <w:spacing w:before="0" w:after="0" w:line="276" w:lineRule="auto"/>
              <w:jc w:val="both"/>
            </w:pPr>
            <w:r w:rsidRPr="4F0107CC">
              <w:rPr>
                <w:rFonts w:eastAsia="Calibri" w:cs="Calibri"/>
                <w:color w:val="000000" w:themeColor="text1"/>
                <w:sz w:val="24"/>
              </w:rPr>
              <w:t xml:space="preserve"> </w:t>
            </w:r>
          </w:p>
        </w:tc>
        <w:tc>
          <w:tcPr>
            <w:tcW w:w="32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3C82839" w14:textId="261A094B" w:rsidR="4F0107CC" w:rsidRDefault="4F0107CC" w:rsidP="4F0107CC">
            <w:pPr>
              <w:spacing w:before="0" w:after="0" w:line="276" w:lineRule="auto"/>
              <w:jc w:val="both"/>
            </w:pPr>
            <w:r w:rsidRPr="4F0107CC">
              <w:rPr>
                <w:rFonts w:eastAsia="Calibri" w:cs="Calibri"/>
                <w:color w:val="000000" w:themeColor="text1"/>
                <w:sz w:val="24"/>
              </w:rPr>
              <w:t>Varchar</w:t>
            </w:r>
          </w:p>
        </w:tc>
      </w:tr>
    </w:tbl>
    <w:p w14:paraId="17768467" w14:textId="05645DD9" w:rsidR="738D79C5" w:rsidRDefault="738D79C5" w:rsidP="4F0107CC">
      <w:pPr>
        <w:spacing w:before="0" w:after="0" w:line="276" w:lineRule="auto"/>
      </w:pPr>
      <w:r w:rsidRPr="4F0107CC">
        <w:rPr>
          <w:rFonts w:ascii="Calibri" w:eastAsia="Calibri" w:hAnsi="Calibri" w:cs="Calibri"/>
          <w:b/>
          <w:bCs/>
          <w:color w:val="365F91"/>
          <w:sz w:val="24"/>
        </w:rPr>
        <w:t xml:space="preserve"> </w:t>
      </w:r>
    </w:p>
    <w:p w14:paraId="1AF4F412" w14:textId="52ED3D90" w:rsidR="0025526B" w:rsidRDefault="0025526B" w:rsidP="0025526B">
      <w:pPr>
        <w:pStyle w:val="ListParagraph"/>
        <w:ind w:left="0"/>
        <w:rPr>
          <w:b/>
          <w:bCs/>
          <w:color w:val="2F5496" w:themeColor="accent1" w:themeShade="BF"/>
          <w:sz w:val="24"/>
          <w:lang w:val="en-US"/>
        </w:rPr>
      </w:pPr>
      <w:r>
        <w:rPr>
          <w:b/>
          <w:bCs/>
          <w:color w:val="2F5496" w:themeColor="accent1" w:themeShade="BF"/>
          <w:sz w:val="24"/>
          <w:lang w:val="en-US"/>
        </w:rPr>
        <w:t>Return Code Info</w:t>
      </w:r>
    </w:p>
    <w:tbl>
      <w:tblPr>
        <w:tblStyle w:val="TableGrid"/>
        <w:tblW w:w="10180" w:type="dxa"/>
        <w:tblLook w:val="04A0" w:firstRow="1" w:lastRow="0" w:firstColumn="1" w:lastColumn="0" w:noHBand="0" w:noVBand="1"/>
      </w:tblPr>
      <w:tblGrid>
        <w:gridCol w:w="1818"/>
        <w:gridCol w:w="4447"/>
        <w:gridCol w:w="3915"/>
      </w:tblGrid>
      <w:tr w:rsidR="0025526B" w14:paraId="65B098AF" w14:textId="77777777" w:rsidTr="000159FE">
        <w:trPr>
          <w:trHeight w:val="399"/>
        </w:trPr>
        <w:tc>
          <w:tcPr>
            <w:tcW w:w="1818" w:type="dxa"/>
            <w:tcBorders>
              <w:top w:val="single" w:sz="8" w:space="0" w:color="4F81BD"/>
              <w:left w:val="single" w:sz="8" w:space="0" w:color="4F81BD"/>
              <w:bottom w:val="single" w:sz="18" w:space="0" w:color="FFFFFF"/>
              <w:right w:val="single" w:sz="8" w:space="0" w:color="4F81BD"/>
            </w:tcBorders>
            <w:shd w:val="clear" w:color="auto" w:fill="4F81BD"/>
          </w:tcPr>
          <w:p w14:paraId="3BB94D64" w14:textId="77777777" w:rsidR="0025526B" w:rsidRDefault="0025526B" w:rsidP="001409E6">
            <w:pPr>
              <w:spacing w:after="0"/>
              <w:jc w:val="center"/>
              <w:rPr>
                <w:color w:val="FFFFFF"/>
                <w:sz w:val="24"/>
                <w:lang w:val="en-US"/>
              </w:rPr>
            </w:pPr>
            <w:r>
              <w:rPr>
                <w:b/>
                <w:bCs/>
                <w:color w:val="FFFFFF"/>
                <w:sz w:val="24"/>
                <w:lang w:val="en-US"/>
              </w:rPr>
              <w:t>Return Code</w:t>
            </w:r>
          </w:p>
        </w:tc>
        <w:tc>
          <w:tcPr>
            <w:tcW w:w="4447" w:type="dxa"/>
            <w:tcBorders>
              <w:top w:val="single" w:sz="8" w:space="0" w:color="4F81BD"/>
              <w:left w:val="single" w:sz="8" w:space="0" w:color="4F81BD"/>
              <w:bottom w:val="single" w:sz="18" w:space="0" w:color="FFFFFF"/>
              <w:right w:val="single" w:sz="8" w:space="0" w:color="4F81BD"/>
            </w:tcBorders>
            <w:shd w:val="clear" w:color="auto" w:fill="4F81BD"/>
          </w:tcPr>
          <w:p w14:paraId="4EDAD5FC" w14:textId="77777777" w:rsidR="0025526B" w:rsidRDefault="0025526B" w:rsidP="001409E6">
            <w:pPr>
              <w:spacing w:after="0"/>
              <w:jc w:val="center"/>
              <w:rPr>
                <w:color w:val="FFFFFF"/>
                <w:sz w:val="24"/>
                <w:lang w:val="en-US"/>
              </w:rPr>
            </w:pPr>
            <w:r>
              <w:rPr>
                <w:b/>
                <w:bCs/>
                <w:color w:val="FFFFFF"/>
                <w:sz w:val="24"/>
                <w:lang w:val="en-US"/>
              </w:rPr>
              <w:t>Description</w:t>
            </w:r>
          </w:p>
        </w:tc>
        <w:tc>
          <w:tcPr>
            <w:tcW w:w="3915" w:type="dxa"/>
            <w:tcBorders>
              <w:top w:val="single" w:sz="8" w:space="0" w:color="4F81BD"/>
              <w:left w:val="single" w:sz="8" w:space="0" w:color="4F81BD"/>
              <w:bottom w:val="single" w:sz="18" w:space="0" w:color="FFFFFF"/>
              <w:right w:val="single" w:sz="8" w:space="0" w:color="4F81BD"/>
            </w:tcBorders>
            <w:shd w:val="clear" w:color="auto" w:fill="4F81BD"/>
          </w:tcPr>
          <w:p w14:paraId="3C500A86" w14:textId="77777777" w:rsidR="0025526B" w:rsidRDefault="0025526B" w:rsidP="001409E6">
            <w:pPr>
              <w:spacing w:after="0"/>
              <w:jc w:val="center"/>
              <w:rPr>
                <w:b/>
                <w:bCs/>
                <w:color w:val="FFFFFF"/>
                <w:sz w:val="24"/>
                <w:lang w:val="en-US"/>
              </w:rPr>
            </w:pPr>
            <w:r>
              <w:rPr>
                <w:b/>
                <w:bCs/>
                <w:color w:val="FFFFFF"/>
                <w:sz w:val="24"/>
                <w:lang w:val="en-US"/>
              </w:rPr>
              <w:t>Action By QCLAD</w:t>
            </w:r>
          </w:p>
        </w:tc>
      </w:tr>
      <w:tr w:rsidR="0025526B" w14:paraId="4D3B8180" w14:textId="77777777" w:rsidTr="000159FE">
        <w:trPr>
          <w:trHeight w:val="399"/>
        </w:trPr>
        <w:tc>
          <w:tcPr>
            <w:tcW w:w="1818" w:type="dxa"/>
            <w:tcBorders>
              <w:top w:val="single" w:sz="18" w:space="0" w:color="FFFFFF"/>
              <w:left w:val="single" w:sz="8" w:space="0" w:color="4F81BD"/>
              <w:bottom w:val="single" w:sz="8" w:space="0" w:color="4F81BD"/>
              <w:right w:val="single" w:sz="8" w:space="0" w:color="4F81BD"/>
            </w:tcBorders>
            <w:shd w:val="clear" w:color="auto" w:fill="FFFFFF"/>
          </w:tcPr>
          <w:p w14:paraId="42DE61E4" w14:textId="77777777" w:rsidR="0025526B" w:rsidRDefault="0025526B" w:rsidP="001409E6">
            <w:pPr>
              <w:spacing w:after="0"/>
              <w:rPr>
                <w:color w:val="000000"/>
                <w:sz w:val="24"/>
                <w:lang w:val="en-US"/>
              </w:rPr>
            </w:pPr>
            <w:r>
              <w:rPr>
                <w:color w:val="000000"/>
                <w:sz w:val="24"/>
                <w:lang w:val="en-US"/>
              </w:rPr>
              <w:t>0001</w:t>
            </w:r>
          </w:p>
        </w:tc>
        <w:tc>
          <w:tcPr>
            <w:tcW w:w="4447" w:type="dxa"/>
            <w:tcBorders>
              <w:top w:val="single" w:sz="18" w:space="0" w:color="FFFFFF"/>
              <w:left w:val="single" w:sz="8" w:space="0" w:color="4F81BD"/>
              <w:bottom w:val="single" w:sz="8" w:space="0" w:color="4F81BD"/>
              <w:right w:val="single" w:sz="8" w:space="0" w:color="4F81BD"/>
            </w:tcBorders>
            <w:shd w:val="clear" w:color="auto" w:fill="FFFFFF"/>
          </w:tcPr>
          <w:p w14:paraId="685E4C61" w14:textId="77777777" w:rsidR="0025526B" w:rsidRDefault="0025526B" w:rsidP="001409E6">
            <w:pPr>
              <w:spacing w:after="0"/>
              <w:rPr>
                <w:color w:val="000000"/>
                <w:sz w:val="24"/>
                <w:lang w:val="en-US"/>
              </w:rPr>
            </w:pPr>
            <w:r>
              <w:rPr>
                <w:color w:val="000000"/>
                <w:sz w:val="24"/>
                <w:lang w:val="en-US"/>
              </w:rPr>
              <w:t xml:space="preserve">Success </w:t>
            </w:r>
          </w:p>
        </w:tc>
        <w:tc>
          <w:tcPr>
            <w:tcW w:w="3915" w:type="dxa"/>
            <w:tcBorders>
              <w:top w:val="single" w:sz="18" w:space="0" w:color="FFFFFF"/>
              <w:left w:val="single" w:sz="8" w:space="0" w:color="4F81BD"/>
              <w:bottom w:val="single" w:sz="8" w:space="0" w:color="4F81BD"/>
              <w:right w:val="single" w:sz="8" w:space="0" w:color="4F81BD"/>
            </w:tcBorders>
            <w:shd w:val="clear" w:color="auto" w:fill="FFFFFF"/>
          </w:tcPr>
          <w:p w14:paraId="04A51C4E" w14:textId="77777777" w:rsidR="0025526B" w:rsidRDefault="0025526B" w:rsidP="001409E6">
            <w:pPr>
              <w:spacing w:after="0"/>
              <w:rPr>
                <w:color w:val="000000"/>
                <w:sz w:val="24"/>
                <w:lang w:val="en-US"/>
              </w:rPr>
            </w:pPr>
            <w:r>
              <w:rPr>
                <w:color w:val="000000"/>
                <w:sz w:val="24"/>
                <w:lang w:val="en-US"/>
              </w:rPr>
              <w:t>No Action</w:t>
            </w:r>
          </w:p>
        </w:tc>
      </w:tr>
      <w:tr w:rsidR="0025526B" w14:paraId="14D677C7" w14:textId="77777777" w:rsidTr="000159FE">
        <w:trPr>
          <w:trHeight w:val="88"/>
        </w:trPr>
        <w:tc>
          <w:tcPr>
            <w:tcW w:w="1818" w:type="dxa"/>
            <w:tcBorders>
              <w:top w:val="single" w:sz="8" w:space="0" w:color="4F81BD"/>
              <w:left w:val="single" w:sz="8" w:space="0" w:color="4F81BD"/>
              <w:bottom w:val="single" w:sz="8" w:space="0" w:color="4F81BD"/>
              <w:right w:val="single" w:sz="8" w:space="0" w:color="4F81BD"/>
            </w:tcBorders>
            <w:shd w:val="clear" w:color="auto" w:fill="FFFFFF"/>
          </w:tcPr>
          <w:p w14:paraId="7EE3E8EF" w14:textId="77777777" w:rsidR="0025526B" w:rsidRDefault="0025526B" w:rsidP="001409E6">
            <w:pPr>
              <w:spacing w:after="0"/>
              <w:rPr>
                <w:color w:val="000000"/>
                <w:sz w:val="24"/>
                <w:lang w:val="en-US"/>
              </w:rPr>
            </w:pPr>
            <w:r>
              <w:rPr>
                <w:color w:val="000000"/>
                <w:sz w:val="24"/>
                <w:lang w:val="en-US"/>
              </w:rPr>
              <w:t>0002</w:t>
            </w:r>
          </w:p>
        </w:tc>
        <w:tc>
          <w:tcPr>
            <w:tcW w:w="4447" w:type="dxa"/>
            <w:tcBorders>
              <w:top w:val="single" w:sz="8" w:space="0" w:color="4F81BD"/>
              <w:left w:val="single" w:sz="8" w:space="0" w:color="4F81BD"/>
              <w:bottom w:val="single" w:sz="8" w:space="0" w:color="4F81BD"/>
              <w:right w:val="single" w:sz="8" w:space="0" w:color="4F81BD"/>
            </w:tcBorders>
            <w:shd w:val="clear" w:color="auto" w:fill="FFFFFF"/>
          </w:tcPr>
          <w:p w14:paraId="086C0613" w14:textId="77777777" w:rsidR="0025526B" w:rsidRDefault="0025526B" w:rsidP="001409E6">
            <w:pPr>
              <w:spacing w:after="0"/>
              <w:rPr>
                <w:color w:val="000000"/>
                <w:sz w:val="24"/>
                <w:lang w:val="en-US"/>
              </w:rPr>
            </w:pPr>
            <w:r>
              <w:rPr>
                <w:color w:val="000000"/>
                <w:sz w:val="24"/>
                <w:lang w:val="en-US"/>
              </w:rPr>
              <w:t>API Authentication Error</w:t>
            </w:r>
          </w:p>
        </w:tc>
        <w:tc>
          <w:tcPr>
            <w:tcW w:w="3915" w:type="dxa"/>
            <w:tcBorders>
              <w:top w:val="single" w:sz="8" w:space="0" w:color="4F81BD"/>
              <w:left w:val="single" w:sz="8" w:space="0" w:color="4F81BD"/>
              <w:bottom w:val="single" w:sz="8" w:space="0" w:color="4F81BD"/>
              <w:right w:val="single" w:sz="8" w:space="0" w:color="4F81BD"/>
            </w:tcBorders>
            <w:shd w:val="clear" w:color="auto" w:fill="FFFFFF"/>
          </w:tcPr>
          <w:p w14:paraId="3331B416" w14:textId="77777777" w:rsidR="0025526B" w:rsidRDefault="0025526B" w:rsidP="001409E6">
            <w:pPr>
              <w:spacing w:after="0"/>
              <w:rPr>
                <w:color w:val="000000"/>
                <w:sz w:val="24"/>
                <w:lang w:val="en-US"/>
              </w:rPr>
            </w:pPr>
            <w:r>
              <w:rPr>
                <w:color w:val="000000"/>
                <w:sz w:val="24"/>
                <w:lang w:val="en-US"/>
              </w:rPr>
              <w:t xml:space="preserve">Correct Authentication and Resend </w:t>
            </w:r>
          </w:p>
        </w:tc>
      </w:tr>
      <w:tr w:rsidR="0025526B" w14:paraId="54A4DFAB" w14:textId="77777777" w:rsidTr="000159FE">
        <w:trPr>
          <w:trHeight w:val="88"/>
        </w:trPr>
        <w:tc>
          <w:tcPr>
            <w:tcW w:w="1818" w:type="dxa"/>
            <w:tcBorders>
              <w:top w:val="single" w:sz="8" w:space="0" w:color="4F81BD"/>
              <w:left w:val="single" w:sz="8" w:space="0" w:color="4F81BD"/>
              <w:bottom w:val="single" w:sz="8" w:space="0" w:color="4F81BD"/>
              <w:right w:val="single" w:sz="8" w:space="0" w:color="4F81BD"/>
            </w:tcBorders>
            <w:shd w:val="clear" w:color="auto" w:fill="FFFFFF"/>
          </w:tcPr>
          <w:p w14:paraId="02BDC139" w14:textId="77777777" w:rsidR="0025526B" w:rsidRDefault="0025526B" w:rsidP="001409E6">
            <w:pPr>
              <w:spacing w:after="0"/>
              <w:rPr>
                <w:color w:val="000000"/>
                <w:sz w:val="24"/>
                <w:lang w:val="en-US"/>
              </w:rPr>
            </w:pPr>
            <w:r>
              <w:rPr>
                <w:color w:val="000000"/>
                <w:sz w:val="24"/>
                <w:lang w:val="en-US"/>
              </w:rPr>
              <w:t>0003</w:t>
            </w:r>
          </w:p>
        </w:tc>
        <w:tc>
          <w:tcPr>
            <w:tcW w:w="4447" w:type="dxa"/>
            <w:tcBorders>
              <w:top w:val="single" w:sz="8" w:space="0" w:color="4F81BD"/>
              <w:left w:val="single" w:sz="8" w:space="0" w:color="4F81BD"/>
              <w:bottom w:val="single" w:sz="8" w:space="0" w:color="4F81BD"/>
              <w:right w:val="single" w:sz="8" w:space="0" w:color="4F81BD"/>
            </w:tcBorders>
            <w:shd w:val="clear" w:color="auto" w:fill="FFFFFF"/>
          </w:tcPr>
          <w:p w14:paraId="44AA5676" w14:textId="77777777" w:rsidR="0025526B" w:rsidRDefault="0025526B" w:rsidP="001409E6">
            <w:pPr>
              <w:spacing w:after="0"/>
              <w:rPr>
                <w:color w:val="000000"/>
                <w:sz w:val="24"/>
                <w:lang w:val="en-US"/>
              </w:rPr>
            </w:pPr>
            <w:r>
              <w:rPr>
                <w:color w:val="000000"/>
                <w:sz w:val="24"/>
              </w:rPr>
              <w:t>Invalid Sample Number</w:t>
            </w:r>
            <w:r>
              <w:rPr>
                <w:color w:val="000000"/>
                <w:sz w:val="24"/>
                <w:lang w:val="en-US"/>
              </w:rPr>
              <w:t xml:space="preserve"> </w:t>
            </w:r>
          </w:p>
        </w:tc>
        <w:tc>
          <w:tcPr>
            <w:tcW w:w="3915" w:type="dxa"/>
            <w:tcBorders>
              <w:top w:val="single" w:sz="8" w:space="0" w:color="4F81BD"/>
              <w:left w:val="single" w:sz="8" w:space="0" w:color="4F81BD"/>
              <w:bottom w:val="single" w:sz="8" w:space="0" w:color="4F81BD"/>
              <w:right w:val="single" w:sz="8" w:space="0" w:color="4F81BD"/>
            </w:tcBorders>
            <w:shd w:val="clear" w:color="auto" w:fill="FFFFFF"/>
          </w:tcPr>
          <w:p w14:paraId="55C3D3E5" w14:textId="77777777" w:rsidR="0025526B" w:rsidRDefault="0025526B" w:rsidP="001409E6">
            <w:pPr>
              <w:spacing w:after="0"/>
              <w:rPr>
                <w:color w:val="000000"/>
                <w:sz w:val="24"/>
              </w:rPr>
            </w:pPr>
            <w:r>
              <w:rPr>
                <w:color w:val="000000"/>
                <w:sz w:val="24"/>
              </w:rPr>
              <w:t xml:space="preserve">Correct sample number and </w:t>
            </w:r>
            <w:proofErr w:type="gramStart"/>
            <w:r>
              <w:rPr>
                <w:color w:val="000000"/>
                <w:sz w:val="24"/>
              </w:rPr>
              <w:t>Resend</w:t>
            </w:r>
            <w:proofErr w:type="gramEnd"/>
            <w:r>
              <w:rPr>
                <w:color w:val="000000"/>
                <w:sz w:val="24"/>
              </w:rPr>
              <w:t xml:space="preserve"> </w:t>
            </w:r>
          </w:p>
        </w:tc>
      </w:tr>
      <w:tr w:rsidR="0025526B" w14:paraId="46BE1C63" w14:textId="77777777" w:rsidTr="000159FE">
        <w:trPr>
          <w:trHeight w:val="88"/>
        </w:trPr>
        <w:tc>
          <w:tcPr>
            <w:tcW w:w="1818" w:type="dxa"/>
            <w:tcBorders>
              <w:top w:val="single" w:sz="8" w:space="0" w:color="4F81BD"/>
              <w:left w:val="single" w:sz="8" w:space="0" w:color="4F81BD"/>
              <w:bottom w:val="single" w:sz="8" w:space="0" w:color="4F81BD"/>
              <w:right w:val="single" w:sz="8" w:space="0" w:color="4F81BD"/>
            </w:tcBorders>
            <w:shd w:val="clear" w:color="auto" w:fill="FFFFFF"/>
          </w:tcPr>
          <w:p w14:paraId="5425770A" w14:textId="77777777" w:rsidR="0025526B" w:rsidRDefault="0025526B" w:rsidP="001409E6">
            <w:pPr>
              <w:spacing w:after="0"/>
              <w:rPr>
                <w:color w:val="000000"/>
                <w:sz w:val="24"/>
                <w:lang w:val="en-US"/>
              </w:rPr>
            </w:pPr>
            <w:r>
              <w:rPr>
                <w:color w:val="000000"/>
                <w:sz w:val="24"/>
                <w:lang w:val="en-US"/>
              </w:rPr>
              <w:t>0004</w:t>
            </w:r>
          </w:p>
        </w:tc>
        <w:tc>
          <w:tcPr>
            <w:tcW w:w="4447" w:type="dxa"/>
            <w:tcBorders>
              <w:top w:val="single" w:sz="8" w:space="0" w:color="4F81BD"/>
              <w:left w:val="single" w:sz="8" w:space="0" w:color="4F81BD"/>
              <w:bottom w:val="single" w:sz="8" w:space="0" w:color="4F81BD"/>
              <w:right w:val="single" w:sz="8" w:space="0" w:color="4F81BD"/>
            </w:tcBorders>
            <w:shd w:val="clear" w:color="auto" w:fill="FFFFFF"/>
          </w:tcPr>
          <w:p w14:paraId="3C54A542" w14:textId="77777777" w:rsidR="0025526B" w:rsidRDefault="0025526B" w:rsidP="001409E6">
            <w:pPr>
              <w:spacing w:after="0"/>
              <w:rPr>
                <w:color w:val="000000"/>
                <w:sz w:val="24"/>
              </w:rPr>
            </w:pPr>
            <w:r>
              <w:rPr>
                <w:color w:val="000000"/>
                <w:sz w:val="24"/>
              </w:rPr>
              <w:t xml:space="preserve">Invalid date time format </w:t>
            </w:r>
          </w:p>
        </w:tc>
        <w:tc>
          <w:tcPr>
            <w:tcW w:w="3915" w:type="dxa"/>
            <w:tcBorders>
              <w:top w:val="single" w:sz="8" w:space="0" w:color="4F81BD"/>
              <w:left w:val="single" w:sz="8" w:space="0" w:color="4F81BD"/>
              <w:bottom w:val="single" w:sz="8" w:space="0" w:color="4F81BD"/>
              <w:right w:val="single" w:sz="8" w:space="0" w:color="4F81BD"/>
            </w:tcBorders>
            <w:shd w:val="clear" w:color="auto" w:fill="FFFFFF"/>
          </w:tcPr>
          <w:p w14:paraId="16549AAA" w14:textId="77777777" w:rsidR="0025526B" w:rsidRDefault="0025526B" w:rsidP="001409E6">
            <w:pPr>
              <w:spacing w:after="0"/>
              <w:rPr>
                <w:color w:val="000000"/>
                <w:sz w:val="24"/>
              </w:rPr>
            </w:pPr>
            <w:r>
              <w:rPr>
                <w:color w:val="000000"/>
                <w:sz w:val="24"/>
              </w:rPr>
              <w:t xml:space="preserve">Correct the data and </w:t>
            </w:r>
            <w:proofErr w:type="gramStart"/>
            <w:r>
              <w:rPr>
                <w:color w:val="000000"/>
                <w:sz w:val="24"/>
              </w:rPr>
              <w:t>Resend</w:t>
            </w:r>
            <w:proofErr w:type="gramEnd"/>
            <w:r>
              <w:rPr>
                <w:color w:val="000000"/>
                <w:sz w:val="24"/>
              </w:rPr>
              <w:t xml:space="preserve"> </w:t>
            </w:r>
          </w:p>
        </w:tc>
      </w:tr>
      <w:tr w:rsidR="0025526B" w14:paraId="09BCFAAA" w14:textId="77777777" w:rsidTr="000159FE">
        <w:trPr>
          <w:trHeight w:val="88"/>
        </w:trPr>
        <w:tc>
          <w:tcPr>
            <w:tcW w:w="1818" w:type="dxa"/>
            <w:tcBorders>
              <w:top w:val="single" w:sz="8" w:space="0" w:color="4F81BD"/>
              <w:left w:val="single" w:sz="8" w:space="0" w:color="4F81BD"/>
              <w:bottom w:val="single" w:sz="8" w:space="0" w:color="4F81BD"/>
              <w:right w:val="single" w:sz="8" w:space="0" w:color="4F81BD"/>
            </w:tcBorders>
            <w:shd w:val="clear" w:color="auto" w:fill="FFFFFF"/>
          </w:tcPr>
          <w:p w14:paraId="0653D763" w14:textId="77777777" w:rsidR="0025526B" w:rsidRDefault="0025526B" w:rsidP="001409E6">
            <w:pPr>
              <w:spacing w:after="0"/>
              <w:rPr>
                <w:color w:val="000000"/>
                <w:sz w:val="24"/>
                <w:lang w:val="en-US"/>
              </w:rPr>
            </w:pPr>
            <w:r>
              <w:rPr>
                <w:color w:val="000000"/>
                <w:sz w:val="24"/>
                <w:lang w:val="en-US"/>
              </w:rPr>
              <w:t>0005</w:t>
            </w:r>
          </w:p>
        </w:tc>
        <w:tc>
          <w:tcPr>
            <w:tcW w:w="4447" w:type="dxa"/>
            <w:tcBorders>
              <w:top w:val="single" w:sz="8" w:space="0" w:color="4F81BD"/>
              <w:left w:val="single" w:sz="8" w:space="0" w:color="4F81BD"/>
              <w:bottom w:val="single" w:sz="8" w:space="0" w:color="4F81BD"/>
              <w:right w:val="single" w:sz="8" w:space="0" w:color="4F81BD"/>
            </w:tcBorders>
            <w:shd w:val="clear" w:color="auto" w:fill="FFFFFF"/>
          </w:tcPr>
          <w:p w14:paraId="597AA723" w14:textId="77777777" w:rsidR="0025526B" w:rsidRDefault="0025526B" w:rsidP="001409E6">
            <w:pPr>
              <w:spacing w:after="0"/>
              <w:rPr>
                <w:color w:val="000000"/>
                <w:sz w:val="24"/>
              </w:rPr>
            </w:pPr>
            <w:r>
              <w:rPr>
                <w:color w:val="000000"/>
                <w:sz w:val="24"/>
              </w:rPr>
              <w:t>Invalid JSON</w:t>
            </w:r>
          </w:p>
        </w:tc>
        <w:tc>
          <w:tcPr>
            <w:tcW w:w="3915" w:type="dxa"/>
            <w:tcBorders>
              <w:top w:val="single" w:sz="8" w:space="0" w:color="4F81BD"/>
              <w:left w:val="single" w:sz="8" w:space="0" w:color="4F81BD"/>
              <w:bottom w:val="single" w:sz="8" w:space="0" w:color="4F81BD"/>
              <w:right w:val="single" w:sz="8" w:space="0" w:color="4F81BD"/>
            </w:tcBorders>
            <w:shd w:val="clear" w:color="auto" w:fill="FFFFFF"/>
          </w:tcPr>
          <w:p w14:paraId="516AD011" w14:textId="77777777" w:rsidR="0025526B" w:rsidRDefault="0025526B" w:rsidP="001409E6">
            <w:pPr>
              <w:spacing w:after="0"/>
              <w:rPr>
                <w:color w:val="000000"/>
                <w:sz w:val="24"/>
              </w:rPr>
            </w:pPr>
            <w:r>
              <w:rPr>
                <w:color w:val="000000"/>
                <w:sz w:val="24"/>
              </w:rPr>
              <w:t xml:space="preserve">MES Will take care further process </w:t>
            </w:r>
          </w:p>
        </w:tc>
      </w:tr>
      <w:tr w:rsidR="0025526B" w14:paraId="5808ECD7" w14:textId="77777777" w:rsidTr="000159FE">
        <w:trPr>
          <w:trHeight w:val="88"/>
        </w:trPr>
        <w:tc>
          <w:tcPr>
            <w:tcW w:w="1818" w:type="dxa"/>
            <w:tcBorders>
              <w:top w:val="single" w:sz="8" w:space="0" w:color="4F81BD"/>
              <w:left w:val="single" w:sz="8" w:space="0" w:color="4F81BD"/>
              <w:bottom w:val="single" w:sz="8" w:space="0" w:color="4F81BD"/>
              <w:right w:val="single" w:sz="8" w:space="0" w:color="4F81BD"/>
            </w:tcBorders>
            <w:shd w:val="clear" w:color="auto" w:fill="FFFFFF"/>
          </w:tcPr>
          <w:p w14:paraId="31E9011C" w14:textId="77777777" w:rsidR="0025526B" w:rsidRDefault="0025526B" w:rsidP="001409E6">
            <w:pPr>
              <w:spacing w:after="0"/>
              <w:rPr>
                <w:color w:val="000000"/>
                <w:sz w:val="24"/>
                <w:lang w:val="en-US"/>
              </w:rPr>
            </w:pPr>
            <w:r>
              <w:rPr>
                <w:color w:val="000000"/>
                <w:sz w:val="24"/>
                <w:lang w:val="en-US"/>
              </w:rPr>
              <w:t>0006</w:t>
            </w:r>
          </w:p>
        </w:tc>
        <w:tc>
          <w:tcPr>
            <w:tcW w:w="4447" w:type="dxa"/>
            <w:tcBorders>
              <w:top w:val="single" w:sz="8" w:space="0" w:color="4F81BD"/>
              <w:left w:val="single" w:sz="8" w:space="0" w:color="4F81BD"/>
              <w:bottom w:val="single" w:sz="8" w:space="0" w:color="4F81BD"/>
              <w:right w:val="single" w:sz="8" w:space="0" w:color="4F81BD"/>
            </w:tcBorders>
            <w:shd w:val="clear" w:color="auto" w:fill="FFFFFF"/>
          </w:tcPr>
          <w:p w14:paraId="52DC4F3C" w14:textId="77777777" w:rsidR="0025526B" w:rsidRDefault="0025526B" w:rsidP="001409E6">
            <w:pPr>
              <w:spacing w:after="0"/>
              <w:rPr>
                <w:color w:val="000000"/>
                <w:sz w:val="24"/>
              </w:rPr>
            </w:pPr>
            <w:r>
              <w:rPr>
                <w:color w:val="000000"/>
                <w:sz w:val="24"/>
              </w:rPr>
              <w:t>Estimated Completion time is passed</w:t>
            </w:r>
          </w:p>
        </w:tc>
        <w:tc>
          <w:tcPr>
            <w:tcW w:w="3915" w:type="dxa"/>
            <w:tcBorders>
              <w:top w:val="single" w:sz="8" w:space="0" w:color="4F81BD"/>
              <w:left w:val="single" w:sz="8" w:space="0" w:color="4F81BD"/>
              <w:bottom w:val="single" w:sz="8" w:space="0" w:color="4F81BD"/>
              <w:right w:val="single" w:sz="8" w:space="0" w:color="4F81BD"/>
            </w:tcBorders>
            <w:shd w:val="clear" w:color="auto" w:fill="FFFFFF"/>
          </w:tcPr>
          <w:p w14:paraId="68D8963F" w14:textId="77777777" w:rsidR="0025526B" w:rsidRDefault="0025526B" w:rsidP="001409E6">
            <w:pPr>
              <w:spacing w:after="0"/>
              <w:rPr>
                <w:color w:val="000000"/>
                <w:sz w:val="24"/>
              </w:rPr>
            </w:pPr>
            <w:r>
              <w:rPr>
                <w:color w:val="000000"/>
                <w:sz w:val="24"/>
              </w:rPr>
              <w:t xml:space="preserve">MES Will take care further process </w:t>
            </w:r>
          </w:p>
        </w:tc>
      </w:tr>
    </w:tbl>
    <w:p w14:paraId="6972DAE8" w14:textId="77777777" w:rsidR="0025526B" w:rsidRDefault="0025526B" w:rsidP="0025526B">
      <w:pPr>
        <w:pStyle w:val="ListParagraph"/>
        <w:ind w:left="0"/>
        <w:rPr>
          <w:b/>
          <w:bCs/>
          <w:sz w:val="24"/>
        </w:rPr>
      </w:pPr>
    </w:p>
    <w:p w14:paraId="7644D836" w14:textId="77777777" w:rsidR="0025526B" w:rsidRDefault="0025526B" w:rsidP="0025526B">
      <w:pPr>
        <w:pStyle w:val="ListParagraph"/>
        <w:ind w:left="0"/>
        <w:rPr>
          <w:sz w:val="24"/>
          <w:lang w:val="en-US"/>
        </w:rPr>
      </w:pPr>
      <w:r w:rsidRPr="00DA68A1">
        <w:rPr>
          <w:b/>
          <w:bCs/>
          <w:sz w:val="24"/>
          <w:highlight w:val="yellow"/>
        </w:rPr>
        <w:t>Note:</w:t>
      </w:r>
      <w:r w:rsidRPr="00DA68A1">
        <w:rPr>
          <w:sz w:val="24"/>
          <w:highlight w:val="yellow"/>
        </w:rPr>
        <w:t xml:space="preserve"> In the event of any network failure, QCLAD should resend the data to ensure successful processing.</w:t>
      </w:r>
    </w:p>
    <w:p w14:paraId="57BE105A" w14:textId="50DC9577" w:rsidR="4F0107CC" w:rsidRDefault="4F0107CC" w:rsidP="4F0107CC">
      <w:pPr>
        <w:spacing w:before="0" w:after="200" w:line="276" w:lineRule="auto"/>
        <w:rPr>
          <w:rFonts w:ascii="Calibri" w:eastAsia="Calibri" w:hAnsi="Calibri" w:cs="Calibri"/>
          <w:sz w:val="24"/>
        </w:rPr>
      </w:pPr>
    </w:p>
    <w:p w14:paraId="6F4E6F23" w14:textId="72F0D4F9" w:rsidR="00F65A0D" w:rsidRDefault="00E96419" w:rsidP="00F65A0D">
      <w:pPr>
        <w:pStyle w:val="Heading3"/>
        <w:rPr>
          <w:rFonts w:eastAsiaTheme="minorEastAsia"/>
          <w:i w:val="0"/>
          <w:iCs/>
          <w:lang w:eastAsia="zh-CN"/>
        </w:rPr>
      </w:pPr>
      <w:r>
        <w:rPr>
          <w:rFonts w:asciiTheme="minorEastAsia" w:eastAsiaTheme="minorEastAsia" w:hAnsiTheme="minorEastAsia" w:hint="eastAsia"/>
          <w:i w:val="0"/>
          <w:iCs/>
          <w:lang w:eastAsia="zh-CN"/>
        </w:rPr>
        <w:t>DCS</w:t>
      </w:r>
      <w:r w:rsidR="00F65A0D">
        <w:rPr>
          <w:rFonts w:eastAsiaTheme="minorEastAsia" w:hint="eastAsia"/>
          <w:i w:val="0"/>
          <w:iCs/>
          <w:lang w:eastAsia="zh-CN"/>
        </w:rPr>
        <w:t xml:space="preserve"> Interface</w:t>
      </w:r>
    </w:p>
    <w:p w14:paraId="2F0A7539" w14:textId="77777777" w:rsidR="00F65A0D" w:rsidRPr="005D5445" w:rsidRDefault="00F65A0D" w:rsidP="00F65A0D">
      <w:pPr>
        <w:pStyle w:val="Heading4"/>
        <w:tabs>
          <w:tab w:val="clear" w:pos="3416"/>
        </w:tabs>
        <w:ind w:left="810" w:hanging="810"/>
        <w:rPr>
          <w:rFonts w:eastAsiaTheme="minorEastAsia"/>
          <w:i w:val="0"/>
          <w:iCs/>
          <w:lang w:eastAsia="zh-CN"/>
        </w:rPr>
      </w:pPr>
      <w:r w:rsidRPr="005D5445">
        <w:rPr>
          <w:rFonts w:eastAsiaTheme="minorEastAsia"/>
          <w:i w:val="0"/>
          <w:iCs/>
          <w:lang w:eastAsia="zh-CN"/>
        </w:rPr>
        <w:t>Introduction</w:t>
      </w:r>
    </w:p>
    <w:p w14:paraId="3F3FC793" w14:textId="500D9254" w:rsidR="00F65A0D" w:rsidRPr="005D1545" w:rsidRDefault="00F65A0D" w:rsidP="00F65A0D">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This document describes the system functionality for the integration between QCLAD (</w:t>
      </w:r>
      <w:proofErr w:type="spellStart"/>
      <w:r w:rsidRPr="005D1545">
        <w:rPr>
          <w:rFonts w:ascii="Times New Roman" w:eastAsiaTheme="minorEastAsia" w:hAnsi="Times New Roman"/>
          <w:sz w:val="24"/>
          <w:lang w:eastAsia="zh-CN"/>
        </w:rPr>
        <w:t>SampleManager</w:t>
      </w:r>
      <w:proofErr w:type="spellEnd"/>
      <w:r w:rsidRPr="005D1545">
        <w:rPr>
          <w:rFonts w:ascii="Times New Roman" w:eastAsiaTheme="minorEastAsia" w:hAnsi="Times New Roman"/>
          <w:sz w:val="24"/>
          <w:lang w:eastAsia="zh-CN"/>
        </w:rPr>
        <w:t xml:space="preserve">) and </w:t>
      </w:r>
      <w:r w:rsidR="00314AD3">
        <w:rPr>
          <w:rFonts w:ascii="Times New Roman" w:eastAsiaTheme="minorEastAsia" w:hAnsi="Times New Roman" w:hint="eastAsia"/>
          <w:sz w:val="24"/>
          <w:lang w:eastAsia="zh-CN"/>
        </w:rPr>
        <w:t>DCS</w:t>
      </w:r>
      <w:r w:rsidRPr="005D1545">
        <w:rPr>
          <w:rFonts w:ascii="Times New Roman" w:eastAsiaTheme="minorEastAsia" w:hAnsi="Times New Roman"/>
          <w:sz w:val="24"/>
          <w:lang w:eastAsia="zh-CN"/>
        </w:rPr>
        <w:t xml:space="preserve"> as part of Phase B implementation.</w:t>
      </w:r>
    </w:p>
    <w:p w14:paraId="0CD83144" w14:textId="77777777" w:rsidR="00F65A0D" w:rsidRDefault="00F65A0D" w:rsidP="00F65A0D">
      <w:pPr>
        <w:pStyle w:val="BodyText"/>
        <w:spacing w:before="20"/>
      </w:pPr>
    </w:p>
    <w:p w14:paraId="5CE6AF87" w14:textId="77777777" w:rsidR="00F65A0D" w:rsidRPr="008C78C3" w:rsidRDefault="00F65A0D" w:rsidP="00F65A0D">
      <w:pPr>
        <w:pStyle w:val="Heading4"/>
        <w:tabs>
          <w:tab w:val="clear" w:pos="3416"/>
        </w:tabs>
        <w:ind w:left="810" w:hanging="810"/>
        <w:rPr>
          <w:rFonts w:eastAsiaTheme="minorEastAsia"/>
          <w:i w:val="0"/>
          <w:iCs/>
          <w:lang w:eastAsia="zh-CN"/>
        </w:rPr>
      </w:pPr>
      <w:r w:rsidRPr="008C78C3">
        <w:rPr>
          <w:rFonts w:eastAsiaTheme="minorEastAsia"/>
          <w:i w:val="0"/>
          <w:iCs/>
          <w:lang w:eastAsia="zh-CN"/>
        </w:rPr>
        <w:lastRenderedPageBreak/>
        <w:t>Purpose</w:t>
      </w:r>
    </w:p>
    <w:p w14:paraId="18E8C63B" w14:textId="58B8D8FA" w:rsidR="00F65A0D" w:rsidRPr="005D1545" w:rsidRDefault="00F65A0D" w:rsidP="00F65A0D">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 xml:space="preserve">The purpose of this document is to provide detailed specifications for the </w:t>
      </w:r>
      <w:r w:rsidR="006C286A">
        <w:rPr>
          <w:rFonts w:ascii="Times New Roman" w:eastAsiaTheme="minorEastAsia" w:hAnsi="Times New Roman" w:hint="eastAsia"/>
          <w:sz w:val="24"/>
          <w:lang w:eastAsia="zh-CN"/>
        </w:rPr>
        <w:t>DC</w:t>
      </w:r>
      <w:r w:rsidRPr="005D1545">
        <w:rPr>
          <w:rFonts w:ascii="Times New Roman" w:eastAsiaTheme="minorEastAsia" w:hAnsi="Times New Roman"/>
          <w:sz w:val="24"/>
          <w:lang w:eastAsia="zh-CN"/>
        </w:rPr>
        <w:t>S-QCLAD integration, covering JIT (Just-In-Time) and IPQC (In-Process Quality Control) processes, including interface requirements, data mapping, and system logic.</w:t>
      </w:r>
    </w:p>
    <w:p w14:paraId="35098666" w14:textId="77777777" w:rsidR="00F65A0D" w:rsidRDefault="00F65A0D" w:rsidP="00F65A0D">
      <w:pPr>
        <w:pStyle w:val="BodyText"/>
        <w:spacing w:before="36"/>
        <w:rPr>
          <w:rFonts w:eastAsiaTheme="minorEastAsia" w:hint="eastAsia"/>
          <w:lang w:val="en-GB" w:eastAsia="zh-CN"/>
        </w:rPr>
      </w:pPr>
    </w:p>
    <w:p w14:paraId="4975BD0A" w14:textId="4B32BF22" w:rsidR="00F65A0D" w:rsidRDefault="009912E5" w:rsidP="00F65A0D">
      <w:pPr>
        <w:pStyle w:val="Heading4"/>
        <w:tabs>
          <w:tab w:val="clear" w:pos="3416"/>
        </w:tabs>
        <w:ind w:left="810" w:hanging="810"/>
        <w:rPr>
          <w:rFonts w:eastAsiaTheme="minorEastAsia"/>
          <w:i w:val="0"/>
          <w:iCs/>
          <w:lang w:eastAsia="zh-CN"/>
        </w:rPr>
      </w:pPr>
      <w:r>
        <w:rPr>
          <w:rFonts w:eastAsiaTheme="minorEastAsia" w:hint="eastAsia"/>
          <w:i w:val="0"/>
          <w:iCs/>
          <w:lang w:eastAsia="zh-CN"/>
        </w:rPr>
        <w:t>Requirements</w:t>
      </w:r>
    </w:p>
    <w:p w14:paraId="4E4F7143" w14:textId="77777777" w:rsidR="00CD33AA" w:rsidRPr="00CD33AA" w:rsidRDefault="00CD33AA" w:rsidP="00CD33AA">
      <w:p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Key Points about DCS and MES Integration:</w:t>
      </w:r>
    </w:p>
    <w:p w14:paraId="58B8ED0E" w14:textId="77777777" w:rsidR="00CD33AA" w:rsidRPr="00CD33AA" w:rsidRDefault="00CD33AA" w:rsidP="00090406">
      <w:pPr>
        <w:numPr>
          <w:ilvl w:val="0"/>
          <w:numId w:val="20"/>
        </w:num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Parallel Systems</w:t>
      </w:r>
      <w:r w:rsidRPr="00CD33AA">
        <w:rPr>
          <w:rFonts w:ascii="Times New Roman" w:eastAsiaTheme="minorEastAsia" w:hAnsi="Times New Roman"/>
          <w:sz w:val="24"/>
          <w:lang w:val="en-US" w:eastAsia="zh-CN"/>
        </w:rPr>
        <w:t>:</w:t>
      </w:r>
      <w:r w:rsidRPr="00CD33AA">
        <w:rPr>
          <w:rFonts w:ascii="Times New Roman" w:eastAsiaTheme="minorEastAsia" w:hAnsi="Times New Roman"/>
          <w:sz w:val="24"/>
          <w:lang w:val="en-US" w:eastAsia="zh-CN"/>
        </w:rPr>
        <w:br/>
        <w:t>DCS requires the same callback mechanism from QCLAD as MES, serving as two independent destination systems.</w:t>
      </w:r>
    </w:p>
    <w:p w14:paraId="496B2A7F" w14:textId="77777777" w:rsidR="00CD33AA" w:rsidRPr="00CD33AA" w:rsidRDefault="00CD33AA" w:rsidP="00090406">
      <w:pPr>
        <w:numPr>
          <w:ilvl w:val="0"/>
          <w:numId w:val="20"/>
        </w:num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Data Consistency</w:t>
      </w:r>
      <w:r w:rsidRPr="00CD33AA">
        <w:rPr>
          <w:rFonts w:ascii="Times New Roman" w:eastAsiaTheme="minorEastAsia" w:hAnsi="Times New Roman"/>
          <w:sz w:val="24"/>
          <w:lang w:val="en-US" w:eastAsia="zh-CN"/>
        </w:rPr>
        <w:t>:</w:t>
      </w:r>
      <w:r w:rsidRPr="00CD33AA">
        <w:rPr>
          <w:rFonts w:ascii="Times New Roman" w:eastAsiaTheme="minorEastAsia" w:hAnsi="Times New Roman"/>
          <w:sz w:val="24"/>
          <w:lang w:val="en-US" w:eastAsia="zh-CN"/>
        </w:rPr>
        <w:br/>
        <w:t>Both systems share identical JSON formats and response structures for quality results.</w:t>
      </w:r>
    </w:p>
    <w:p w14:paraId="2F4A2002" w14:textId="77777777" w:rsidR="00CD33AA" w:rsidRPr="00CD33AA" w:rsidRDefault="00CD33AA" w:rsidP="00090406">
      <w:pPr>
        <w:numPr>
          <w:ilvl w:val="0"/>
          <w:numId w:val="20"/>
        </w:num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Key Differences</w:t>
      </w:r>
      <w:r w:rsidRPr="00CD33AA">
        <w:rPr>
          <w:rFonts w:ascii="Times New Roman" w:eastAsiaTheme="minorEastAsia" w:hAnsi="Times New Roman"/>
          <w:sz w:val="24"/>
          <w:lang w:val="en-US" w:eastAsia="zh-CN"/>
        </w:rPr>
        <w:t>:</w:t>
      </w:r>
    </w:p>
    <w:p w14:paraId="49BAA659" w14:textId="77777777" w:rsidR="00CD33AA" w:rsidRPr="00CD33AA" w:rsidRDefault="00CD33AA" w:rsidP="00090406">
      <w:pPr>
        <w:numPr>
          <w:ilvl w:val="1"/>
          <w:numId w:val="20"/>
        </w:num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Endpoint Configuration</w:t>
      </w:r>
      <w:r w:rsidRPr="00CD33AA">
        <w:rPr>
          <w:rFonts w:ascii="Times New Roman" w:eastAsiaTheme="minorEastAsia" w:hAnsi="Times New Roman"/>
          <w:sz w:val="24"/>
          <w:lang w:val="en-US" w:eastAsia="zh-CN"/>
        </w:rPr>
        <w:t xml:space="preserve">: Unique URLs configured separately at </w:t>
      </w:r>
      <w:r w:rsidRPr="00CD33AA">
        <w:rPr>
          <w:rFonts w:ascii="Times New Roman" w:eastAsiaTheme="minorEastAsia" w:hAnsi="Times New Roman"/>
          <w:b/>
          <w:bCs/>
          <w:sz w:val="24"/>
          <w:lang w:val="en-US" w:eastAsia="zh-CN"/>
        </w:rPr>
        <w:t>Plant level</w:t>
      </w:r>
    </w:p>
    <w:p w14:paraId="188C71F6" w14:textId="77777777" w:rsidR="00CD33AA" w:rsidRPr="00CD33AA" w:rsidRDefault="00CD33AA" w:rsidP="00090406">
      <w:pPr>
        <w:numPr>
          <w:ilvl w:val="1"/>
          <w:numId w:val="20"/>
        </w:num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Completion Time</w:t>
      </w:r>
      <w:r w:rsidRPr="00CD33AA">
        <w:rPr>
          <w:rFonts w:ascii="Times New Roman" w:eastAsiaTheme="minorEastAsia" w:hAnsi="Times New Roman"/>
          <w:sz w:val="24"/>
          <w:lang w:val="en-US" w:eastAsia="zh-CN"/>
        </w:rPr>
        <w:t>: DCS omits the estimated completion time notification (MES-only feature)</w:t>
      </w:r>
    </w:p>
    <w:p w14:paraId="5EFCA4BC" w14:textId="77777777" w:rsidR="00CD33AA" w:rsidRPr="00CD33AA" w:rsidRDefault="00CD33AA" w:rsidP="00090406">
      <w:pPr>
        <w:numPr>
          <w:ilvl w:val="1"/>
          <w:numId w:val="20"/>
        </w:num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Response Isolation</w:t>
      </w:r>
      <w:r w:rsidRPr="00CD33AA">
        <w:rPr>
          <w:rFonts w:ascii="Times New Roman" w:eastAsiaTheme="minorEastAsia" w:hAnsi="Times New Roman"/>
          <w:sz w:val="24"/>
          <w:lang w:val="en-US" w:eastAsia="zh-CN"/>
        </w:rPr>
        <w:t>: Callback responses are system-specific (MES/DCS responses never intersect)</w:t>
      </w:r>
    </w:p>
    <w:p w14:paraId="4AF3A06C" w14:textId="77777777" w:rsidR="009912E5" w:rsidRPr="006C286A" w:rsidRDefault="009912E5" w:rsidP="009912E5">
      <w:pPr>
        <w:ind w:left="720"/>
        <w:rPr>
          <w:rFonts w:ascii="Times New Roman" w:eastAsiaTheme="minorEastAsia" w:hAnsi="Times New Roman"/>
          <w:sz w:val="24"/>
          <w:lang w:eastAsia="zh-CN"/>
        </w:rPr>
      </w:pPr>
    </w:p>
    <w:p w14:paraId="3DAA925C" w14:textId="15D7785E" w:rsidR="006C286A" w:rsidRPr="006C286A" w:rsidRDefault="006C286A" w:rsidP="009912E5">
      <w:pPr>
        <w:pStyle w:val="Heading4"/>
        <w:tabs>
          <w:tab w:val="clear" w:pos="3416"/>
        </w:tabs>
        <w:ind w:left="810" w:hanging="810"/>
        <w:rPr>
          <w:rFonts w:eastAsiaTheme="minorEastAsia"/>
          <w:i w:val="0"/>
          <w:iCs/>
          <w:lang w:eastAsia="zh-CN"/>
        </w:rPr>
      </w:pPr>
      <w:r w:rsidRPr="006C286A">
        <w:rPr>
          <w:rFonts w:eastAsiaTheme="minorEastAsia"/>
          <w:i w:val="0"/>
          <w:iCs/>
          <w:lang w:eastAsia="zh-CN"/>
        </w:rPr>
        <w:t>Configuration Logic</w:t>
      </w:r>
    </w:p>
    <w:p w14:paraId="53BDB62D" w14:textId="77777777" w:rsidR="006C286A" w:rsidRPr="006C286A" w:rsidRDefault="006C286A" w:rsidP="00090406">
      <w:pPr>
        <w:numPr>
          <w:ilvl w:val="0"/>
          <w:numId w:val="19"/>
        </w:numPr>
        <w:rPr>
          <w:rFonts w:ascii="Times New Roman" w:eastAsiaTheme="minorEastAsia" w:hAnsi="Times New Roman"/>
          <w:sz w:val="24"/>
          <w:lang w:eastAsia="zh-CN"/>
        </w:rPr>
      </w:pPr>
      <w:r w:rsidRPr="006C286A">
        <w:rPr>
          <w:rFonts w:ascii="Times New Roman" w:eastAsiaTheme="minorEastAsia" w:hAnsi="Times New Roman"/>
          <w:sz w:val="24"/>
          <w:lang w:eastAsia="zh-CN"/>
        </w:rPr>
        <w:t>Plant-Level: Configure MES/DCS URLs in Interface Config table</w:t>
      </w:r>
    </w:p>
    <w:p w14:paraId="3002C5A0" w14:textId="7E0FC550" w:rsidR="006C286A" w:rsidRPr="006C286A" w:rsidRDefault="006C286A" w:rsidP="00090406">
      <w:pPr>
        <w:numPr>
          <w:ilvl w:val="0"/>
          <w:numId w:val="19"/>
        </w:numPr>
        <w:rPr>
          <w:rFonts w:ascii="Times New Roman" w:eastAsiaTheme="minorEastAsia" w:hAnsi="Times New Roman"/>
          <w:sz w:val="24"/>
          <w:lang w:eastAsia="zh-CN"/>
        </w:rPr>
      </w:pPr>
      <w:proofErr w:type="spellStart"/>
      <w:r w:rsidRPr="006C286A">
        <w:rPr>
          <w:rFonts w:ascii="Times New Roman" w:eastAsiaTheme="minorEastAsia" w:hAnsi="Times New Roman"/>
          <w:sz w:val="24"/>
          <w:lang w:eastAsia="zh-CN"/>
        </w:rPr>
        <w:t>ProductionLine</w:t>
      </w:r>
      <w:proofErr w:type="spellEnd"/>
      <w:r w:rsidRPr="006C286A">
        <w:rPr>
          <w:rFonts w:ascii="Times New Roman" w:eastAsiaTheme="minorEastAsia" w:hAnsi="Times New Roman"/>
          <w:sz w:val="24"/>
          <w:lang w:eastAsia="zh-CN"/>
        </w:rPr>
        <w:t>-Level:</w:t>
      </w:r>
      <w:commentRangeStart w:id="158"/>
      <w:r w:rsidRPr="006C286A">
        <w:rPr>
          <w:rFonts w:ascii="Times New Roman" w:eastAsiaTheme="minorEastAsia" w:hAnsi="Times New Roman"/>
          <w:sz w:val="24"/>
          <w:lang w:eastAsia="zh-CN"/>
        </w:rPr>
        <w:t> Enable/</w:t>
      </w:r>
      <w:r w:rsidR="00D553FE">
        <w:rPr>
          <w:rFonts w:ascii="Times New Roman" w:eastAsiaTheme="minorEastAsia" w:hAnsi="Times New Roman" w:hint="eastAsia"/>
          <w:sz w:val="24"/>
          <w:lang w:eastAsia="zh-CN"/>
        </w:rPr>
        <w:t>D</w:t>
      </w:r>
      <w:r w:rsidRPr="006C286A">
        <w:rPr>
          <w:rFonts w:ascii="Times New Roman" w:eastAsiaTheme="minorEastAsia" w:hAnsi="Times New Roman"/>
          <w:sz w:val="24"/>
          <w:lang w:eastAsia="zh-CN"/>
        </w:rPr>
        <w:t>isable callback per system</w:t>
      </w:r>
      <w:commentRangeEnd w:id="158"/>
      <w:r>
        <w:rPr>
          <w:rStyle w:val="CommentReference"/>
        </w:rPr>
        <w:commentReference w:id="158"/>
      </w:r>
    </w:p>
    <w:p w14:paraId="75644677" w14:textId="77777777" w:rsidR="006C286A" w:rsidRPr="006C286A" w:rsidRDefault="006C286A" w:rsidP="00090406">
      <w:pPr>
        <w:numPr>
          <w:ilvl w:val="0"/>
          <w:numId w:val="19"/>
        </w:numPr>
        <w:rPr>
          <w:rFonts w:ascii="Times New Roman" w:eastAsiaTheme="minorEastAsia" w:hAnsi="Times New Roman"/>
          <w:sz w:val="24"/>
          <w:lang w:eastAsia="zh-CN"/>
        </w:rPr>
      </w:pPr>
      <w:r w:rsidRPr="006C286A">
        <w:rPr>
          <w:rFonts w:ascii="Times New Roman" w:eastAsiaTheme="minorEastAsia" w:hAnsi="Times New Roman"/>
          <w:sz w:val="24"/>
          <w:lang w:eastAsia="zh-CN"/>
        </w:rPr>
        <w:t>Transmission Rules:</w:t>
      </w:r>
    </w:p>
    <w:p w14:paraId="22F03E0A" w14:textId="77777777" w:rsidR="006C286A" w:rsidRPr="006C286A" w:rsidRDefault="006C286A" w:rsidP="00090406">
      <w:pPr>
        <w:numPr>
          <w:ilvl w:val="1"/>
          <w:numId w:val="19"/>
        </w:numPr>
        <w:rPr>
          <w:rFonts w:ascii="Times New Roman" w:eastAsiaTheme="minorEastAsia" w:hAnsi="Times New Roman"/>
          <w:sz w:val="22"/>
          <w:szCs w:val="22"/>
          <w:lang w:eastAsia="zh-CN"/>
        </w:rPr>
      </w:pPr>
      <w:r w:rsidRPr="006C286A">
        <w:rPr>
          <w:rFonts w:ascii="Times New Roman" w:eastAsiaTheme="minorEastAsia" w:hAnsi="Times New Roman"/>
          <w:sz w:val="22"/>
          <w:szCs w:val="22"/>
          <w:lang w:eastAsia="zh-CN"/>
        </w:rPr>
        <w:t>If both URLs configured → Send to both systems in parallel</w:t>
      </w:r>
    </w:p>
    <w:p w14:paraId="7588D461" w14:textId="77777777" w:rsidR="006C286A" w:rsidRPr="006C286A" w:rsidRDefault="006C286A" w:rsidP="00090406">
      <w:pPr>
        <w:numPr>
          <w:ilvl w:val="1"/>
          <w:numId w:val="19"/>
        </w:numPr>
        <w:rPr>
          <w:rFonts w:ascii="Times New Roman" w:eastAsiaTheme="minorEastAsia" w:hAnsi="Times New Roman"/>
          <w:sz w:val="22"/>
          <w:szCs w:val="22"/>
          <w:lang w:eastAsia="zh-CN"/>
        </w:rPr>
      </w:pPr>
      <w:r w:rsidRPr="006C286A">
        <w:rPr>
          <w:rFonts w:ascii="Times New Roman" w:eastAsiaTheme="minorEastAsia" w:hAnsi="Times New Roman"/>
          <w:sz w:val="22"/>
          <w:szCs w:val="22"/>
          <w:lang w:eastAsia="zh-CN"/>
        </w:rPr>
        <w:t>If only one URL configured → Send only to that system</w:t>
      </w:r>
    </w:p>
    <w:p w14:paraId="45C45E20" w14:textId="77777777" w:rsidR="006C286A" w:rsidRPr="006C286A" w:rsidRDefault="006C286A" w:rsidP="006C286A">
      <w:pPr>
        <w:rPr>
          <w:rFonts w:eastAsiaTheme="minorEastAsia"/>
          <w:lang w:eastAsia="zh-CN"/>
        </w:rPr>
      </w:pPr>
    </w:p>
    <w:p w14:paraId="1D8A8D06" w14:textId="77777777" w:rsidR="00F65A0D" w:rsidRPr="008C78C3" w:rsidRDefault="00F65A0D" w:rsidP="00F65A0D">
      <w:pPr>
        <w:pStyle w:val="Heading4"/>
        <w:tabs>
          <w:tab w:val="clear" w:pos="3416"/>
        </w:tabs>
        <w:ind w:left="810" w:hanging="810"/>
        <w:rPr>
          <w:rFonts w:eastAsiaTheme="minorEastAsia"/>
          <w:i w:val="0"/>
          <w:iCs/>
          <w:lang w:eastAsia="zh-CN"/>
        </w:rPr>
      </w:pPr>
      <w:r w:rsidRPr="008C78C3">
        <w:rPr>
          <w:rFonts w:eastAsiaTheme="minorEastAsia"/>
          <w:i w:val="0"/>
          <w:iCs/>
          <w:lang w:eastAsia="zh-CN"/>
        </w:rPr>
        <w:t>Scope</w:t>
      </w:r>
    </w:p>
    <w:p w14:paraId="6750E9BB" w14:textId="77777777" w:rsidR="00F65A0D" w:rsidRPr="005D1545" w:rsidRDefault="00F65A0D" w:rsidP="00F65A0D">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The scope of this document includes:</w:t>
      </w:r>
    </w:p>
    <w:p w14:paraId="2623A0DF" w14:textId="08D71904" w:rsidR="00F65A0D" w:rsidRPr="00594762" w:rsidRDefault="00F65A0D"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 xml:space="preserve">JIT sample processing and result communication to </w:t>
      </w:r>
      <w:r w:rsidR="006A7752">
        <w:rPr>
          <w:rFonts w:ascii="Times New Roman" w:eastAsiaTheme="minorEastAsia" w:hAnsi="Times New Roman" w:hint="eastAsia"/>
          <w:sz w:val="24"/>
          <w:lang w:eastAsia="zh-CN"/>
        </w:rPr>
        <w:t>DCS</w:t>
      </w:r>
    </w:p>
    <w:p w14:paraId="3FDF611B" w14:textId="3EE75D49" w:rsidR="00F65A0D" w:rsidRPr="00594762" w:rsidRDefault="00F65A0D"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 xml:space="preserve">IPQC sample processing and result communication to </w:t>
      </w:r>
      <w:r>
        <w:rPr>
          <w:rFonts w:ascii="Times New Roman" w:eastAsiaTheme="minorEastAsia" w:hAnsi="Times New Roman" w:hint="eastAsia"/>
          <w:sz w:val="24"/>
          <w:lang w:eastAsia="zh-CN"/>
        </w:rPr>
        <w:t>DCS</w:t>
      </w:r>
    </w:p>
    <w:p w14:paraId="6094FF81" w14:textId="77777777" w:rsidR="00F65A0D" w:rsidRPr="00594762" w:rsidRDefault="00F65A0D"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Interface specifications and data mapping</w:t>
      </w:r>
    </w:p>
    <w:p w14:paraId="4F1AD9CB" w14:textId="77777777" w:rsidR="00F65A0D" w:rsidRPr="005F6C9A" w:rsidRDefault="00F65A0D" w:rsidP="00F65A0D">
      <w:pPr>
        <w:jc w:val="both"/>
        <w:rPr>
          <w:rFonts w:ascii="Times New Roman" w:eastAsiaTheme="minorEastAsia" w:hAnsi="Times New Roman"/>
          <w:sz w:val="24"/>
          <w:lang w:val="en-US" w:eastAsia="zh-CN"/>
        </w:rPr>
      </w:pPr>
      <w:r>
        <w:rPr>
          <w:rFonts w:ascii="Times New Roman" w:eastAsiaTheme="minorEastAsia" w:hAnsi="Times New Roman" w:hint="eastAsia"/>
          <w:sz w:val="24"/>
          <w:lang w:eastAsia="zh-CN"/>
        </w:rPr>
        <w:t xml:space="preserve">Note: </w:t>
      </w:r>
      <w:r w:rsidRPr="005F6C9A">
        <w:rPr>
          <w:rFonts w:ascii="Times New Roman" w:eastAsiaTheme="minorEastAsia" w:hAnsi="Times New Roman"/>
          <w:i/>
          <w:iCs/>
          <w:sz w:val="24"/>
          <w:lang w:val="en-US" w:eastAsia="zh-CN"/>
        </w:rPr>
        <w:t>The JIT and IPQC interfaces are the same interface, the JSON format is the same, only the content of the return will be different.</w:t>
      </w:r>
    </w:p>
    <w:p w14:paraId="62792941" w14:textId="77777777" w:rsidR="00F65A0D" w:rsidRDefault="00F65A0D" w:rsidP="00F65A0D">
      <w:pPr>
        <w:pStyle w:val="BodyText"/>
      </w:pPr>
    </w:p>
    <w:p w14:paraId="5D308571" w14:textId="77777777" w:rsidR="00F65A0D" w:rsidRDefault="00F65A0D" w:rsidP="00F65A0D">
      <w:pPr>
        <w:pStyle w:val="Heading5"/>
      </w:pPr>
      <w:r w:rsidRPr="008C78C3">
        <w:lastRenderedPageBreak/>
        <w:t>IPQC Process Integration</w:t>
      </w:r>
    </w:p>
    <w:p w14:paraId="297C304C" w14:textId="77777777" w:rsidR="00F65A0D" w:rsidRPr="00D26542" w:rsidRDefault="00F65A0D" w:rsidP="00F65A0D">
      <w:pPr>
        <w:pStyle w:val="Heading6"/>
        <w:rPr>
          <w:rFonts w:eastAsiaTheme="minorEastAsia"/>
          <w:lang w:eastAsia="zh-CN"/>
        </w:rPr>
      </w:pPr>
      <w:r w:rsidRPr="00D26542">
        <w:rPr>
          <w:rFonts w:eastAsiaTheme="minorEastAsia"/>
          <w:lang w:eastAsia="zh-CN"/>
        </w:rPr>
        <w:t>Business Scenario</w:t>
      </w:r>
    </w:p>
    <w:p w14:paraId="1C558AD6" w14:textId="7A3EB0FF" w:rsidR="00F65A0D" w:rsidRPr="005D1545" w:rsidRDefault="00F65A0D" w:rsidP="00F65A0D">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 xml:space="preserve">For IPQC samples, QCLAD will send test results to </w:t>
      </w:r>
      <w:r w:rsidR="0074107F">
        <w:rPr>
          <w:rFonts w:ascii="Times New Roman" w:eastAsiaTheme="minorEastAsia" w:hAnsi="Times New Roman" w:hint="eastAsia"/>
          <w:sz w:val="24"/>
          <w:lang w:eastAsia="zh-CN"/>
        </w:rPr>
        <w:t>DCS</w:t>
      </w:r>
      <w:r w:rsidRPr="005D1545">
        <w:rPr>
          <w:rFonts w:ascii="Times New Roman" w:eastAsiaTheme="minorEastAsia" w:hAnsi="Times New Roman"/>
          <w:sz w:val="24"/>
          <w:lang w:eastAsia="zh-CN"/>
        </w:rPr>
        <w:t xml:space="preserve"> after sample authorization. This includes passing results, failed results with adjustment requirements, or resample requests.</w:t>
      </w:r>
    </w:p>
    <w:p w14:paraId="18BBE233" w14:textId="77777777" w:rsidR="00F65A0D" w:rsidRDefault="00F65A0D" w:rsidP="00F65A0D">
      <w:pPr>
        <w:pStyle w:val="BodyText"/>
        <w:spacing w:before="18"/>
      </w:pPr>
    </w:p>
    <w:p w14:paraId="7AE189AD" w14:textId="77777777" w:rsidR="00F65A0D" w:rsidRPr="00D26542" w:rsidRDefault="00F65A0D" w:rsidP="00F65A0D">
      <w:pPr>
        <w:pStyle w:val="Heading6"/>
        <w:rPr>
          <w:rFonts w:eastAsiaTheme="minorEastAsia"/>
          <w:lang w:eastAsia="zh-CN"/>
        </w:rPr>
      </w:pPr>
      <w:r w:rsidRPr="00D26542">
        <w:rPr>
          <w:rFonts w:eastAsiaTheme="minorEastAsia"/>
          <w:lang w:eastAsia="zh-CN"/>
        </w:rPr>
        <w:t xml:space="preserve">Interface </w:t>
      </w:r>
      <w:r>
        <w:t>URL address</w:t>
      </w:r>
    </w:p>
    <w:p w14:paraId="396BB92B" w14:textId="286F30B0" w:rsidR="00F65A0D" w:rsidRDefault="00F65A0D" w:rsidP="00F65A0D">
      <w:pPr>
        <w:pStyle w:val="BodyText"/>
        <w:spacing w:before="128"/>
        <w:rPr>
          <w:rFonts w:ascii="Times New Roman" w:eastAsiaTheme="minorEastAsia" w:hAnsi="Times New Roman"/>
          <w:lang w:eastAsia="zh-CN"/>
        </w:rPr>
      </w:pPr>
      <w:r w:rsidRPr="005D1545">
        <w:rPr>
          <w:rFonts w:ascii="Times New Roman" w:eastAsiaTheme="minorEastAsia" w:hAnsi="Times New Roman"/>
          <w:lang w:eastAsia="zh-CN"/>
        </w:rPr>
        <w:t xml:space="preserve">QCLAD will expose an API for </w:t>
      </w:r>
      <w:r w:rsidR="0074107F">
        <w:rPr>
          <w:rFonts w:ascii="Times New Roman" w:eastAsiaTheme="minorEastAsia" w:hAnsi="Times New Roman" w:hint="eastAsia"/>
          <w:lang w:eastAsia="zh-CN"/>
        </w:rPr>
        <w:t>DCS</w:t>
      </w:r>
      <w:r w:rsidRPr="005D1545">
        <w:rPr>
          <w:rFonts w:ascii="Times New Roman" w:eastAsiaTheme="minorEastAsia" w:hAnsi="Times New Roman"/>
          <w:lang w:eastAsia="zh-CN"/>
        </w:rPr>
        <w:t xml:space="preserve"> to send </w:t>
      </w:r>
      <w:r>
        <w:rPr>
          <w:rFonts w:ascii="Times New Roman" w:eastAsiaTheme="minorEastAsia" w:hAnsi="Times New Roman" w:hint="eastAsia"/>
          <w:lang w:eastAsia="zh-CN"/>
        </w:rPr>
        <w:t>IPQC</w:t>
      </w:r>
      <w:r w:rsidRPr="005D1545">
        <w:rPr>
          <w:rFonts w:ascii="Times New Roman" w:eastAsiaTheme="minorEastAsia" w:hAnsi="Times New Roman"/>
          <w:lang w:eastAsia="zh-CN"/>
        </w:rPr>
        <w:t xml:space="preserve"> sample information and provide an API endpoint to receive results from QCLAD</w:t>
      </w:r>
      <w:r>
        <w:rPr>
          <w:rFonts w:ascii="Times New Roman" w:eastAsiaTheme="minorEastAsia" w:hAnsi="Times New Roman" w:hint="eastAsia"/>
          <w:lang w:eastAsia="zh-CN"/>
        </w:rPr>
        <w:t>.</w:t>
      </w:r>
    </w:p>
    <w:p w14:paraId="74AB8241" w14:textId="77777777" w:rsidR="00F65A0D" w:rsidRDefault="00F65A0D" w:rsidP="00F65A0D">
      <w:pPr>
        <w:pStyle w:val="BodyText"/>
        <w:spacing w:before="128"/>
        <w:rPr>
          <w:rFonts w:ascii="Times New Roman" w:eastAsiaTheme="minorEastAsia" w:hAnsi="Times New Roman"/>
          <w:lang w:eastAsia="zh-CN"/>
        </w:rPr>
      </w:pPr>
    </w:p>
    <w:p w14:paraId="72B0FD6F" w14:textId="77777777" w:rsidR="00F65A0D" w:rsidRPr="009712B2" w:rsidRDefault="00F65A0D" w:rsidP="00F65A0D">
      <w:pPr>
        <w:pStyle w:val="Heading6"/>
        <w:rPr>
          <w:rFonts w:eastAsiaTheme="minorEastAsia"/>
          <w:lang w:eastAsia="zh-CN"/>
        </w:rPr>
      </w:pPr>
      <w:r>
        <w:rPr>
          <w:rFonts w:eastAsiaTheme="minorEastAsia" w:hint="eastAsia"/>
          <w:lang w:eastAsia="zh-CN"/>
        </w:rPr>
        <w:t>I</w:t>
      </w:r>
      <w:r w:rsidRPr="009712B2">
        <w:rPr>
          <w:rFonts w:eastAsiaTheme="minorEastAsia" w:hint="eastAsia"/>
          <w:lang w:eastAsia="zh-CN"/>
        </w:rPr>
        <w:t>nterface requirements</w:t>
      </w:r>
    </w:p>
    <w:p w14:paraId="1D3326E3" w14:textId="380DF67D" w:rsidR="0074107F" w:rsidRDefault="0074107F" w:rsidP="0074107F">
      <w:pPr>
        <w:spacing w:before="93"/>
        <w:ind w:left="244"/>
        <w:rPr>
          <w:rFonts w:ascii="Times New Roman" w:eastAsiaTheme="minorEastAsia" w:hAnsi="Times New Roman"/>
          <w:sz w:val="24"/>
          <w:lang w:eastAsia="zh-CN"/>
        </w:rPr>
      </w:pPr>
      <w:r w:rsidRPr="0074107F">
        <w:rPr>
          <w:rFonts w:ascii="Times New Roman" w:eastAsiaTheme="minorEastAsia" w:hAnsi="Times New Roman"/>
          <w:sz w:val="24"/>
          <w:lang w:eastAsia="zh-CN"/>
        </w:rPr>
        <w:t>T</w:t>
      </w:r>
      <w:r w:rsidRPr="0074107F">
        <w:rPr>
          <w:rFonts w:ascii="Times New Roman" w:eastAsiaTheme="minorEastAsia" w:hAnsi="Times New Roman" w:hint="eastAsia"/>
          <w:sz w:val="24"/>
          <w:lang w:eastAsia="zh-CN"/>
        </w:rPr>
        <w:t>he same as MES interface, please refer to 3.2.2.4.</w:t>
      </w:r>
      <w:r w:rsidR="00AB3430">
        <w:rPr>
          <w:rFonts w:ascii="Times New Roman" w:eastAsiaTheme="minorEastAsia" w:hAnsi="Times New Roman" w:hint="eastAsia"/>
          <w:sz w:val="24"/>
          <w:lang w:eastAsia="zh-CN"/>
        </w:rPr>
        <w:t>2.3</w:t>
      </w:r>
      <w:r w:rsidRPr="0074107F">
        <w:rPr>
          <w:rFonts w:ascii="Times New Roman" w:eastAsiaTheme="minorEastAsia" w:hAnsi="Times New Roman" w:hint="eastAsia"/>
          <w:sz w:val="24"/>
          <w:lang w:eastAsia="zh-CN"/>
        </w:rPr>
        <w:t xml:space="preserve"> </w:t>
      </w:r>
      <w:r w:rsidR="00AB3430">
        <w:rPr>
          <w:rFonts w:ascii="Times New Roman" w:eastAsiaTheme="minorEastAsia" w:hAnsi="Times New Roman" w:hint="eastAsia"/>
          <w:sz w:val="24"/>
          <w:lang w:eastAsia="zh-CN"/>
        </w:rPr>
        <w:t>Interface Requirement.</w:t>
      </w:r>
    </w:p>
    <w:p w14:paraId="6ED5BC85" w14:textId="77777777" w:rsidR="0074107F" w:rsidRPr="0074107F" w:rsidRDefault="0074107F" w:rsidP="0074107F">
      <w:pPr>
        <w:spacing w:before="93"/>
        <w:ind w:left="244"/>
        <w:rPr>
          <w:rFonts w:ascii="Times New Roman" w:eastAsiaTheme="minorEastAsia" w:hAnsi="Times New Roman"/>
          <w:sz w:val="24"/>
          <w:lang w:eastAsia="zh-CN"/>
        </w:rPr>
      </w:pPr>
    </w:p>
    <w:p w14:paraId="50BA92BB" w14:textId="77777777" w:rsidR="00F65A0D" w:rsidRDefault="00F65A0D" w:rsidP="00F65A0D">
      <w:pPr>
        <w:pStyle w:val="Heading6"/>
        <w:rPr>
          <w:rFonts w:eastAsiaTheme="minorEastAsia"/>
          <w:lang w:eastAsia="zh-CN"/>
        </w:rPr>
      </w:pPr>
      <w:r w:rsidRPr="00D26542">
        <w:rPr>
          <w:rFonts w:eastAsiaTheme="minorEastAsia"/>
          <w:lang w:eastAsia="zh-CN"/>
        </w:rPr>
        <w:t>IPQC Sample Info Receiving (QCLAD to MES)</w:t>
      </w:r>
    </w:p>
    <w:p w14:paraId="6F221A61" w14:textId="0E87B010" w:rsidR="00AB3430" w:rsidRDefault="00AB3430" w:rsidP="00AB3430">
      <w:pPr>
        <w:spacing w:before="93"/>
        <w:ind w:left="244"/>
        <w:rPr>
          <w:rFonts w:ascii="Times New Roman" w:eastAsiaTheme="minorEastAsia" w:hAnsi="Times New Roman"/>
          <w:sz w:val="24"/>
          <w:lang w:eastAsia="zh-CN"/>
        </w:rPr>
      </w:pPr>
      <w:r w:rsidRPr="0074107F">
        <w:rPr>
          <w:rFonts w:ascii="Times New Roman" w:eastAsiaTheme="minorEastAsia" w:hAnsi="Times New Roman"/>
          <w:sz w:val="24"/>
          <w:lang w:eastAsia="zh-CN"/>
        </w:rPr>
        <w:t>T</w:t>
      </w:r>
      <w:r w:rsidRPr="0074107F">
        <w:rPr>
          <w:rFonts w:ascii="Times New Roman" w:eastAsiaTheme="minorEastAsia" w:hAnsi="Times New Roman" w:hint="eastAsia"/>
          <w:sz w:val="24"/>
          <w:lang w:eastAsia="zh-CN"/>
        </w:rPr>
        <w:t>he same as MES interface, please refer to 3.2.2.4.</w:t>
      </w:r>
      <w:r>
        <w:rPr>
          <w:rFonts w:ascii="Times New Roman" w:eastAsiaTheme="minorEastAsia" w:hAnsi="Times New Roman" w:hint="eastAsia"/>
          <w:sz w:val="24"/>
          <w:lang w:eastAsia="zh-CN"/>
        </w:rPr>
        <w:t>2.</w:t>
      </w:r>
      <w:r w:rsidRPr="0074107F">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IPQC Process Integration.</w:t>
      </w:r>
    </w:p>
    <w:p w14:paraId="4FD8FB6A" w14:textId="77777777" w:rsidR="00F65A0D" w:rsidRDefault="00F65A0D" w:rsidP="00F65A0D">
      <w:pPr>
        <w:jc w:val="both"/>
        <w:rPr>
          <w:rFonts w:ascii="Times New Roman" w:eastAsiaTheme="minorEastAsia" w:hAnsi="Times New Roman"/>
          <w:sz w:val="24"/>
          <w:lang w:eastAsia="zh-CN"/>
        </w:rPr>
      </w:pPr>
    </w:p>
    <w:p w14:paraId="52320259" w14:textId="77777777" w:rsidR="00F65A0D" w:rsidRDefault="00F65A0D" w:rsidP="00F65A0D">
      <w:pPr>
        <w:pStyle w:val="Heading5"/>
        <w:rPr>
          <w:rFonts w:eastAsiaTheme="minorEastAsia"/>
          <w:lang w:eastAsia="zh-CN"/>
        </w:rPr>
      </w:pPr>
      <w:r w:rsidRPr="4F0107CC">
        <w:rPr>
          <w:rFonts w:ascii="Times New Roman" w:eastAsiaTheme="minorEastAsia" w:hAnsi="Times New Roman"/>
          <w:sz w:val="24"/>
          <w:szCs w:val="24"/>
          <w:lang w:eastAsia="zh-CN"/>
        </w:rPr>
        <w:t>API detail</w:t>
      </w:r>
    </w:p>
    <w:p w14:paraId="3CC9C4D7" w14:textId="77777777" w:rsidR="007C2677" w:rsidRPr="00636DEC" w:rsidRDefault="007C2677" w:rsidP="00636DEC">
      <w:pPr>
        <w:pStyle w:val="Heading6"/>
        <w:rPr>
          <w:rFonts w:ascii="Calibri" w:eastAsia="Calibri" w:hAnsi="Calibri" w:cs="Calibri"/>
        </w:rPr>
      </w:pPr>
      <w:bookmarkStart w:id="159" w:name="_Toc163507367"/>
      <w:r w:rsidRPr="00636DEC">
        <w:rPr>
          <w:rFonts w:ascii="Calibri" w:eastAsia="Calibri" w:hAnsi="Calibri" w:cs="Calibri"/>
        </w:rPr>
        <w:t>API Authentication Mechanism</w:t>
      </w:r>
      <w:bookmarkEnd w:id="159"/>
    </w:p>
    <w:p w14:paraId="239146B2" w14:textId="77777777" w:rsidR="007C2677" w:rsidRPr="008B26E1" w:rsidRDefault="007C2677" w:rsidP="007C2677">
      <w:pPr>
        <w:pStyle w:val="ListParagraph"/>
        <w:rPr>
          <w:lang w:val="en-US"/>
        </w:rPr>
      </w:pPr>
      <w:proofErr w:type="gramStart"/>
      <w:r w:rsidRPr="008B26E1">
        <w:rPr>
          <w:lang w:val="en-US"/>
        </w:rPr>
        <w:t>API</w:t>
      </w:r>
      <w:r>
        <w:rPr>
          <w:lang w:val="en-US"/>
        </w:rPr>
        <w:t>’</w:t>
      </w:r>
      <w:r w:rsidRPr="008B26E1">
        <w:rPr>
          <w:lang w:val="en-US"/>
        </w:rPr>
        <w:t>s</w:t>
      </w:r>
      <w:proofErr w:type="gramEnd"/>
      <w:r w:rsidRPr="008B26E1">
        <w:rPr>
          <w:lang w:val="en-US"/>
        </w:rPr>
        <w:t xml:space="preserve"> will use a basic authentication mechanism with username and password.</w:t>
      </w:r>
    </w:p>
    <w:p w14:paraId="1751E54C" w14:textId="43C9274B" w:rsidR="007C2677" w:rsidRDefault="007C2677" w:rsidP="007C2677">
      <w:pPr>
        <w:pStyle w:val="ListParagraph"/>
        <w:rPr>
          <w:lang w:val="en-US"/>
        </w:rPr>
      </w:pPr>
      <w:r w:rsidRPr="4E82E515">
        <w:rPr>
          <w:lang w:val="en-US"/>
        </w:rPr>
        <w:t>Below is the sample:</w:t>
      </w:r>
      <w:r w:rsidR="00532965">
        <w:rPr>
          <w:lang w:val="en-US"/>
        </w:rPr>
        <w:t xml:space="preserve"> (disable SSL Certificate Validation)</w:t>
      </w:r>
    </w:p>
    <w:p w14:paraId="3BD644CA" w14:textId="0F81CAAE" w:rsidR="007C2677" w:rsidRDefault="00532965" w:rsidP="4E82E515">
      <w:r w:rsidRPr="00532965">
        <w:rPr>
          <w:lang w:val="en-US"/>
        </w:rPr>
        <w:drawing>
          <wp:inline distT="0" distB="0" distL="0" distR="0" wp14:anchorId="014937D4" wp14:editId="5EF17194">
            <wp:extent cx="5943600" cy="917575"/>
            <wp:effectExtent l="0" t="0" r="0" b="0"/>
            <wp:docPr id="1931645730"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45730" name="Picture 1" descr="A white rectangular object with a black border&#10;&#10;AI-generated content may be incorrect."/>
                    <pic:cNvPicPr/>
                  </pic:nvPicPr>
                  <pic:blipFill>
                    <a:blip r:embed="rId34"/>
                    <a:stretch>
                      <a:fillRect/>
                    </a:stretch>
                  </pic:blipFill>
                  <pic:spPr>
                    <a:xfrm>
                      <a:off x="0" y="0"/>
                      <a:ext cx="5943600" cy="917575"/>
                    </a:xfrm>
                    <a:prstGeom prst="rect">
                      <a:avLst/>
                    </a:prstGeom>
                  </pic:spPr>
                </pic:pic>
              </a:graphicData>
            </a:graphic>
          </wp:inline>
        </w:drawing>
      </w:r>
      <w:r w:rsidR="2811A650">
        <w:rPr>
          <w:noProof/>
        </w:rPr>
        <w:drawing>
          <wp:inline distT="0" distB="0" distL="0" distR="0" wp14:anchorId="2F1388EB" wp14:editId="772BB8FC">
            <wp:extent cx="5730737" cy="969348"/>
            <wp:effectExtent l="0" t="0" r="0" b="0"/>
            <wp:docPr id="543712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12034" name=""/>
                    <pic:cNvPicPr/>
                  </pic:nvPicPr>
                  <pic:blipFill>
                    <a:blip r:embed="rId35">
                      <a:extLst>
                        <a:ext uri="{28A0092B-C50C-407E-A947-70E740481C1C}">
                          <a14:useLocalDpi xmlns:a14="http://schemas.microsoft.com/office/drawing/2010/main" val="0"/>
                        </a:ext>
                      </a:extLst>
                    </a:blip>
                    <a:stretch>
                      <a:fillRect/>
                    </a:stretch>
                  </pic:blipFill>
                  <pic:spPr>
                    <a:xfrm>
                      <a:off x="0" y="0"/>
                      <a:ext cx="5730737" cy="969348"/>
                    </a:xfrm>
                    <a:prstGeom prst="rect">
                      <a:avLst/>
                    </a:prstGeom>
                  </pic:spPr>
                </pic:pic>
              </a:graphicData>
            </a:graphic>
          </wp:inline>
        </w:drawing>
      </w:r>
    </w:p>
    <w:p w14:paraId="2619CB5B" w14:textId="77777777" w:rsidR="007C2677" w:rsidRDefault="007C2677" w:rsidP="007C2677">
      <w:pPr>
        <w:pStyle w:val="ListParagraph"/>
        <w:rPr>
          <w:lang w:val="en-US"/>
        </w:rPr>
      </w:pPr>
    </w:p>
    <w:p w14:paraId="469B30F5" w14:textId="77777777" w:rsidR="007C2677" w:rsidRPr="00636DEC" w:rsidRDefault="007C2677" w:rsidP="00636DEC">
      <w:pPr>
        <w:pStyle w:val="Heading6"/>
        <w:rPr>
          <w:rFonts w:ascii="Calibri" w:eastAsia="Calibri" w:hAnsi="Calibri" w:cs="Calibri"/>
        </w:rPr>
      </w:pPr>
      <w:bookmarkStart w:id="160" w:name="_Toc163507370"/>
      <w:r w:rsidRPr="00636DEC">
        <w:rPr>
          <w:rFonts w:ascii="Calibri" w:eastAsia="Calibri" w:hAnsi="Calibri" w:cs="Calibri"/>
        </w:rPr>
        <w:t>API Specifications</w:t>
      </w:r>
      <w:bookmarkEnd w:id="160"/>
    </w:p>
    <w:p w14:paraId="4AB20B1C" w14:textId="77777777" w:rsidR="007C2677" w:rsidRDefault="007C2677" w:rsidP="007C2677">
      <w:pPr>
        <w:ind w:left="432"/>
        <w:rPr>
          <w:sz w:val="24"/>
          <w:lang w:val="en-US"/>
        </w:rPr>
      </w:pPr>
      <w:r>
        <w:rPr>
          <w:sz w:val="24"/>
          <w:lang w:val="en-US"/>
        </w:rPr>
        <w:t xml:space="preserve">API is required to be developed to successfully integrate </w:t>
      </w:r>
      <w:r>
        <w:rPr>
          <w:rStyle w:val="ui-provider"/>
        </w:rPr>
        <w:t>QCLAD</w:t>
      </w:r>
      <w:r>
        <w:rPr>
          <w:sz w:val="24"/>
          <w:lang w:val="en-US"/>
        </w:rPr>
        <w:t xml:space="preserve"> with DCS. API will need to be developed and exposed to DCS, as explained in the table below.</w:t>
      </w:r>
    </w:p>
    <w:tbl>
      <w:tblPr>
        <w:tblStyle w:val="TableGrid"/>
        <w:tblpPr w:leftFromText="180" w:rightFromText="180" w:vertAnchor="text" w:horzAnchor="page" w:tblpX="775" w:tblpY="283"/>
        <w:tblOverlap w:val="never"/>
        <w:tblW w:w="10668" w:type="dxa"/>
        <w:tblLayout w:type="fixed"/>
        <w:tblLook w:val="04A0" w:firstRow="1" w:lastRow="0" w:firstColumn="1" w:lastColumn="0" w:noHBand="0" w:noVBand="1"/>
      </w:tblPr>
      <w:tblGrid>
        <w:gridCol w:w="421"/>
        <w:gridCol w:w="2835"/>
        <w:gridCol w:w="4110"/>
        <w:gridCol w:w="2410"/>
        <w:gridCol w:w="892"/>
      </w:tblGrid>
      <w:tr w:rsidR="007C2677" w14:paraId="06377281" w14:textId="77777777" w:rsidTr="001409E6">
        <w:trPr>
          <w:trHeight w:val="361"/>
        </w:trPr>
        <w:tc>
          <w:tcPr>
            <w:tcW w:w="421" w:type="dxa"/>
            <w:shd w:val="clear" w:color="auto" w:fill="4F81BD"/>
          </w:tcPr>
          <w:p w14:paraId="2B60FE6D" w14:textId="77777777" w:rsidR="007C2677" w:rsidRDefault="007C2677" w:rsidP="001409E6">
            <w:pPr>
              <w:rPr>
                <w:b/>
                <w:bCs/>
                <w:color w:val="FFFFFF"/>
                <w:sz w:val="24"/>
                <w:lang w:val="en-US"/>
              </w:rPr>
            </w:pPr>
            <w:r>
              <w:rPr>
                <w:b/>
                <w:bCs/>
                <w:color w:val="FFFFFF"/>
                <w:sz w:val="24"/>
                <w:lang w:val="en-US"/>
              </w:rPr>
              <w:lastRenderedPageBreak/>
              <w:t>#</w:t>
            </w:r>
          </w:p>
        </w:tc>
        <w:tc>
          <w:tcPr>
            <w:tcW w:w="2835" w:type="dxa"/>
            <w:shd w:val="clear" w:color="auto" w:fill="4F81BD"/>
          </w:tcPr>
          <w:p w14:paraId="430D597D" w14:textId="77777777" w:rsidR="007C2677" w:rsidRDefault="007C2677" w:rsidP="001409E6">
            <w:pPr>
              <w:jc w:val="center"/>
              <w:rPr>
                <w:color w:val="FFFFFF"/>
                <w:sz w:val="24"/>
                <w:lang w:val="en-US"/>
              </w:rPr>
            </w:pPr>
            <w:r>
              <w:rPr>
                <w:b/>
                <w:bCs/>
                <w:color w:val="FFFFFF"/>
                <w:sz w:val="24"/>
                <w:lang w:val="en-US"/>
              </w:rPr>
              <w:t>API Name</w:t>
            </w:r>
          </w:p>
        </w:tc>
        <w:tc>
          <w:tcPr>
            <w:tcW w:w="4110" w:type="dxa"/>
            <w:shd w:val="clear" w:color="auto" w:fill="4F81BD"/>
          </w:tcPr>
          <w:p w14:paraId="722EEB98" w14:textId="77777777" w:rsidR="007C2677" w:rsidRDefault="007C2677" w:rsidP="001409E6">
            <w:pPr>
              <w:jc w:val="center"/>
              <w:rPr>
                <w:color w:val="FFFFFF"/>
                <w:sz w:val="24"/>
                <w:lang w:val="en-US"/>
              </w:rPr>
            </w:pPr>
            <w:r>
              <w:rPr>
                <w:b/>
                <w:bCs/>
                <w:color w:val="FFFFFF"/>
                <w:sz w:val="24"/>
                <w:lang w:val="en-US"/>
              </w:rPr>
              <w:t>Description</w:t>
            </w:r>
          </w:p>
        </w:tc>
        <w:tc>
          <w:tcPr>
            <w:tcW w:w="2410" w:type="dxa"/>
            <w:shd w:val="clear" w:color="auto" w:fill="4F81BD"/>
          </w:tcPr>
          <w:p w14:paraId="0D112899" w14:textId="77777777" w:rsidR="007C2677" w:rsidRDefault="007C2677" w:rsidP="001409E6">
            <w:pPr>
              <w:jc w:val="center"/>
              <w:rPr>
                <w:color w:val="FFFFFF"/>
                <w:sz w:val="24"/>
                <w:lang w:val="en-US"/>
              </w:rPr>
            </w:pPr>
            <w:r>
              <w:rPr>
                <w:b/>
                <w:bCs/>
                <w:color w:val="FFFFFF"/>
                <w:sz w:val="24"/>
                <w:lang w:val="en-US"/>
              </w:rPr>
              <w:t>Hosted On</w:t>
            </w:r>
          </w:p>
        </w:tc>
        <w:tc>
          <w:tcPr>
            <w:tcW w:w="892" w:type="dxa"/>
            <w:shd w:val="clear" w:color="auto" w:fill="4F81BD"/>
          </w:tcPr>
          <w:p w14:paraId="664F2B27" w14:textId="77777777" w:rsidR="007C2677" w:rsidRDefault="007C2677" w:rsidP="001409E6">
            <w:pPr>
              <w:jc w:val="center"/>
              <w:rPr>
                <w:b/>
                <w:bCs/>
                <w:color w:val="FFFFFF"/>
                <w:sz w:val="24"/>
                <w:lang w:val="en-US"/>
              </w:rPr>
            </w:pPr>
            <w:r>
              <w:rPr>
                <w:b/>
                <w:bCs/>
                <w:color w:val="FFFFFF"/>
                <w:sz w:val="24"/>
                <w:lang w:val="en-US"/>
              </w:rPr>
              <w:t>Type</w:t>
            </w:r>
          </w:p>
        </w:tc>
      </w:tr>
      <w:tr w:rsidR="007C2677" w14:paraId="5051167C" w14:textId="77777777" w:rsidTr="001409E6">
        <w:trPr>
          <w:trHeight w:val="748"/>
        </w:trPr>
        <w:tc>
          <w:tcPr>
            <w:tcW w:w="421" w:type="dxa"/>
            <w:shd w:val="clear" w:color="auto" w:fill="FFFFFF"/>
          </w:tcPr>
          <w:p w14:paraId="18307198" w14:textId="77777777" w:rsidR="007C2677" w:rsidRDefault="007C2677" w:rsidP="001409E6">
            <w:pPr>
              <w:rPr>
                <w:color w:val="000000"/>
                <w:sz w:val="24"/>
                <w:lang w:val="en-US"/>
              </w:rPr>
            </w:pPr>
            <w:r>
              <w:rPr>
                <w:color w:val="000000"/>
                <w:sz w:val="24"/>
                <w:lang w:val="en-US"/>
              </w:rPr>
              <w:t>1</w:t>
            </w:r>
          </w:p>
        </w:tc>
        <w:tc>
          <w:tcPr>
            <w:tcW w:w="2835" w:type="dxa"/>
            <w:shd w:val="clear" w:color="auto" w:fill="FFFFFF"/>
          </w:tcPr>
          <w:p w14:paraId="15828693" w14:textId="77777777" w:rsidR="007C2677" w:rsidRDefault="007C2677" w:rsidP="001409E6">
            <w:pPr>
              <w:rPr>
                <w:sz w:val="24"/>
              </w:rPr>
            </w:pPr>
            <w:proofErr w:type="spellStart"/>
            <w:r>
              <w:rPr>
                <w:sz w:val="24"/>
              </w:rPr>
              <w:t>UpdateSampleQualityInfo</w:t>
            </w:r>
            <w:proofErr w:type="spellEnd"/>
          </w:p>
        </w:tc>
        <w:tc>
          <w:tcPr>
            <w:tcW w:w="4110" w:type="dxa"/>
            <w:shd w:val="clear" w:color="auto" w:fill="FFFFFF"/>
          </w:tcPr>
          <w:p w14:paraId="4B716B47" w14:textId="77777777" w:rsidR="007C2677" w:rsidRDefault="007C2677" w:rsidP="001409E6">
            <w:pPr>
              <w:rPr>
                <w:sz w:val="24"/>
              </w:rPr>
            </w:pPr>
            <w:r>
              <w:rPr>
                <w:sz w:val="24"/>
                <w:lang w:val="en-US"/>
              </w:rPr>
              <w:t>Insert the test results</w:t>
            </w:r>
          </w:p>
        </w:tc>
        <w:tc>
          <w:tcPr>
            <w:tcW w:w="2410" w:type="dxa"/>
            <w:shd w:val="clear" w:color="auto" w:fill="FFFFFF"/>
          </w:tcPr>
          <w:p w14:paraId="592D4D45" w14:textId="77777777" w:rsidR="007C2677" w:rsidRDefault="007C2677" w:rsidP="001409E6">
            <w:pPr>
              <w:rPr>
                <w:sz w:val="24"/>
                <w:highlight w:val="yellow"/>
              </w:rPr>
            </w:pPr>
            <w:r>
              <w:rPr>
                <w:sz w:val="24"/>
                <w:lang w:val="en-US"/>
              </w:rPr>
              <w:t>Henkel Plant Network</w:t>
            </w:r>
          </w:p>
        </w:tc>
        <w:tc>
          <w:tcPr>
            <w:tcW w:w="892" w:type="dxa"/>
            <w:shd w:val="clear" w:color="auto" w:fill="FFFFFF"/>
          </w:tcPr>
          <w:p w14:paraId="39FA3F09" w14:textId="77777777" w:rsidR="007C2677" w:rsidRDefault="007C2677" w:rsidP="001409E6">
            <w:pPr>
              <w:rPr>
                <w:color w:val="000000"/>
                <w:sz w:val="24"/>
              </w:rPr>
            </w:pPr>
            <w:r>
              <w:rPr>
                <w:color w:val="000000"/>
                <w:sz w:val="24"/>
                <w:lang w:val="en-US"/>
              </w:rPr>
              <w:t>Pu</w:t>
            </w:r>
            <w:proofErr w:type="spellStart"/>
            <w:r>
              <w:rPr>
                <w:color w:val="000000"/>
                <w:sz w:val="24"/>
              </w:rPr>
              <w:t>sh</w:t>
            </w:r>
            <w:proofErr w:type="spellEnd"/>
          </w:p>
        </w:tc>
      </w:tr>
    </w:tbl>
    <w:p w14:paraId="4588C9D5" w14:textId="77777777" w:rsidR="00636DEC" w:rsidRDefault="00636DEC" w:rsidP="00636DEC">
      <w:pPr>
        <w:spacing w:before="0" w:after="200" w:line="276" w:lineRule="auto"/>
        <w:rPr>
          <w:rFonts w:eastAsiaTheme="minorEastAsia" w:cstheme="minorBidi"/>
          <w:b/>
          <w:bCs/>
          <w:i/>
          <w:iCs/>
          <w:color w:val="2F5496" w:themeColor="accent1" w:themeShade="BF"/>
          <w:sz w:val="28"/>
          <w:szCs w:val="28"/>
        </w:rPr>
      </w:pPr>
    </w:p>
    <w:p w14:paraId="4789F2DA" w14:textId="4D515DD0" w:rsidR="00636DEC" w:rsidRDefault="00636DEC" w:rsidP="00636DEC">
      <w:pPr>
        <w:spacing w:before="0" w:after="200" w:line="276" w:lineRule="auto"/>
        <w:rPr>
          <w:rFonts w:eastAsiaTheme="minorEastAsia" w:cstheme="minorBidi"/>
          <w:b/>
          <w:bCs/>
          <w:i/>
          <w:iCs/>
          <w:color w:val="2F5496" w:themeColor="accent1" w:themeShade="BF"/>
          <w:sz w:val="28"/>
          <w:szCs w:val="28"/>
        </w:rPr>
      </w:pPr>
      <w:proofErr w:type="spellStart"/>
      <w:r w:rsidRPr="4F0107CC">
        <w:rPr>
          <w:rFonts w:eastAsiaTheme="minorEastAsia" w:cstheme="minorBidi"/>
          <w:b/>
          <w:bCs/>
          <w:i/>
          <w:iCs/>
          <w:color w:val="2F5496" w:themeColor="accent1" w:themeShade="BF"/>
          <w:sz w:val="28"/>
          <w:szCs w:val="28"/>
        </w:rPr>
        <w:t>UpdateSampleQualityInfo</w:t>
      </w:r>
      <w:proofErr w:type="spellEnd"/>
    </w:p>
    <w:p w14:paraId="5A9A1B29" w14:textId="77777777" w:rsidR="007C2677" w:rsidRDefault="007C2677" w:rsidP="007C2677">
      <w:r>
        <w:t xml:space="preserve">This API is invoked by QCLAD whenever they are starting the </w:t>
      </w:r>
      <w:proofErr w:type="spellStart"/>
      <w:r>
        <w:t>the</w:t>
      </w:r>
      <w:proofErr w:type="spellEnd"/>
      <w:r>
        <w:t xml:space="preserve"> sample for testing </w:t>
      </w:r>
    </w:p>
    <w:p w14:paraId="6510D47A" w14:textId="58BAA4DE" w:rsidR="007C2677" w:rsidRDefault="007C2677" w:rsidP="4E82E515">
      <w:pPr>
        <w:rPr>
          <w:rFonts w:ascii="Calibri" w:eastAsia="Calibri" w:hAnsi="Calibri" w:cs="Calibri"/>
          <w:szCs w:val="20"/>
        </w:rPr>
      </w:pPr>
      <w:r w:rsidRPr="4E82E515">
        <w:rPr>
          <w:b/>
          <w:bCs/>
          <w:color w:val="2F5496" w:themeColor="accent1" w:themeShade="BF"/>
          <w:sz w:val="24"/>
          <w:lang w:val="en-US"/>
        </w:rPr>
        <w:t>Web service URL to access DCS</w:t>
      </w:r>
      <w:r w:rsidRPr="4E82E515">
        <w:rPr>
          <w:b/>
          <w:bCs/>
          <w:color w:val="2F5496" w:themeColor="accent1" w:themeShade="BF"/>
          <w:sz w:val="24"/>
        </w:rPr>
        <w:t xml:space="preserve"> </w:t>
      </w:r>
      <w:r w:rsidR="00454102">
        <w:rPr>
          <w:b/>
          <w:bCs/>
          <w:color w:val="2F5496" w:themeColor="accent1" w:themeShade="BF"/>
          <w:sz w:val="24"/>
        </w:rPr>
        <w:t>S</w:t>
      </w:r>
      <w:r w:rsidRPr="4E82E515">
        <w:rPr>
          <w:b/>
          <w:bCs/>
          <w:color w:val="2F5496" w:themeColor="accent1" w:themeShade="BF"/>
          <w:sz w:val="24"/>
        </w:rPr>
        <w:t>ystem</w:t>
      </w:r>
      <w:r w:rsidRPr="4E82E515">
        <w:rPr>
          <w:b/>
          <w:bCs/>
          <w:color w:val="2F5496" w:themeColor="accent1" w:themeShade="BF"/>
          <w:sz w:val="24"/>
          <w:lang w:val="en-US"/>
        </w:rPr>
        <w:t>:</w:t>
      </w:r>
      <w:r>
        <w:br/>
      </w:r>
      <w:r w:rsidR="5B4B0C7B" w:rsidRPr="4E82E515">
        <w:rPr>
          <w:rFonts w:ascii="Aptos" w:eastAsia="Aptos" w:hAnsi="Aptos" w:cs="Aptos"/>
          <w:color w:val="467886"/>
          <w:sz w:val="24"/>
          <w:u w:val="single"/>
        </w:rPr>
        <w:t>https://CNFGXSVOPC03:56101/QCLAD/UpdateSampleQualityInfo</w:t>
      </w:r>
    </w:p>
    <w:p w14:paraId="51B42B54" w14:textId="77777777" w:rsidR="007C2677" w:rsidRDefault="007C2677" w:rsidP="007C2677">
      <w:pPr>
        <w:rPr>
          <w:sz w:val="24"/>
          <w:lang w:val="en-US"/>
        </w:rPr>
      </w:pPr>
      <w:r>
        <w:rPr>
          <w:b/>
          <w:bCs/>
          <w:color w:val="2F5496" w:themeColor="accent1" w:themeShade="BF"/>
          <w:sz w:val="24"/>
          <w:lang w:val="en-US"/>
        </w:rPr>
        <w:t>Web service Type</w:t>
      </w:r>
      <w:r>
        <w:rPr>
          <w:sz w:val="24"/>
        </w:rPr>
        <w:t xml:space="preserve">: </w:t>
      </w:r>
      <w:r>
        <w:rPr>
          <w:sz w:val="24"/>
          <w:lang w:val="en-US"/>
        </w:rPr>
        <w:t>POST</w:t>
      </w:r>
    </w:p>
    <w:p w14:paraId="07EF1BA6" w14:textId="77777777" w:rsidR="007C2677" w:rsidRDefault="007C2677" w:rsidP="007C2677">
      <w:pPr>
        <w:rPr>
          <w:sz w:val="24"/>
          <w:lang w:val="en-US"/>
        </w:rPr>
      </w:pPr>
      <w:r>
        <w:rPr>
          <w:sz w:val="24"/>
          <w:lang w:val="en-US"/>
        </w:rPr>
        <w:t>JSON structure to pass the results will follow the same used for MES.</w:t>
      </w:r>
    </w:p>
    <w:p w14:paraId="7B045285" w14:textId="77777777" w:rsidR="007C2677" w:rsidRPr="00636DEC" w:rsidRDefault="007C2677" w:rsidP="007C2677">
      <w:pPr>
        <w:rPr>
          <w:b/>
          <w:bCs/>
          <w:color w:val="2F5496" w:themeColor="accent1" w:themeShade="BF"/>
          <w:sz w:val="24"/>
          <w:lang w:val="en-US"/>
        </w:rPr>
      </w:pPr>
      <w:r w:rsidRPr="00636DEC">
        <w:rPr>
          <w:b/>
          <w:bCs/>
          <w:color w:val="2F5496" w:themeColor="accent1" w:themeShade="BF"/>
          <w:sz w:val="24"/>
          <w:lang w:val="en-US"/>
        </w:rPr>
        <w:t xml:space="preserve">Web service output:  </w:t>
      </w:r>
    </w:p>
    <w:p w14:paraId="6FDEA064" w14:textId="77777777" w:rsidR="007C2677" w:rsidRPr="000151F8" w:rsidRDefault="007C2677" w:rsidP="007C2677">
      <w:pPr>
        <w:rPr>
          <w:i/>
          <w:iCs/>
          <w:sz w:val="24"/>
          <w:lang w:val="en-US"/>
        </w:rPr>
      </w:pPr>
      <w:r w:rsidRPr="000151F8">
        <w:rPr>
          <w:sz w:val="24"/>
          <w:lang w:val="en-US"/>
        </w:rPr>
        <w:t xml:space="preserve">API will return an object as return details. </w:t>
      </w:r>
    </w:p>
    <w:p w14:paraId="4ABC01B5" w14:textId="77777777" w:rsidR="00AB4652" w:rsidRDefault="00AB4652" w:rsidP="00AB4652">
      <w:pPr>
        <w:pStyle w:val="ListParagraph"/>
        <w:ind w:left="0"/>
        <w:rPr>
          <w:b/>
          <w:bCs/>
          <w:color w:val="2F5496" w:themeColor="accent1" w:themeShade="BF"/>
          <w:sz w:val="24"/>
          <w:lang w:val="en-US"/>
        </w:rPr>
      </w:pPr>
      <w:r>
        <w:rPr>
          <w:b/>
          <w:bCs/>
          <w:color w:val="2F5496" w:themeColor="accent1" w:themeShade="BF"/>
          <w:sz w:val="24"/>
          <w:lang w:val="en-US"/>
        </w:rPr>
        <w:t>Return Code Info</w:t>
      </w:r>
    </w:p>
    <w:tbl>
      <w:tblPr>
        <w:tblStyle w:val="TableGrid"/>
        <w:tblW w:w="0" w:type="auto"/>
        <w:tblLook w:val="04A0" w:firstRow="1" w:lastRow="0" w:firstColumn="1" w:lastColumn="0" w:noHBand="0" w:noVBand="1"/>
      </w:tblPr>
      <w:tblGrid>
        <w:gridCol w:w="1668"/>
        <w:gridCol w:w="4080"/>
        <w:gridCol w:w="3592"/>
      </w:tblGrid>
      <w:tr w:rsidR="00AB4652" w14:paraId="26C173D5" w14:textId="77777777" w:rsidTr="4E82E515">
        <w:tc>
          <w:tcPr>
            <w:tcW w:w="1668" w:type="dxa"/>
            <w:tcBorders>
              <w:top w:val="single" w:sz="8" w:space="0" w:color="4F81BD"/>
              <w:left w:val="single" w:sz="8" w:space="0" w:color="4F81BD"/>
              <w:bottom w:val="single" w:sz="18" w:space="0" w:color="FFFFFF" w:themeColor="background1"/>
              <w:right w:val="single" w:sz="8" w:space="0" w:color="4F81BD"/>
            </w:tcBorders>
            <w:shd w:val="clear" w:color="auto" w:fill="4F81BD"/>
          </w:tcPr>
          <w:p w14:paraId="299A4D74" w14:textId="77777777" w:rsidR="00AB4652" w:rsidRDefault="00AB4652" w:rsidP="001409E6">
            <w:pPr>
              <w:spacing w:after="0"/>
              <w:jc w:val="center"/>
              <w:rPr>
                <w:color w:val="FFFFFF"/>
                <w:sz w:val="24"/>
                <w:lang w:val="en-US"/>
              </w:rPr>
            </w:pPr>
            <w:r>
              <w:rPr>
                <w:b/>
                <w:bCs/>
                <w:color w:val="FFFFFF"/>
                <w:sz w:val="24"/>
                <w:lang w:val="en-US"/>
              </w:rPr>
              <w:t>Return Code</w:t>
            </w:r>
          </w:p>
        </w:tc>
        <w:tc>
          <w:tcPr>
            <w:tcW w:w="4080" w:type="dxa"/>
            <w:tcBorders>
              <w:top w:val="single" w:sz="8" w:space="0" w:color="4F81BD"/>
              <w:left w:val="single" w:sz="8" w:space="0" w:color="4F81BD"/>
              <w:bottom w:val="single" w:sz="18" w:space="0" w:color="FFFFFF" w:themeColor="background1"/>
              <w:right w:val="single" w:sz="8" w:space="0" w:color="4F81BD"/>
            </w:tcBorders>
            <w:shd w:val="clear" w:color="auto" w:fill="4F81BD"/>
          </w:tcPr>
          <w:p w14:paraId="1F9A26AC" w14:textId="77777777" w:rsidR="00AB4652" w:rsidRDefault="00AB4652" w:rsidP="001409E6">
            <w:pPr>
              <w:spacing w:after="0"/>
              <w:jc w:val="center"/>
              <w:rPr>
                <w:color w:val="FFFFFF"/>
                <w:sz w:val="24"/>
                <w:lang w:val="en-US"/>
              </w:rPr>
            </w:pPr>
            <w:r>
              <w:rPr>
                <w:b/>
                <w:bCs/>
                <w:color w:val="FFFFFF"/>
                <w:sz w:val="24"/>
                <w:lang w:val="en-US"/>
              </w:rPr>
              <w:t>Description</w:t>
            </w:r>
          </w:p>
        </w:tc>
        <w:tc>
          <w:tcPr>
            <w:tcW w:w="3592" w:type="dxa"/>
            <w:tcBorders>
              <w:top w:val="single" w:sz="8" w:space="0" w:color="4F81BD"/>
              <w:left w:val="single" w:sz="8" w:space="0" w:color="4F81BD"/>
              <w:bottom w:val="single" w:sz="18" w:space="0" w:color="FFFFFF" w:themeColor="background1"/>
              <w:right w:val="single" w:sz="8" w:space="0" w:color="4F81BD"/>
            </w:tcBorders>
            <w:shd w:val="clear" w:color="auto" w:fill="4F81BD"/>
          </w:tcPr>
          <w:p w14:paraId="77CA4B8E" w14:textId="77777777" w:rsidR="00AB4652" w:rsidRDefault="00AB4652" w:rsidP="001409E6">
            <w:pPr>
              <w:spacing w:after="0"/>
              <w:jc w:val="center"/>
              <w:rPr>
                <w:b/>
                <w:bCs/>
                <w:color w:val="FFFFFF"/>
                <w:sz w:val="24"/>
                <w:lang w:val="en-US"/>
              </w:rPr>
            </w:pPr>
            <w:r>
              <w:rPr>
                <w:b/>
                <w:bCs/>
                <w:color w:val="FFFFFF"/>
                <w:sz w:val="24"/>
                <w:lang w:val="en-US"/>
              </w:rPr>
              <w:t>Action By QCLAD</w:t>
            </w:r>
          </w:p>
        </w:tc>
      </w:tr>
      <w:tr w:rsidR="00AB4652" w14:paraId="497267A9" w14:textId="77777777" w:rsidTr="4E82E515">
        <w:tc>
          <w:tcPr>
            <w:tcW w:w="1668" w:type="dxa"/>
            <w:tcBorders>
              <w:top w:val="single" w:sz="18" w:space="0" w:color="FFFFFF" w:themeColor="background1"/>
              <w:left w:val="single" w:sz="8" w:space="0" w:color="4F81BD"/>
              <w:bottom w:val="single" w:sz="8" w:space="0" w:color="4F81BD"/>
              <w:right w:val="single" w:sz="8" w:space="0" w:color="4F81BD"/>
            </w:tcBorders>
            <w:shd w:val="clear" w:color="auto" w:fill="FFFFFF" w:themeFill="background1"/>
          </w:tcPr>
          <w:p w14:paraId="668585EC" w14:textId="77777777" w:rsidR="00AB4652" w:rsidRDefault="00AB4652" w:rsidP="00AB4652">
            <w:pPr>
              <w:spacing w:after="0"/>
              <w:rPr>
                <w:color w:val="000000"/>
                <w:sz w:val="24"/>
                <w:lang w:val="en-US"/>
              </w:rPr>
            </w:pPr>
            <w:r w:rsidRPr="000151F8">
              <w:rPr>
                <w:sz w:val="24"/>
                <w:lang w:val="en-US"/>
              </w:rPr>
              <w:t>0001</w:t>
            </w:r>
          </w:p>
        </w:tc>
        <w:tc>
          <w:tcPr>
            <w:tcW w:w="4080" w:type="dxa"/>
            <w:tcBorders>
              <w:top w:val="single" w:sz="18" w:space="0" w:color="FFFFFF" w:themeColor="background1"/>
              <w:left w:val="single" w:sz="8" w:space="0" w:color="4F81BD"/>
              <w:bottom w:val="single" w:sz="8" w:space="0" w:color="4F81BD"/>
              <w:right w:val="single" w:sz="8" w:space="0" w:color="4F81BD"/>
            </w:tcBorders>
            <w:shd w:val="clear" w:color="auto" w:fill="FFFFFF" w:themeFill="background1"/>
          </w:tcPr>
          <w:p w14:paraId="2B6F9CE1" w14:textId="77777777" w:rsidR="00AB4652" w:rsidRDefault="00AB4652" w:rsidP="00AB4652">
            <w:pPr>
              <w:spacing w:after="0"/>
              <w:rPr>
                <w:color w:val="000000"/>
                <w:sz w:val="24"/>
                <w:lang w:val="en-US"/>
              </w:rPr>
            </w:pPr>
            <w:r w:rsidRPr="000151F8">
              <w:rPr>
                <w:sz w:val="24"/>
                <w:lang w:val="en-US"/>
              </w:rPr>
              <w:t xml:space="preserve">Success </w:t>
            </w:r>
          </w:p>
        </w:tc>
        <w:tc>
          <w:tcPr>
            <w:tcW w:w="3592" w:type="dxa"/>
            <w:tcBorders>
              <w:top w:val="single" w:sz="18" w:space="0" w:color="FFFFFF" w:themeColor="background1"/>
              <w:left w:val="single" w:sz="8" w:space="0" w:color="4F81BD"/>
              <w:bottom w:val="single" w:sz="8" w:space="0" w:color="4F81BD"/>
              <w:right w:val="single" w:sz="8" w:space="0" w:color="4F81BD"/>
            </w:tcBorders>
            <w:shd w:val="clear" w:color="auto" w:fill="FFFFFF" w:themeFill="background1"/>
          </w:tcPr>
          <w:p w14:paraId="73E23E06" w14:textId="77777777" w:rsidR="00AB4652" w:rsidRDefault="00AB4652" w:rsidP="00AB4652">
            <w:pPr>
              <w:spacing w:after="0"/>
              <w:rPr>
                <w:color w:val="000000"/>
                <w:sz w:val="24"/>
                <w:lang w:val="en-US"/>
              </w:rPr>
            </w:pPr>
            <w:r w:rsidRPr="000151F8">
              <w:rPr>
                <w:sz w:val="24"/>
                <w:lang w:val="en-US"/>
              </w:rPr>
              <w:t>No Action</w:t>
            </w:r>
          </w:p>
        </w:tc>
      </w:tr>
      <w:tr w:rsidR="00AB4652" w14:paraId="6C053875" w14:textId="77777777" w:rsidTr="4E82E515">
        <w:trPr>
          <w:trHeight w:val="90"/>
        </w:trPr>
        <w:tc>
          <w:tcPr>
            <w:tcW w:w="1668"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44FFA56C" w14:textId="77777777" w:rsidR="00AB4652" w:rsidRDefault="00AB4652" w:rsidP="00AB4652">
            <w:pPr>
              <w:spacing w:after="0"/>
              <w:rPr>
                <w:color w:val="000000"/>
                <w:sz w:val="24"/>
                <w:lang w:val="en-US"/>
              </w:rPr>
            </w:pPr>
            <w:r w:rsidRPr="000151F8">
              <w:rPr>
                <w:sz w:val="24"/>
                <w:lang w:val="en-US"/>
              </w:rPr>
              <w:t>0003</w:t>
            </w:r>
          </w:p>
        </w:tc>
        <w:tc>
          <w:tcPr>
            <w:tcW w:w="40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E79F0B6" w14:textId="09D2D866" w:rsidR="00AB4652" w:rsidRDefault="00AB4652" w:rsidP="4E82E515">
            <w:pPr>
              <w:spacing w:after="0"/>
              <w:rPr>
                <w:color w:val="000000"/>
                <w:sz w:val="24"/>
                <w:lang w:val="en-US"/>
              </w:rPr>
            </w:pPr>
            <w:r w:rsidRPr="4E82E515">
              <w:rPr>
                <w:sz w:val="24"/>
              </w:rPr>
              <w:t>Duplicate Sample Number</w:t>
            </w:r>
            <w:r w:rsidRPr="4E82E515">
              <w:rPr>
                <w:sz w:val="24"/>
                <w:lang w:val="en-US"/>
              </w:rPr>
              <w:t xml:space="preserve"> </w:t>
            </w:r>
          </w:p>
        </w:tc>
        <w:tc>
          <w:tcPr>
            <w:tcW w:w="359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47142CBD" w14:textId="77777777" w:rsidR="00AB4652" w:rsidRDefault="00AB4652" w:rsidP="00AB4652">
            <w:pPr>
              <w:spacing w:after="0"/>
              <w:rPr>
                <w:color w:val="000000"/>
                <w:sz w:val="24"/>
                <w:lang w:val="en-US"/>
              </w:rPr>
            </w:pPr>
            <w:r w:rsidRPr="000151F8">
              <w:rPr>
                <w:sz w:val="24"/>
              </w:rPr>
              <w:t xml:space="preserve">Correct sample number and </w:t>
            </w:r>
            <w:proofErr w:type="gramStart"/>
            <w:r w:rsidRPr="000151F8">
              <w:rPr>
                <w:sz w:val="24"/>
              </w:rPr>
              <w:t>Resend</w:t>
            </w:r>
            <w:proofErr w:type="gramEnd"/>
            <w:r w:rsidRPr="000151F8">
              <w:rPr>
                <w:sz w:val="24"/>
              </w:rPr>
              <w:t xml:space="preserve"> </w:t>
            </w:r>
          </w:p>
        </w:tc>
      </w:tr>
      <w:tr w:rsidR="4E82E515" w14:paraId="615A7740" w14:textId="77777777" w:rsidTr="4E82E515">
        <w:trPr>
          <w:trHeight w:val="90"/>
        </w:trPr>
        <w:tc>
          <w:tcPr>
            <w:tcW w:w="1668"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9E2081B" w14:textId="41506E7C" w:rsidR="66167F09" w:rsidRDefault="66167F09" w:rsidP="4E82E515">
            <w:pPr>
              <w:rPr>
                <w:sz w:val="24"/>
                <w:lang w:val="en-US"/>
              </w:rPr>
            </w:pPr>
            <w:r w:rsidRPr="4E82E515">
              <w:rPr>
                <w:sz w:val="24"/>
                <w:lang w:val="en-US"/>
              </w:rPr>
              <w:t>00</w:t>
            </w:r>
            <w:r w:rsidR="4131C196" w:rsidRPr="4E82E515">
              <w:rPr>
                <w:sz w:val="24"/>
                <w:lang w:val="en-US"/>
              </w:rPr>
              <w:t>6</w:t>
            </w:r>
          </w:p>
        </w:tc>
        <w:tc>
          <w:tcPr>
            <w:tcW w:w="40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340C3BE" w14:textId="06A9588D" w:rsidR="039E7682" w:rsidRDefault="039E7682" w:rsidP="4E82E515">
            <w:pPr>
              <w:rPr>
                <w:sz w:val="24"/>
              </w:rPr>
            </w:pPr>
            <w:r w:rsidRPr="4E82E515">
              <w:rPr>
                <w:sz w:val="24"/>
              </w:rPr>
              <w:t>Sample inserted but batch is inactive</w:t>
            </w:r>
          </w:p>
          <w:p w14:paraId="5112B1A9" w14:textId="1F816182" w:rsidR="4E82E515" w:rsidRDefault="4E82E515" w:rsidP="4E82E515">
            <w:pPr>
              <w:rPr>
                <w:sz w:val="24"/>
              </w:rPr>
            </w:pPr>
          </w:p>
        </w:tc>
        <w:tc>
          <w:tcPr>
            <w:tcW w:w="359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65C67456" w14:textId="72E47AED" w:rsidR="66167F09" w:rsidRDefault="66167F09" w:rsidP="4E82E515">
            <w:pPr>
              <w:rPr>
                <w:sz w:val="24"/>
              </w:rPr>
            </w:pPr>
            <w:r w:rsidRPr="4E82E515">
              <w:rPr>
                <w:sz w:val="24"/>
              </w:rPr>
              <w:t>No Action</w:t>
            </w:r>
          </w:p>
        </w:tc>
      </w:tr>
      <w:tr w:rsidR="00AB4652" w14:paraId="25EF7AD6" w14:textId="77777777" w:rsidTr="4E82E515">
        <w:trPr>
          <w:trHeight w:val="90"/>
        </w:trPr>
        <w:tc>
          <w:tcPr>
            <w:tcW w:w="1668"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F53CCA1" w14:textId="552521BD" w:rsidR="00AB4652" w:rsidRDefault="00AB4652" w:rsidP="4E82E515">
            <w:pPr>
              <w:spacing w:after="0"/>
              <w:rPr>
                <w:sz w:val="24"/>
                <w:lang w:val="en-US"/>
              </w:rPr>
            </w:pPr>
            <w:r w:rsidRPr="4E82E515">
              <w:rPr>
                <w:sz w:val="24"/>
                <w:lang w:val="en-US"/>
              </w:rPr>
              <w:t>000</w:t>
            </w:r>
            <w:r w:rsidR="329CA7EF" w:rsidRPr="4E82E515">
              <w:rPr>
                <w:sz w:val="24"/>
                <w:lang w:val="en-US"/>
              </w:rPr>
              <w:t>5</w:t>
            </w:r>
          </w:p>
        </w:tc>
        <w:tc>
          <w:tcPr>
            <w:tcW w:w="40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6CDDF428" w14:textId="77777777" w:rsidR="00AB4652" w:rsidRDefault="00AB4652" w:rsidP="00AB4652">
            <w:pPr>
              <w:spacing w:after="0"/>
              <w:rPr>
                <w:color w:val="000000"/>
                <w:sz w:val="24"/>
                <w:lang w:val="en-US"/>
              </w:rPr>
            </w:pPr>
            <w:r w:rsidRPr="000151F8">
              <w:rPr>
                <w:sz w:val="24"/>
              </w:rPr>
              <w:t>Invalid JSON</w:t>
            </w:r>
          </w:p>
        </w:tc>
        <w:tc>
          <w:tcPr>
            <w:tcW w:w="359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9ECA12A" w14:textId="77777777" w:rsidR="00AB4652" w:rsidRDefault="00AB4652" w:rsidP="00AB4652">
            <w:pPr>
              <w:spacing w:after="0"/>
              <w:rPr>
                <w:color w:val="000000"/>
                <w:sz w:val="24"/>
              </w:rPr>
            </w:pPr>
            <w:r w:rsidRPr="000151F8">
              <w:rPr>
                <w:sz w:val="24"/>
              </w:rPr>
              <w:t>Correct</w:t>
            </w:r>
            <w:r>
              <w:rPr>
                <w:sz w:val="24"/>
              </w:rPr>
              <w:t xml:space="preserve"> JSON</w:t>
            </w:r>
            <w:r w:rsidRPr="000151F8">
              <w:rPr>
                <w:sz w:val="24"/>
              </w:rPr>
              <w:t xml:space="preserve"> and Resend</w:t>
            </w:r>
          </w:p>
        </w:tc>
      </w:tr>
    </w:tbl>
    <w:p w14:paraId="3F2D88CC" w14:textId="77777777" w:rsidR="007C2677" w:rsidRDefault="007C2677" w:rsidP="4E82E515">
      <w:pPr>
        <w:rPr>
          <w:sz w:val="24"/>
          <w:lang w:val="en-IN"/>
        </w:rPr>
      </w:pPr>
      <w:r w:rsidRPr="4E82E515">
        <w:rPr>
          <w:b/>
          <w:bCs/>
          <w:sz w:val="24"/>
          <w:lang w:val="en-IN"/>
        </w:rPr>
        <w:t>Note:</w:t>
      </w:r>
      <w:r w:rsidRPr="4E82E515">
        <w:rPr>
          <w:sz w:val="24"/>
          <w:lang w:val="en-IN"/>
        </w:rPr>
        <w:t xml:space="preserve"> In the event of any network failure, QCLAD should resend the data to ensure successful processing.</w:t>
      </w:r>
    </w:p>
    <w:p w14:paraId="4F190737" w14:textId="29B307E2" w:rsidR="16A93DE1" w:rsidRDefault="16A93DE1" w:rsidP="4E82E515">
      <w:pPr>
        <w:rPr>
          <w:sz w:val="24"/>
          <w:lang w:val="en-IN"/>
        </w:rPr>
      </w:pPr>
      <w:r w:rsidRPr="4E82E515">
        <w:rPr>
          <w:sz w:val="24"/>
          <w:lang w:val="en-IN"/>
        </w:rPr>
        <w:t>Response Examples:</w:t>
      </w:r>
    </w:p>
    <w:p w14:paraId="090F1D78" w14:textId="77777777" w:rsidR="00454102" w:rsidRPr="00454102" w:rsidRDefault="00454102" w:rsidP="00454102">
      <w:pPr>
        <w:rPr>
          <w:sz w:val="24"/>
        </w:rPr>
      </w:pPr>
      <w:r w:rsidRPr="00454102">
        <w:rPr>
          <w:sz w:val="24"/>
        </w:rPr>
        <w:t>{</w:t>
      </w:r>
    </w:p>
    <w:p w14:paraId="23EA4901" w14:textId="77777777" w:rsidR="00454102" w:rsidRPr="00454102" w:rsidRDefault="00454102" w:rsidP="00454102">
      <w:pPr>
        <w:rPr>
          <w:sz w:val="24"/>
        </w:rPr>
      </w:pPr>
      <w:r w:rsidRPr="00454102">
        <w:rPr>
          <w:sz w:val="24"/>
        </w:rPr>
        <w:t>    "</w:t>
      </w:r>
      <w:proofErr w:type="spellStart"/>
      <w:r w:rsidRPr="00454102">
        <w:rPr>
          <w:sz w:val="24"/>
        </w:rPr>
        <w:t>MesSampleId</w:t>
      </w:r>
      <w:proofErr w:type="spellEnd"/>
      <w:r w:rsidRPr="00454102">
        <w:rPr>
          <w:sz w:val="24"/>
        </w:rPr>
        <w:t>": "37158418993",</w:t>
      </w:r>
    </w:p>
    <w:p w14:paraId="6DFF7EFB" w14:textId="77777777" w:rsidR="00454102" w:rsidRPr="00454102" w:rsidRDefault="00454102" w:rsidP="00454102">
      <w:pPr>
        <w:rPr>
          <w:sz w:val="24"/>
        </w:rPr>
      </w:pPr>
      <w:r w:rsidRPr="00454102">
        <w:rPr>
          <w:sz w:val="24"/>
        </w:rPr>
        <w:t>    "Status": "003",</w:t>
      </w:r>
    </w:p>
    <w:p w14:paraId="7DB7584B" w14:textId="77777777" w:rsidR="00454102" w:rsidRPr="00454102" w:rsidRDefault="00454102" w:rsidP="00454102">
      <w:pPr>
        <w:rPr>
          <w:sz w:val="24"/>
        </w:rPr>
      </w:pPr>
      <w:r w:rsidRPr="00454102">
        <w:rPr>
          <w:sz w:val="24"/>
        </w:rPr>
        <w:t>    "Message": "Duplicate sample number"</w:t>
      </w:r>
    </w:p>
    <w:p w14:paraId="7DC331D9" w14:textId="77777777" w:rsidR="00454102" w:rsidRPr="00454102" w:rsidRDefault="00454102" w:rsidP="00454102">
      <w:pPr>
        <w:rPr>
          <w:sz w:val="24"/>
        </w:rPr>
      </w:pPr>
      <w:r w:rsidRPr="00454102">
        <w:rPr>
          <w:sz w:val="24"/>
        </w:rPr>
        <w:t>}</w:t>
      </w:r>
    </w:p>
    <w:p w14:paraId="5C1771C2" w14:textId="77777777" w:rsidR="00454102" w:rsidRDefault="00454102" w:rsidP="4E82E515">
      <w:pPr>
        <w:rPr>
          <w:sz w:val="24"/>
          <w:lang w:val="en-IN"/>
        </w:rPr>
      </w:pPr>
    </w:p>
    <w:p w14:paraId="117E1962" w14:textId="03CE54F1" w:rsidR="16A93DE1" w:rsidRPr="00047DB7" w:rsidRDefault="16A93DE1" w:rsidP="00047DB7">
      <w:pPr>
        <w:rPr>
          <w:sz w:val="24"/>
        </w:rPr>
      </w:pPr>
      <w:r w:rsidRPr="00047DB7">
        <w:rPr>
          <w:rFonts w:eastAsia="Calibri"/>
          <w:sz w:val="24"/>
        </w:rPr>
        <w:lastRenderedPageBreak/>
        <w:t>{</w:t>
      </w:r>
    </w:p>
    <w:p w14:paraId="4D3DC76C" w14:textId="77777777" w:rsidR="00047DB7" w:rsidRPr="00047DB7" w:rsidRDefault="00047DB7" w:rsidP="00047DB7">
      <w:pPr>
        <w:rPr>
          <w:sz w:val="24"/>
        </w:rPr>
      </w:pPr>
      <w:r w:rsidRPr="00047DB7">
        <w:rPr>
          <w:sz w:val="24"/>
        </w:rPr>
        <w:t>    "</w:t>
      </w:r>
      <w:proofErr w:type="spellStart"/>
      <w:r w:rsidRPr="00047DB7">
        <w:rPr>
          <w:sz w:val="24"/>
        </w:rPr>
        <w:t>MesSampleId</w:t>
      </w:r>
      <w:proofErr w:type="spellEnd"/>
      <w:r w:rsidRPr="00047DB7">
        <w:rPr>
          <w:sz w:val="24"/>
        </w:rPr>
        <w:t>": "37158418993",</w:t>
      </w:r>
    </w:p>
    <w:p w14:paraId="5618653B" w14:textId="77777777" w:rsidR="00047DB7" w:rsidRPr="00047DB7" w:rsidRDefault="00047DB7" w:rsidP="00047DB7">
      <w:pPr>
        <w:rPr>
          <w:sz w:val="24"/>
        </w:rPr>
      </w:pPr>
      <w:r w:rsidRPr="00047DB7">
        <w:rPr>
          <w:sz w:val="24"/>
        </w:rPr>
        <w:t>    "Status": "006",</w:t>
      </w:r>
    </w:p>
    <w:p w14:paraId="00F070F6" w14:textId="77777777" w:rsidR="00047DB7" w:rsidRPr="00047DB7" w:rsidRDefault="00047DB7" w:rsidP="00047DB7">
      <w:pPr>
        <w:rPr>
          <w:sz w:val="24"/>
        </w:rPr>
      </w:pPr>
      <w:r w:rsidRPr="00047DB7">
        <w:rPr>
          <w:sz w:val="24"/>
        </w:rPr>
        <w:t>    "Message": "Sample inserted but batch is inactive"</w:t>
      </w:r>
    </w:p>
    <w:p w14:paraId="486F8E1C" w14:textId="2415545D" w:rsidR="16A93DE1" w:rsidRPr="00047DB7" w:rsidRDefault="16A93DE1" w:rsidP="00047DB7">
      <w:pPr>
        <w:rPr>
          <w:sz w:val="24"/>
        </w:rPr>
      </w:pPr>
      <w:r w:rsidRPr="00047DB7">
        <w:rPr>
          <w:rFonts w:eastAsia="Calibri"/>
          <w:sz w:val="24"/>
        </w:rPr>
        <w:t>}</w:t>
      </w:r>
    </w:p>
    <w:p w14:paraId="48307684" w14:textId="6F2ADDB4" w:rsidR="4E82E515" w:rsidRDefault="4E82E515" w:rsidP="4E82E515">
      <w:pPr>
        <w:rPr>
          <w:sz w:val="24"/>
          <w:lang w:val="en-IN"/>
        </w:rPr>
      </w:pPr>
    </w:p>
    <w:p w14:paraId="1EC42253" w14:textId="442AE616" w:rsidR="00D3630F" w:rsidRDefault="00D3630F" w:rsidP="00D3630F">
      <w:pPr>
        <w:pStyle w:val="ListParagraph"/>
        <w:ind w:left="0"/>
        <w:rPr>
          <w:sz w:val="24"/>
          <w:lang w:val="en-US"/>
        </w:rPr>
      </w:pPr>
    </w:p>
    <w:p w14:paraId="04C2D990" w14:textId="0041EEC0" w:rsidR="0F161B55" w:rsidRDefault="0F161B55" w:rsidP="4F0107CC">
      <w:pPr>
        <w:pStyle w:val="Heading3"/>
        <w:rPr>
          <w:rFonts w:eastAsiaTheme="minorEastAsia"/>
          <w:i w:val="0"/>
          <w:lang w:eastAsia="zh-CN"/>
        </w:rPr>
      </w:pPr>
      <w:r w:rsidRPr="4F0107CC">
        <w:rPr>
          <w:rFonts w:ascii="Calibri" w:eastAsia="Calibri" w:hAnsi="Calibri" w:cs="Calibri"/>
          <w:i w:val="0"/>
          <w:szCs w:val="22"/>
        </w:rPr>
        <w:t xml:space="preserve">SAP </w:t>
      </w:r>
      <w:proofErr w:type="spellStart"/>
      <w:r w:rsidRPr="4F0107CC">
        <w:rPr>
          <w:rFonts w:eastAsiaTheme="minorEastAsia"/>
          <w:i w:val="0"/>
          <w:lang w:eastAsia="zh-CN"/>
        </w:rPr>
        <w:t>Interface</w:t>
      </w:r>
      <w:r w:rsidR="000D766F">
        <w:rPr>
          <w:rFonts w:eastAsiaTheme="minorEastAsia" w:hint="eastAsia"/>
          <w:i w:val="0"/>
          <w:lang w:eastAsia="zh-CN"/>
        </w:rPr>
        <w:t>_</w:t>
      </w:r>
      <w:r w:rsidR="00117836">
        <w:rPr>
          <w:rFonts w:eastAsiaTheme="minorEastAsia" w:hint="eastAsia"/>
          <w:i w:val="0"/>
          <w:lang w:eastAsia="zh-CN"/>
        </w:rPr>
        <w:t>Ad</w:t>
      </w:r>
      <w:r w:rsidR="00F31FC6">
        <w:rPr>
          <w:rFonts w:eastAsiaTheme="minorEastAsia" w:hint="eastAsia"/>
          <w:i w:val="0"/>
          <w:lang w:eastAsia="zh-CN"/>
        </w:rPr>
        <w:t>justment</w:t>
      </w:r>
      <w:proofErr w:type="spellEnd"/>
    </w:p>
    <w:p w14:paraId="58D76F90" w14:textId="5CEF325F" w:rsidR="0F161B55" w:rsidRDefault="0F161B55" w:rsidP="4F0107CC">
      <w:pPr>
        <w:pStyle w:val="Heading4"/>
        <w:tabs>
          <w:tab w:val="clear" w:pos="3416"/>
        </w:tabs>
        <w:ind w:left="810" w:hanging="810"/>
        <w:rPr>
          <w:rFonts w:eastAsiaTheme="minorEastAsia"/>
          <w:i w:val="0"/>
          <w:lang w:eastAsia="zh-CN"/>
        </w:rPr>
      </w:pPr>
      <w:r w:rsidRPr="4F0107CC">
        <w:rPr>
          <w:rFonts w:eastAsiaTheme="minorEastAsia"/>
          <w:i w:val="0"/>
          <w:lang w:eastAsia="zh-CN"/>
        </w:rPr>
        <w:t>Introduction</w:t>
      </w:r>
    </w:p>
    <w:p w14:paraId="387DE5FA" w14:textId="796600EA" w:rsidR="0F161B55" w:rsidRDefault="0F161B55" w:rsidP="4F0107CC">
      <w:p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This document describes the system functionality for the integration </w:t>
      </w:r>
      <w:r w:rsidR="00DD266B">
        <w:rPr>
          <w:rFonts w:ascii="Times New Roman" w:eastAsiaTheme="minorEastAsia" w:hAnsi="Times New Roman" w:hint="eastAsia"/>
          <w:sz w:val="24"/>
          <w:lang w:eastAsia="zh-CN"/>
        </w:rPr>
        <w:t xml:space="preserve">of SFG-FG mapping </w:t>
      </w:r>
      <w:r w:rsidRPr="4F0107CC">
        <w:rPr>
          <w:rFonts w:ascii="Times New Roman" w:eastAsiaTheme="minorEastAsia" w:hAnsi="Times New Roman"/>
          <w:sz w:val="24"/>
          <w:lang w:eastAsia="zh-CN"/>
        </w:rPr>
        <w:t>between QCLAD (</w:t>
      </w:r>
      <w:proofErr w:type="spellStart"/>
      <w:r w:rsidRPr="4F0107CC">
        <w:rPr>
          <w:rFonts w:ascii="Times New Roman" w:eastAsiaTheme="minorEastAsia" w:hAnsi="Times New Roman"/>
          <w:sz w:val="24"/>
          <w:lang w:eastAsia="zh-CN"/>
        </w:rPr>
        <w:t>SampleManager</w:t>
      </w:r>
      <w:proofErr w:type="spellEnd"/>
      <w:r w:rsidRPr="4F0107CC">
        <w:rPr>
          <w:rFonts w:ascii="Times New Roman" w:eastAsiaTheme="minorEastAsia" w:hAnsi="Times New Roman"/>
          <w:sz w:val="24"/>
          <w:lang w:eastAsia="zh-CN"/>
        </w:rPr>
        <w:t xml:space="preserve">) and </w:t>
      </w:r>
      <w:r w:rsidR="00DD266B">
        <w:rPr>
          <w:rFonts w:ascii="Times New Roman" w:eastAsiaTheme="minorEastAsia" w:hAnsi="Times New Roman" w:hint="eastAsia"/>
          <w:sz w:val="24"/>
          <w:lang w:eastAsia="zh-CN"/>
        </w:rPr>
        <w:t>S</w:t>
      </w:r>
      <w:r w:rsidR="00C80A22">
        <w:rPr>
          <w:rFonts w:ascii="Times New Roman" w:eastAsiaTheme="minorEastAsia" w:hAnsi="Times New Roman" w:hint="eastAsia"/>
          <w:sz w:val="24"/>
          <w:lang w:eastAsia="zh-CN"/>
        </w:rPr>
        <w:t>AP</w:t>
      </w:r>
      <w:r w:rsidRPr="4F0107CC">
        <w:rPr>
          <w:rFonts w:ascii="Times New Roman" w:eastAsiaTheme="minorEastAsia" w:hAnsi="Times New Roman"/>
          <w:sz w:val="24"/>
          <w:lang w:eastAsia="zh-CN"/>
        </w:rPr>
        <w:t xml:space="preserve"> as part of Phase B implementation.</w:t>
      </w:r>
    </w:p>
    <w:p w14:paraId="1F9A26F1" w14:textId="77777777" w:rsidR="4F0107CC" w:rsidRDefault="4F0107CC" w:rsidP="4F0107CC">
      <w:pPr>
        <w:pStyle w:val="BodyText"/>
        <w:spacing w:before="20"/>
      </w:pPr>
    </w:p>
    <w:p w14:paraId="0F9331C2" w14:textId="77777777" w:rsidR="0F161B55" w:rsidRDefault="0F161B55" w:rsidP="4F0107CC">
      <w:pPr>
        <w:pStyle w:val="Heading4"/>
        <w:tabs>
          <w:tab w:val="clear" w:pos="3416"/>
        </w:tabs>
        <w:ind w:left="810" w:hanging="810"/>
        <w:rPr>
          <w:rFonts w:eastAsiaTheme="minorEastAsia"/>
          <w:i w:val="0"/>
          <w:lang w:eastAsia="zh-CN"/>
        </w:rPr>
      </w:pPr>
      <w:r w:rsidRPr="4F0107CC">
        <w:rPr>
          <w:rFonts w:eastAsiaTheme="minorEastAsia"/>
          <w:i w:val="0"/>
          <w:lang w:eastAsia="zh-CN"/>
        </w:rPr>
        <w:t>Purpose</w:t>
      </w:r>
    </w:p>
    <w:p w14:paraId="684745AB" w14:textId="04FE8486" w:rsidR="0F161B55" w:rsidRDefault="0F161B55" w:rsidP="4F0107CC">
      <w:p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The purpose of this document is to provide detailed specifications for the </w:t>
      </w:r>
      <w:r w:rsidR="00973740">
        <w:rPr>
          <w:rFonts w:ascii="Times New Roman" w:eastAsiaTheme="minorEastAsia" w:hAnsi="Times New Roman" w:hint="eastAsia"/>
          <w:sz w:val="24"/>
          <w:lang w:eastAsia="zh-CN"/>
        </w:rPr>
        <w:t>sap</w:t>
      </w:r>
      <w:r w:rsidRPr="4F0107CC">
        <w:rPr>
          <w:rFonts w:ascii="Times New Roman" w:eastAsiaTheme="minorEastAsia" w:hAnsi="Times New Roman"/>
          <w:sz w:val="24"/>
          <w:lang w:eastAsia="zh-CN"/>
        </w:rPr>
        <w:t xml:space="preserve">-QCLAD integration, covering </w:t>
      </w:r>
      <w:r w:rsidR="00973740">
        <w:rPr>
          <w:rFonts w:ascii="Times New Roman" w:eastAsiaTheme="minorEastAsia" w:hAnsi="Times New Roman" w:hint="eastAsia"/>
          <w:sz w:val="24"/>
          <w:lang w:eastAsia="zh-CN"/>
        </w:rPr>
        <w:t>SFG</w:t>
      </w:r>
      <w:r w:rsidR="00AE1F81">
        <w:rPr>
          <w:rFonts w:ascii="Times New Roman" w:eastAsiaTheme="minorEastAsia" w:hAnsi="Times New Roman" w:hint="eastAsia"/>
          <w:sz w:val="24"/>
          <w:lang w:eastAsia="zh-CN"/>
        </w:rPr>
        <w:t>-FG mapping</w:t>
      </w:r>
      <w:r w:rsidRPr="4F0107CC">
        <w:rPr>
          <w:rFonts w:ascii="Times New Roman" w:eastAsiaTheme="minorEastAsia" w:hAnsi="Times New Roman"/>
          <w:sz w:val="24"/>
          <w:lang w:eastAsia="zh-CN"/>
        </w:rPr>
        <w:t xml:space="preserve"> processes, including interface requirements, data mapping, and system logic.</w:t>
      </w:r>
    </w:p>
    <w:p w14:paraId="2FF8E608" w14:textId="77777777" w:rsidR="4F0107CC" w:rsidRDefault="4F0107CC" w:rsidP="4F0107CC">
      <w:pPr>
        <w:pStyle w:val="BodyText"/>
        <w:spacing w:before="36"/>
        <w:rPr>
          <w:rFonts w:eastAsiaTheme="minorEastAsia" w:hint="eastAsia"/>
          <w:lang w:val="en-GB" w:eastAsia="zh-CN"/>
        </w:rPr>
      </w:pPr>
    </w:p>
    <w:p w14:paraId="7B4E89C4" w14:textId="3EB7805C" w:rsidR="0F161B55" w:rsidRDefault="00AE1F81" w:rsidP="4F0107CC">
      <w:pPr>
        <w:pStyle w:val="Heading4"/>
        <w:tabs>
          <w:tab w:val="clear" w:pos="3416"/>
        </w:tabs>
        <w:ind w:left="810" w:hanging="810"/>
        <w:rPr>
          <w:rFonts w:eastAsiaTheme="minorEastAsia"/>
          <w:lang w:eastAsia="zh-CN"/>
        </w:rPr>
      </w:pPr>
      <w:r>
        <w:rPr>
          <w:rFonts w:eastAsiaTheme="minorEastAsia"/>
          <w:i w:val="0"/>
          <w:lang w:eastAsia="zh-CN"/>
        </w:rPr>
        <w:t>R</w:t>
      </w:r>
      <w:r>
        <w:rPr>
          <w:rFonts w:eastAsiaTheme="minorEastAsia" w:hint="eastAsia"/>
          <w:i w:val="0"/>
          <w:lang w:eastAsia="zh-CN"/>
        </w:rPr>
        <w:t>equirements</w:t>
      </w:r>
      <w:r w:rsidR="000C6AE5">
        <w:rPr>
          <w:rFonts w:eastAsiaTheme="minorEastAsia" w:hint="eastAsia"/>
          <w:i w:val="0"/>
          <w:lang w:eastAsia="zh-CN"/>
        </w:rPr>
        <w:t xml:space="preserve"> Background</w:t>
      </w:r>
    </w:p>
    <w:p w14:paraId="674EFC89" w14:textId="77777777" w:rsidR="00D916D8" w:rsidRPr="000C6AE5" w:rsidRDefault="00D916D8" w:rsidP="000C6AE5">
      <w:pPr>
        <w:jc w:val="both"/>
        <w:rPr>
          <w:rFonts w:ascii="Times New Roman" w:eastAsiaTheme="minorEastAsia" w:hAnsi="Times New Roman"/>
          <w:sz w:val="24"/>
          <w:lang w:eastAsia="zh-CN"/>
        </w:rPr>
      </w:pPr>
      <w:r w:rsidRPr="000C6AE5">
        <w:rPr>
          <w:rFonts w:ascii="Times New Roman" w:eastAsiaTheme="minorEastAsia" w:hAnsi="Times New Roman"/>
          <w:sz w:val="24"/>
          <w:lang w:eastAsia="zh-CN"/>
        </w:rPr>
        <w:t xml:space="preserve">Bulk IDH is same as material IDH </w:t>
      </w:r>
    </w:p>
    <w:p w14:paraId="5C3B1492" w14:textId="77777777" w:rsidR="00D916D8" w:rsidRPr="000C6AE5" w:rsidRDefault="00D916D8" w:rsidP="000C6AE5">
      <w:pPr>
        <w:jc w:val="both"/>
        <w:rPr>
          <w:rFonts w:ascii="Times New Roman" w:eastAsiaTheme="minorEastAsia" w:hAnsi="Times New Roman"/>
          <w:sz w:val="24"/>
          <w:lang w:eastAsia="zh-CN"/>
        </w:rPr>
      </w:pPr>
      <w:r w:rsidRPr="000C6AE5">
        <w:rPr>
          <w:rFonts w:ascii="Times New Roman" w:eastAsiaTheme="minorEastAsia" w:hAnsi="Times New Roman"/>
          <w:sz w:val="24"/>
          <w:lang w:eastAsia="zh-CN"/>
        </w:rPr>
        <w:t xml:space="preserve">Bulk batch number is same as SAP batch number </w:t>
      </w:r>
    </w:p>
    <w:p w14:paraId="13F05F82" w14:textId="77777777" w:rsidR="00D916D8" w:rsidRPr="000C6AE5" w:rsidRDefault="00D916D8" w:rsidP="000C6AE5">
      <w:pPr>
        <w:jc w:val="both"/>
        <w:rPr>
          <w:rFonts w:ascii="Times New Roman" w:eastAsiaTheme="minorEastAsia" w:hAnsi="Times New Roman"/>
          <w:sz w:val="24"/>
          <w:lang w:eastAsia="zh-CN"/>
        </w:rPr>
      </w:pPr>
      <w:r w:rsidRPr="000C6AE5">
        <w:rPr>
          <w:rFonts w:ascii="Times New Roman" w:eastAsiaTheme="minorEastAsia" w:hAnsi="Times New Roman"/>
          <w:sz w:val="24"/>
          <w:lang w:eastAsia="zh-CN"/>
        </w:rPr>
        <w:t xml:space="preserve">They are differentiating the material as bulk and FG based on valuation </w:t>
      </w:r>
      <w:proofErr w:type="gramStart"/>
      <w:r w:rsidRPr="000C6AE5">
        <w:rPr>
          <w:rFonts w:ascii="Times New Roman" w:eastAsiaTheme="minorEastAsia" w:hAnsi="Times New Roman"/>
          <w:sz w:val="24"/>
          <w:lang w:eastAsia="zh-CN"/>
        </w:rPr>
        <w:t>class(</w:t>
      </w:r>
      <w:proofErr w:type="spellStart"/>
      <w:proofErr w:type="gramEnd"/>
      <w:r w:rsidRPr="000C6AE5">
        <w:rPr>
          <w:rFonts w:ascii="Times New Roman" w:eastAsiaTheme="minorEastAsia" w:hAnsi="Times New Roman"/>
          <w:sz w:val="24"/>
          <w:lang w:eastAsia="zh-CN"/>
        </w:rPr>
        <w:t>semi finished</w:t>
      </w:r>
      <w:proofErr w:type="spellEnd"/>
      <w:r w:rsidRPr="000C6AE5">
        <w:rPr>
          <w:rFonts w:ascii="Times New Roman" w:eastAsiaTheme="minorEastAsia" w:hAnsi="Times New Roman"/>
          <w:sz w:val="24"/>
          <w:lang w:eastAsia="zh-CN"/>
        </w:rPr>
        <w:t xml:space="preserve"> goods are mentioned as </w:t>
      </w:r>
      <w:proofErr w:type="gramStart"/>
      <w:r w:rsidRPr="000C6AE5">
        <w:rPr>
          <w:rFonts w:ascii="Times New Roman" w:eastAsiaTheme="minorEastAsia" w:hAnsi="Times New Roman"/>
          <w:sz w:val="24"/>
          <w:lang w:eastAsia="zh-CN"/>
        </w:rPr>
        <w:t>bulk ,</w:t>
      </w:r>
      <w:proofErr w:type="gramEnd"/>
      <w:r w:rsidRPr="000C6AE5">
        <w:rPr>
          <w:rFonts w:ascii="Times New Roman" w:eastAsiaTheme="minorEastAsia" w:hAnsi="Times New Roman"/>
          <w:sz w:val="24"/>
          <w:lang w:eastAsia="zh-CN"/>
        </w:rPr>
        <w:t xml:space="preserve"> finished goods are mentioned as FG). </w:t>
      </w:r>
    </w:p>
    <w:p w14:paraId="078CA917" w14:textId="786AE47C" w:rsidR="00D916D8" w:rsidRPr="000C6AE5" w:rsidRDefault="00D916D8" w:rsidP="000C6AE5">
      <w:pPr>
        <w:jc w:val="both"/>
        <w:rPr>
          <w:rFonts w:ascii="Times New Roman" w:eastAsiaTheme="minorEastAsia" w:hAnsi="Times New Roman"/>
          <w:sz w:val="24"/>
          <w:lang w:eastAsia="zh-CN"/>
        </w:rPr>
      </w:pPr>
      <w:r w:rsidRPr="000C6AE5">
        <w:rPr>
          <w:rFonts w:ascii="Times New Roman" w:eastAsiaTheme="minorEastAsia" w:hAnsi="Times New Roman"/>
          <w:sz w:val="24"/>
          <w:lang w:eastAsia="zh-CN"/>
        </w:rPr>
        <w:t xml:space="preserve">If </w:t>
      </w:r>
      <w:r w:rsidR="000C6AE5" w:rsidRPr="000C6AE5">
        <w:rPr>
          <w:rFonts w:ascii="Times New Roman" w:eastAsiaTheme="minorEastAsia" w:hAnsi="Times New Roman" w:hint="eastAsia"/>
          <w:sz w:val="24"/>
          <w:lang w:eastAsia="zh-CN"/>
        </w:rPr>
        <w:t>user</w:t>
      </w:r>
      <w:r w:rsidRPr="000C6AE5">
        <w:rPr>
          <w:rFonts w:ascii="Times New Roman" w:eastAsiaTheme="minorEastAsia" w:hAnsi="Times New Roman"/>
          <w:sz w:val="24"/>
          <w:lang w:eastAsia="zh-CN"/>
        </w:rPr>
        <w:t xml:space="preserve"> receive a material with valuation class as </w:t>
      </w:r>
      <w:proofErr w:type="spellStart"/>
      <w:r w:rsidRPr="000C6AE5">
        <w:rPr>
          <w:rFonts w:ascii="Times New Roman" w:eastAsiaTheme="minorEastAsia" w:hAnsi="Times New Roman"/>
          <w:sz w:val="24"/>
          <w:lang w:eastAsia="zh-CN"/>
        </w:rPr>
        <w:t>semi finished</w:t>
      </w:r>
      <w:proofErr w:type="spellEnd"/>
      <w:r w:rsidRPr="000C6AE5">
        <w:rPr>
          <w:rFonts w:ascii="Times New Roman" w:eastAsiaTheme="minorEastAsia" w:hAnsi="Times New Roman"/>
          <w:sz w:val="24"/>
          <w:lang w:eastAsia="zh-CN"/>
        </w:rPr>
        <w:t xml:space="preserve"> good, </w:t>
      </w:r>
      <w:r w:rsidR="000C6AE5" w:rsidRPr="000C6AE5">
        <w:rPr>
          <w:rFonts w:ascii="Times New Roman" w:eastAsiaTheme="minorEastAsia" w:hAnsi="Times New Roman" w:hint="eastAsia"/>
          <w:sz w:val="24"/>
          <w:lang w:eastAsia="zh-CN"/>
        </w:rPr>
        <w:t>SAP</w:t>
      </w:r>
      <w:r w:rsidRPr="000C6AE5">
        <w:rPr>
          <w:rFonts w:ascii="Times New Roman" w:eastAsiaTheme="minorEastAsia" w:hAnsi="Times New Roman"/>
          <w:sz w:val="24"/>
          <w:lang w:eastAsia="zh-CN"/>
        </w:rPr>
        <w:t xml:space="preserve"> will send it as bulk IDH and its batch number as bulk batch number.</w:t>
      </w:r>
    </w:p>
    <w:p w14:paraId="7AAD88CD" w14:textId="2FF5F19B" w:rsidR="4F0107CC" w:rsidRDefault="00D916D8" w:rsidP="000C6AE5">
      <w:pPr>
        <w:jc w:val="both"/>
        <w:rPr>
          <w:rFonts w:ascii="Times New Roman" w:eastAsiaTheme="minorEastAsia" w:hAnsi="Times New Roman"/>
          <w:sz w:val="24"/>
          <w:lang w:eastAsia="zh-CN"/>
        </w:rPr>
      </w:pPr>
      <w:r w:rsidRPr="000C6AE5">
        <w:rPr>
          <w:rFonts w:ascii="Times New Roman" w:eastAsiaTheme="minorEastAsia" w:hAnsi="Times New Roman"/>
          <w:sz w:val="24"/>
          <w:lang w:eastAsia="zh-CN"/>
        </w:rPr>
        <w:t xml:space="preserve">There can be scenarios where QCLAD may/may not have FG </w:t>
      </w:r>
      <w:proofErr w:type="gramStart"/>
      <w:r w:rsidRPr="000C6AE5">
        <w:rPr>
          <w:rFonts w:ascii="Times New Roman" w:eastAsiaTheme="minorEastAsia" w:hAnsi="Times New Roman"/>
          <w:sz w:val="24"/>
          <w:lang w:eastAsia="zh-CN"/>
        </w:rPr>
        <w:t>IDH(</w:t>
      </w:r>
      <w:proofErr w:type="gramEnd"/>
      <w:r w:rsidRPr="000C6AE5">
        <w:rPr>
          <w:rFonts w:ascii="Times New Roman" w:eastAsiaTheme="minorEastAsia" w:hAnsi="Times New Roman"/>
          <w:sz w:val="24"/>
          <w:lang w:eastAsia="zh-CN"/>
        </w:rPr>
        <w:t xml:space="preserve">master data will not be available in Substance. In QCLAD only those materials which have inspection plan are available) but </w:t>
      </w:r>
      <w:proofErr w:type="gramStart"/>
      <w:r w:rsidRPr="000C6AE5">
        <w:rPr>
          <w:rFonts w:ascii="Times New Roman" w:eastAsiaTheme="minorEastAsia" w:hAnsi="Times New Roman"/>
          <w:sz w:val="24"/>
          <w:lang w:eastAsia="zh-CN"/>
        </w:rPr>
        <w:t>surely</w:t>
      </w:r>
      <w:proofErr w:type="gramEnd"/>
      <w:r w:rsidRPr="000C6AE5">
        <w:rPr>
          <w:rFonts w:ascii="Times New Roman" w:eastAsiaTheme="minorEastAsia" w:hAnsi="Times New Roman"/>
          <w:sz w:val="24"/>
          <w:lang w:eastAsia="zh-CN"/>
        </w:rPr>
        <w:t xml:space="preserve"> we will have bulk IDH.  So, we need to do this mapping based on dynamic data received from </w:t>
      </w:r>
      <w:r w:rsidR="000C6AE5" w:rsidRPr="000C6AE5">
        <w:rPr>
          <w:rFonts w:ascii="Times New Roman" w:eastAsiaTheme="minorEastAsia" w:hAnsi="Times New Roman" w:hint="eastAsia"/>
          <w:sz w:val="24"/>
          <w:lang w:eastAsia="zh-CN"/>
        </w:rPr>
        <w:t>SAP.</w:t>
      </w:r>
    </w:p>
    <w:p w14:paraId="464FF555" w14:textId="77777777" w:rsidR="000D766F" w:rsidRPr="000C6AE5" w:rsidRDefault="000D766F" w:rsidP="000C6AE5">
      <w:pPr>
        <w:jc w:val="both"/>
        <w:rPr>
          <w:rFonts w:ascii="Times New Roman" w:eastAsiaTheme="minorEastAsia" w:hAnsi="Times New Roman"/>
          <w:sz w:val="24"/>
          <w:lang w:eastAsia="zh-CN"/>
        </w:rPr>
      </w:pPr>
    </w:p>
    <w:p w14:paraId="02D14BC9" w14:textId="6511EC64" w:rsidR="0F161B55" w:rsidRDefault="00DF400A" w:rsidP="4F0107CC">
      <w:pPr>
        <w:pStyle w:val="Heading5"/>
      </w:pPr>
      <w:r>
        <w:rPr>
          <w:rFonts w:eastAsiaTheme="minorEastAsia" w:hint="eastAsia"/>
          <w:lang w:eastAsia="zh-CN"/>
        </w:rPr>
        <w:t>BULK</w:t>
      </w:r>
      <w:r w:rsidR="000C6AE5">
        <w:rPr>
          <w:rFonts w:eastAsiaTheme="minorEastAsia" w:hint="eastAsia"/>
          <w:lang w:eastAsia="zh-CN"/>
        </w:rPr>
        <w:t>-FG Mapping</w:t>
      </w:r>
      <w:r w:rsidR="0F161B55">
        <w:t xml:space="preserve"> Process Integration</w:t>
      </w:r>
    </w:p>
    <w:p w14:paraId="6CC94D01" w14:textId="0BE88BEF" w:rsidR="009D73C6" w:rsidRDefault="0F161B55" w:rsidP="4F0107CC">
      <w:pPr>
        <w:pStyle w:val="Heading6"/>
        <w:rPr>
          <w:rFonts w:eastAsiaTheme="minorEastAsia"/>
          <w:lang w:eastAsia="zh-CN"/>
        </w:rPr>
      </w:pPr>
      <w:commentRangeStart w:id="161"/>
      <w:commentRangeStart w:id="162"/>
      <w:r w:rsidRPr="4F0107CC">
        <w:rPr>
          <w:rFonts w:eastAsiaTheme="minorEastAsia"/>
          <w:lang w:eastAsia="zh-CN"/>
        </w:rPr>
        <w:t xml:space="preserve">Interface </w:t>
      </w:r>
      <w:r>
        <w:t>URL address</w:t>
      </w:r>
    </w:p>
    <w:p w14:paraId="70FC8B84" w14:textId="6708DA43" w:rsidR="0F161B55" w:rsidRDefault="0F161B55" w:rsidP="4F0107CC">
      <w:p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QCLAD will expose an API for </w:t>
      </w:r>
      <w:r w:rsidR="00783F31">
        <w:rPr>
          <w:rFonts w:ascii="Times New Roman" w:eastAsiaTheme="minorEastAsia" w:hAnsi="Times New Roman" w:hint="eastAsia"/>
          <w:sz w:val="24"/>
          <w:lang w:eastAsia="zh-CN"/>
        </w:rPr>
        <w:t>SAP</w:t>
      </w:r>
      <w:r w:rsidRPr="4F0107CC">
        <w:rPr>
          <w:rFonts w:ascii="Times New Roman" w:eastAsiaTheme="minorEastAsia" w:hAnsi="Times New Roman"/>
          <w:sz w:val="24"/>
          <w:lang w:eastAsia="zh-CN"/>
        </w:rPr>
        <w:t xml:space="preserve"> to send </w:t>
      </w:r>
      <w:r w:rsidR="00783F31">
        <w:rPr>
          <w:rFonts w:ascii="Times New Roman" w:eastAsiaTheme="minorEastAsia" w:hAnsi="Times New Roman" w:hint="eastAsia"/>
          <w:sz w:val="24"/>
          <w:lang w:eastAsia="zh-CN"/>
        </w:rPr>
        <w:t>SFG-FG</w:t>
      </w:r>
      <w:r w:rsidRPr="4F0107CC">
        <w:rPr>
          <w:rFonts w:ascii="Times New Roman" w:eastAsiaTheme="minorEastAsia" w:hAnsi="Times New Roman"/>
          <w:sz w:val="24"/>
          <w:lang w:eastAsia="zh-CN"/>
        </w:rPr>
        <w:t xml:space="preserve"> information.</w:t>
      </w:r>
      <w:commentRangeEnd w:id="161"/>
      <w:r>
        <w:rPr>
          <w:rStyle w:val="CommentReference"/>
        </w:rPr>
        <w:commentReference w:id="161"/>
      </w:r>
      <w:commentRangeEnd w:id="162"/>
      <w:r>
        <w:rPr>
          <w:rStyle w:val="CommentReference"/>
        </w:rPr>
        <w:commentReference w:id="162"/>
      </w:r>
    </w:p>
    <w:p w14:paraId="34EE2B57" w14:textId="77777777" w:rsidR="4F0107CC" w:rsidRDefault="4F0107CC" w:rsidP="4F0107CC">
      <w:pPr>
        <w:jc w:val="both"/>
        <w:rPr>
          <w:rFonts w:ascii="Times New Roman" w:eastAsiaTheme="minorEastAsia" w:hAnsi="Times New Roman"/>
          <w:sz w:val="24"/>
          <w:lang w:eastAsia="zh-CN"/>
        </w:rPr>
      </w:pPr>
    </w:p>
    <w:p w14:paraId="2805F015" w14:textId="18905751" w:rsidR="0F161B55" w:rsidRDefault="00DD23DD" w:rsidP="4F0107CC">
      <w:pPr>
        <w:pStyle w:val="Heading6"/>
        <w:rPr>
          <w:rFonts w:eastAsiaTheme="minorEastAsia"/>
          <w:lang w:eastAsia="zh-CN"/>
        </w:rPr>
      </w:pPr>
      <w:r>
        <w:rPr>
          <w:rFonts w:eastAsiaTheme="minorEastAsia" w:hint="eastAsia"/>
          <w:lang w:eastAsia="zh-CN"/>
        </w:rPr>
        <w:t>BULK</w:t>
      </w:r>
      <w:r w:rsidR="00CC7A62">
        <w:rPr>
          <w:rFonts w:eastAsiaTheme="minorEastAsia" w:hint="eastAsia"/>
          <w:lang w:eastAsia="zh-CN"/>
        </w:rPr>
        <w:t>-FG Mapping</w:t>
      </w:r>
      <w:r w:rsidR="0F161B55" w:rsidRPr="4F0107CC">
        <w:rPr>
          <w:rFonts w:eastAsiaTheme="minorEastAsia"/>
          <w:lang w:eastAsia="zh-CN"/>
        </w:rPr>
        <w:t xml:space="preserve"> Info Receiving (</w:t>
      </w:r>
      <w:r w:rsidR="00CC7A62">
        <w:rPr>
          <w:rFonts w:eastAsiaTheme="minorEastAsia" w:hint="eastAsia"/>
          <w:lang w:eastAsia="zh-CN"/>
        </w:rPr>
        <w:t>SAP</w:t>
      </w:r>
      <w:r w:rsidR="0F161B55" w:rsidRPr="4F0107CC">
        <w:rPr>
          <w:rFonts w:eastAsiaTheme="minorEastAsia"/>
          <w:lang w:eastAsia="zh-CN"/>
        </w:rPr>
        <w:t xml:space="preserve"> to </w:t>
      </w:r>
      <w:r w:rsidR="00CC7A62">
        <w:rPr>
          <w:rFonts w:eastAsiaTheme="minorEastAsia" w:hint="eastAsia"/>
          <w:lang w:eastAsia="zh-CN"/>
        </w:rPr>
        <w:t>QCLAD</w:t>
      </w:r>
      <w:r w:rsidR="0F161B55" w:rsidRPr="4F0107CC">
        <w:rPr>
          <w:rFonts w:eastAsiaTheme="minorEastAsia"/>
          <w:lang w:eastAsia="zh-CN"/>
        </w:rPr>
        <w:t>)</w:t>
      </w:r>
    </w:p>
    <w:p w14:paraId="4626EBB7" w14:textId="77777777" w:rsidR="0F161B55" w:rsidRDefault="0F161B55" w:rsidP="4F0107CC">
      <w:pPr>
        <w:ind w:left="360"/>
        <w:jc w:val="both"/>
        <w:rPr>
          <w:rFonts w:ascii="Times New Roman" w:eastAsiaTheme="minorEastAsia" w:hAnsi="Times New Roman"/>
          <w:b/>
          <w:bCs/>
          <w:i/>
          <w:iCs/>
          <w:color w:val="4472C4" w:themeColor="accent1"/>
          <w:sz w:val="24"/>
          <w:lang w:eastAsia="zh-CN"/>
        </w:rPr>
      </w:pPr>
      <w:r w:rsidRPr="4F0107CC">
        <w:rPr>
          <w:rFonts w:ascii="Times New Roman" w:eastAsiaTheme="minorEastAsia" w:hAnsi="Times New Roman"/>
          <w:b/>
          <w:bCs/>
          <w:i/>
          <w:iCs/>
          <w:color w:val="4472C4" w:themeColor="accent1"/>
          <w:sz w:val="24"/>
          <w:lang w:eastAsia="zh-CN"/>
        </w:rPr>
        <w:t>Example request JSON:</w:t>
      </w:r>
    </w:p>
    <w:p w14:paraId="49166ECE"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w:t>
      </w:r>
    </w:p>
    <w:p w14:paraId="1D84E6E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0E99F0C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srcSystem</w:t>
      </w:r>
      <w:proofErr w:type="spellEnd"/>
      <w:r w:rsidRPr="00E304AE">
        <w:rPr>
          <w:rFonts w:ascii="Consolas" w:eastAsiaTheme="minorEastAsia"/>
          <w:color w:val="333333"/>
          <w:sz w:val="19"/>
          <w:szCs w:val="19"/>
          <w:lang w:val="en-US" w:eastAsia="zh-CN"/>
        </w:rPr>
        <w:t>": "R93",</w:t>
      </w:r>
    </w:p>
    <w:p w14:paraId="42B5B344"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apiuid</w:t>
      </w:r>
      <w:proofErr w:type="spellEnd"/>
      <w:r w:rsidRPr="00E304AE">
        <w:rPr>
          <w:rFonts w:ascii="Consolas" w:eastAsiaTheme="minorEastAsia"/>
          <w:color w:val="333333"/>
          <w:sz w:val="19"/>
          <w:szCs w:val="19"/>
          <w:lang w:val="en-US" w:eastAsia="zh-CN"/>
        </w:rPr>
        <w:t>": "INP_API_690B7D1CB73E1FE0A089A97405134345",</w:t>
      </w:r>
    </w:p>
    <w:p w14:paraId="4FAB1669"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bulkFgPlant</w:t>
      </w:r>
      <w:proofErr w:type="spellEnd"/>
      <w:r w:rsidRPr="00E304AE">
        <w:rPr>
          <w:rFonts w:ascii="Consolas" w:eastAsiaTheme="minorEastAsia"/>
          <w:color w:val="333333"/>
          <w:sz w:val="19"/>
          <w:szCs w:val="19"/>
          <w:lang w:val="en-US" w:eastAsia="zh-CN"/>
        </w:rPr>
        <w:t>": [</w:t>
      </w:r>
    </w:p>
    <w:p w14:paraId="7187AAC2"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7CAED4E6"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"plant": "0759",</w:t>
      </w:r>
    </w:p>
    <w:p w14:paraId="5A2A88A5"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fillMatList</w:t>
      </w:r>
      <w:proofErr w:type="spellEnd"/>
      <w:r w:rsidRPr="00E304AE">
        <w:rPr>
          <w:rFonts w:ascii="Consolas" w:eastAsiaTheme="minorEastAsia"/>
          <w:color w:val="333333"/>
          <w:sz w:val="19"/>
          <w:szCs w:val="19"/>
          <w:lang w:val="en-US" w:eastAsia="zh-CN"/>
        </w:rPr>
        <w:t>": [</w:t>
      </w:r>
    </w:p>
    <w:p w14:paraId="2CC8FCFB"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359DF743"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bulkFgUuid</w:t>
      </w:r>
      <w:proofErr w:type="spellEnd"/>
      <w:r w:rsidRPr="00E304AE">
        <w:rPr>
          <w:rFonts w:ascii="Consolas" w:eastAsiaTheme="minorEastAsia"/>
          <w:color w:val="333333"/>
          <w:sz w:val="19"/>
          <w:szCs w:val="19"/>
          <w:lang w:val="en-US" w:eastAsia="zh-CN"/>
        </w:rPr>
        <w:t>": "BLK_FG_320B7D1CB73E1FD09F86E2AE26BA691C",</w:t>
      </w:r>
    </w:p>
    <w:p w14:paraId="08238329"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fillingIdh</w:t>
      </w:r>
      <w:proofErr w:type="spellEnd"/>
      <w:r w:rsidRPr="00E304AE">
        <w:rPr>
          <w:rFonts w:ascii="Consolas" w:eastAsiaTheme="minorEastAsia"/>
          <w:color w:val="333333"/>
          <w:sz w:val="19"/>
          <w:szCs w:val="19"/>
          <w:lang w:val="en-US" w:eastAsia="zh-CN"/>
        </w:rPr>
        <w:t>": "2163421",</w:t>
      </w:r>
    </w:p>
    <w:p w14:paraId="556B69C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fillingBatch</w:t>
      </w:r>
      <w:proofErr w:type="spellEnd"/>
      <w:r w:rsidRPr="00E304AE">
        <w:rPr>
          <w:rFonts w:ascii="Consolas" w:eastAsiaTheme="minorEastAsia"/>
          <w:color w:val="333333"/>
          <w:sz w:val="19"/>
          <w:szCs w:val="19"/>
          <w:lang w:val="en-US" w:eastAsia="zh-CN"/>
        </w:rPr>
        <w:t>": "FILL1234",</w:t>
      </w:r>
    </w:p>
    <w:p w14:paraId="14C4CAE3"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fillingProcessOrder</w:t>
      </w:r>
      <w:proofErr w:type="spellEnd"/>
      <w:r w:rsidRPr="00E304AE">
        <w:rPr>
          <w:rFonts w:ascii="Consolas" w:eastAsiaTheme="minorEastAsia"/>
          <w:color w:val="333333"/>
          <w:sz w:val="19"/>
          <w:szCs w:val="19"/>
          <w:lang w:val="en-US" w:eastAsia="zh-CN"/>
        </w:rPr>
        <w:t>": "0970635",</w:t>
      </w:r>
    </w:p>
    <w:p w14:paraId="5CA81BAA"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bulkMatList</w:t>
      </w:r>
      <w:proofErr w:type="spellEnd"/>
      <w:r w:rsidRPr="00E304AE">
        <w:rPr>
          <w:rFonts w:ascii="Consolas" w:eastAsiaTheme="minorEastAsia"/>
          <w:color w:val="333333"/>
          <w:sz w:val="19"/>
          <w:szCs w:val="19"/>
          <w:lang w:val="en-US" w:eastAsia="zh-CN"/>
        </w:rPr>
        <w:t>": [</w:t>
      </w:r>
    </w:p>
    <w:p w14:paraId="383A214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291A5B95"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bulkIdh</w:t>
      </w:r>
      <w:proofErr w:type="spellEnd"/>
      <w:r w:rsidRPr="00E304AE">
        <w:rPr>
          <w:rFonts w:ascii="Consolas" w:eastAsiaTheme="minorEastAsia"/>
          <w:color w:val="333333"/>
          <w:sz w:val="19"/>
          <w:szCs w:val="19"/>
          <w:lang w:val="en-US" w:eastAsia="zh-CN"/>
        </w:rPr>
        <w:t>": "2163422",</w:t>
      </w:r>
    </w:p>
    <w:p w14:paraId="733839F8"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bulkBatchNumber</w:t>
      </w:r>
      <w:proofErr w:type="spellEnd"/>
      <w:r w:rsidRPr="00E304AE">
        <w:rPr>
          <w:rFonts w:ascii="Consolas" w:eastAsiaTheme="minorEastAsia"/>
          <w:color w:val="333333"/>
          <w:sz w:val="19"/>
          <w:szCs w:val="19"/>
          <w:lang w:val="en-US" w:eastAsia="zh-CN"/>
        </w:rPr>
        <w:t>": "BULK1234",</w:t>
      </w:r>
    </w:p>
    <w:p w14:paraId="4F14CCF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bulkProcessNumber</w:t>
      </w:r>
      <w:proofErr w:type="spellEnd"/>
      <w:r w:rsidRPr="00E304AE">
        <w:rPr>
          <w:rFonts w:ascii="Consolas" w:eastAsiaTheme="minorEastAsia"/>
          <w:color w:val="333333"/>
          <w:sz w:val="19"/>
          <w:szCs w:val="19"/>
          <w:lang w:val="en-US" w:eastAsia="zh-CN"/>
        </w:rPr>
        <w:t>": "0970636",</w:t>
      </w:r>
    </w:p>
    <w:p w14:paraId="6C06F81D"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fillBatchAsgDate</w:t>
      </w:r>
      <w:proofErr w:type="spellEnd"/>
      <w:r w:rsidRPr="00E304AE">
        <w:rPr>
          <w:rFonts w:ascii="Consolas" w:eastAsiaTheme="minorEastAsia"/>
          <w:color w:val="333333"/>
          <w:sz w:val="19"/>
          <w:szCs w:val="19"/>
          <w:lang w:val="en-US" w:eastAsia="zh-CN"/>
        </w:rPr>
        <w:t>": "2025-08-22:10-45-59"</w:t>
      </w:r>
    </w:p>
    <w:p w14:paraId="62696413"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00310A58"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7466727C"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bulkIdh</w:t>
      </w:r>
      <w:proofErr w:type="spellEnd"/>
      <w:r w:rsidRPr="00E304AE">
        <w:rPr>
          <w:rFonts w:ascii="Consolas" w:eastAsiaTheme="minorEastAsia"/>
          <w:color w:val="333333"/>
          <w:sz w:val="19"/>
          <w:szCs w:val="19"/>
          <w:lang w:val="en-US" w:eastAsia="zh-CN"/>
        </w:rPr>
        <w:t>": "2163423",</w:t>
      </w:r>
    </w:p>
    <w:p w14:paraId="1942F8CF"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bulkBatchNumber</w:t>
      </w:r>
      <w:proofErr w:type="spellEnd"/>
      <w:r w:rsidRPr="00E304AE">
        <w:rPr>
          <w:rFonts w:ascii="Consolas" w:eastAsiaTheme="minorEastAsia"/>
          <w:color w:val="333333"/>
          <w:sz w:val="19"/>
          <w:szCs w:val="19"/>
          <w:lang w:val="en-US" w:eastAsia="zh-CN"/>
        </w:rPr>
        <w:t>": "BULK1235",</w:t>
      </w:r>
    </w:p>
    <w:p w14:paraId="394FE581"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bulkProcessNumber</w:t>
      </w:r>
      <w:proofErr w:type="spellEnd"/>
      <w:r w:rsidRPr="00E304AE">
        <w:rPr>
          <w:rFonts w:ascii="Consolas" w:eastAsiaTheme="minorEastAsia"/>
          <w:color w:val="333333"/>
          <w:sz w:val="19"/>
          <w:szCs w:val="19"/>
          <w:lang w:val="en-US" w:eastAsia="zh-CN"/>
        </w:rPr>
        <w:t>": "0970638",</w:t>
      </w:r>
    </w:p>
    <w:p w14:paraId="49246A91"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fillBatchAsgDate</w:t>
      </w:r>
      <w:proofErr w:type="spellEnd"/>
      <w:r w:rsidRPr="00E304AE">
        <w:rPr>
          <w:rFonts w:ascii="Consolas" w:eastAsiaTheme="minorEastAsia"/>
          <w:color w:val="333333"/>
          <w:sz w:val="19"/>
          <w:szCs w:val="19"/>
          <w:lang w:val="en-US" w:eastAsia="zh-CN"/>
        </w:rPr>
        <w:t>": "2025-08-22:10-48-59"</w:t>
      </w:r>
    </w:p>
    <w:p w14:paraId="15191B5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7F398F58"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5E3D2784"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6B21D93A"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0C9783F4"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bulkFgUuid</w:t>
      </w:r>
      <w:proofErr w:type="spellEnd"/>
      <w:r w:rsidRPr="00E304AE">
        <w:rPr>
          <w:rFonts w:ascii="Consolas" w:eastAsiaTheme="minorEastAsia"/>
          <w:color w:val="333333"/>
          <w:sz w:val="19"/>
          <w:szCs w:val="19"/>
          <w:lang w:val="en-US" w:eastAsia="zh-CN"/>
        </w:rPr>
        <w:t>": "BLK_FG_320B7D1CB73E1FD09F86E2AE26B7B91C",</w:t>
      </w:r>
    </w:p>
    <w:p w14:paraId="2BADE11D"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fillingIdh</w:t>
      </w:r>
      <w:proofErr w:type="spellEnd"/>
      <w:r w:rsidRPr="00E304AE">
        <w:rPr>
          <w:rFonts w:ascii="Consolas" w:eastAsiaTheme="minorEastAsia"/>
          <w:color w:val="333333"/>
          <w:sz w:val="19"/>
          <w:szCs w:val="19"/>
          <w:lang w:val="en-US" w:eastAsia="zh-CN"/>
        </w:rPr>
        <w:t>": "2163431",</w:t>
      </w:r>
    </w:p>
    <w:p w14:paraId="48A1D539"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fillingBatch</w:t>
      </w:r>
      <w:proofErr w:type="spellEnd"/>
      <w:r w:rsidRPr="00E304AE">
        <w:rPr>
          <w:rFonts w:ascii="Consolas" w:eastAsiaTheme="minorEastAsia"/>
          <w:color w:val="333333"/>
          <w:sz w:val="19"/>
          <w:szCs w:val="19"/>
          <w:lang w:val="en-US" w:eastAsia="zh-CN"/>
        </w:rPr>
        <w:t>": "FILL2234",</w:t>
      </w:r>
    </w:p>
    <w:p w14:paraId="037DD4B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fillingProcessOrder</w:t>
      </w:r>
      <w:proofErr w:type="spellEnd"/>
      <w:r w:rsidRPr="00E304AE">
        <w:rPr>
          <w:rFonts w:ascii="Consolas" w:eastAsiaTheme="minorEastAsia"/>
          <w:color w:val="333333"/>
          <w:sz w:val="19"/>
          <w:szCs w:val="19"/>
          <w:lang w:val="en-US" w:eastAsia="zh-CN"/>
        </w:rPr>
        <w:t>": "0970645",</w:t>
      </w:r>
    </w:p>
    <w:p w14:paraId="0D550369"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lastRenderedPageBreak/>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bulkMatList</w:t>
      </w:r>
      <w:proofErr w:type="spellEnd"/>
      <w:r w:rsidRPr="00E304AE">
        <w:rPr>
          <w:rFonts w:ascii="Consolas" w:eastAsiaTheme="minorEastAsia"/>
          <w:color w:val="333333"/>
          <w:sz w:val="19"/>
          <w:szCs w:val="19"/>
          <w:lang w:val="en-US" w:eastAsia="zh-CN"/>
        </w:rPr>
        <w:t>": [</w:t>
      </w:r>
    </w:p>
    <w:p w14:paraId="117091B6"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2692C04C"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bulkIdh</w:t>
      </w:r>
      <w:proofErr w:type="spellEnd"/>
      <w:r w:rsidRPr="00E304AE">
        <w:rPr>
          <w:rFonts w:ascii="Consolas" w:eastAsiaTheme="minorEastAsia"/>
          <w:color w:val="333333"/>
          <w:sz w:val="19"/>
          <w:szCs w:val="19"/>
          <w:lang w:val="en-US" w:eastAsia="zh-CN"/>
        </w:rPr>
        <w:t>": "2163432",</w:t>
      </w:r>
    </w:p>
    <w:p w14:paraId="66E7DA88"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bulkBatchNumber</w:t>
      </w:r>
      <w:proofErr w:type="spellEnd"/>
      <w:r w:rsidRPr="00E304AE">
        <w:rPr>
          <w:rFonts w:ascii="Consolas" w:eastAsiaTheme="minorEastAsia"/>
          <w:color w:val="333333"/>
          <w:sz w:val="19"/>
          <w:szCs w:val="19"/>
          <w:lang w:val="en-US" w:eastAsia="zh-CN"/>
        </w:rPr>
        <w:t>": "BULK2234",</w:t>
      </w:r>
    </w:p>
    <w:p w14:paraId="67B772B7"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bulkProcessNumber</w:t>
      </w:r>
      <w:proofErr w:type="spellEnd"/>
      <w:r w:rsidRPr="00E304AE">
        <w:rPr>
          <w:rFonts w:ascii="Consolas" w:eastAsiaTheme="minorEastAsia"/>
          <w:color w:val="333333"/>
          <w:sz w:val="19"/>
          <w:szCs w:val="19"/>
          <w:lang w:val="en-US" w:eastAsia="zh-CN"/>
        </w:rPr>
        <w:t>": "0970646",</w:t>
      </w:r>
    </w:p>
    <w:p w14:paraId="03B8B21F"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fillBatchAsgDate</w:t>
      </w:r>
      <w:proofErr w:type="spellEnd"/>
      <w:r w:rsidRPr="00E304AE">
        <w:rPr>
          <w:rFonts w:ascii="Consolas" w:eastAsiaTheme="minorEastAsia"/>
          <w:color w:val="333333"/>
          <w:sz w:val="19"/>
          <w:szCs w:val="19"/>
          <w:lang w:val="en-US" w:eastAsia="zh-CN"/>
        </w:rPr>
        <w:t>": "2025-08-22:11-45-59"</w:t>
      </w:r>
    </w:p>
    <w:p w14:paraId="5F96085B"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19CB74A3"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2D464212"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bulkIdh</w:t>
      </w:r>
      <w:proofErr w:type="spellEnd"/>
      <w:r w:rsidRPr="00E304AE">
        <w:rPr>
          <w:rFonts w:ascii="Consolas" w:eastAsiaTheme="minorEastAsia"/>
          <w:color w:val="333333"/>
          <w:sz w:val="19"/>
          <w:szCs w:val="19"/>
          <w:lang w:val="en-US" w:eastAsia="zh-CN"/>
        </w:rPr>
        <w:t>": "2163433",</w:t>
      </w:r>
    </w:p>
    <w:p w14:paraId="7B61707F"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bulkBatchNumber</w:t>
      </w:r>
      <w:proofErr w:type="spellEnd"/>
      <w:r w:rsidRPr="00E304AE">
        <w:rPr>
          <w:rFonts w:ascii="Consolas" w:eastAsiaTheme="minorEastAsia"/>
          <w:color w:val="333333"/>
          <w:sz w:val="19"/>
          <w:szCs w:val="19"/>
          <w:lang w:val="en-US" w:eastAsia="zh-CN"/>
        </w:rPr>
        <w:t>": "BULK2235",</w:t>
      </w:r>
    </w:p>
    <w:p w14:paraId="6425AEAC"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bulkProcessNumber</w:t>
      </w:r>
      <w:proofErr w:type="spellEnd"/>
      <w:r w:rsidRPr="00E304AE">
        <w:rPr>
          <w:rFonts w:ascii="Consolas" w:eastAsiaTheme="minorEastAsia"/>
          <w:color w:val="333333"/>
          <w:sz w:val="19"/>
          <w:szCs w:val="19"/>
          <w:lang w:val="en-US" w:eastAsia="zh-CN"/>
        </w:rPr>
        <w:t>": "0970648",</w:t>
      </w:r>
    </w:p>
    <w:p w14:paraId="14AAE41D"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fillBatchAsgDate</w:t>
      </w:r>
      <w:proofErr w:type="spellEnd"/>
      <w:r w:rsidRPr="00E304AE">
        <w:rPr>
          <w:rFonts w:ascii="Consolas" w:eastAsiaTheme="minorEastAsia"/>
          <w:color w:val="333333"/>
          <w:sz w:val="19"/>
          <w:szCs w:val="19"/>
          <w:lang w:val="en-US" w:eastAsia="zh-CN"/>
        </w:rPr>
        <w:t>": "2025-08-22:11-48-59"</w:t>
      </w:r>
    </w:p>
    <w:p w14:paraId="7AFDE806"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79BB36EC"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1E36E89C"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3B86594D"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2C1CB464"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64413CDD"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35C8D0A3"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73F8DBB2"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w:t>
      </w:r>
    </w:p>
    <w:p w14:paraId="24FDA85E" w14:textId="77777777" w:rsidR="00E304AE" w:rsidRDefault="00E304AE" w:rsidP="00CD2453">
      <w:pPr>
        <w:ind w:firstLine="244"/>
        <w:jc w:val="both"/>
        <w:rPr>
          <w:rFonts w:ascii="Times New Roman" w:eastAsiaTheme="minorEastAsia" w:hAnsi="Times New Roman"/>
          <w:b/>
          <w:bCs/>
          <w:i/>
          <w:iCs/>
          <w:color w:val="4472C4" w:themeColor="accent1"/>
          <w:sz w:val="24"/>
          <w:lang w:eastAsia="zh-CN"/>
        </w:rPr>
      </w:pPr>
    </w:p>
    <w:p w14:paraId="0F3CFEC8" w14:textId="3580BE55" w:rsidR="0F161B55" w:rsidRDefault="005A1E68" w:rsidP="00CD2453">
      <w:pPr>
        <w:ind w:firstLine="244"/>
        <w:jc w:val="both"/>
        <w:rPr>
          <w:rFonts w:ascii="Times New Roman" w:eastAsiaTheme="minorEastAsia" w:hAnsi="Times New Roman" w:hint="eastAsia"/>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 xml:space="preserve"> </w:t>
      </w:r>
      <w:r w:rsidR="0F161B55" w:rsidRPr="4F0107CC">
        <w:rPr>
          <w:rFonts w:ascii="Times New Roman" w:eastAsiaTheme="minorEastAsia" w:hAnsi="Times New Roman"/>
          <w:b/>
          <w:bCs/>
          <w:i/>
          <w:iCs/>
          <w:color w:val="4472C4" w:themeColor="accent1"/>
          <w:sz w:val="24"/>
          <w:lang w:eastAsia="zh-CN"/>
        </w:rPr>
        <w:t xml:space="preserve">Example response </w:t>
      </w:r>
      <w:proofErr w:type="gramStart"/>
      <w:r w:rsidR="0F161B55" w:rsidRPr="4F0107CC">
        <w:rPr>
          <w:rFonts w:ascii="Times New Roman" w:eastAsiaTheme="minorEastAsia" w:hAnsi="Times New Roman"/>
          <w:b/>
          <w:bCs/>
          <w:i/>
          <w:iCs/>
          <w:color w:val="4472C4" w:themeColor="accent1"/>
          <w:sz w:val="24"/>
          <w:lang w:eastAsia="zh-CN"/>
        </w:rPr>
        <w:t>JSON:</w:t>
      </w:r>
      <w:r w:rsidR="00FD7CF9">
        <w:rPr>
          <w:rFonts w:ascii="Times New Roman" w:eastAsiaTheme="minorEastAsia" w:hAnsi="Times New Roman" w:hint="eastAsia"/>
          <w:b/>
          <w:bCs/>
          <w:i/>
          <w:iCs/>
          <w:color w:val="4472C4" w:themeColor="accent1"/>
          <w:sz w:val="24"/>
          <w:lang w:eastAsia="zh-CN"/>
        </w:rPr>
        <w:t>（</w:t>
      </w:r>
      <w:proofErr w:type="gramEnd"/>
      <w:r w:rsidR="00FD7CF9">
        <w:rPr>
          <w:rFonts w:ascii="Times New Roman" w:eastAsiaTheme="minorEastAsia" w:hAnsi="Times New Roman" w:hint="eastAsia"/>
          <w:b/>
          <w:bCs/>
          <w:i/>
          <w:iCs/>
          <w:color w:val="4472C4" w:themeColor="accent1"/>
          <w:sz w:val="24"/>
          <w:lang w:eastAsia="zh-CN"/>
        </w:rPr>
        <w:t>pending</w:t>
      </w:r>
      <w:r w:rsidR="00FD7CF9">
        <w:rPr>
          <w:rFonts w:ascii="Times New Roman" w:eastAsiaTheme="minorEastAsia" w:hAnsi="Times New Roman" w:hint="eastAsia"/>
          <w:b/>
          <w:bCs/>
          <w:i/>
          <w:iCs/>
          <w:color w:val="4472C4" w:themeColor="accent1"/>
          <w:sz w:val="24"/>
          <w:lang w:eastAsia="zh-CN"/>
        </w:rPr>
        <w:t>）</w:t>
      </w:r>
    </w:p>
    <w:p w14:paraId="614FF8CC" w14:textId="6192E555" w:rsidR="005A1E68" w:rsidRPr="00B33AF9" w:rsidRDefault="005A1E68" w:rsidP="005A1E68">
      <w:pPr>
        <w:spacing w:before="77"/>
        <w:ind w:left="244"/>
        <w:rPr>
          <w:rFonts w:ascii="Consolas" w:eastAsiaTheme="minorEastAsia"/>
          <w:color w:val="333333"/>
          <w:sz w:val="19"/>
          <w:szCs w:val="19"/>
          <w:lang w:val="en-US" w:eastAsia="zh-CN"/>
        </w:rPr>
      </w:pPr>
      <w:r w:rsidRPr="005A12F9">
        <w:rPr>
          <w:rFonts w:ascii="Consolas" w:eastAsiaTheme="minorEastAsia"/>
          <w:color w:val="333333"/>
          <w:sz w:val="19"/>
          <w:szCs w:val="19"/>
          <w:lang w:eastAsia="zh-CN"/>
        </w:rPr>
        <w:t>[</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proofErr w:type="spellStart"/>
      <w:r w:rsidRPr="005A12F9">
        <w:rPr>
          <w:rFonts w:ascii="Consolas" w:eastAsiaTheme="minorEastAsia"/>
          <w:color w:val="333333"/>
          <w:sz w:val="19"/>
          <w:szCs w:val="19"/>
          <w:lang w:eastAsia="zh-CN"/>
        </w:rPr>
        <w:t>srcSystem</w:t>
      </w:r>
      <w:proofErr w:type="spellEnd"/>
      <w:r w:rsidRPr="005A12F9">
        <w:rPr>
          <w:rFonts w:ascii="Consolas" w:eastAsiaTheme="minorEastAsia"/>
          <w:color w:val="333333"/>
          <w:sz w:val="19"/>
          <w:szCs w:val="19"/>
          <w:lang w:eastAsia="zh-CN"/>
        </w:rPr>
        <w:t>": "R93",</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proofErr w:type="spellStart"/>
      <w:r w:rsidRPr="005A12F9">
        <w:rPr>
          <w:rFonts w:ascii="Consolas" w:eastAsiaTheme="minorEastAsia"/>
          <w:color w:val="333333"/>
          <w:sz w:val="19"/>
          <w:szCs w:val="19"/>
          <w:lang w:eastAsia="zh-CN"/>
        </w:rPr>
        <w:t>apiuid</w:t>
      </w:r>
      <w:proofErr w:type="spellEnd"/>
      <w:r w:rsidRPr="005A12F9">
        <w:rPr>
          <w:rFonts w:ascii="Consolas" w:eastAsiaTheme="minorEastAsia"/>
          <w:color w:val="333333"/>
          <w:sz w:val="19"/>
          <w:szCs w:val="19"/>
          <w:lang w:eastAsia="zh-CN"/>
        </w:rPr>
        <w:t>": "BLK_API_690B7D1CB73E1FD09F86E1CE26AA394F",</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proofErr w:type="spellStart"/>
      <w:r w:rsidRPr="005A12F9">
        <w:rPr>
          <w:rFonts w:ascii="Consolas" w:eastAsiaTheme="minorEastAsia"/>
          <w:color w:val="333333"/>
          <w:sz w:val="19"/>
          <w:szCs w:val="19"/>
          <w:lang w:eastAsia="zh-CN"/>
        </w:rPr>
        <w:t>bulkFgPlant</w:t>
      </w:r>
      <w:proofErr w:type="spellEnd"/>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"plant": "0759",</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proofErr w:type="spellStart"/>
      <w:r w:rsidRPr="005A12F9">
        <w:rPr>
          <w:rFonts w:ascii="Consolas" w:eastAsiaTheme="minorEastAsia"/>
          <w:color w:val="333333"/>
          <w:sz w:val="19"/>
          <w:szCs w:val="19"/>
          <w:lang w:eastAsia="zh-CN"/>
        </w:rPr>
        <w:t>bulkMatList</w:t>
      </w:r>
      <w:proofErr w:type="spellEnd"/>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w:t>
      </w:r>
      <w:proofErr w:type="spellStart"/>
      <w:r w:rsidRPr="005A12F9">
        <w:rPr>
          <w:rFonts w:ascii="Consolas" w:eastAsiaTheme="minorEastAsia"/>
          <w:color w:val="333333"/>
          <w:sz w:val="19"/>
          <w:szCs w:val="19"/>
          <w:lang w:eastAsia="zh-CN"/>
        </w:rPr>
        <w:t>uuid</w:t>
      </w:r>
      <w:proofErr w:type="spellEnd"/>
      <w:r w:rsidRPr="005A12F9">
        <w:rPr>
          <w:rFonts w:ascii="Consolas" w:eastAsiaTheme="minorEastAsia"/>
          <w:color w:val="333333"/>
          <w:sz w:val="19"/>
          <w:szCs w:val="19"/>
          <w:lang w:eastAsia="zh-CN"/>
        </w:rPr>
        <w:t>": "BLK_FG_320B7D1CB73E1FD09F86E2AE26BA691C",</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r w:rsidR="00F3566B">
        <w:rPr>
          <w:rFonts w:ascii="Consolas" w:eastAsiaTheme="minorEastAsia" w:hint="eastAsia"/>
          <w:color w:val="333333"/>
          <w:sz w:val="19"/>
          <w:szCs w:val="19"/>
          <w:lang w:eastAsia="zh-CN"/>
        </w:rPr>
        <w:t xml:space="preserve">     </w:t>
      </w:r>
      <w:r w:rsidRPr="005A12F9">
        <w:rPr>
          <w:rFonts w:ascii="Consolas" w:eastAsiaTheme="minorEastAsia"/>
          <w:color w:val="333333"/>
          <w:sz w:val="19"/>
          <w:szCs w:val="19"/>
          <w:lang w:eastAsia="zh-CN"/>
        </w:rPr>
        <w:t>"</w:t>
      </w:r>
      <w:proofErr w:type="spellStart"/>
      <w:r w:rsidRPr="005A12F9">
        <w:rPr>
          <w:rFonts w:ascii="Consolas" w:eastAsiaTheme="minorEastAsia"/>
          <w:color w:val="333333"/>
          <w:sz w:val="19"/>
          <w:szCs w:val="19"/>
          <w:lang w:eastAsia="zh-CN"/>
        </w:rPr>
        <w:t>ReturnCode</w:t>
      </w:r>
      <w:proofErr w:type="spellEnd"/>
      <w:r w:rsidRPr="005A12F9">
        <w:rPr>
          <w:rFonts w:ascii="Consolas" w:eastAsiaTheme="minorEastAsia"/>
          <w:color w:val="333333"/>
          <w:sz w:val="19"/>
          <w:szCs w:val="19"/>
          <w:lang w:eastAsia="zh-CN"/>
        </w:rPr>
        <w:t>": "0001",</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r w:rsidR="00F3566B">
        <w:rPr>
          <w:rFonts w:ascii="Consolas" w:eastAsiaTheme="minorEastAsia" w:hint="eastAsia"/>
          <w:color w:val="333333"/>
          <w:sz w:val="19"/>
          <w:szCs w:val="19"/>
          <w:lang w:eastAsia="zh-CN"/>
        </w:rPr>
        <w:t xml:space="preserve">     </w:t>
      </w:r>
      <w:r w:rsidRPr="005A12F9">
        <w:rPr>
          <w:rFonts w:ascii="Consolas" w:eastAsiaTheme="minorEastAsia"/>
          <w:color w:val="333333"/>
          <w:sz w:val="19"/>
          <w:szCs w:val="19"/>
          <w:lang w:eastAsia="zh-CN"/>
        </w:rPr>
        <w:t>"Description": "Success"</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w:t>
      </w:r>
      <w:proofErr w:type="spellStart"/>
      <w:r w:rsidRPr="005A12F9">
        <w:rPr>
          <w:rFonts w:ascii="Consolas" w:eastAsiaTheme="minorEastAsia"/>
          <w:color w:val="333333"/>
          <w:sz w:val="19"/>
          <w:szCs w:val="19"/>
          <w:lang w:eastAsia="zh-CN"/>
        </w:rPr>
        <w:t>uuid</w:t>
      </w:r>
      <w:proofErr w:type="spellEnd"/>
      <w:r w:rsidRPr="005A12F9">
        <w:rPr>
          <w:rFonts w:ascii="Consolas" w:eastAsiaTheme="minorEastAsia"/>
          <w:color w:val="333333"/>
          <w:sz w:val="19"/>
          <w:szCs w:val="19"/>
          <w:lang w:eastAsia="zh-CN"/>
        </w:rPr>
        <w:t>": "BLK_FG_320B7D1CB73E1FD09F86E2AE26BA691R",</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proofErr w:type="spellStart"/>
      <w:r w:rsidRPr="005A12F9">
        <w:rPr>
          <w:rFonts w:ascii="Consolas" w:eastAsiaTheme="minorEastAsia"/>
          <w:color w:val="333333"/>
          <w:sz w:val="19"/>
          <w:szCs w:val="19"/>
          <w:lang w:eastAsia="zh-CN"/>
        </w:rPr>
        <w:t>ReturnCode</w:t>
      </w:r>
      <w:proofErr w:type="spellEnd"/>
      <w:r w:rsidRPr="005A12F9">
        <w:rPr>
          <w:rFonts w:ascii="Consolas" w:eastAsiaTheme="minorEastAsia"/>
          <w:color w:val="333333"/>
          <w:sz w:val="19"/>
          <w:szCs w:val="19"/>
          <w:lang w:eastAsia="zh-CN"/>
        </w:rPr>
        <w:t>": "0002",</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004232B7">
        <w:rPr>
          <w:rFonts w:ascii="Consolas" w:eastAsiaTheme="minorEastAsia"/>
          <w:color w:val="333333"/>
          <w:sz w:val="19"/>
          <w:szCs w:val="19"/>
          <w:lang w:eastAsia="zh-CN"/>
        </w:rPr>
        <w:tab/>
      </w:r>
      <w:r w:rsidR="004232B7">
        <w:rPr>
          <w:rFonts w:ascii="Consolas" w:eastAsiaTheme="minorEastAsia" w:hint="eastAsia"/>
          <w:color w:val="333333"/>
          <w:sz w:val="19"/>
          <w:szCs w:val="19"/>
          <w:lang w:eastAsia="zh-CN"/>
        </w:rPr>
        <w:t xml:space="preserve">     </w:t>
      </w:r>
      <w:r w:rsidRPr="005A12F9">
        <w:rPr>
          <w:rFonts w:ascii="Consolas" w:eastAsiaTheme="minorEastAsia"/>
          <w:color w:val="333333"/>
          <w:sz w:val="19"/>
          <w:szCs w:val="19"/>
          <w:lang w:eastAsia="zh-CN"/>
        </w:rPr>
        <w:t>"Description": "No batch found"</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t>   </w:t>
      </w:r>
      <w:r w:rsidRPr="005A12F9">
        <w:rPr>
          <w:rFonts w:ascii="Consolas" w:eastAsiaTheme="minorEastAsia"/>
          <w:color w:val="333333"/>
          <w:sz w:val="19"/>
          <w:szCs w:val="19"/>
          <w:lang w:eastAsia="zh-CN"/>
        </w:rPr>
        <w:t xml:space="preserve"> ]</w:t>
      </w:r>
      <w:r w:rsidRPr="005A12F9">
        <w:rPr>
          <w:rFonts w:ascii="Consolas" w:eastAsiaTheme="minorEastAsia"/>
          <w:color w:val="333333"/>
          <w:sz w:val="19"/>
          <w:szCs w:val="19"/>
          <w:lang w:eastAsia="zh-CN"/>
        </w:rPr>
        <w:br/>
      </w:r>
      <w:r w:rsidRPr="005A12F9">
        <w:rPr>
          <w:rFonts w:ascii="Consolas" w:eastAsiaTheme="minorEastAsia"/>
          <w:color w:val="333333"/>
          <w:sz w:val="19"/>
          <w:szCs w:val="19"/>
          <w:lang w:eastAsia="zh-CN"/>
        </w:rPr>
        <w:lastRenderedPageBreak/>
        <w:t> </w:t>
      </w:r>
      <w:r w:rsidRPr="005A12F9">
        <w:rPr>
          <w:rFonts w:ascii="Consolas" w:eastAsiaTheme="minorEastAsia"/>
          <w:color w:val="333333"/>
          <w:sz w:val="19"/>
          <w:szCs w:val="19"/>
          <w:lang w:eastAsia="zh-CN"/>
        </w:rPr>
        <w:t xml:space="preserve"> }</w:t>
      </w:r>
      <w:r w:rsidRPr="005A12F9">
        <w:rPr>
          <w:rFonts w:ascii="Consolas" w:eastAsiaTheme="minorEastAsia"/>
          <w:color w:val="333333"/>
          <w:sz w:val="19"/>
          <w:szCs w:val="19"/>
          <w:lang w:eastAsia="zh-CN"/>
        </w:rPr>
        <w:br/>
        <w:t>]</w:t>
      </w:r>
    </w:p>
    <w:p w14:paraId="517FB81C" w14:textId="77777777" w:rsidR="4F0107CC" w:rsidRDefault="4F0107CC" w:rsidP="4F0107CC">
      <w:pPr>
        <w:pStyle w:val="ListParagraph"/>
        <w:jc w:val="both"/>
        <w:rPr>
          <w:rFonts w:ascii="Times New Roman" w:eastAsiaTheme="minorEastAsia" w:hAnsi="Times New Roman"/>
          <w:sz w:val="24"/>
          <w:lang w:eastAsia="zh-CN"/>
        </w:rPr>
      </w:pPr>
    </w:p>
    <w:p w14:paraId="619C6C2E" w14:textId="1FDBF666" w:rsidR="0F161B55" w:rsidRDefault="0F161B55" w:rsidP="4F0107CC">
      <w:pPr>
        <w:pStyle w:val="Heading6"/>
        <w:rPr>
          <w:rFonts w:eastAsiaTheme="minorEastAsia"/>
          <w:lang w:eastAsia="zh-CN"/>
        </w:rPr>
      </w:pPr>
      <w:r w:rsidRPr="4F0107CC">
        <w:rPr>
          <w:rFonts w:eastAsiaTheme="minorEastAsia"/>
          <w:lang w:eastAsia="zh-CN"/>
        </w:rPr>
        <w:t>Error handling</w:t>
      </w:r>
    </w:p>
    <w:tbl>
      <w:tblPr>
        <w:tblW w:w="0" w:type="auto"/>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ook w:val="01E0" w:firstRow="1" w:lastRow="1" w:firstColumn="1" w:lastColumn="1" w:noHBand="0" w:noVBand="0"/>
      </w:tblPr>
      <w:tblGrid>
        <w:gridCol w:w="3462"/>
        <w:gridCol w:w="5848"/>
      </w:tblGrid>
      <w:tr w:rsidR="4F0107CC" w14:paraId="48C1098A" w14:textId="77777777" w:rsidTr="00B34DEC">
        <w:trPr>
          <w:trHeight w:val="300"/>
        </w:trPr>
        <w:tc>
          <w:tcPr>
            <w:tcW w:w="3462" w:type="dxa"/>
            <w:shd w:val="clear" w:color="auto" w:fill="9CC2E5" w:themeFill="accent5" w:themeFillTint="99"/>
          </w:tcPr>
          <w:p w14:paraId="6F033FC1" w14:textId="77777777" w:rsidR="4F0107CC" w:rsidRDefault="4F0107CC" w:rsidP="4F0107CC">
            <w:pPr>
              <w:pStyle w:val="TableParagraph"/>
              <w:rPr>
                <w:rFonts w:ascii="Times New Roman" w:hAnsi="Times New Roman" w:cs="Times New Roman"/>
                <w:b/>
                <w:bCs/>
                <w:sz w:val="24"/>
                <w:szCs w:val="24"/>
              </w:rPr>
            </w:pPr>
            <w:proofErr w:type="spellStart"/>
            <w:r w:rsidRPr="4F0107CC">
              <w:rPr>
                <w:rFonts w:ascii="Times New Roman" w:hAnsi="Times New Roman" w:cs="Times New Roman"/>
                <w:b/>
                <w:bCs/>
                <w:color w:val="333333"/>
                <w:sz w:val="24"/>
                <w:szCs w:val="24"/>
              </w:rPr>
              <w:t>ReturnCode</w:t>
            </w:r>
            <w:proofErr w:type="spellEnd"/>
          </w:p>
        </w:tc>
        <w:tc>
          <w:tcPr>
            <w:tcW w:w="5848" w:type="dxa"/>
            <w:shd w:val="clear" w:color="auto" w:fill="9CC2E5" w:themeFill="accent5" w:themeFillTint="99"/>
          </w:tcPr>
          <w:p w14:paraId="0C1BE1E4" w14:textId="77777777" w:rsidR="4F0107CC" w:rsidRDefault="4F0107CC" w:rsidP="4F0107CC">
            <w:pPr>
              <w:pStyle w:val="TableParagraph"/>
              <w:ind w:left="133"/>
              <w:rPr>
                <w:rFonts w:ascii="Times New Roman" w:hAnsi="Times New Roman" w:cs="Times New Roman"/>
                <w:b/>
                <w:bCs/>
                <w:sz w:val="24"/>
                <w:szCs w:val="24"/>
              </w:rPr>
            </w:pPr>
            <w:r w:rsidRPr="4F0107CC">
              <w:rPr>
                <w:rFonts w:ascii="Times New Roman" w:hAnsi="Times New Roman" w:cs="Times New Roman"/>
                <w:b/>
                <w:bCs/>
                <w:color w:val="333333"/>
                <w:sz w:val="24"/>
                <w:szCs w:val="24"/>
              </w:rPr>
              <w:t>Description</w:t>
            </w:r>
          </w:p>
        </w:tc>
      </w:tr>
      <w:tr w:rsidR="4F0107CC" w14:paraId="4ADEF2F9" w14:textId="77777777" w:rsidTr="00B34DEC">
        <w:trPr>
          <w:trHeight w:val="300"/>
        </w:trPr>
        <w:tc>
          <w:tcPr>
            <w:tcW w:w="3462" w:type="dxa"/>
          </w:tcPr>
          <w:p w14:paraId="037678D5" w14:textId="77777777" w:rsidR="4F0107CC" w:rsidRDefault="4F0107CC" w:rsidP="4F0107CC">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0001</w:t>
            </w:r>
          </w:p>
        </w:tc>
        <w:tc>
          <w:tcPr>
            <w:tcW w:w="5848" w:type="dxa"/>
          </w:tcPr>
          <w:p w14:paraId="6D5F0DB4" w14:textId="77777777" w:rsidR="4F0107CC" w:rsidRDefault="4F0107CC" w:rsidP="4F0107CC">
            <w:pPr>
              <w:pStyle w:val="TableParagraph"/>
              <w:ind w:left="133"/>
              <w:rPr>
                <w:rFonts w:ascii="Times New Roman" w:hAnsi="Times New Roman" w:cs="Times New Roman"/>
                <w:sz w:val="24"/>
                <w:szCs w:val="24"/>
              </w:rPr>
            </w:pPr>
            <w:r w:rsidRPr="4F0107CC">
              <w:rPr>
                <w:rFonts w:ascii="Times New Roman" w:hAnsi="Times New Roman" w:cs="Times New Roman"/>
                <w:color w:val="333333"/>
                <w:sz w:val="24"/>
                <w:szCs w:val="24"/>
              </w:rPr>
              <w:t>Success</w:t>
            </w:r>
          </w:p>
        </w:tc>
      </w:tr>
      <w:tr w:rsidR="4F0107CC" w14:paraId="7F56F0F9" w14:textId="77777777" w:rsidTr="00B34DEC">
        <w:trPr>
          <w:trHeight w:val="300"/>
        </w:trPr>
        <w:tc>
          <w:tcPr>
            <w:tcW w:w="3462" w:type="dxa"/>
          </w:tcPr>
          <w:p w14:paraId="7B2D75C3" w14:textId="77777777" w:rsidR="4F0107CC" w:rsidRDefault="4F0107CC" w:rsidP="4F0107CC">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0002</w:t>
            </w:r>
          </w:p>
        </w:tc>
        <w:tc>
          <w:tcPr>
            <w:tcW w:w="5848" w:type="dxa"/>
          </w:tcPr>
          <w:p w14:paraId="2D3F1256" w14:textId="3DCB325D" w:rsidR="4F0107CC" w:rsidRDefault="00B34DEC" w:rsidP="4F0107CC">
            <w:pPr>
              <w:pStyle w:val="TableParagraph"/>
              <w:ind w:left="133"/>
              <w:rPr>
                <w:rFonts w:ascii="Times New Roman" w:hAnsi="Times New Roman" w:cs="Times New Roman"/>
                <w:sz w:val="24"/>
                <w:szCs w:val="24"/>
              </w:rPr>
            </w:pPr>
            <w:r w:rsidRPr="00B34DEC">
              <w:rPr>
                <w:rFonts w:ascii="Times New Roman" w:hAnsi="Times New Roman" w:cs="Times New Roman"/>
                <w:color w:val="333333"/>
                <w:sz w:val="24"/>
                <w:szCs w:val="24"/>
              </w:rPr>
              <w:t xml:space="preserve">No </w:t>
            </w:r>
            <w:r>
              <w:rPr>
                <w:rFonts w:ascii="Times New Roman" w:eastAsiaTheme="minorEastAsia" w:hAnsi="Times New Roman" w:cs="Times New Roman" w:hint="eastAsia"/>
                <w:color w:val="333333"/>
                <w:sz w:val="24"/>
                <w:szCs w:val="24"/>
                <w:lang w:eastAsia="zh-CN"/>
              </w:rPr>
              <w:t>B</w:t>
            </w:r>
            <w:r w:rsidRPr="00B34DEC">
              <w:rPr>
                <w:rFonts w:ascii="Times New Roman" w:hAnsi="Times New Roman" w:cs="Times New Roman"/>
                <w:color w:val="333333"/>
                <w:sz w:val="24"/>
                <w:szCs w:val="24"/>
              </w:rPr>
              <w:t xml:space="preserve">atch </w:t>
            </w:r>
            <w:r>
              <w:rPr>
                <w:rFonts w:ascii="Times New Roman" w:eastAsiaTheme="minorEastAsia" w:hAnsi="Times New Roman" w:cs="Times New Roman" w:hint="eastAsia"/>
                <w:color w:val="333333"/>
                <w:sz w:val="24"/>
                <w:szCs w:val="24"/>
                <w:lang w:eastAsia="zh-CN"/>
              </w:rPr>
              <w:t>F</w:t>
            </w:r>
            <w:r w:rsidRPr="00B34DEC">
              <w:rPr>
                <w:rFonts w:ascii="Times New Roman" w:hAnsi="Times New Roman" w:cs="Times New Roman"/>
                <w:color w:val="333333"/>
                <w:sz w:val="24"/>
                <w:szCs w:val="24"/>
              </w:rPr>
              <w:t>ound</w:t>
            </w:r>
          </w:p>
        </w:tc>
      </w:tr>
    </w:tbl>
    <w:p w14:paraId="20C31856" w14:textId="77777777" w:rsidR="4F0107CC" w:rsidRDefault="4F0107CC" w:rsidP="4F0107CC">
      <w:pPr>
        <w:spacing w:before="93"/>
        <w:ind w:left="244"/>
        <w:rPr>
          <w:rFonts w:ascii="Consolas" w:eastAsiaTheme="minorEastAsia"/>
          <w:sz w:val="19"/>
          <w:szCs w:val="19"/>
          <w:lang w:eastAsia="zh-CN"/>
        </w:rPr>
      </w:pPr>
    </w:p>
    <w:p w14:paraId="40DE1CB2" w14:textId="77777777" w:rsidR="0F161B55" w:rsidRDefault="0F161B55" w:rsidP="4F0107CC">
      <w:pPr>
        <w:pStyle w:val="Heading6"/>
        <w:rPr>
          <w:rFonts w:eastAsiaTheme="minorEastAsia"/>
          <w:lang w:eastAsia="zh-CN"/>
        </w:rPr>
      </w:pPr>
      <w:r w:rsidRPr="4F0107CC">
        <w:rPr>
          <w:rFonts w:eastAsiaTheme="minorEastAsia"/>
          <w:lang w:eastAsia="zh-CN"/>
        </w:rPr>
        <w:t>Field Mapping</w:t>
      </w:r>
    </w:p>
    <w:tbl>
      <w:tblPr>
        <w:tblW w:w="0" w:type="auto"/>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ook w:val="01E0" w:firstRow="1" w:lastRow="1" w:firstColumn="1" w:lastColumn="1" w:noHBand="0" w:noVBand="0"/>
      </w:tblPr>
      <w:tblGrid>
        <w:gridCol w:w="697"/>
        <w:gridCol w:w="2491"/>
        <w:gridCol w:w="2554"/>
        <w:gridCol w:w="3568"/>
      </w:tblGrid>
      <w:tr w:rsidR="4F0107CC" w14:paraId="52EB7920" w14:textId="77777777" w:rsidTr="00602F51">
        <w:trPr>
          <w:trHeight w:val="300"/>
        </w:trPr>
        <w:tc>
          <w:tcPr>
            <w:tcW w:w="697" w:type="dxa"/>
            <w:shd w:val="clear" w:color="auto" w:fill="9CC2E5" w:themeFill="accent5" w:themeFillTint="99"/>
          </w:tcPr>
          <w:p w14:paraId="7885BC3B" w14:textId="77777777" w:rsidR="4F0107CC" w:rsidRDefault="4F0107CC" w:rsidP="4F0107CC">
            <w:pPr>
              <w:pStyle w:val="TableParagraph"/>
              <w:rPr>
                <w:rFonts w:ascii="Times New Roman" w:hAnsi="Times New Roman" w:cs="Times New Roman"/>
                <w:b/>
                <w:bCs/>
                <w:sz w:val="24"/>
                <w:szCs w:val="24"/>
              </w:rPr>
            </w:pPr>
            <w:r w:rsidRPr="4F0107CC">
              <w:rPr>
                <w:rFonts w:ascii="Times New Roman" w:hAnsi="Times New Roman" w:cs="Times New Roman"/>
                <w:b/>
                <w:bCs/>
                <w:color w:val="333333"/>
                <w:sz w:val="24"/>
                <w:szCs w:val="24"/>
              </w:rPr>
              <w:t>No.</w:t>
            </w:r>
          </w:p>
        </w:tc>
        <w:tc>
          <w:tcPr>
            <w:tcW w:w="2570" w:type="dxa"/>
            <w:shd w:val="clear" w:color="auto" w:fill="9CC2E5" w:themeFill="accent5" w:themeFillTint="99"/>
          </w:tcPr>
          <w:p w14:paraId="5A7B21B8" w14:textId="77777777" w:rsidR="4F0107CC" w:rsidRDefault="4F0107CC" w:rsidP="4F0107CC">
            <w:pPr>
              <w:pStyle w:val="TableParagraph"/>
              <w:ind w:left="124"/>
              <w:rPr>
                <w:rFonts w:ascii="Times New Roman" w:hAnsi="Times New Roman" w:cs="Times New Roman"/>
                <w:b/>
                <w:bCs/>
                <w:sz w:val="24"/>
                <w:szCs w:val="24"/>
              </w:rPr>
            </w:pPr>
            <w:r w:rsidRPr="4F0107CC">
              <w:rPr>
                <w:rFonts w:ascii="Times New Roman" w:hAnsi="Times New Roman" w:cs="Times New Roman"/>
                <w:b/>
                <w:bCs/>
                <w:color w:val="333333"/>
                <w:sz w:val="24"/>
                <w:szCs w:val="24"/>
              </w:rPr>
              <w:t>MES Field</w:t>
            </w:r>
          </w:p>
        </w:tc>
        <w:tc>
          <w:tcPr>
            <w:tcW w:w="3044" w:type="dxa"/>
            <w:shd w:val="clear" w:color="auto" w:fill="9CC2E5" w:themeFill="accent5" w:themeFillTint="99"/>
          </w:tcPr>
          <w:p w14:paraId="7ECA522A" w14:textId="77777777" w:rsidR="4F0107CC" w:rsidRDefault="4F0107CC" w:rsidP="4F0107CC">
            <w:pPr>
              <w:pStyle w:val="TableParagraph"/>
              <w:ind w:left="120"/>
              <w:rPr>
                <w:rFonts w:ascii="Times New Roman" w:hAnsi="Times New Roman" w:cs="Times New Roman"/>
                <w:b/>
                <w:bCs/>
                <w:sz w:val="24"/>
                <w:szCs w:val="24"/>
              </w:rPr>
            </w:pPr>
            <w:r w:rsidRPr="4F0107CC">
              <w:rPr>
                <w:rFonts w:ascii="Times New Roman" w:hAnsi="Times New Roman" w:cs="Times New Roman"/>
                <w:b/>
                <w:bCs/>
                <w:color w:val="333333"/>
                <w:sz w:val="24"/>
                <w:szCs w:val="24"/>
              </w:rPr>
              <w:t>Description</w:t>
            </w:r>
          </w:p>
        </w:tc>
        <w:tc>
          <w:tcPr>
            <w:tcW w:w="2999" w:type="dxa"/>
            <w:shd w:val="clear" w:color="auto" w:fill="9CC2E5" w:themeFill="accent5" w:themeFillTint="99"/>
          </w:tcPr>
          <w:p w14:paraId="3395DBF2" w14:textId="77777777" w:rsidR="4F0107CC" w:rsidRDefault="4F0107CC" w:rsidP="4F0107CC">
            <w:pPr>
              <w:pStyle w:val="TableParagraph"/>
              <w:ind w:left="132"/>
              <w:rPr>
                <w:rFonts w:ascii="Times New Roman" w:hAnsi="Times New Roman" w:cs="Times New Roman"/>
                <w:b/>
                <w:bCs/>
                <w:sz w:val="24"/>
                <w:szCs w:val="24"/>
              </w:rPr>
            </w:pPr>
            <w:r w:rsidRPr="4F0107CC">
              <w:rPr>
                <w:rFonts w:ascii="Times New Roman" w:hAnsi="Times New Roman" w:cs="Times New Roman"/>
                <w:b/>
                <w:bCs/>
                <w:color w:val="333333"/>
                <w:sz w:val="24"/>
                <w:szCs w:val="24"/>
              </w:rPr>
              <w:t>QCLAD Field Mapping</w:t>
            </w:r>
          </w:p>
        </w:tc>
      </w:tr>
      <w:tr w:rsidR="00840883" w14:paraId="6FCFB098" w14:textId="77777777" w:rsidTr="00602F51">
        <w:trPr>
          <w:trHeight w:val="300"/>
        </w:trPr>
        <w:tc>
          <w:tcPr>
            <w:tcW w:w="697" w:type="dxa"/>
          </w:tcPr>
          <w:p w14:paraId="0536A379"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1</w:t>
            </w:r>
          </w:p>
        </w:tc>
        <w:tc>
          <w:tcPr>
            <w:tcW w:w="2570" w:type="dxa"/>
          </w:tcPr>
          <w:p w14:paraId="72EC0885" w14:textId="0DAD26B1" w:rsidR="00840883" w:rsidRPr="000907AC" w:rsidRDefault="00840883" w:rsidP="00840883">
            <w:pPr>
              <w:pStyle w:val="TableParagraph"/>
              <w:ind w:left="124"/>
              <w:rPr>
                <w:rFonts w:ascii="Times New Roman" w:hAnsi="Times New Roman" w:cs="Times New Roman"/>
                <w:sz w:val="24"/>
                <w:szCs w:val="24"/>
              </w:rPr>
            </w:pPr>
            <w:r w:rsidRPr="000907AC">
              <w:rPr>
                <w:rFonts w:ascii="Times New Roman" w:hAnsi="Times New Roman" w:cs="Times New Roman"/>
                <w:color w:val="000000"/>
                <w:sz w:val="24"/>
                <w:szCs w:val="24"/>
              </w:rPr>
              <w:t>PlantCode</w:t>
            </w:r>
          </w:p>
        </w:tc>
        <w:tc>
          <w:tcPr>
            <w:tcW w:w="3044" w:type="dxa"/>
          </w:tcPr>
          <w:p w14:paraId="0E251335" w14:textId="3AC48F47" w:rsidR="00840883" w:rsidRPr="000907AC" w:rsidRDefault="00840883" w:rsidP="00840883">
            <w:pPr>
              <w:pStyle w:val="TableParagraph"/>
              <w:ind w:left="120"/>
              <w:rPr>
                <w:rFonts w:ascii="Times New Roman" w:hAnsi="Times New Roman" w:cs="Times New Roman"/>
                <w:sz w:val="24"/>
                <w:szCs w:val="24"/>
              </w:rPr>
            </w:pPr>
            <w:r w:rsidRPr="000907AC">
              <w:rPr>
                <w:rFonts w:ascii="Times New Roman" w:hAnsi="Times New Roman" w:cs="Times New Roman"/>
                <w:color w:val="000000"/>
                <w:sz w:val="24"/>
                <w:szCs w:val="24"/>
              </w:rPr>
              <w:t>Plant code</w:t>
            </w:r>
          </w:p>
        </w:tc>
        <w:tc>
          <w:tcPr>
            <w:tcW w:w="2999" w:type="dxa"/>
          </w:tcPr>
          <w:p w14:paraId="1DF0E980" w14:textId="2AB09267" w:rsidR="00840883" w:rsidRDefault="00840883" w:rsidP="00840883">
            <w:pPr>
              <w:pStyle w:val="TableParagraph"/>
              <w:ind w:left="132"/>
              <w:rPr>
                <w:rFonts w:ascii="Times New Roman" w:hAnsi="Times New Roman" w:cs="Times New Roman"/>
                <w:sz w:val="24"/>
                <w:szCs w:val="24"/>
              </w:rPr>
            </w:pPr>
            <w:r w:rsidRPr="000907AC">
              <w:rPr>
                <w:rFonts w:ascii="Times New Roman" w:hAnsi="Times New Roman" w:cs="Times New Roman"/>
                <w:color w:val="000000"/>
                <w:sz w:val="24"/>
                <w:szCs w:val="24"/>
              </w:rPr>
              <w:t> </w:t>
            </w:r>
            <w:r w:rsidR="000907AC" w:rsidRPr="000907AC">
              <w:rPr>
                <w:rFonts w:ascii="Times New Roman" w:eastAsiaTheme="minorEastAsia" w:hAnsi="Times New Roman" w:cs="Times New Roman"/>
                <w:color w:val="000000"/>
                <w:sz w:val="24"/>
                <w:szCs w:val="24"/>
                <w:lang w:eastAsia="zh-CN"/>
              </w:rPr>
              <w:t>Plantcode</w:t>
            </w:r>
          </w:p>
        </w:tc>
      </w:tr>
      <w:tr w:rsidR="00840883" w14:paraId="2A09E31C" w14:textId="77777777">
        <w:trPr>
          <w:trHeight w:val="300"/>
        </w:trPr>
        <w:tc>
          <w:tcPr>
            <w:tcW w:w="697" w:type="dxa"/>
          </w:tcPr>
          <w:p w14:paraId="556F9D4D"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2</w:t>
            </w:r>
          </w:p>
        </w:tc>
        <w:tc>
          <w:tcPr>
            <w:tcW w:w="2570" w:type="dxa"/>
            <w:vAlign w:val="bottom"/>
          </w:tcPr>
          <w:p w14:paraId="1DCFAA37" w14:textId="3998CFAB"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BulkMaterialList</w:t>
            </w:r>
            <w:proofErr w:type="spellEnd"/>
          </w:p>
        </w:tc>
        <w:tc>
          <w:tcPr>
            <w:tcW w:w="3044" w:type="dxa"/>
            <w:vAlign w:val="bottom"/>
          </w:tcPr>
          <w:p w14:paraId="050A034B" w14:textId="6B96B1BB" w:rsidR="00840883" w:rsidRPr="000907AC" w:rsidRDefault="00840883" w:rsidP="00840883">
            <w:pPr>
              <w:pStyle w:val="TableParagraph"/>
              <w:ind w:left="120"/>
              <w:rPr>
                <w:rFonts w:ascii="Times New Roman" w:hAnsi="Times New Roman" w:cs="Times New Roman"/>
                <w:sz w:val="24"/>
                <w:szCs w:val="24"/>
              </w:rPr>
            </w:pPr>
            <w:r w:rsidRPr="000907AC">
              <w:rPr>
                <w:rFonts w:ascii="Times New Roman" w:hAnsi="Times New Roman" w:cs="Times New Roman"/>
                <w:color w:val="000000"/>
                <w:sz w:val="24"/>
                <w:szCs w:val="24"/>
              </w:rPr>
              <w:t> </w:t>
            </w:r>
          </w:p>
        </w:tc>
        <w:tc>
          <w:tcPr>
            <w:tcW w:w="2999" w:type="dxa"/>
            <w:vAlign w:val="bottom"/>
          </w:tcPr>
          <w:p w14:paraId="6D4A03B3" w14:textId="46420579" w:rsidR="00840883" w:rsidRPr="000907AC" w:rsidRDefault="00840883" w:rsidP="00840883">
            <w:pPr>
              <w:pStyle w:val="TableParagraph"/>
              <w:ind w:left="132"/>
              <w:rPr>
                <w:rFonts w:ascii="Times New Roman" w:hAnsi="Times New Roman" w:cs="Times New Roman"/>
                <w:sz w:val="24"/>
                <w:szCs w:val="24"/>
              </w:rPr>
            </w:pPr>
            <w:r w:rsidRPr="000907AC">
              <w:rPr>
                <w:rFonts w:ascii="Times New Roman" w:hAnsi="Times New Roman" w:cs="Times New Roman"/>
                <w:color w:val="000000"/>
                <w:sz w:val="24"/>
                <w:szCs w:val="24"/>
              </w:rPr>
              <w:t> </w:t>
            </w:r>
          </w:p>
        </w:tc>
      </w:tr>
      <w:tr w:rsidR="00840883" w14:paraId="09D1EF5A" w14:textId="77777777">
        <w:trPr>
          <w:trHeight w:val="300"/>
        </w:trPr>
        <w:tc>
          <w:tcPr>
            <w:tcW w:w="697" w:type="dxa"/>
          </w:tcPr>
          <w:p w14:paraId="40BDC2EC"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3</w:t>
            </w:r>
          </w:p>
        </w:tc>
        <w:tc>
          <w:tcPr>
            <w:tcW w:w="2570" w:type="dxa"/>
            <w:vAlign w:val="bottom"/>
          </w:tcPr>
          <w:p w14:paraId="51EBF884" w14:textId="28E3AB8F"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BulkIdh</w:t>
            </w:r>
            <w:proofErr w:type="spellEnd"/>
          </w:p>
        </w:tc>
        <w:tc>
          <w:tcPr>
            <w:tcW w:w="3044" w:type="dxa"/>
            <w:vAlign w:val="bottom"/>
          </w:tcPr>
          <w:p w14:paraId="6EB0A3BD" w14:textId="3606EAA0" w:rsidR="00840883" w:rsidRPr="000907AC" w:rsidRDefault="00840883" w:rsidP="00840883">
            <w:pPr>
              <w:pStyle w:val="TableParagraph"/>
              <w:ind w:left="120"/>
              <w:rPr>
                <w:rFonts w:ascii="Times New Roman" w:hAnsi="Times New Roman" w:cs="Times New Roman"/>
                <w:sz w:val="24"/>
                <w:szCs w:val="24"/>
              </w:rPr>
            </w:pPr>
            <w:r w:rsidRPr="000907AC">
              <w:rPr>
                <w:rFonts w:ascii="Times New Roman" w:hAnsi="Times New Roman" w:cs="Times New Roman"/>
                <w:color w:val="000000"/>
                <w:sz w:val="24"/>
                <w:szCs w:val="24"/>
              </w:rPr>
              <w:t>material IDH</w:t>
            </w:r>
          </w:p>
        </w:tc>
        <w:tc>
          <w:tcPr>
            <w:tcW w:w="2999" w:type="dxa"/>
            <w:vAlign w:val="bottom"/>
          </w:tcPr>
          <w:p w14:paraId="21483D65" w14:textId="2EEB1A2A" w:rsidR="00840883" w:rsidRPr="000907AC" w:rsidRDefault="00840883" w:rsidP="00840883">
            <w:pPr>
              <w:pStyle w:val="TableParagraph"/>
              <w:ind w:left="132"/>
              <w:rPr>
                <w:rFonts w:ascii="Times New Roman" w:hAnsi="Times New Roman" w:cs="Times New Roman"/>
                <w:sz w:val="24"/>
                <w:szCs w:val="24"/>
              </w:rPr>
            </w:pPr>
            <w:proofErr w:type="spellStart"/>
            <w:proofErr w:type="gramStart"/>
            <w:r w:rsidRPr="000907AC">
              <w:rPr>
                <w:rFonts w:ascii="Times New Roman" w:hAnsi="Times New Roman" w:cs="Times New Roman"/>
                <w:color w:val="000000"/>
                <w:sz w:val="24"/>
                <w:szCs w:val="24"/>
              </w:rPr>
              <w:t>sample.Hen</w:t>
            </w:r>
            <w:proofErr w:type="gramEnd"/>
            <w:r w:rsidRPr="000907AC">
              <w:rPr>
                <w:rFonts w:ascii="Times New Roman" w:hAnsi="Times New Roman" w:cs="Times New Roman"/>
                <w:color w:val="000000"/>
                <w:sz w:val="24"/>
                <w:szCs w:val="24"/>
              </w:rPr>
              <w:t>_IDH</w:t>
            </w:r>
            <w:proofErr w:type="spellEnd"/>
          </w:p>
        </w:tc>
      </w:tr>
      <w:tr w:rsidR="00840883" w14:paraId="3AA15460" w14:textId="77777777">
        <w:trPr>
          <w:trHeight w:val="300"/>
        </w:trPr>
        <w:tc>
          <w:tcPr>
            <w:tcW w:w="697" w:type="dxa"/>
          </w:tcPr>
          <w:p w14:paraId="258AC18F"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4</w:t>
            </w:r>
          </w:p>
        </w:tc>
        <w:tc>
          <w:tcPr>
            <w:tcW w:w="2570" w:type="dxa"/>
            <w:vAlign w:val="bottom"/>
          </w:tcPr>
          <w:p w14:paraId="1A8FC2BB" w14:textId="4ED08B98"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BulkBatchNumber</w:t>
            </w:r>
            <w:proofErr w:type="spellEnd"/>
          </w:p>
        </w:tc>
        <w:tc>
          <w:tcPr>
            <w:tcW w:w="3044" w:type="dxa"/>
            <w:vAlign w:val="bottom"/>
          </w:tcPr>
          <w:p w14:paraId="221E0D4B" w14:textId="2DE3A494" w:rsidR="00840883" w:rsidRPr="000907AC" w:rsidRDefault="00840883" w:rsidP="00840883">
            <w:pPr>
              <w:pStyle w:val="TableParagraph"/>
              <w:ind w:left="120"/>
              <w:rPr>
                <w:rFonts w:ascii="Times New Roman" w:hAnsi="Times New Roman" w:cs="Times New Roman"/>
                <w:sz w:val="24"/>
                <w:szCs w:val="24"/>
              </w:rPr>
            </w:pPr>
            <w:r w:rsidRPr="000907AC">
              <w:rPr>
                <w:rFonts w:ascii="Times New Roman" w:hAnsi="Times New Roman" w:cs="Times New Roman"/>
                <w:color w:val="000000"/>
                <w:sz w:val="24"/>
                <w:szCs w:val="24"/>
              </w:rPr>
              <w:t>sap Batch number</w:t>
            </w:r>
          </w:p>
        </w:tc>
        <w:tc>
          <w:tcPr>
            <w:tcW w:w="2999" w:type="dxa"/>
            <w:vAlign w:val="bottom"/>
          </w:tcPr>
          <w:p w14:paraId="40D4A780" w14:textId="16C271F7" w:rsidR="00840883" w:rsidRPr="000907AC" w:rsidRDefault="00840883" w:rsidP="00840883">
            <w:pPr>
              <w:pStyle w:val="TableParagraph"/>
              <w:ind w:left="132"/>
              <w:rPr>
                <w:rFonts w:ascii="Times New Roman" w:hAnsi="Times New Roman" w:cs="Times New Roman"/>
                <w:sz w:val="24"/>
                <w:szCs w:val="24"/>
              </w:rPr>
            </w:pPr>
            <w:proofErr w:type="spellStart"/>
            <w:proofErr w:type="gramStart"/>
            <w:r w:rsidRPr="000907AC">
              <w:rPr>
                <w:rFonts w:ascii="Times New Roman" w:hAnsi="Times New Roman" w:cs="Times New Roman"/>
                <w:color w:val="000000"/>
                <w:sz w:val="24"/>
                <w:szCs w:val="24"/>
              </w:rPr>
              <w:t>sample.BatchName</w:t>
            </w:r>
            <w:proofErr w:type="spellEnd"/>
            <w:proofErr w:type="gramEnd"/>
          </w:p>
        </w:tc>
      </w:tr>
      <w:tr w:rsidR="00840883" w14:paraId="087A8C54" w14:textId="77777777">
        <w:trPr>
          <w:trHeight w:val="300"/>
        </w:trPr>
        <w:tc>
          <w:tcPr>
            <w:tcW w:w="697" w:type="dxa"/>
          </w:tcPr>
          <w:p w14:paraId="3CE77AE1"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5</w:t>
            </w:r>
          </w:p>
        </w:tc>
        <w:tc>
          <w:tcPr>
            <w:tcW w:w="2570" w:type="dxa"/>
            <w:vAlign w:val="bottom"/>
          </w:tcPr>
          <w:p w14:paraId="571F700D" w14:textId="4E42B11F"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BulkProcessNumber</w:t>
            </w:r>
            <w:proofErr w:type="spellEnd"/>
          </w:p>
        </w:tc>
        <w:tc>
          <w:tcPr>
            <w:tcW w:w="3044" w:type="dxa"/>
            <w:vAlign w:val="bottom"/>
          </w:tcPr>
          <w:p w14:paraId="4FF08FD4" w14:textId="0572F1D1" w:rsidR="00840883" w:rsidRPr="000907AC" w:rsidRDefault="00840883" w:rsidP="00840883">
            <w:pPr>
              <w:pStyle w:val="TableParagraph"/>
              <w:ind w:left="120"/>
              <w:rPr>
                <w:rFonts w:ascii="Times New Roman" w:hAnsi="Times New Roman" w:cs="Times New Roman"/>
                <w:sz w:val="24"/>
                <w:szCs w:val="24"/>
              </w:rPr>
            </w:pPr>
            <w:r w:rsidRPr="000907AC">
              <w:rPr>
                <w:rFonts w:ascii="Times New Roman" w:hAnsi="Times New Roman" w:cs="Times New Roman"/>
                <w:color w:val="000000"/>
                <w:sz w:val="24"/>
                <w:szCs w:val="24"/>
              </w:rPr>
              <w:t>sap process Number</w:t>
            </w:r>
          </w:p>
        </w:tc>
        <w:tc>
          <w:tcPr>
            <w:tcW w:w="2999" w:type="dxa"/>
            <w:vAlign w:val="bottom"/>
          </w:tcPr>
          <w:p w14:paraId="7121F795" w14:textId="193AAD5C" w:rsidR="00840883" w:rsidRPr="000907AC" w:rsidRDefault="00840883" w:rsidP="00840883">
            <w:pPr>
              <w:pStyle w:val="TableParagraph"/>
              <w:ind w:left="132"/>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sample.hen_sap_process_number</w:t>
            </w:r>
            <w:proofErr w:type="spellEnd"/>
          </w:p>
        </w:tc>
      </w:tr>
      <w:tr w:rsidR="00840883" w14:paraId="567B0873" w14:textId="77777777">
        <w:trPr>
          <w:trHeight w:val="300"/>
        </w:trPr>
        <w:tc>
          <w:tcPr>
            <w:tcW w:w="697" w:type="dxa"/>
          </w:tcPr>
          <w:p w14:paraId="647BEEBB" w14:textId="77777777" w:rsidR="00840883" w:rsidRDefault="00840883" w:rsidP="00840883">
            <w:pPr>
              <w:pStyle w:val="TableParagraph"/>
              <w:spacing w:before="68"/>
              <w:ind w:left="0"/>
              <w:rPr>
                <w:rFonts w:ascii="Times New Roman" w:hAnsi="Times New Roman" w:cs="Times New Roman"/>
                <w:b/>
                <w:bCs/>
                <w:sz w:val="24"/>
                <w:szCs w:val="24"/>
              </w:rPr>
            </w:pPr>
          </w:p>
          <w:p w14:paraId="774609EA" w14:textId="77777777" w:rsidR="00840883" w:rsidRDefault="00840883" w:rsidP="00840883">
            <w:pPr>
              <w:pStyle w:val="TableParagraph"/>
              <w:spacing w:before="1"/>
              <w:rPr>
                <w:rFonts w:ascii="Times New Roman" w:hAnsi="Times New Roman" w:cs="Times New Roman"/>
                <w:sz w:val="24"/>
                <w:szCs w:val="24"/>
              </w:rPr>
            </w:pPr>
            <w:r w:rsidRPr="4F0107CC">
              <w:rPr>
                <w:rFonts w:ascii="Times New Roman" w:hAnsi="Times New Roman" w:cs="Times New Roman"/>
                <w:color w:val="333333"/>
                <w:sz w:val="24"/>
                <w:szCs w:val="24"/>
              </w:rPr>
              <w:t>6</w:t>
            </w:r>
          </w:p>
        </w:tc>
        <w:tc>
          <w:tcPr>
            <w:tcW w:w="2570" w:type="dxa"/>
            <w:vAlign w:val="bottom"/>
          </w:tcPr>
          <w:p w14:paraId="43A4D42D" w14:textId="473E93E5" w:rsidR="00840883" w:rsidRPr="000907AC" w:rsidRDefault="00840883" w:rsidP="00840883">
            <w:pPr>
              <w:pStyle w:val="TableParagraph"/>
              <w:spacing w:line="326" w:lineRule="auto"/>
              <w:ind w:left="124" w:right="107"/>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FillingMaterialList</w:t>
            </w:r>
            <w:proofErr w:type="spellEnd"/>
          </w:p>
        </w:tc>
        <w:tc>
          <w:tcPr>
            <w:tcW w:w="3044" w:type="dxa"/>
            <w:vAlign w:val="bottom"/>
          </w:tcPr>
          <w:p w14:paraId="35A9589E" w14:textId="772281F4" w:rsidR="00840883" w:rsidRPr="000907AC" w:rsidRDefault="00840883" w:rsidP="00840883">
            <w:pPr>
              <w:pStyle w:val="TableParagraph"/>
              <w:spacing w:line="326" w:lineRule="auto"/>
              <w:ind w:left="120"/>
              <w:rPr>
                <w:rFonts w:ascii="Times New Roman" w:hAnsi="Times New Roman" w:cs="Times New Roman"/>
                <w:sz w:val="24"/>
                <w:szCs w:val="24"/>
              </w:rPr>
            </w:pPr>
            <w:r w:rsidRPr="000907AC">
              <w:rPr>
                <w:rFonts w:ascii="Times New Roman" w:hAnsi="Times New Roman" w:cs="Times New Roman"/>
                <w:color w:val="000000"/>
                <w:sz w:val="24"/>
                <w:szCs w:val="24"/>
              </w:rPr>
              <w:t> </w:t>
            </w:r>
          </w:p>
        </w:tc>
        <w:tc>
          <w:tcPr>
            <w:tcW w:w="2999" w:type="dxa"/>
            <w:vAlign w:val="bottom"/>
          </w:tcPr>
          <w:p w14:paraId="06C1371A" w14:textId="163AA7A5" w:rsidR="00840883" w:rsidRPr="000907AC" w:rsidRDefault="00840883" w:rsidP="00840883">
            <w:pPr>
              <w:pStyle w:val="TableParagraph"/>
              <w:spacing w:before="1"/>
              <w:ind w:left="132"/>
              <w:rPr>
                <w:rFonts w:ascii="Times New Roman" w:hAnsi="Times New Roman" w:cs="Times New Roman"/>
                <w:sz w:val="24"/>
                <w:szCs w:val="24"/>
              </w:rPr>
            </w:pPr>
            <w:r w:rsidRPr="000907AC">
              <w:rPr>
                <w:rFonts w:ascii="Times New Roman" w:hAnsi="Times New Roman" w:cs="Times New Roman"/>
                <w:color w:val="000000"/>
                <w:sz w:val="24"/>
                <w:szCs w:val="24"/>
              </w:rPr>
              <w:t> </w:t>
            </w:r>
          </w:p>
        </w:tc>
      </w:tr>
      <w:tr w:rsidR="00840883" w14:paraId="3C741DE2" w14:textId="77777777">
        <w:trPr>
          <w:trHeight w:val="300"/>
        </w:trPr>
        <w:tc>
          <w:tcPr>
            <w:tcW w:w="697" w:type="dxa"/>
          </w:tcPr>
          <w:p w14:paraId="5F45B00B"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7</w:t>
            </w:r>
          </w:p>
        </w:tc>
        <w:tc>
          <w:tcPr>
            <w:tcW w:w="2570" w:type="dxa"/>
            <w:vAlign w:val="bottom"/>
          </w:tcPr>
          <w:p w14:paraId="155483DF" w14:textId="491EA6E4"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FillingIdh</w:t>
            </w:r>
            <w:proofErr w:type="spellEnd"/>
          </w:p>
        </w:tc>
        <w:tc>
          <w:tcPr>
            <w:tcW w:w="3044" w:type="dxa"/>
            <w:vAlign w:val="bottom"/>
          </w:tcPr>
          <w:p w14:paraId="5BD9A9E0" w14:textId="732D2CFE" w:rsidR="00840883" w:rsidRPr="000907AC" w:rsidRDefault="00840883" w:rsidP="00840883">
            <w:pPr>
              <w:pStyle w:val="TableParagraph"/>
              <w:ind w:left="120"/>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FillingIdh</w:t>
            </w:r>
            <w:proofErr w:type="spellEnd"/>
          </w:p>
        </w:tc>
        <w:tc>
          <w:tcPr>
            <w:tcW w:w="2999" w:type="dxa"/>
            <w:vAlign w:val="bottom"/>
          </w:tcPr>
          <w:p w14:paraId="6205207C" w14:textId="5F559CE3" w:rsidR="00840883" w:rsidRPr="000907AC" w:rsidRDefault="00840883" w:rsidP="00840883">
            <w:pPr>
              <w:pStyle w:val="TableParagraph"/>
              <w:ind w:left="132"/>
              <w:rPr>
                <w:rFonts w:ascii="Times New Roman" w:hAnsi="Times New Roman" w:cs="Times New Roman"/>
                <w:sz w:val="24"/>
                <w:szCs w:val="24"/>
              </w:rPr>
            </w:pPr>
            <w:proofErr w:type="spellStart"/>
            <w:proofErr w:type="gramStart"/>
            <w:r w:rsidRPr="000907AC">
              <w:rPr>
                <w:rFonts w:ascii="Times New Roman" w:hAnsi="Times New Roman" w:cs="Times New Roman"/>
                <w:color w:val="000000"/>
                <w:sz w:val="24"/>
                <w:szCs w:val="24"/>
              </w:rPr>
              <w:t>sample.Hen</w:t>
            </w:r>
            <w:proofErr w:type="gramEnd"/>
            <w:r w:rsidRPr="000907AC">
              <w:rPr>
                <w:rFonts w:ascii="Times New Roman" w:hAnsi="Times New Roman" w:cs="Times New Roman"/>
                <w:color w:val="000000"/>
                <w:sz w:val="24"/>
                <w:szCs w:val="24"/>
              </w:rPr>
              <w:t>_FillingIdh</w:t>
            </w:r>
            <w:proofErr w:type="spellEnd"/>
          </w:p>
        </w:tc>
      </w:tr>
      <w:tr w:rsidR="00840883" w14:paraId="49C9B8E6" w14:textId="77777777">
        <w:trPr>
          <w:trHeight w:val="300"/>
        </w:trPr>
        <w:tc>
          <w:tcPr>
            <w:tcW w:w="697" w:type="dxa"/>
          </w:tcPr>
          <w:p w14:paraId="1C86BE8D"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8</w:t>
            </w:r>
          </w:p>
        </w:tc>
        <w:tc>
          <w:tcPr>
            <w:tcW w:w="2570" w:type="dxa"/>
            <w:vAlign w:val="bottom"/>
          </w:tcPr>
          <w:p w14:paraId="75AA19AC" w14:textId="5A7F6FA3"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FillingBatch</w:t>
            </w:r>
            <w:proofErr w:type="spellEnd"/>
          </w:p>
        </w:tc>
        <w:tc>
          <w:tcPr>
            <w:tcW w:w="3044" w:type="dxa"/>
            <w:vAlign w:val="bottom"/>
          </w:tcPr>
          <w:p w14:paraId="776F8587" w14:textId="6790A871" w:rsidR="00840883" w:rsidRPr="000907AC" w:rsidRDefault="00840883" w:rsidP="00840883">
            <w:pPr>
              <w:pStyle w:val="TableParagraph"/>
              <w:ind w:left="120"/>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FillingBatch</w:t>
            </w:r>
            <w:proofErr w:type="spellEnd"/>
          </w:p>
        </w:tc>
        <w:tc>
          <w:tcPr>
            <w:tcW w:w="2999" w:type="dxa"/>
            <w:vAlign w:val="bottom"/>
          </w:tcPr>
          <w:p w14:paraId="04769710" w14:textId="65CF3D77" w:rsidR="00840883" w:rsidRPr="000907AC" w:rsidRDefault="00840883" w:rsidP="00840883">
            <w:pPr>
              <w:pStyle w:val="TableParagraph"/>
              <w:ind w:left="132"/>
              <w:rPr>
                <w:rFonts w:ascii="Times New Roman" w:hAnsi="Times New Roman" w:cs="Times New Roman"/>
                <w:sz w:val="24"/>
                <w:szCs w:val="24"/>
              </w:rPr>
            </w:pPr>
            <w:proofErr w:type="spellStart"/>
            <w:proofErr w:type="gramStart"/>
            <w:r w:rsidRPr="000907AC">
              <w:rPr>
                <w:rFonts w:ascii="Times New Roman" w:hAnsi="Times New Roman" w:cs="Times New Roman"/>
                <w:color w:val="000000"/>
                <w:sz w:val="24"/>
                <w:szCs w:val="24"/>
              </w:rPr>
              <w:t>sample.Hen</w:t>
            </w:r>
            <w:proofErr w:type="gramEnd"/>
            <w:r w:rsidRPr="000907AC">
              <w:rPr>
                <w:rFonts w:ascii="Times New Roman" w:hAnsi="Times New Roman" w:cs="Times New Roman"/>
                <w:color w:val="000000"/>
                <w:sz w:val="24"/>
                <w:szCs w:val="24"/>
              </w:rPr>
              <w:t>_FillingBatch</w:t>
            </w:r>
            <w:proofErr w:type="spellEnd"/>
          </w:p>
        </w:tc>
      </w:tr>
    </w:tbl>
    <w:p w14:paraId="78A9719C" w14:textId="77777777" w:rsidR="4F0107CC" w:rsidRDefault="4F0107CC" w:rsidP="4F0107CC">
      <w:pPr>
        <w:pStyle w:val="BodyText"/>
        <w:spacing w:before="51"/>
        <w:rPr>
          <w:rFonts w:ascii="Arial"/>
          <w:b/>
          <w:bCs/>
          <w:sz w:val="28"/>
          <w:szCs w:val="28"/>
        </w:rPr>
      </w:pPr>
    </w:p>
    <w:p w14:paraId="62E1F464" w14:textId="77777777" w:rsidR="0F161B55" w:rsidRDefault="0F161B55" w:rsidP="4F0107CC">
      <w:pPr>
        <w:pStyle w:val="Heading6"/>
        <w:rPr>
          <w:rFonts w:eastAsiaTheme="minorEastAsia"/>
          <w:lang w:eastAsia="zh-CN"/>
        </w:rPr>
      </w:pPr>
      <w:r w:rsidRPr="4F0107CC">
        <w:rPr>
          <w:rFonts w:eastAsiaTheme="minorEastAsia"/>
          <w:lang w:eastAsia="zh-CN"/>
        </w:rPr>
        <w:t>System Logic</w:t>
      </w:r>
    </w:p>
    <w:p w14:paraId="23B0F3B5" w14:textId="77777777" w:rsidR="00A809E3" w:rsidRPr="00A809E3" w:rsidRDefault="00A809E3" w:rsidP="00090406">
      <w:pPr>
        <w:pStyle w:val="ds-markdown-paragraph"/>
        <w:numPr>
          <w:ilvl w:val="0"/>
          <w:numId w:val="14"/>
        </w:numPr>
        <w:shd w:val="clear" w:color="auto" w:fill="FFFFFF"/>
        <w:spacing w:before="0" w:beforeAutospacing="0" w:after="0" w:afterAutospacing="0" w:line="429" w:lineRule="atLeast"/>
        <w:rPr>
          <w:rFonts w:eastAsiaTheme="minorEastAsia"/>
          <w:lang w:val="en-GB"/>
        </w:rPr>
      </w:pPr>
      <w:r w:rsidRPr="00A809E3">
        <w:rPr>
          <w:rFonts w:eastAsiaTheme="minorEastAsia"/>
          <w:lang w:val="en-GB"/>
        </w:rPr>
        <w:t>SAP sends bulk material data to QCLAD API endpoint</w:t>
      </w:r>
    </w:p>
    <w:p w14:paraId="5682386D" w14:textId="77777777" w:rsidR="00A809E3" w:rsidRPr="00A809E3" w:rsidRDefault="00A809E3" w:rsidP="00090406">
      <w:pPr>
        <w:pStyle w:val="ListParagraph"/>
        <w:numPr>
          <w:ilvl w:val="0"/>
          <w:numId w:val="14"/>
        </w:numPr>
        <w:jc w:val="both"/>
        <w:rPr>
          <w:rFonts w:ascii="Times New Roman" w:eastAsiaTheme="minorEastAsia" w:hAnsi="Times New Roman"/>
          <w:sz w:val="24"/>
          <w:lang w:eastAsia="zh-CN"/>
        </w:rPr>
      </w:pPr>
      <w:r w:rsidRPr="00A809E3">
        <w:rPr>
          <w:rFonts w:ascii="Times New Roman" w:eastAsiaTheme="minorEastAsia" w:hAnsi="Times New Roman"/>
          <w:sz w:val="24"/>
          <w:lang w:eastAsia="zh-CN"/>
        </w:rPr>
        <w:t>System verifies:</w:t>
      </w:r>
    </w:p>
    <w:p w14:paraId="5CBB86FC" w14:textId="77777777" w:rsidR="00A809E3" w:rsidRPr="00A97B88" w:rsidRDefault="00A809E3" w:rsidP="00090406">
      <w:pPr>
        <w:pStyle w:val="ListParagraph"/>
        <w:numPr>
          <w:ilvl w:val="0"/>
          <w:numId w:val="15"/>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Bulk IDH exists in Substance table (mandatory)</w:t>
      </w:r>
    </w:p>
    <w:p w14:paraId="21366623" w14:textId="77777777" w:rsidR="00A809E3" w:rsidRPr="00A97B88" w:rsidRDefault="00A809E3" w:rsidP="00090406">
      <w:pPr>
        <w:pStyle w:val="ListParagraph"/>
        <w:numPr>
          <w:ilvl w:val="0"/>
          <w:numId w:val="15"/>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FG IDH availability (optional)</w:t>
      </w:r>
    </w:p>
    <w:p w14:paraId="3EF91878" w14:textId="77777777" w:rsidR="00A809E3" w:rsidRPr="00A809E3" w:rsidRDefault="00A809E3" w:rsidP="00090406">
      <w:pPr>
        <w:pStyle w:val="ListParagraph"/>
        <w:numPr>
          <w:ilvl w:val="0"/>
          <w:numId w:val="14"/>
        </w:numPr>
        <w:jc w:val="both"/>
        <w:rPr>
          <w:rFonts w:ascii="Times New Roman" w:eastAsiaTheme="minorEastAsia" w:hAnsi="Times New Roman"/>
          <w:sz w:val="24"/>
          <w:lang w:eastAsia="zh-CN"/>
        </w:rPr>
      </w:pPr>
      <w:r w:rsidRPr="00A809E3">
        <w:rPr>
          <w:rFonts w:ascii="Times New Roman" w:eastAsiaTheme="minorEastAsia" w:hAnsi="Times New Roman"/>
          <w:sz w:val="24"/>
          <w:lang w:eastAsia="zh-CN"/>
        </w:rPr>
        <w:t>For valid bulk IDH:</w:t>
      </w:r>
    </w:p>
    <w:p w14:paraId="752C7F91" w14:textId="77777777" w:rsidR="00A809E3" w:rsidRPr="00A97B88" w:rsidRDefault="00A809E3" w:rsidP="00090406">
      <w:pPr>
        <w:pStyle w:val="ListParagraph"/>
        <w:numPr>
          <w:ilvl w:val="0"/>
          <w:numId w:val="16"/>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Creates SFG-FG mapping record</w:t>
      </w:r>
    </w:p>
    <w:p w14:paraId="4726E4EC" w14:textId="77777777" w:rsidR="00A809E3" w:rsidRPr="00A97B88" w:rsidRDefault="00A809E3" w:rsidP="00090406">
      <w:pPr>
        <w:pStyle w:val="ListParagraph"/>
        <w:numPr>
          <w:ilvl w:val="0"/>
          <w:numId w:val="16"/>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Returns success response to SAP</w:t>
      </w:r>
    </w:p>
    <w:p w14:paraId="3A290654" w14:textId="77777777" w:rsidR="00A809E3" w:rsidRPr="00A809E3" w:rsidRDefault="00A809E3" w:rsidP="00090406">
      <w:pPr>
        <w:pStyle w:val="ListParagraph"/>
        <w:numPr>
          <w:ilvl w:val="0"/>
          <w:numId w:val="14"/>
        </w:numPr>
        <w:jc w:val="both"/>
        <w:rPr>
          <w:rFonts w:ascii="Times New Roman" w:eastAsiaTheme="minorEastAsia" w:hAnsi="Times New Roman"/>
          <w:sz w:val="24"/>
          <w:lang w:eastAsia="zh-CN"/>
        </w:rPr>
      </w:pPr>
      <w:r w:rsidRPr="00A809E3">
        <w:rPr>
          <w:rFonts w:ascii="Times New Roman" w:eastAsiaTheme="minorEastAsia" w:hAnsi="Times New Roman"/>
          <w:sz w:val="24"/>
          <w:lang w:eastAsia="zh-CN"/>
        </w:rPr>
        <w:t>For invalid bulk IDH:</w:t>
      </w:r>
    </w:p>
    <w:p w14:paraId="52E4A120" w14:textId="77777777" w:rsidR="00A809E3" w:rsidRPr="00A97B88" w:rsidRDefault="00A809E3" w:rsidP="00090406">
      <w:pPr>
        <w:pStyle w:val="ListParagraph"/>
        <w:numPr>
          <w:ilvl w:val="0"/>
          <w:numId w:val="17"/>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Logs error in "</w:t>
      </w:r>
      <w:proofErr w:type="spellStart"/>
      <w:r w:rsidRPr="00A97B88">
        <w:rPr>
          <w:rFonts w:ascii="Times New Roman" w:eastAsiaTheme="minorEastAsia" w:hAnsi="Times New Roman"/>
          <w:sz w:val="24"/>
          <w:lang w:eastAsia="zh-CN"/>
        </w:rPr>
        <w:t>Pending_Mapping</w:t>
      </w:r>
      <w:proofErr w:type="spellEnd"/>
      <w:r w:rsidRPr="00A97B88">
        <w:rPr>
          <w:rFonts w:ascii="Times New Roman" w:eastAsiaTheme="minorEastAsia" w:hAnsi="Times New Roman"/>
          <w:sz w:val="24"/>
          <w:lang w:eastAsia="zh-CN"/>
        </w:rPr>
        <w:t>" queue</w:t>
      </w:r>
    </w:p>
    <w:p w14:paraId="280635F2" w14:textId="77777777" w:rsidR="00A809E3" w:rsidRPr="00A97B88" w:rsidRDefault="00A809E3" w:rsidP="00090406">
      <w:pPr>
        <w:pStyle w:val="ListParagraph"/>
        <w:numPr>
          <w:ilvl w:val="0"/>
          <w:numId w:val="17"/>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Returns error code to SAP</w:t>
      </w:r>
    </w:p>
    <w:p w14:paraId="33C4297A" w14:textId="77777777" w:rsidR="00A809E3" w:rsidRDefault="00A809E3" w:rsidP="00A97B88">
      <w:pPr>
        <w:pStyle w:val="ListParagraph"/>
        <w:jc w:val="both"/>
        <w:rPr>
          <w:rFonts w:ascii="Times New Roman" w:eastAsiaTheme="minorEastAsia" w:hAnsi="Times New Roman"/>
          <w:sz w:val="24"/>
          <w:lang w:eastAsia="zh-CN"/>
        </w:rPr>
      </w:pPr>
    </w:p>
    <w:p w14:paraId="72F31A20" w14:textId="71CCF1D0" w:rsidR="00605F97" w:rsidRDefault="005106B7" w:rsidP="00605F97">
      <w:pPr>
        <w:pStyle w:val="Heading5"/>
      </w:pPr>
      <w:r w:rsidRPr="005106B7">
        <w:t>Storage Location in Plant Integration</w:t>
      </w:r>
      <w:r>
        <w:t xml:space="preserve"> </w:t>
      </w:r>
    </w:p>
    <w:p w14:paraId="2D4651E6" w14:textId="77777777" w:rsidR="00A87E66" w:rsidRPr="00A87E66" w:rsidRDefault="00A87E66" w:rsidP="00A87E66">
      <w:pPr>
        <w:pStyle w:val="Heading6"/>
        <w:rPr>
          <w:rFonts w:eastAsiaTheme="minorEastAsia"/>
          <w:lang w:eastAsia="zh-CN"/>
        </w:rPr>
      </w:pPr>
      <w:r w:rsidRPr="00A87E66">
        <w:rPr>
          <w:rFonts w:eastAsiaTheme="minorEastAsia"/>
          <w:lang w:eastAsia="zh-CN"/>
        </w:rPr>
        <w:lastRenderedPageBreak/>
        <w:t>Business Scenario</w:t>
      </w:r>
    </w:p>
    <w:p w14:paraId="66DC1448" w14:textId="77777777" w:rsidR="00A87E66" w:rsidRPr="006D606D" w:rsidRDefault="00A87E66" w:rsidP="00A87E66">
      <w:pPr>
        <w:pStyle w:val="BodyText"/>
        <w:spacing w:before="1" w:line="338" w:lineRule="auto"/>
        <w:ind w:left="19" w:right="154"/>
        <w:rPr>
          <w:rFonts w:ascii="Times New Roman" w:eastAsiaTheme="minorEastAsia" w:hAnsi="Times New Roman" w:cs="Times New Roman"/>
          <w:lang w:eastAsia="zh-CN"/>
        </w:rPr>
      </w:pPr>
      <w:r w:rsidRPr="006D606D">
        <w:rPr>
          <w:rFonts w:ascii="Times New Roman" w:hAnsi="Times New Roman" w:cs="Times New Roman"/>
        </w:rPr>
        <w:t>To</w:t>
      </w:r>
      <w:r w:rsidRPr="006D606D">
        <w:rPr>
          <w:rFonts w:ascii="Times New Roman" w:hAnsi="Times New Roman" w:cs="Times New Roman"/>
          <w:spacing w:val="-7"/>
        </w:rPr>
        <w:t xml:space="preserve"> </w:t>
      </w:r>
      <w:r w:rsidRPr="006D606D">
        <w:rPr>
          <w:rFonts w:ascii="Times New Roman" w:hAnsi="Times New Roman" w:cs="Times New Roman"/>
        </w:rPr>
        <w:t>support</w:t>
      </w:r>
      <w:r w:rsidRPr="006D606D">
        <w:rPr>
          <w:rFonts w:ascii="Times New Roman" w:hAnsi="Times New Roman" w:cs="Times New Roman"/>
          <w:spacing w:val="-7"/>
        </w:rPr>
        <w:t xml:space="preserve"> </w:t>
      </w:r>
      <w:r w:rsidRPr="006D606D">
        <w:rPr>
          <w:rFonts w:ascii="Times New Roman" w:hAnsi="Times New Roman" w:cs="Times New Roman"/>
        </w:rPr>
        <w:t>material</w:t>
      </w:r>
      <w:r w:rsidRPr="006D606D">
        <w:rPr>
          <w:rFonts w:ascii="Times New Roman" w:hAnsi="Times New Roman" w:cs="Times New Roman"/>
          <w:spacing w:val="-7"/>
        </w:rPr>
        <w:t xml:space="preserve"> </w:t>
      </w:r>
      <w:r w:rsidRPr="006D606D">
        <w:rPr>
          <w:rFonts w:ascii="Times New Roman" w:hAnsi="Times New Roman" w:cs="Times New Roman"/>
        </w:rPr>
        <w:t>adjustment</w:t>
      </w:r>
      <w:r w:rsidRPr="006D606D">
        <w:rPr>
          <w:rFonts w:ascii="Times New Roman" w:hAnsi="Times New Roman" w:cs="Times New Roman"/>
          <w:spacing w:val="-7"/>
        </w:rPr>
        <w:t xml:space="preserve"> </w:t>
      </w:r>
      <w:r w:rsidRPr="006D606D">
        <w:rPr>
          <w:rFonts w:ascii="Times New Roman" w:hAnsi="Times New Roman" w:cs="Times New Roman"/>
        </w:rPr>
        <w:t>functionality</w:t>
      </w:r>
      <w:r w:rsidRPr="006D606D">
        <w:rPr>
          <w:rFonts w:ascii="Times New Roman" w:hAnsi="Times New Roman" w:cs="Times New Roman"/>
          <w:spacing w:val="-7"/>
        </w:rPr>
        <w:t xml:space="preserve"> </w:t>
      </w:r>
      <w:r w:rsidRPr="006D606D">
        <w:rPr>
          <w:rFonts w:ascii="Times New Roman" w:hAnsi="Times New Roman" w:cs="Times New Roman"/>
        </w:rPr>
        <w:t>in</w:t>
      </w:r>
      <w:r w:rsidRPr="006D606D">
        <w:rPr>
          <w:rFonts w:ascii="Times New Roman" w:hAnsi="Times New Roman" w:cs="Times New Roman"/>
          <w:spacing w:val="-7"/>
        </w:rPr>
        <w:t xml:space="preserve"> </w:t>
      </w:r>
      <w:r w:rsidRPr="006D606D">
        <w:rPr>
          <w:rFonts w:ascii="Times New Roman" w:hAnsi="Times New Roman" w:cs="Times New Roman"/>
        </w:rPr>
        <w:t>MES</w:t>
      </w:r>
      <w:r w:rsidRPr="006D606D">
        <w:rPr>
          <w:rFonts w:ascii="Times New Roman" w:hAnsi="Times New Roman" w:cs="Times New Roman"/>
          <w:spacing w:val="-7"/>
        </w:rPr>
        <w:t xml:space="preserve"> </w:t>
      </w:r>
      <w:r w:rsidRPr="006D606D">
        <w:rPr>
          <w:rFonts w:ascii="Times New Roman" w:hAnsi="Times New Roman" w:cs="Times New Roman"/>
        </w:rPr>
        <w:t>integration,</w:t>
      </w:r>
      <w:r w:rsidRPr="006D606D">
        <w:rPr>
          <w:rFonts w:ascii="Times New Roman" w:hAnsi="Times New Roman" w:cs="Times New Roman"/>
          <w:spacing w:val="-7"/>
        </w:rPr>
        <w:t xml:space="preserve"> </w:t>
      </w:r>
      <w:r w:rsidRPr="006D606D">
        <w:rPr>
          <w:rFonts w:ascii="Times New Roman" w:hAnsi="Times New Roman" w:cs="Times New Roman"/>
        </w:rPr>
        <w:t>QCLAD</w:t>
      </w:r>
      <w:r w:rsidRPr="006D606D">
        <w:rPr>
          <w:rFonts w:ascii="Times New Roman" w:hAnsi="Times New Roman" w:cs="Times New Roman"/>
          <w:spacing w:val="-7"/>
        </w:rPr>
        <w:t xml:space="preserve"> </w:t>
      </w:r>
      <w:r w:rsidRPr="006D606D">
        <w:rPr>
          <w:rFonts w:ascii="Times New Roman" w:hAnsi="Times New Roman" w:cs="Times New Roman"/>
        </w:rPr>
        <w:t>requires</w:t>
      </w:r>
      <w:r w:rsidRPr="006D606D">
        <w:rPr>
          <w:rFonts w:ascii="Times New Roman" w:hAnsi="Times New Roman" w:cs="Times New Roman"/>
          <w:spacing w:val="-7"/>
        </w:rPr>
        <w:t xml:space="preserve"> </w:t>
      </w:r>
      <w:r w:rsidRPr="006D606D">
        <w:rPr>
          <w:rFonts w:ascii="Times New Roman" w:hAnsi="Times New Roman" w:cs="Times New Roman"/>
        </w:rPr>
        <w:t>storage location data from SAP to:</w:t>
      </w:r>
    </w:p>
    <w:p w14:paraId="24030C1D" w14:textId="2010DA02" w:rsidR="00A87E66" w:rsidRPr="006D606D" w:rsidRDefault="00A87E66" w:rsidP="00090406">
      <w:pPr>
        <w:pStyle w:val="BodyText"/>
        <w:numPr>
          <w:ilvl w:val="0"/>
          <w:numId w:val="22"/>
        </w:numPr>
        <w:spacing w:before="226"/>
        <w:rPr>
          <w:rFonts w:ascii="Times New Roman" w:hAnsi="Times New Roman" w:cs="Times New Roman"/>
        </w:rPr>
      </w:pPr>
      <w:r w:rsidRPr="006D606D">
        <w:rPr>
          <w:rFonts w:ascii="Times New Roman" w:hAnsi="Times New Roman" w:cs="Times New Roman"/>
        </w:rPr>
        <w:t>Validate storage locations during QC adjustment</w:t>
      </w:r>
    </w:p>
    <w:p w14:paraId="3CA3EDFB" w14:textId="3696CFE3" w:rsidR="006D606D" w:rsidRDefault="00A87E66" w:rsidP="00090406">
      <w:pPr>
        <w:pStyle w:val="BodyText"/>
        <w:numPr>
          <w:ilvl w:val="0"/>
          <w:numId w:val="22"/>
        </w:numPr>
        <w:spacing w:before="114" w:line="326" w:lineRule="auto"/>
        <w:ind w:right="1888"/>
        <w:rPr>
          <w:rFonts w:ascii="Times New Roman" w:eastAsiaTheme="minorEastAsia" w:hAnsi="Times New Roman" w:cs="Times New Roman"/>
          <w:lang w:eastAsia="zh-CN"/>
        </w:rPr>
      </w:pPr>
      <w:r w:rsidRPr="006D606D">
        <w:rPr>
          <w:rFonts w:ascii="Times New Roman" w:hAnsi="Times New Roman" w:cs="Times New Roman"/>
        </w:rPr>
        <w:t>Provide</w:t>
      </w:r>
      <w:r w:rsidRPr="006D606D">
        <w:rPr>
          <w:rFonts w:ascii="Times New Roman" w:hAnsi="Times New Roman" w:cs="Times New Roman"/>
          <w:spacing w:val="-4"/>
        </w:rPr>
        <w:t xml:space="preserve"> </w:t>
      </w:r>
      <w:r w:rsidRPr="006D606D">
        <w:rPr>
          <w:rFonts w:ascii="Times New Roman" w:hAnsi="Times New Roman" w:cs="Times New Roman"/>
        </w:rPr>
        <w:t>dropdown</w:t>
      </w:r>
      <w:r w:rsidRPr="006D606D">
        <w:rPr>
          <w:rFonts w:ascii="Times New Roman" w:hAnsi="Times New Roman" w:cs="Times New Roman"/>
          <w:spacing w:val="-4"/>
        </w:rPr>
        <w:t xml:space="preserve"> </w:t>
      </w:r>
      <w:r w:rsidRPr="006D606D">
        <w:rPr>
          <w:rFonts w:ascii="Times New Roman" w:hAnsi="Times New Roman" w:cs="Times New Roman"/>
        </w:rPr>
        <w:t>options</w:t>
      </w:r>
      <w:r w:rsidRPr="006D606D">
        <w:rPr>
          <w:rFonts w:ascii="Times New Roman" w:hAnsi="Times New Roman" w:cs="Times New Roman"/>
          <w:spacing w:val="-4"/>
        </w:rPr>
        <w:t xml:space="preserve"> </w:t>
      </w:r>
      <w:r w:rsidRPr="006D606D">
        <w:rPr>
          <w:rFonts w:ascii="Times New Roman" w:hAnsi="Times New Roman" w:cs="Times New Roman"/>
        </w:rPr>
        <w:t>for</w:t>
      </w:r>
      <w:r w:rsidRPr="006D606D">
        <w:rPr>
          <w:rFonts w:ascii="Times New Roman" w:hAnsi="Times New Roman" w:cs="Times New Roman"/>
          <w:spacing w:val="-4"/>
        </w:rPr>
        <w:t xml:space="preserve"> </w:t>
      </w:r>
      <w:r w:rsidRPr="006D606D">
        <w:rPr>
          <w:rFonts w:ascii="Times New Roman" w:hAnsi="Times New Roman" w:cs="Times New Roman"/>
        </w:rPr>
        <w:t>users</w:t>
      </w:r>
      <w:r w:rsidRPr="006D606D">
        <w:rPr>
          <w:rFonts w:ascii="Times New Roman" w:hAnsi="Times New Roman" w:cs="Times New Roman"/>
          <w:spacing w:val="-4"/>
        </w:rPr>
        <w:t xml:space="preserve"> </w:t>
      </w:r>
      <w:r w:rsidRPr="006D606D">
        <w:rPr>
          <w:rFonts w:ascii="Times New Roman" w:hAnsi="Times New Roman" w:cs="Times New Roman"/>
        </w:rPr>
        <w:t>when</w:t>
      </w:r>
      <w:r w:rsidRPr="006D606D">
        <w:rPr>
          <w:rFonts w:ascii="Times New Roman" w:hAnsi="Times New Roman" w:cs="Times New Roman"/>
          <w:spacing w:val="-4"/>
        </w:rPr>
        <w:t xml:space="preserve"> </w:t>
      </w:r>
      <w:r w:rsidRPr="006D606D">
        <w:rPr>
          <w:rFonts w:ascii="Times New Roman" w:hAnsi="Times New Roman" w:cs="Times New Roman"/>
        </w:rPr>
        <w:t>specifying</w:t>
      </w:r>
      <w:r w:rsidRPr="006D606D">
        <w:rPr>
          <w:rFonts w:ascii="Times New Roman" w:hAnsi="Times New Roman" w:cs="Times New Roman"/>
          <w:spacing w:val="-4"/>
        </w:rPr>
        <w:t xml:space="preserve"> </w:t>
      </w:r>
      <w:r w:rsidRPr="006D606D">
        <w:rPr>
          <w:rFonts w:ascii="Times New Roman" w:hAnsi="Times New Roman" w:cs="Times New Roman"/>
        </w:rPr>
        <w:t>adjustment</w:t>
      </w:r>
      <w:r w:rsidRPr="006D606D">
        <w:rPr>
          <w:rFonts w:ascii="Times New Roman" w:hAnsi="Times New Roman" w:cs="Times New Roman"/>
          <w:spacing w:val="-4"/>
        </w:rPr>
        <w:t xml:space="preserve"> </w:t>
      </w:r>
      <w:r w:rsidRPr="006D606D">
        <w:rPr>
          <w:rFonts w:ascii="Times New Roman" w:hAnsi="Times New Roman" w:cs="Times New Roman"/>
        </w:rPr>
        <w:t>materials</w:t>
      </w:r>
    </w:p>
    <w:p w14:paraId="23F474FA" w14:textId="3F51353B" w:rsidR="00A87E66" w:rsidRDefault="00A87E66" w:rsidP="00090406">
      <w:pPr>
        <w:pStyle w:val="BodyText"/>
        <w:numPr>
          <w:ilvl w:val="0"/>
          <w:numId w:val="22"/>
        </w:numPr>
        <w:spacing w:before="114" w:line="326" w:lineRule="auto"/>
        <w:ind w:right="1888"/>
      </w:pPr>
      <w:r w:rsidRPr="006D606D">
        <w:rPr>
          <w:rFonts w:ascii="Times New Roman" w:hAnsi="Times New Roman" w:cs="Times New Roman"/>
        </w:rPr>
        <w:t>Ensure consistency with SAP inventory management</w:t>
      </w:r>
    </w:p>
    <w:p w14:paraId="74385663" w14:textId="77777777" w:rsidR="00A87E66" w:rsidRDefault="00A87E66" w:rsidP="00A87E66">
      <w:pPr>
        <w:pStyle w:val="BodyText"/>
        <w:spacing w:before="121"/>
      </w:pPr>
    </w:p>
    <w:p w14:paraId="3056FD51" w14:textId="77777777" w:rsidR="00A87E66" w:rsidRPr="00A87E66" w:rsidRDefault="00A87E66" w:rsidP="00A87E66">
      <w:pPr>
        <w:pStyle w:val="Heading6"/>
        <w:rPr>
          <w:rFonts w:eastAsiaTheme="minorEastAsia"/>
          <w:lang w:eastAsia="zh-CN"/>
        </w:rPr>
      </w:pPr>
      <w:r w:rsidRPr="00A87E66">
        <w:rPr>
          <w:rFonts w:eastAsiaTheme="minorEastAsia"/>
          <w:lang w:eastAsia="zh-CN"/>
        </w:rPr>
        <w:t>Interface Requirements</w:t>
      </w:r>
    </w:p>
    <w:p w14:paraId="154DB8BA" w14:textId="00BC0CF6" w:rsidR="00A87E66" w:rsidRPr="0061799C" w:rsidRDefault="00A87E66" w:rsidP="00A87E66">
      <w:pPr>
        <w:pStyle w:val="BodyText"/>
        <w:ind w:left="229"/>
        <w:rPr>
          <w:rFonts w:ascii="Times New Roman" w:hAnsi="Times New Roman" w:cs="Times New Roman"/>
        </w:rPr>
      </w:pPr>
      <w:r w:rsidRPr="0061799C">
        <w:rPr>
          <w:rFonts w:ascii="Times New Roman" w:hAnsi="Times New Roman" w:cs="Times New Roman"/>
          <w:b/>
        </w:rPr>
        <w:t>Source</w:t>
      </w:r>
      <w:r w:rsidRPr="0061799C">
        <w:rPr>
          <w:rFonts w:ascii="Times New Roman" w:hAnsi="Times New Roman" w:cs="Times New Roman"/>
          <w:b/>
          <w:spacing w:val="-1"/>
        </w:rPr>
        <w:t xml:space="preserve"> </w:t>
      </w:r>
      <w:r w:rsidRPr="0061799C">
        <w:rPr>
          <w:rFonts w:ascii="Times New Roman" w:hAnsi="Times New Roman" w:cs="Times New Roman"/>
          <w:b/>
        </w:rPr>
        <w:t xml:space="preserve">Data: </w:t>
      </w:r>
      <w:r w:rsidRPr="0061799C">
        <w:rPr>
          <w:rFonts w:ascii="Times New Roman" w:hAnsi="Times New Roman" w:cs="Times New Roman"/>
        </w:rPr>
        <w:t>Storage</w:t>
      </w:r>
      <w:r w:rsidRPr="0061799C">
        <w:rPr>
          <w:rFonts w:ascii="Times New Roman" w:hAnsi="Times New Roman" w:cs="Times New Roman"/>
          <w:spacing w:val="-1"/>
        </w:rPr>
        <w:t xml:space="preserve"> </w:t>
      </w:r>
      <w:r w:rsidRPr="0061799C">
        <w:rPr>
          <w:rFonts w:ascii="Times New Roman" w:hAnsi="Times New Roman" w:cs="Times New Roman"/>
        </w:rPr>
        <w:t>locations are</w:t>
      </w:r>
      <w:r w:rsidRPr="0061799C">
        <w:rPr>
          <w:rFonts w:ascii="Times New Roman" w:hAnsi="Times New Roman" w:cs="Times New Roman"/>
          <w:spacing w:val="-1"/>
        </w:rPr>
        <w:t xml:space="preserve"> </w:t>
      </w:r>
      <w:r w:rsidRPr="0061799C">
        <w:rPr>
          <w:rFonts w:ascii="Times New Roman" w:hAnsi="Times New Roman" w:cs="Times New Roman"/>
        </w:rPr>
        <w:t>provided via SAP</w:t>
      </w:r>
      <w:r w:rsidRPr="0061799C">
        <w:rPr>
          <w:rFonts w:ascii="Times New Roman" w:hAnsi="Times New Roman" w:cs="Times New Roman"/>
          <w:spacing w:val="-6"/>
        </w:rPr>
        <w:t xml:space="preserve"> </w:t>
      </w:r>
      <w:r w:rsidRPr="0061799C">
        <w:rPr>
          <w:rFonts w:ascii="Times New Roman" w:hAnsi="Times New Roman" w:cs="Times New Roman"/>
        </w:rPr>
        <w:t>Plant Master</w:t>
      </w:r>
      <w:r w:rsidRPr="0061799C">
        <w:rPr>
          <w:rFonts w:ascii="Times New Roman" w:hAnsi="Times New Roman" w:cs="Times New Roman"/>
          <w:spacing w:val="-1"/>
        </w:rPr>
        <w:t xml:space="preserve"> </w:t>
      </w:r>
      <w:r w:rsidRPr="0061799C">
        <w:rPr>
          <w:rFonts w:ascii="Times New Roman" w:hAnsi="Times New Roman" w:cs="Times New Roman"/>
        </w:rPr>
        <w:t>interface (LGORT</w:t>
      </w:r>
      <w:r w:rsidRPr="0061799C">
        <w:rPr>
          <w:rFonts w:ascii="Times New Roman" w:hAnsi="Times New Roman" w:cs="Times New Roman"/>
          <w:spacing w:val="-5"/>
        </w:rPr>
        <w:t xml:space="preserve"> </w:t>
      </w:r>
      <w:r w:rsidRPr="0061799C">
        <w:rPr>
          <w:rFonts w:ascii="Times New Roman" w:hAnsi="Times New Roman" w:cs="Times New Roman"/>
          <w:spacing w:val="-2"/>
        </w:rPr>
        <w:t>field)</w:t>
      </w:r>
    </w:p>
    <w:p w14:paraId="0C3947BB" w14:textId="77777777" w:rsidR="0068172A" w:rsidRDefault="0068172A" w:rsidP="00A87E66">
      <w:pPr>
        <w:ind w:left="19"/>
        <w:rPr>
          <w:rFonts w:ascii="Times New Roman" w:eastAsiaTheme="minorEastAsia" w:hAnsi="Times New Roman"/>
          <w:b/>
          <w:color w:val="16A085"/>
          <w:sz w:val="24"/>
          <w:lang w:eastAsia="zh-CN"/>
        </w:rPr>
      </w:pPr>
    </w:p>
    <w:p w14:paraId="64611BAA" w14:textId="62D4792B" w:rsidR="00A87E66" w:rsidRPr="0061799C" w:rsidRDefault="00A87E66" w:rsidP="00A87E66">
      <w:pPr>
        <w:ind w:left="19"/>
        <w:rPr>
          <w:rFonts w:ascii="Times New Roman" w:hAnsi="Times New Roman"/>
          <w:b/>
          <w:sz w:val="24"/>
        </w:rPr>
      </w:pPr>
      <w:r w:rsidRPr="0061799C">
        <w:rPr>
          <w:rFonts w:ascii="Times New Roman" w:hAnsi="Times New Roman"/>
          <w:b/>
          <w:color w:val="16A085"/>
          <w:sz w:val="24"/>
        </w:rPr>
        <w:t>Field</w:t>
      </w:r>
      <w:r w:rsidRPr="0061799C">
        <w:rPr>
          <w:rFonts w:ascii="Times New Roman" w:hAnsi="Times New Roman"/>
          <w:b/>
          <w:color w:val="16A085"/>
          <w:spacing w:val="-9"/>
          <w:sz w:val="24"/>
        </w:rPr>
        <w:t xml:space="preserve"> </w:t>
      </w:r>
      <w:r w:rsidRPr="0061799C">
        <w:rPr>
          <w:rFonts w:ascii="Times New Roman" w:hAnsi="Times New Roman"/>
          <w:b/>
          <w:color w:val="16A085"/>
          <w:spacing w:val="-2"/>
          <w:sz w:val="24"/>
        </w:rPr>
        <w:t>Additions:</w:t>
      </w:r>
    </w:p>
    <w:p w14:paraId="7C6F2D15" w14:textId="77777777" w:rsidR="00A87E66" w:rsidRPr="0061799C" w:rsidRDefault="00A87E66" w:rsidP="00A87E66">
      <w:pPr>
        <w:pStyle w:val="BodyText"/>
        <w:spacing w:before="154"/>
        <w:rPr>
          <w:rFonts w:ascii="Times New Roman" w:hAnsi="Times New Roman" w:cs="Times New Roman"/>
          <w:b/>
          <w:sz w:val="20"/>
        </w:rPr>
      </w:pPr>
    </w:p>
    <w:tbl>
      <w:tblPr>
        <w:tblW w:w="10170" w:type="dxa"/>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092"/>
        <w:gridCol w:w="2613"/>
        <w:gridCol w:w="2160"/>
        <w:gridCol w:w="4305"/>
      </w:tblGrid>
      <w:tr w:rsidR="00A87E66" w:rsidRPr="0061799C" w14:paraId="1F933DCA" w14:textId="77777777" w:rsidTr="0068172A">
        <w:trPr>
          <w:trHeight w:val="621"/>
        </w:trPr>
        <w:tc>
          <w:tcPr>
            <w:tcW w:w="1092" w:type="dxa"/>
            <w:shd w:val="clear" w:color="auto" w:fill="B4C6E7" w:themeFill="accent1" w:themeFillTint="66"/>
          </w:tcPr>
          <w:p w14:paraId="50218726" w14:textId="77777777" w:rsidR="00A87E66" w:rsidRPr="0061799C" w:rsidRDefault="00A87E66" w:rsidP="001409E6">
            <w:pPr>
              <w:pStyle w:val="TableParagraph"/>
              <w:rPr>
                <w:rFonts w:ascii="Times New Roman" w:hAnsi="Times New Roman" w:cs="Times New Roman"/>
                <w:b/>
                <w:sz w:val="24"/>
              </w:rPr>
            </w:pPr>
            <w:r w:rsidRPr="0061799C">
              <w:rPr>
                <w:rFonts w:ascii="Times New Roman" w:hAnsi="Times New Roman" w:cs="Times New Roman"/>
                <w:b/>
                <w:spacing w:val="-2"/>
                <w:sz w:val="24"/>
              </w:rPr>
              <w:t>QCLAD</w:t>
            </w:r>
          </w:p>
          <w:p w14:paraId="314A94D9" w14:textId="77777777" w:rsidR="00A87E66" w:rsidRPr="0061799C" w:rsidRDefault="00A87E66" w:rsidP="001409E6">
            <w:pPr>
              <w:pStyle w:val="TableParagraph"/>
              <w:spacing w:before="114"/>
              <w:rPr>
                <w:rFonts w:ascii="Times New Roman" w:hAnsi="Times New Roman" w:cs="Times New Roman"/>
                <w:b/>
                <w:sz w:val="24"/>
              </w:rPr>
            </w:pPr>
            <w:r w:rsidRPr="0061799C">
              <w:rPr>
                <w:rFonts w:ascii="Times New Roman" w:hAnsi="Times New Roman" w:cs="Times New Roman"/>
                <w:b/>
                <w:spacing w:val="-2"/>
                <w:sz w:val="24"/>
              </w:rPr>
              <w:t>Table</w:t>
            </w:r>
          </w:p>
        </w:tc>
        <w:tc>
          <w:tcPr>
            <w:tcW w:w="2613" w:type="dxa"/>
            <w:shd w:val="clear" w:color="auto" w:fill="B4C6E7" w:themeFill="accent1" w:themeFillTint="66"/>
          </w:tcPr>
          <w:p w14:paraId="153D0CB8" w14:textId="77777777" w:rsidR="00A87E66" w:rsidRPr="0061799C" w:rsidRDefault="00A87E66" w:rsidP="001409E6">
            <w:pPr>
              <w:pStyle w:val="TableParagraph"/>
              <w:spacing w:before="83"/>
              <w:ind w:left="0"/>
              <w:rPr>
                <w:rFonts w:ascii="Times New Roman" w:hAnsi="Times New Roman" w:cs="Times New Roman"/>
                <w:b/>
                <w:sz w:val="24"/>
              </w:rPr>
            </w:pPr>
          </w:p>
          <w:p w14:paraId="621DB80C" w14:textId="77777777" w:rsidR="00A87E66" w:rsidRPr="0061799C" w:rsidRDefault="00A87E66" w:rsidP="001409E6">
            <w:pPr>
              <w:pStyle w:val="TableParagraph"/>
              <w:spacing w:before="1"/>
              <w:ind w:left="131"/>
              <w:rPr>
                <w:rFonts w:ascii="Times New Roman" w:hAnsi="Times New Roman" w:cs="Times New Roman"/>
                <w:b/>
                <w:sz w:val="24"/>
              </w:rPr>
            </w:pPr>
            <w:r w:rsidRPr="0061799C">
              <w:rPr>
                <w:rFonts w:ascii="Times New Roman" w:hAnsi="Times New Roman" w:cs="Times New Roman"/>
                <w:b/>
                <w:sz w:val="24"/>
              </w:rPr>
              <w:t xml:space="preserve">New </w:t>
            </w:r>
            <w:r w:rsidRPr="0061799C">
              <w:rPr>
                <w:rFonts w:ascii="Times New Roman" w:hAnsi="Times New Roman" w:cs="Times New Roman"/>
                <w:b/>
                <w:spacing w:val="-2"/>
                <w:sz w:val="24"/>
              </w:rPr>
              <w:t>Field</w:t>
            </w:r>
          </w:p>
        </w:tc>
        <w:tc>
          <w:tcPr>
            <w:tcW w:w="2160" w:type="dxa"/>
            <w:shd w:val="clear" w:color="auto" w:fill="B4C6E7" w:themeFill="accent1" w:themeFillTint="66"/>
          </w:tcPr>
          <w:p w14:paraId="292A8FF5" w14:textId="77777777" w:rsidR="00A87E66" w:rsidRPr="0061799C" w:rsidRDefault="00A87E66" w:rsidP="001409E6">
            <w:pPr>
              <w:pStyle w:val="TableParagraph"/>
              <w:spacing w:before="83"/>
              <w:ind w:left="0"/>
              <w:rPr>
                <w:rFonts w:ascii="Times New Roman" w:hAnsi="Times New Roman" w:cs="Times New Roman"/>
                <w:b/>
                <w:sz w:val="24"/>
              </w:rPr>
            </w:pPr>
          </w:p>
          <w:p w14:paraId="60E17D8C" w14:textId="77777777" w:rsidR="00A87E66" w:rsidRPr="0061799C" w:rsidRDefault="00A87E66" w:rsidP="001409E6">
            <w:pPr>
              <w:pStyle w:val="TableParagraph"/>
              <w:spacing w:before="1"/>
              <w:ind w:left="124"/>
              <w:rPr>
                <w:rFonts w:ascii="Times New Roman" w:hAnsi="Times New Roman" w:cs="Times New Roman"/>
                <w:b/>
                <w:sz w:val="24"/>
              </w:rPr>
            </w:pPr>
            <w:r w:rsidRPr="0061799C">
              <w:rPr>
                <w:rFonts w:ascii="Times New Roman" w:hAnsi="Times New Roman" w:cs="Times New Roman"/>
                <w:b/>
                <w:sz w:val="24"/>
              </w:rPr>
              <w:t xml:space="preserve">Source </w:t>
            </w:r>
            <w:r w:rsidRPr="0061799C">
              <w:rPr>
                <w:rFonts w:ascii="Times New Roman" w:hAnsi="Times New Roman" w:cs="Times New Roman"/>
                <w:b/>
                <w:spacing w:val="-2"/>
                <w:sz w:val="24"/>
              </w:rPr>
              <w:t>Field</w:t>
            </w:r>
          </w:p>
        </w:tc>
        <w:tc>
          <w:tcPr>
            <w:tcW w:w="4305" w:type="dxa"/>
            <w:shd w:val="clear" w:color="auto" w:fill="B4C6E7" w:themeFill="accent1" w:themeFillTint="66"/>
          </w:tcPr>
          <w:p w14:paraId="459A5201" w14:textId="77777777" w:rsidR="00A87E66" w:rsidRPr="0061799C" w:rsidRDefault="00A87E66" w:rsidP="001409E6">
            <w:pPr>
              <w:pStyle w:val="TableParagraph"/>
              <w:spacing w:before="83"/>
              <w:ind w:left="0"/>
              <w:rPr>
                <w:rFonts w:ascii="Times New Roman" w:hAnsi="Times New Roman" w:cs="Times New Roman"/>
                <w:b/>
                <w:sz w:val="24"/>
              </w:rPr>
            </w:pPr>
          </w:p>
          <w:p w14:paraId="4C48CAA7" w14:textId="77777777" w:rsidR="00A87E66" w:rsidRPr="0061799C" w:rsidRDefault="00A87E66" w:rsidP="001409E6">
            <w:pPr>
              <w:pStyle w:val="TableParagraph"/>
              <w:spacing w:before="1"/>
              <w:ind w:left="133"/>
              <w:rPr>
                <w:rFonts w:ascii="Times New Roman" w:hAnsi="Times New Roman" w:cs="Times New Roman"/>
                <w:b/>
                <w:sz w:val="24"/>
              </w:rPr>
            </w:pPr>
            <w:r w:rsidRPr="0061799C">
              <w:rPr>
                <w:rFonts w:ascii="Times New Roman" w:hAnsi="Times New Roman" w:cs="Times New Roman"/>
                <w:b/>
                <w:spacing w:val="-2"/>
                <w:sz w:val="24"/>
              </w:rPr>
              <w:t>Description</w:t>
            </w:r>
          </w:p>
        </w:tc>
      </w:tr>
      <w:tr w:rsidR="00A87E66" w:rsidRPr="0061799C" w14:paraId="09F0E0A8" w14:textId="77777777" w:rsidTr="0068172A">
        <w:trPr>
          <w:trHeight w:val="1019"/>
        </w:trPr>
        <w:tc>
          <w:tcPr>
            <w:tcW w:w="1092" w:type="dxa"/>
          </w:tcPr>
          <w:p w14:paraId="6EB62F0B" w14:textId="77777777" w:rsidR="00A87E66" w:rsidRPr="0061799C" w:rsidRDefault="00A87E66" w:rsidP="001409E6">
            <w:pPr>
              <w:pStyle w:val="TableParagraph"/>
              <w:spacing w:before="83"/>
              <w:ind w:left="0"/>
              <w:rPr>
                <w:rFonts w:ascii="Times New Roman" w:hAnsi="Times New Roman" w:cs="Times New Roman"/>
                <w:b/>
                <w:sz w:val="24"/>
              </w:rPr>
            </w:pPr>
          </w:p>
          <w:p w14:paraId="5E37AFD5" w14:textId="77777777" w:rsidR="00A87E66" w:rsidRPr="0061799C" w:rsidRDefault="00A87E66" w:rsidP="001409E6">
            <w:pPr>
              <w:pStyle w:val="TableParagraph"/>
              <w:spacing w:before="1"/>
              <w:rPr>
                <w:rFonts w:ascii="Times New Roman" w:hAnsi="Times New Roman" w:cs="Times New Roman"/>
                <w:sz w:val="24"/>
              </w:rPr>
            </w:pPr>
            <w:r w:rsidRPr="0061799C">
              <w:rPr>
                <w:rFonts w:ascii="Times New Roman" w:hAnsi="Times New Roman" w:cs="Times New Roman"/>
                <w:spacing w:val="-2"/>
                <w:sz w:val="24"/>
              </w:rPr>
              <w:t>Plant</w:t>
            </w:r>
          </w:p>
        </w:tc>
        <w:tc>
          <w:tcPr>
            <w:tcW w:w="2613" w:type="dxa"/>
          </w:tcPr>
          <w:p w14:paraId="19615B84" w14:textId="77777777" w:rsidR="00A87E66" w:rsidRPr="0061799C" w:rsidRDefault="00A87E66" w:rsidP="001409E6">
            <w:pPr>
              <w:pStyle w:val="TableParagraph"/>
              <w:spacing w:before="83"/>
              <w:ind w:left="0"/>
              <w:rPr>
                <w:rFonts w:ascii="Times New Roman" w:hAnsi="Times New Roman" w:cs="Times New Roman"/>
                <w:b/>
                <w:sz w:val="24"/>
              </w:rPr>
            </w:pPr>
          </w:p>
          <w:p w14:paraId="4700A853" w14:textId="77777777" w:rsidR="00A87E66" w:rsidRPr="0061799C" w:rsidRDefault="00A87E66" w:rsidP="001409E6">
            <w:pPr>
              <w:pStyle w:val="TableParagraph"/>
              <w:spacing w:before="1"/>
              <w:ind w:left="131"/>
              <w:rPr>
                <w:rFonts w:ascii="Times New Roman" w:hAnsi="Times New Roman" w:cs="Times New Roman"/>
                <w:sz w:val="24"/>
              </w:rPr>
            </w:pPr>
            <w:proofErr w:type="spellStart"/>
            <w:r w:rsidRPr="0061799C">
              <w:rPr>
                <w:rFonts w:ascii="Times New Roman" w:hAnsi="Times New Roman" w:cs="Times New Roman"/>
                <w:spacing w:val="-2"/>
                <w:sz w:val="24"/>
              </w:rPr>
              <w:t>StorageLocations</w:t>
            </w:r>
            <w:proofErr w:type="spellEnd"/>
          </w:p>
        </w:tc>
        <w:tc>
          <w:tcPr>
            <w:tcW w:w="2160" w:type="dxa"/>
          </w:tcPr>
          <w:p w14:paraId="7F465C07" w14:textId="77777777" w:rsidR="00A87E66" w:rsidRPr="0061799C" w:rsidRDefault="00A87E66" w:rsidP="001409E6">
            <w:pPr>
              <w:pStyle w:val="TableParagraph"/>
              <w:spacing w:line="338" w:lineRule="auto"/>
              <w:ind w:left="124" w:right="497"/>
              <w:rPr>
                <w:rFonts w:ascii="Times New Roman" w:hAnsi="Times New Roman" w:cs="Times New Roman"/>
                <w:sz w:val="24"/>
              </w:rPr>
            </w:pPr>
            <w:r w:rsidRPr="0061799C">
              <w:rPr>
                <w:rFonts w:ascii="Times New Roman" w:hAnsi="Times New Roman" w:cs="Times New Roman"/>
                <w:sz w:val="24"/>
              </w:rPr>
              <w:t>LGORT</w:t>
            </w:r>
            <w:r w:rsidRPr="0061799C">
              <w:rPr>
                <w:rFonts w:ascii="Times New Roman" w:hAnsi="Times New Roman" w:cs="Times New Roman"/>
                <w:spacing w:val="-17"/>
                <w:sz w:val="24"/>
              </w:rPr>
              <w:t xml:space="preserve"> </w:t>
            </w:r>
            <w:r w:rsidRPr="0061799C">
              <w:rPr>
                <w:rFonts w:ascii="Times New Roman" w:hAnsi="Times New Roman" w:cs="Times New Roman"/>
                <w:sz w:val="24"/>
              </w:rPr>
              <w:t xml:space="preserve">(Plant </w:t>
            </w:r>
            <w:r w:rsidRPr="0061799C">
              <w:rPr>
                <w:rFonts w:ascii="Times New Roman" w:hAnsi="Times New Roman" w:cs="Times New Roman"/>
                <w:spacing w:val="-2"/>
                <w:sz w:val="24"/>
              </w:rPr>
              <w:t>Master)</w:t>
            </w:r>
          </w:p>
        </w:tc>
        <w:tc>
          <w:tcPr>
            <w:tcW w:w="4305" w:type="dxa"/>
          </w:tcPr>
          <w:p w14:paraId="49457D9E" w14:textId="77777777" w:rsidR="00A87E66" w:rsidRPr="0061799C" w:rsidRDefault="00A87E66" w:rsidP="001409E6">
            <w:pPr>
              <w:pStyle w:val="TableParagraph"/>
              <w:spacing w:line="338" w:lineRule="auto"/>
              <w:ind w:left="133" w:right="67"/>
              <w:rPr>
                <w:rFonts w:ascii="Times New Roman" w:hAnsi="Times New Roman" w:cs="Times New Roman"/>
                <w:sz w:val="24"/>
              </w:rPr>
            </w:pPr>
            <w:r w:rsidRPr="0061799C">
              <w:rPr>
                <w:rFonts w:ascii="Times New Roman" w:hAnsi="Times New Roman" w:cs="Times New Roman"/>
                <w:sz w:val="24"/>
              </w:rPr>
              <w:t>Semicolon-delimited</w:t>
            </w:r>
            <w:r w:rsidRPr="0061799C">
              <w:rPr>
                <w:rFonts w:ascii="Times New Roman" w:hAnsi="Times New Roman" w:cs="Times New Roman"/>
                <w:spacing w:val="-13"/>
                <w:sz w:val="24"/>
              </w:rPr>
              <w:t xml:space="preserve"> </w:t>
            </w:r>
            <w:r w:rsidRPr="0061799C">
              <w:rPr>
                <w:rFonts w:ascii="Times New Roman" w:hAnsi="Times New Roman" w:cs="Times New Roman"/>
                <w:sz w:val="24"/>
              </w:rPr>
              <w:t>list</w:t>
            </w:r>
            <w:r w:rsidRPr="0061799C">
              <w:rPr>
                <w:rFonts w:ascii="Times New Roman" w:hAnsi="Times New Roman" w:cs="Times New Roman"/>
                <w:spacing w:val="-13"/>
                <w:sz w:val="24"/>
              </w:rPr>
              <w:t xml:space="preserve"> </w:t>
            </w:r>
            <w:r w:rsidRPr="0061799C">
              <w:rPr>
                <w:rFonts w:ascii="Times New Roman" w:hAnsi="Times New Roman" w:cs="Times New Roman"/>
                <w:sz w:val="24"/>
              </w:rPr>
              <w:t>of</w:t>
            </w:r>
            <w:r w:rsidRPr="0061799C">
              <w:rPr>
                <w:rFonts w:ascii="Times New Roman" w:hAnsi="Times New Roman" w:cs="Times New Roman"/>
                <w:spacing w:val="-13"/>
                <w:sz w:val="24"/>
              </w:rPr>
              <w:t xml:space="preserve"> </w:t>
            </w:r>
            <w:r w:rsidRPr="0061799C">
              <w:rPr>
                <w:rFonts w:ascii="Times New Roman" w:hAnsi="Times New Roman" w:cs="Times New Roman"/>
                <w:sz w:val="24"/>
              </w:rPr>
              <w:t>valid storage locations</w:t>
            </w:r>
          </w:p>
        </w:tc>
      </w:tr>
    </w:tbl>
    <w:p w14:paraId="78E740BB" w14:textId="77777777" w:rsidR="00A87E66" w:rsidRDefault="00A87E66" w:rsidP="00A87E66">
      <w:pPr>
        <w:pStyle w:val="BodyText"/>
        <w:spacing w:before="153"/>
        <w:rPr>
          <w:rFonts w:ascii="Arial"/>
          <w:b/>
        </w:rPr>
      </w:pPr>
    </w:p>
    <w:p w14:paraId="5AAB2C82" w14:textId="77777777" w:rsidR="00A87E66" w:rsidRDefault="00A87E66" w:rsidP="00A87E66">
      <w:pPr>
        <w:pStyle w:val="Heading6"/>
        <w:rPr>
          <w:rFonts w:eastAsiaTheme="minorEastAsia"/>
          <w:lang w:eastAsia="zh-CN"/>
        </w:rPr>
      </w:pPr>
      <w:r w:rsidRPr="00A87E66">
        <w:rPr>
          <w:rFonts w:eastAsiaTheme="minorEastAsia"/>
          <w:lang w:eastAsia="zh-CN"/>
        </w:rPr>
        <w:t>Data Flow</w:t>
      </w:r>
    </w:p>
    <w:p w14:paraId="51308129" w14:textId="77777777" w:rsidR="00090406" w:rsidRDefault="00090406" w:rsidP="00090406">
      <w:pPr>
        <w:ind w:left="360"/>
        <w:jc w:val="both"/>
        <w:rPr>
          <w:rFonts w:ascii="Times New Roman" w:eastAsiaTheme="minorEastAsia" w:hAnsi="Times New Roman"/>
          <w:b/>
          <w:bCs/>
          <w:i/>
          <w:iCs/>
          <w:color w:val="4472C4" w:themeColor="accent1"/>
          <w:sz w:val="24"/>
          <w:lang w:eastAsia="zh-CN"/>
        </w:rPr>
      </w:pPr>
      <w:r w:rsidRPr="4F0107CC">
        <w:rPr>
          <w:rFonts w:ascii="Times New Roman" w:eastAsiaTheme="minorEastAsia" w:hAnsi="Times New Roman"/>
          <w:b/>
          <w:bCs/>
          <w:i/>
          <w:iCs/>
          <w:color w:val="4472C4" w:themeColor="accent1"/>
          <w:sz w:val="24"/>
          <w:lang w:eastAsia="zh-CN"/>
        </w:rPr>
        <w:t>Example request JSON:</w:t>
      </w:r>
    </w:p>
    <w:p w14:paraId="4CD7DF8C" w14:textId="77777777" w:rsidR="00090406" w:rsidRPr="001B719F" w:rsidRDefault="00090406" w:rsidP="00090406">
      <w:pPr>
        <w:ind w:left="720"/>
        <w:rPr>
          <w:rFonts w:eastAsiaTheme="minorEastAsia"/>
          <w:lang w:eastAsia="zh-CN"/>
        </w:rPr>
      </w:pPr>
      <w:r w:rsidRPr="001B719F">
        <w:rPr>
          <w:rFonts w:eastAsiaTheme="minorEastAsia"/>
          <w:lang w:eastAsia="zh-CN"/>
        </w:rPr>
        <w:t>[</w:t>
      </w:r>
    </w:p>
    <w:p w14:paraId="10A7CA5D"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100B16B9"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srcSystem</w:t>
      </w:r>
      <w:proofErr w:type="spellEnd"/>
      <w:r w:rsidRPr="001B719F">
        <w:rPr>
          <w:rFonts w:eastAsiaTheme="minorEastAsia"/>
          <w:lang w:eastAsia="zh-CN"/>
        </w:rPr>
        <w:t>": "Q93",</w:t>
      </w:r>
    </w:p>
    <w:p w14:paraId="14736EE2"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apiuid</w:t>
      </w:r>
      <w:proofErr w:type="spellEnd"/>
      <w:r w:rsidRPr="001B719F">
        <w:rPr>
          <w:rFonts w:eastAsiaTheme="minorEastAsia"/>
          <w:lang w:eastAsia="zh-CN"/>
        </w:rPr>
        <w:t>": "PLN_API_FE412F97F8EB1FD092F4ECE2B9448FF9",</w:t>
      </w:r>
    </w:p>
    <w:p w14:paraId="2B718601"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parentPlant</w:t>
      </w:r>
      <w:proofErr w:type="spellEnd"/>
      <w:r w:rsidRPr="001B719F">
        <w:rPr>
          <w:rFonts w:eastAsiaTheme="minorEastAsia"/>
          <w:lang w:eastAsia="zh-CN"/>
        </w:rPr>
        <w:t>": [</w:t>
      </w:r>
    </w:p>
    <w:p w14:paraId="3D2EAD27"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42B59460"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uuid</w:t>
      </w:r>
      <w:proofErr w:type="spellEnd"/>
      <w:r w:rsidRPr="001B719F">
        <w:rPr>
          <w:rFonts w:eastAsiaTheme="minorEastAsia"/>
          <w:lang w:eastAsia="zh-CN"/>
        </w:rPr>
        <w:t>": "PLN_MAS_FE412F97F8EB1FD092F4ECE2C2C50FF9",</w:t>
      </w:r>
    </w:p>
    <w:p w14:paraId="4B09ED3B"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werks</w:t>
      </w:r>
      <w:proofErr w:type="spellEnd"/>
      <w:r w:rsidRPr="001B719F">
        <w:rPr>
          <w:rFonts w:eastAsiaTheme="minorEastAsia"/>
          <w:lang w:eastAsia="zh-CN"/>
        </w:rPr>
        <w:t>": "S5P9",</w:t>
      </w:r>
    </w:p>
    <w:p w14:paraId="56DEDFC7"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lgort</w:t>
      </w:r>
      <w:proofErr w:type="spellEnd"/>
      <w:r w:rsidRPr="001B719F">
        <w:rPr>
          <w:rFonts w:eastAsiaTheme="minorEastAsia"/>
          <w:lang w:eastAsia="zh-CN"/>
        </w:rPr>
        <w:t>": "0001/0003/0005/0011/8001/9001/9002/9003/9004",</w:t>
      </w:r>
    </w:p>
    <w:p w14:paraId="3F3BABFC"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"warehouse": "Y",</w:t>
      </w:r>
    </w:p>
    <w:p w14:paraId="6F41C274"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parentplantcode</w:t>
      </w:r>
      <w:proofErr w:type="spellEnd"/>
      <w:r w:rsidRPr="001B719F">
        <w:rPr>
          <w:rFonts w:eastAsiaTheme="minorEastAsia"/>
          <w:lang w:eastAsia="zh-CN"/>
        </w:rPr>
        <w:t>": "0759",</w:t>
      </w:r>
    </w:p>
    <w:p w14:paraId="48CDC929" w14:textId="77777777" w:rsidR="00090406" w:rsidRPr="001B719F" w:rsidRDefault="00090406" w:rsidP="00090406">
      <w:pPr>
        <w:ind w:left="720"/>
        <w:rPr>
          <w:rFonts w:eastAsiaTheme="minorEastAsia"/>
          <w:lang w:eastAsia="zh-CN"/>
        </w:rPr>
      </w:pPr>
      <w:r w:rsidRPr="001B719F">
        <w:rPr>
          <w:rFonts w:eastAsiaTheme="minorEastAsia"/>
          <w:lang w:eastAsia="zh-CN"/>
        </w:rPr>
        <w:lastRenderedPageBreak/>
        <w:t xml:space="preserve">                "name1": "WH CN SH BF DG",</w:t>
      </w:r>
    </w:p>
    <w:p w14:paraId="19AB0ED3"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bwkey</w:t>
      </w:r>
      <w:proofErr w:type="spellEnd"/>
      <w:r w:rsidRPr="001B719F">
        <w:rPr>
          <w:rFonts w:eastAsiaTheme="minorEastAsia"/>
          <w:lang w:eastAsia="zh-CN"/>
        </w:rPr>
        <w:t>": "S5P9",</w:t>
      </w:r>
    </w:p>
    <w:p w14:paraId="526481D4"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kunnr</w:t>
      </w:r>
      <w:proofErr w:type="spellEnd"/>
      <w:r w:rsidRPr="001B719F">
        <w:rPr>
          <w:rFonts w:eastAsiaTheme="minorEastAsia"/>
          <w:lang w:eastAsia="zh-CN"/>
        </w:rPr>
        <w:t>": "00PA00S5P9",</w:t>
      </w:r>
    </w:p>
    <w:p w14:paraId="74D57F4C"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lifnr</w:t>
      </w:r>
      <w:proofErr w:type="spellEnd"/>
      <w:r w:rsidRPr="001B719F">
        <w:rPr>
          <w:rFonts w:eastAsiaTheme="minorEastAsia"/>
          <w:lang w:eastAsia="zh-CN"/>
        </w:rPr>
        <w:t>": "00PAY0S5P9",</w:t>
      </w:r>
    </w:p>
    <w:p w14:paraId="3D818C48"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"name2": "",</w:t>
      </w:r>
    </w:p>
    <w:p w14:paraId="2DEF81CC"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stras</w:t>
      </w:r>
      <w:proofErr w:type="spellEnd"/>
      <w:r w:rsidRPr="001B719F">
        <w:rPr>
          <w:rFonts w:eastAsiaTheme="minorEastAsia"/>
          <w:lang w:eastAsia="zh-CN"/>
        </w:rPr>
        <w:t xml:space="preserve">": "No.10359 </w:t>
      </w:r>
      <w:proofErr w:type="spellStart"/>
      <w:r w:rsidRPr="001B719F">
        <w:rPr>
          <w:rFonts w:eastAsiaTheme="minorEastAsia"/>
          <w:lang w:eastAsia="zh-CN"/>
        </w:rPr>
        <w:t>Puwei</w:t>
      </w:r>
      <w:proofErr w:type="spellEnd"/>
      <w:r w:rsidRPr="001B719F">
        <w:rPr>
          <w:rFonts w:eastAsiaTheme="minorEastAsia"/>
          <w:lang w:eastAsia="zh-CN"/>
        </w:rPr>
        <w:t xml:space="preserve"> </w:t>
      </w:r>
      <w:proofErr w:type="gramStart"/>
      <w:r w:rsidRPr="001B719F">
        <w:rPr>
          <w:rFonts w:eastAsiaTheme="minorEastAsia"/>
          <w:lang w:eastAsia="zh-CN"/>
        </w:rPr>
        <w:t>Road,  Jinshan</w:t>
      </w:r>
      <w:proofErr w:type="gramEnd"/>
      <w:r w:rsidRPr="001B719F">
        <w:rPr>
          <w:rFonts w:eastAsiaTheme="minorEastAsia"/>
          <w:lang w:eastAsia="zh-CN"/>
        </w:rPr>
        <w:t>",</w:t>
      </w:r>
    </w:p>
    <w:p w14:paraId="58532834"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"ort01": "Shanghai",</w:t>
      </w:r>
    </w:p>
    <w:p w14:paraId="093A3C78"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"land1": "CN",</w:t>
      </w:r>
    </w:p>
    <w:p w14:paraId="1A2E7873"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"vLand1": "People's Republic of China",</w:t>
      </w:r>
    </w:p>
    <w:p w14:paraId="03CF97BE"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cityc</w:t>
      </w:r>
      <w:proofErr w:type="spellEnd"/>
      <w:r w:rsidRPr="001B719F">
        <w:rPr>
          <w:rFonts w:eastAsiaTheme="minorEastAsia"/>
          <w:lang w:eastAsia="zh-CN"/>
        </w:rPr>
        <w:t>": "",</w:t>
      </w:r>
    </w:p>
    <w:p w14:paraId="4DFCFDD5"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adrnr</w:t>
      </w:r>
      <w:proofErr w:type="spellEnd"/>
      <w:r w:rsidRPr="001B719F">
        <w:rPr>
          <w:rFonts w:eastAsiaTheme="minorEastAsia"/>
          <w:lang w:eastAsia="zh-CN"/>
        </w:rPr>
        <w:t>": "0002392416",</w:t>
      </w:r>
    </w:p>
    <w:p w14:paraId="7DA2BBDA"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childCrhd</w:t>
      </w:r>
      <w:proofErr w:type="spellEnd"/>
      <w:r w:rsidRPr="001B719F">
        <w:rPr>
          <w:rFonts w:eastAsiaTheme="minorEastAsia"/>
          <w:lang w:eastAsia="zh-CN"/>
        </w:rPr>
        <w:t>": [</w:t>
      </w:r>
    </w:p>
    <w:p w14:paraId="670D947A"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0F05F6F2"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arbpl</w:t>
      </w:r>
      <w:proofErr w:type="spellEnd"/>
      <w:r w:rsidRPr="001B719F">
        <w:rPr>
          <w:rFonts w:eastAsiaTheme="minorEastAsia"/>
          <w:lang w:eastAsia="zh-CN"/>
        </w:rPr>
        <w:t>": "QC-LAB",</w:t>
      </w:r>
    </w:p>
    <w:p w14:paraId="72DF6798"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verwe</w:t>
      </w:r>
      <w:proofErr w:type="spellEnd"/>
      <w:r w:rsidRPr="001B719F">
        <w:rPr>
          <w:rFonts w:eastAsiaTheme="minorEastAsia"/>
          <w:lang w:eastAsia="zh-CN"/>
        </w:rPr>
        <w:t>": "000",</w:t>
      </w:r>
    </w:p>
    <w:p w14:paraId="7F962F92"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planv</w:t>
      </w:r>
      <w:proofErr w:type="spellEnd"/>
      <w:r w:rsidRPr="001B719F">
        <w:rPr>
          <w:rFonts w:eastAsiaTheme="minorEastAsia"/>
          <w:lang w:eastAsia="zh-CN"/>
        </w:rPr>
        <w:t>": "009",</w:t>
      </w:r>
    </w:p>
    <w:p w14:paraId="3FABEFE5"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delInd</w:t>
      </w:r>
      <w:proofErr w:type="spellEnd"/>
      <w:r w:rsidRPr="001B719F">
        <w:rPr>
          <w:rFonts w:eastAsiaTheme="minorEastAsia"/>
          <w:lang w:eastAsia="zh-CN"/>
        </w:rPr>
        <w:t>": " "</w:t>
      </w:r>
    </w:p>
    <w:p w14:paraId="421F07C5"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3B79F9C4"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516FAEF1"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arbpl</w:t>
      </w:r>
      <w:proofErr w:type="spellEnd"/>
      <w:r w:rsidRPr="001B719F">
        <w:rPr>
          <w:rFonts w:eastAsiaTheme="minorEastAsia"/>
          <w:lang w:eastAsia="zh-CN"/>
        </w:rPr>
        <w:t>": "S5P9-123",</w:t>
      </w:r>
    </w:p>
    <w:p w14:paraId="44972C1E"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verwe</w:t>
      </w:r>
      <w:proofErr w:type="spellEnd"/>
      <w:r w:rsidRPr="001B719F">
        <w:rPr>
          <w:rFonts w:eastAsiaTheme="minorEastAsia"/>
          <w:lang w:eastAsia="zh-CN"/>
        </w:rPr>
        <w:t>": "PI0",</w:t>
      </w:r>
    </w:p>
    <w:p w14:paraId="76844932"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planv</w:t>
      </w:r>
      <w:proofErr w:type="spellEnd"/>
      <w:r w:rsidRPr="001B719F">
        <w:rPr>
          <w:rFonts w:eastAsiaTheme="minorEastAsia"/>
          <w:lang w:eastAsia="zh-CN"/>
        </w:rPr>
        <w:t>": "009",</w:t>
      </w:r>
    </w:p>
    <w:p w14:paraId="4BF8FC3F"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delInd</w:t>
      </w:r>
      <w:proofErr w:type="spellEnd"/>
      <w:r w:rsidRPr="001B719F">
        <w:rPr>
          <w:rFonts w:eastAsiaTheme="minorEastAsia"/>
          <w:lang w:eastAsia="zh-CN"/>
        </w:rPr>
        <w:t>": " "</w:t>
      </w:r>
    </w:p>
    <w:p w14:paraId="29F1EB1C"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40D54C11"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51D3F92C"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arbpl</w:t>
      </w:r>
      <w:proofErr w:type="spellEnd"/>
      <w:r w:rsidRPr="001B719F">
        <w:rPr>
          <w:rFonts w:eastAsiaTheme="minorEastAsia"/>
          <w:lang w:eastAsia="zh-CN"/>
        </w:rPr>
        <w:t>": "S5P9-LAB",</w:t>
      </w:r>
    </w:p>
    <w:p w14:paraId="4C0AF463"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verwe</w:t>
      </w:r>
      <w:proofErr w:type="spellEnd"/>
      <w:r w:rsidRPr="001B719F">
        <w:rPr>
          <w:rFonts w:eastAsiaTheme="minorEastAsia"/>
          <w:lang w:eastAsia="zh-CN"/>
        </w:rPr>
        <w:t>": "PI0",</w:t>
      </w:r>
    </w:p>
    <w:p w14:paraId="5B4E46EA"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planv</w:t>
      </w:r>
      <w:proofErr w:type="spellEnd"/>
      <w:r w:rsidRPr="001B719F">
        <w:rPr>
          <w:rFonts w:eastAsiaTheme="minorEastAsia"/>
          <w:lang w:eastAsia="zh-CN"/>
        </w:rPr>
        <w:t>": "009",</w:t>
      </w:r>
    </w:p>
    <w:p w14:paraId="65036DC0"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delInd</w:t>
      </w:r>
      <w:proofErr w:type="spellEnd"/>
      <w:r w:rsidRPr="001B719F">
        <w:rPr>
          <w:rFonts w:eastAsiaTheme="minorEastAsia"/>
          <w:lang w:eastAsia="zh-CN"/>
        </w:rPr>
        <w:t>": " "</w:t>
      </w:r>
    </w:p>
    <w:p w14:paraId="4F964A6C"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53B1EBBF"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6BADE868"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     </w:t>
      </w:r>
    </w:p>
    <w:p w14:paraId="09B9DED0"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3AA57CF2"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79B73045" w14:textId="77777777" w:rsidR="00090406" w:rsidRPr="001B719F" w:rsidRDefault="00090406" w:rsidP="00090406">
      <w:pPr>
        <w:ind w:left="720"/>
        <w:rPr>
          <w:rFonts w:eastAsiaTheme="minorEastAsia"/>
          <w:lang w:eastAsia="zh-CN"/>
        </w:rPr>
      </w:pPr>
      <w:r w:rsidRPr="001B719F">
        <w:rPr>
          <w:rFonts w:eastAsiaTheme="minorEastAsia"/>
          <w:lang w:eastAsia="zh-CN"/>
        </w:rPr>
        <w:t>]</w:t>
      </w:r>
    </w:p>
    <w:p w14:paraId="02CCF2DC" w14:textId="77777777" w:rsidR="00090406" w:rsidRPr="00090406" w:rsidRDefault="00090406" w:rsidP="00090406">
      <w:pPr>
        <w:rPr>
          <w:rFonts w:eastAsiaTheme="minorEastAsia"/>
          <w:lang w:eastAsia="zh-CN"/>
        </w:rPr>
      </w:pPr>
    </w:p>
    <w:p w14:paraId="65F21CE3" w14:textId="4AC5E500" w:rsidR="00A61790" w:rsidRDefault="00A61790" w:rsidP="001B719F">
      <w:pPr>
        <w:pStyle w:val="Heading6"/>
        <w:rPr>
          <w:rFonts w:eastAsiaTheme="minorEastAsia"/>
          <w:lang w:eastAsia="zh-CN"/>
        </w:rPr>
      </w:pPr>
      <w:r w:rsidRPr="00A61790">
        <w:rPr>
          <w:rFonts w:eastAsiaTheme="minorEastAsia"/>
          <w:lang w:eastAsia="zh-CN"/>
        </w:rPr>
        <w:t>System Logic</w:t>
      </w:r>
    </w:p>
    <w:p w14:paraId="19409100" w14:textId="77777777" w:rsidR="00090406" w:rsidRPr="0068172A" w:rsidRDefault="00090406" w:rsidP="00090406">
      <w:pPr>
        <w:pStyle w:val="ListParagraph"/>
        <w:widowControl w:val="0"/>
        <w:numPr>
          <w:ilvl w:val="3"/>
          <w:numId w:val="21"/>
        </w:numPr>
        <w:tabs>
          <w:tab w:val="left" w:pos="619"/>
        </w:tabs>
        <w:autoSpaceDE w:val="0"/>
        <w:autoSpaceDN w:val="0"/>
        <w:spacing w:before="1" w:after="0"/>
        <w:ind w:left="619" w:hanging="266"/>
        <w:contextualSpacing w:val="0"/>
        <w:rPr>
          <w:rFonts w:ascii="Times New Roman" w:hAnsi="Times New Roman"/>
          <w:sz w:val="24"/>
        </w:rPr>
      </w:pPr>
      <w:r w:rsidRPr="0068172A">
        <w:rPr>
          <w:rFonts w:ascii="Times New Roman" w:hAnsi="Times New Roman"/>
          <w:sz w:val="24"/>
        </w:rPr>
        <w:t>SAP</w:t>
      </w:r>
      <w:r w:rsidRPr="0068172A">
        <w:rPr>
          <w:rFonts w:ascii="Times New Roman" w:hAnsi="Times New Roman"/>
          <w:spacing w:val="-6"/>
          <w:sz w:val="24"/>
        </w:rPr>
        <w:t xml:space="preserve"> </w:t>
      </w:r>
      <w:r w:rsidRPr="0068172A">
        <w:rPr>
          <w:rFonts w:ascii="Times New Roman" w:hAnsi="Times New Roman"/>
          <w:sz w:val="24"/>
        </w:rPr>
        <w:t>sends Plant</w:t>
      </w:r>
      <w:r w:rsidRPr="0068172A">
        <w:rPr>
          <w:rFonts w:ascii="Times New Roman" w:hAnsi="Times New Roman"/>
          <w:spacing w:val="-1"/>
          <w:sz w:val="24"/>
        </w:rPr>
        <w:t xml:space="preserve"> </w:t>
      </w:r>
      <w:r w:rsidRPr="0068172A">
        <w:rPr>
          <w:rFonts w:ascii="Times New Roman" w:hAnsi="Times New Roman"/>
          <w:sz w:val="24"/>
        </w:rPr>
        <w:t>Master data</w:t>
      </w:r>
      <w:r w:rsidRPr="0068172A">
        <w:rPr>
          <w:rFonts w:ascii="Times New Roman" w:hAnsi="Times New Roman"/>
          <w:spacing w:val="-1"/>
          <w:sz w:val="24"/>
        </w:rPr>
        <w:t xml:space="preserve"> </w:t>
      </w:r>
      <w:r w:rsidRPr="0068172A">
        <w:rPr>
          <w:rFonts w:ascii="Times New Roman" w:hAnsi="Times New Roman"/>
          <w:sz w:val="24"/>
        </w:rPr>
        <w:t>with LGORT</w:t>
      </w:r>
      <w:r w:rsidRPr="0068172A">
        <w:rPr>
          <w:rFonts w:ascii="Times New Roman" w:hAnsi="Times New Roman"/>
          <w:spacing w:val="-6"/>
          <w:sz w:val="24"/>
        </w:rPr>
        <w:t xml:space="preserve"> </w:t>
      </w:r>
      <w:r w:rsidRPr="0068172A">
        <w:rPr>
          <w:rFonts w:ascii="Times New Roman" w:hAnsi="Times New Roman"/>
          <w:sz w:val="24"/>
        </w:rPr>
        <w:t>field (Example</w:t>
      </w:r>
      <w:r w:rsidRPr="0068172A">
        <w:rPr>
          <w:rFonts w:ascii="Times New Roman" w:hAnsi="Times New Roman"/>
          <w:spacing w:val="-1"/>
          <w:sz w:val="24"/>
        </w:rPr>
        <w:t xml:space="preserve"> </w:t>
      </w:r>
      <w:r w:rsidRPr="0068172A">
        <w:rPr>
          <w:rFonts w:ascii="Times New Roman" w:hAnsi="Times New Roman"/>
          <w:sz w:val="24"/>
        </w:rPr>
        <w:t xml:space="preserve">from Plant </w:t>
      </w:r>
      <w:r w:rsidRPr="0068172A">
        <w:rPr>
          <w:rFonts w:ascii="Times New Roman" w:hAnsi="Times New Roman"/>
          <w:spacing w:val="-2"/>
          <w:sz w:val="24"/>
        </w:rPr>
        <w:t>Master.txt):</w:t>
      </w:r>
    </w:p>
    <w:p w14:paraId="5D0774C8" w14:textId="77777777" w:rsidR="00090406" w:rsidRPr="0068172A" w:rsidRDefault="00090406" w:rsidP="00090406">
      <w:pPr>
        <w:ind w:left="769"/>
        <w:rPr>
          <w:rFonts w:ascii="Times New Roman" w:hAnsi="Times New Roman"/>
          <w:sz w:val="24"/>
        </w:rPr>
      </w:pPr>
      <w:r w:rsidRPr="0068172A">
        <w:rPr>
          <w:rFonts w:ascii="Times New Roman" w:hAnsi="Times New Roman"/>
          <w:sz w:val="24"/>
        </w:rPr>
        <w:t>"</w:t>
      </w:r>
      <w:proofErr w:type="spellStart"/>
      <w:r w:rsidRPr="0068172A">
        <w:rPr>
          <w:rFonts w:ascii="Times New Roman" w:hAnsi="Times New Roman"/>
          <w:sz w:val="24"/>
        </w:rPr>
        <w:t>lgort</w:t>
      </w:r>
      <w:proofErr w:type="spellEnd"/>
      <w:r w:rsidRPr="0068172A">
        <w:rPr>
          <w:rFonts w:ascii="Times New Roman" w:hAnsi="Times New Roman"/>
          <w:sz w:val="24"/>
        </w:rPr>
        <w:t>":</w:t>
      </w:r>
      <w:r w:rsidRPr="0068172A">
        <w:rPr>
          <w:rFonts w:ascii="Times New Roman" w:hAnsi="Times New Roman"/>
          <w:spacing w:val="42"/>
          <w:sz w:val="24"/>
        </w:rPr>
        <w:t xml:space="preserve"> </w:t>
      </w:r>
      <w:r w:rsidRPr="0068172A">
        <w:rPr>
          <w:rFonts w:ascii="Times New Roman" w:hAnsi="Times New Roman"/>
          <w:spacing w:val="-2"/>
          <w:sz w:val="24"/>
        </w:rPr>
        <w:t>"0001/0003/0005/0011/8001/9001/9002/9003/9004"</w:t>
      </w:r>
    </w:p>
    <w:p w14:paraId="0217F6F3" w14:textId="77777777" w:rsidR="00090406" w:rsidRPr="0068172A" w:rsidRDefault="00090406" w:rsidP="00090406">
      <w:pPr>
        <w:pStyle w:val="ListParagraph"/>
        <w:widowControl w:val="0"/>
        <w:numPr>
          <w:ilvl w:val="3"/>
          <w:numId w:val="21"/>
        </w:numPr>
        <w:tabs>
          <w:tab w:val="left" w:pos="619"/>
        </w:tabs>
        <w:autoSpaceDE w:val="0"/>
        <w:autoSpaceDN w:val="0"/>
        <w:spacing w:before="0" w:after="0"/>
        <w:ind w:left="619" w:hanging="266"/>
        <w:contextualSpacing w:val="0"/>
        <w:rPr>
          <w:rFonts w:ascii="Times New Roman" w:hAnsi="Times New Roman"/>
          <w:sz w:val="24"/>
        </w:rPr>
      </w:pPr>
      <w:r w:rsidRPr="0068172A">
        <w:rPr>
          <w:rFonts w:ascii="Times New Roman" w:hAnsi="Times New Roman"/>
          <w:sz w:val="24"/>
        </w:rPr>
        <w:t xml:space="preserve">QCLAD parses and </w:t>
      </w:r>
      <w:proofErr w:type="gramStart"/>
      <w:r w:rsidRPr="0068172A">
        <w:rPr>
          <w:rFonts w:ascii="Times New Roman" w:hAnsi="Times New Roman"/>
          <w:sz w:val="24"/>
        </w:rPr>
        <w:t>stores</w:t>
      </w:r>
      <w:proofErr w:type="gramEnd"/>
      <w:r w:rsidRPr="0068172A">
        <w:rPr>
          <w:rFonts w:ascii="Times New Roman" w:hAnsi="Times New Roman"/>
          <w:sz w:val="24"/>
        </w:rPr>
        <w:t xml:space="preserve"> locations in Plant </w:t>
      </w:r>
      <w:r w:rsidRPr="0068172A">
        <w:rPr>
          <w:rFonts w:ascii="Times New Roman" w:hAnsi="Times New Roman"/>
          <w:spacing w:val="-2"/>
          <w:sz w:val="24"/>
        </w:rPr>
        <w:t>table</w:t>
      </w:r>
    </w:p>
    <w:p w14:paraId="65AC78A7" w14:textId="429EA374" w:rsidR="001B719F" w:rsidRPr="001B719F" w:rsidRDefault="001B719F" w:rsidP="001B719F">
      <w:pPr>
        <w:ind w:left="720"/>
        <w:rPr>
          <w:rFonts w:eastAsiaTheme="minorEastAsia"/>
          <w:lang w:eastAsia="zh-CN"/>
        </w:rPr>
      </w:pPr>
      <w:r w:rsidRPr="001B719F">
        <w:rPr>
          <w:rFonts w:eastAsiaTheme="minorEastAsia"/>
          <w:lang w:eastAsia="zh-CN"/>
        </w:rPr>
        <w:t xml:space="preserve">    </w:t>
      </w:r>
    </w:p>
    <w:p w14:paraId="7274767E" w14:textId="5B3CB286" w:rsidR="001B719F" w:rsidRDefault="00B3786C" w:rsidP="001B719F">
      <w:pPr>
        <w:pStyle w:val="Heading5"/>
      </w:pPr>
      <w:r w:rsidRPr="00B3786C">
        <w:t>Inspection Lot Batch</w:t>
      </w:r>
      <w:r w:rsidRPr="00B3786C">
        <w:rPr>
          <w:rFonts w:hint="eastAsia"/>
        </w:rPr>
        <w:t xml:space="preserve"> </w:t>
      </w:r>
      <w:r w:rsidRPr="00B3786C">
        <w:t>Quantity</w:t>
      </w:r>
      <w:r w:rsidR="00AF511E">
        <w:rPr>
          <w:rFonts w:eastAsiaTheme="minorEastAsia" w:hint="eastAsia"/>
          <w:lang w:eastAsia="zh-CN"/>
        </w:rPr>
        <w:t xml:space="preserve"> and Unit</w:t>
      </w:r>
      <w:r w:rsidRPr="00B3786C">
        <w:t xml:space="preserve"> </w:t>
      </w:r>
      <w:r w:rsidR="001B719F" w:rsidRPr="005106B7">
        <w:t>Integration</w:t>
      </w:r>
      <w:r w:rsidR="001B719F">
        <w:t xml:space="preserve"> </w:t>
      </w:r>
    </w:p>
    <w:p w14:paraId="78F2ABBE" w14:textId="77777777" w:rsidR="001B719F" w:rsidRPr="00A87E66" w:rsidRDefault="001B719F" w:rsidP="001B719F">
      <w:pPr>
        <w:pStyle w:val="Heading6"/>
        <w:rPr>
          <w:rFonts w:eastAsiaTheme="minorEastAsia"/>
          <w:lang w:eastAsia="zh-CN"/>
        </w:rPr>
      </w:pPr>
      <w:r w:rsidRPr="00A87E66">
        <w:rPr>
          <w:rFonts w:eastAsiaTheme="minorEastAsia"/>
          <w:lang w:eastAsia="zh-CN"/>
        </w:rPr>
        <w:t>Business Scenario</w:t>
      </w:r>
    </w:p>
    <w:p w14:paraId="6352A4F2" w14:textId="12EA3774" w:rsidR="0062673B" w:rsidRPr="0062673B" w:rsidRDefault="0062673B" w:rsidP="0062673B">
      <w:pPr>
        <w:pStyle w:val="BodyText"/>
        <w:spacing w:before="1" w:line="338" w:lineRule="auto"/>
        <w:ind w:left="19" w:right="154"/>
        <w:rPr>
          <w:rFonts w:ascii="Times New Roman" w:hAnsi="Times New Roman" w:cs="Times New Roman"/>
        </w:rPr>
      </w:pPr>
      <w:r w:rsidRPr="0062673B">
        <w:rPr>
          <w:rFonts w:ascii="Times New Roman" w:hAnsi="Times New Roman" w:cs="Times New Roman"/>
        </w:rPr>
        <w:t>Enable QCLAD to display and utilize batch quantity/unit from SAP inspection lots for:</w:t>
      </w:r>
    </w:p>
    <w:p w14:paraId="76F47ABC" w14:textId="77777777" w:rsidR="0062673B" w:rsidRDefault="0062673B" w:rsidP="00090406">
      <w:pPr>
        <w:pStyle w:val="BodyText"/>
        <w:numPr>
          <w:ilvl w:val="0"/>
          <w:numId w:val="23"/>
        </w:numPr>
        <w:spacing w:before="1" w:line="338" w:lineRule="auto"/>
        <w:ind w:right="154"/>
        <w:rPr>
          <w:rFonts w:ascii="Times New Roman" w:eastAsiaTheme="minorEastAsia" w:hAnsi="Times New Roman"/>
          <w:lang w:eastAsia="zh-CN"/>
        </w:rPr>
      </w:pPr>
      <w:r w:rsidRPr="0062673B">
        <w:rPr>
          <w:rFonts w:ascii="Times New Roman" w:hAnsi="Times New Roman"/>
        </w:rPr>
        <w:t xml:space="preserve">Material adjustment </w:t>
      </w:r>
      <w:r>
        <w:rPr>
          <w:rFonts w:ascii="Times New Roman" w:eastAsiaTheme="minorEastAsia" w:hAnsi="Times New Roman" w:hint="eastAsia"/>
          <w:lang w:eastAsia="zh-CN"/>
        </w:rPr>
        <w:t>display</w:t>
      </w:r>
    </w:p>
    <w:p w14:paraId="696C3B5B" w14:textId="69B59A7C" w:rsidR="0062673B" w:rsidRDefault="0062673B" w:rsidP="00090406">
      <w:pPr>
        <w:pStyle w:val="BodyText"/>
        <w:numPr>
          <w:ilvl w:val="0"/>
          <w:numId w:val="23"/>
        </w:numPr>
        <w:spacing w:before="1" w:line="338" w:lineRule="auto"/>
        <w:ind w:right="154"/>
        <w:rPr>
          <w:rFonts w:ascii="Times New Roman" w:eastAsiaTheme="minorEastAsia" w:hAnsi="Times New Roman"/>
          <w:lang w:eastAsia="zh-CN"/>
        </w:rPr>
      </w:pPr>
      <w:r w:rsidRPr="0062673B">
        <w:rPr>
          <w:rFonts w:ascii="Times New Roman" w:hAnsi="Times New Roman"/>
        </w:rPr>
        <w:t xml:space="preserve">QC decision validation against batch size </w:t>
      </w:r>
    </w:p>
    <w:p w14:paraId="45F51F03" w14:textId="1C156986" w:rsidR="0062673B" w:rsidRPr="0062673B" w:rsidRDefault="0062673B" w:rsidP="00090406">
      <w:pPr>
        <w:pStyle w:val="BodyText"/>
        <w:numPr>
          <w:ilvl w:val="0"/>
          <w:numId w:val="23"/>
        </w:numPr>
        <w:spacing w:before="1"/>
        <w:ind w:right="154"/>
        <w:rPr>
          <w:rFonts w:ascii="Times New Roman" w:eastAsiaTheme="minorEastAsia" w:hAnsi="Times New Roman"/>
          <w:lang w:eastAsia="zh-CN"/>
        </w:rPr>
      </w:pPr>
      <w:r w:rsidRPr="0062673B">
        <w:rPr>
          <w:rFonts w:ascii="Times New Roman" w:hAnsi="Times New Roman"/>
        </w:rPr>
        <w:t>MES interface requirements</w:t>
      </w:r>
    </w:p>
    <w:p w14:paraId="3F11DE48" w14:textId="67B387C2" w:rsidR="001B719F" w:rsidRDefault="001B719F" w:rsidP="0062673B">
      <w:pPr>
        <w:pStyle w:val="BodyText"/>
        <w:spacing w:before="1" w:line="338" w:lineRule="auto"/>
        <w:ind w:left="19" w:right="154"/>
      </w:pPr>
    </w:p>
    <w:p w14:paraId="2B89583C" w14:textId="77777777" w:rsidR="001B719F" w:rsidRPr="00A87E66" w:rsidRDefault="001B719F" w:rsidP="001B719F">
      <w:pPr>
        <w:pStyle w:val="Heading6"/>
        <w:rPr>
          <w:rFonts w:eastAsiaTheme="minorEastAsia"/>
          <w:lang w:eastAsia="zh-CN"/>
        </w:rPr>
      </w:pPr>
      <w:r w:rsidRPr="00A87E66">
        <w:rPr>
          <w:rFonts w:eastAsiaTheme="minorEastAsia"/>
          <w:lang w:eastAsia="zh-CN"/>
        </w:rPr>
        <w:t>Interface Requirements</w:t>
      </w:r>
    </w:p>
    <w:p w14:paraId="68C48050" w14:textId="626887AB" w:rsidR="001B719F" w:rsidRDefault="001B719F" w:rsidP="0068300B">
      <w:pPr>
        <w:pStyle w:val="BodyText"/>
        <w:ind w:left="229"/>
        <w:rPr>
          <w:rFonts w:ascii="Times New Roman" w:eastAsiaTheme="minorEastAsia" w:hAnsi="Times New Roman"/>
          <w:b/>
          <w:color w:val="16A085"/>
          <w:lang w:eastAsia="zh-CN"/>
        </w:rPr>
      </w:pPr>
      <w:r w:rsidRPr="0061799C">
        <w:rPr>
          <w:rFonts w:ascii="Times New Roman" w:hAnsi="Times New Roman" w:cs="Times New Roman"/>
          <w:b/>
        </w:rPr>
        <w:t>Source</w:t>
      </w:r>
      <w:r w:rsidRPr="0061799C">
        <w:rPr>
          <w:rFonts w:ascii="Times New Roman" w:hAnsi="Times New Roman" w:cs="Times New Roman"/>
          <w:b/>
          <w:spacing w:val="-1"/>
        </w:rPr>
        <w:t xml:space="preserve"> </w:t>
      </w:r>
      <w:r w:rsidRPr="0061799C">
        <w:rPr>
          <w:rFonts w:ascii="Times New Roman" w:hAnsi="Times New Roman" w:cs="Times New Roman"/>
          <w:b/>
        </w:rPr>
        <w:t>Data:</w:t>
      </w:r>
      <w:r w:rsidR="009E3706">
        <w:rPr>
          <w:rFonts w:ascii="Times New Roman" w:eastAsiaTheme="minorEastAsia" w:hAnsi="Times New Roman" w:cs="Times New Roman" w:hint="eastAsia"/>
          <w:b/>
          <w:lang w:eastAsia="zh-CN"/>
        </w:rPr>
        <w:t xml:space="preserve"> </w:t>
      </w:r>
      <w:r w:rsidR="009E3706">
        <w:rPr>
          <w:rFonts w:ascii="Times New Roman" w:eastAsiaTheme="minorEastAsia" w:hAnsi="Times New Roman" w:cs="Times New Roman" w:hint="eastAsia"/>
          <w:bCs/>
          <w:lang w:eastAsia="zh-CN"/>
        </w:rPr>
        <w:t>Quantity</w:t>
      </w:r>
      <w:r w:rsidR="009E38FB" w:rsidRPr="009E38FB">
        <w:rPr>
          <w:rFonts w:ascii="Times New Roman" w:eastAsiaTheme="minorEastAsia" w:hAnsi="Times New Roman" w:cs="Times New Roman" w:hint="eastAsia"/>
          <w:bCs/>
          <w:lang w:eastAsia="zh-CN"/>
        </w:rPr>
        <w:t xml:space="preserve"> and Unit information</w:t>
      </w:r>
      <w:r w:rsidRPr="0061799C">
        <w:rPr>
          <w:rFonts w:ascii="Times New Roman" w:hAnsi="Times New Roman" w:cs="Times New Roman"/>
        </w:rPr>
        <w:t xml:space="preserve"> are</w:t>
      </w:r>
      <w:r w:rsidRPr="0061799C">
        <w:rPr>
          <w:rFonts w:ascii="Times New Roman" w:hAnsi="Times New Roman" w:cs="Times New Roman"/>
          <w:spacing w:val="-1"/>
        </w:rPr>
        <w:t xml:space="preserve"> </w:t>
      </w:r>
      <w:r w:rsidRPr="0061799C">
        <w:rPr>
          <w:rFonts w:ascii="Times New Roman" w:hAnsi="Times New Roman" w:cs="Times New Roman"/>
        </w:rPr>
        <w:t>provided via SAP</w:t>
      </w:r>
      <w:r w:rsidRPr="0061799C">
        <w:rPr>
          <w:rFonts w:ascii="Times New Roman" w:hAnsi="Times New Roman" w:cs="Times New Roman"/>
          <w:spacing w:val="-6"/>
        </w:rPr>
        <w:t xml:space="preserve"> </w:t>
      </w:r>
      <w:r w:rsidR="009E38FB">
        <w:rPr>
          <w:rFonts w:ascii="Times New Roman" w:eastAsiaTheme="minorEastAsia" w:hAnsi="Times New Roman" w:cs="Times New Roman" w:hint="eastAsia"/>
          <w:spacing w:val="-6"/>
          <w:lang w:eastAsia="zh-CN"/>
        </w:rPr>
        <w:t xml:space="preserve">Inspection </w:t>
      </w:r>
      <w:r w:rsidR="009E38FB">
        <w:rPr>
          <w:rFonts w:ascii="Times New Roman" w:eastAsiaTheme="minorEastAsia" w:hAnsi="Times New Roman" w:cs="Times New Roman" w:hint="eastAsia"/>
          <w:lang w:eastAsia="zh-CN"/>
        </w:rPr>
        <w:t xml:space="preserve">Lot </w:t>
      </w:r>
      <w:r w:rsidRPr="0061799C">
        <w:rPr>
          <w:rFonts w:ascii="Times New Roman" w:hAnsi="Times New Roman" w:cs="Times New Roman"/>
        </w:rPr>
        <w:t>interface</w:t>
      </w:r>
      <w:r w:rsidR="0068300B">
        <w:rPr>
          <w:rFonts w:ascii="Times New Roman" w:eastAsiaTheme="minorEastAsia" w:hAnsi="Times New Roman" w:cs="Times New Roman" w:hint="eastAsia"/>
          <w:lang w:eastAsia="zh-CN"/>
        </w:rPr>
        <w:t>.</w:t>
      </w:r>
    </w:p>
    <w:p w14:paraId="557B6C1B" w14:textId="77777777" w:rsidR="001B719F" w:rsidRPr="0061799C" w:rsidRDefault="001B719F" w:rsidP="001B719F">
      <w:pPr>
        <w:ind w:left="19"/>
        <w:rPr>
          <w:rFonts w:ascii="Times New Roman" w:hAnsi="Times New Roman"/>
          <w:b/>
          <w:sz w:val="24"/>
        </w:rPr>
      </w:pPr>
      <w:r w:rsidRPr="0061799C">
        <w:rPr>
          <w:rFonts w:ascii="Times New Roman" w:hAnsi="Times New Roman"/>
          <w:b/>
          <w:color w:val="16A085"/>
          <w:sz w:val="24"/>
        </w:rPr>
        <w:t>Field</w:t>
      </w:r>
      <w:r w:rsidRPr="0061799C">
        <w:rPr>
          <w:rFonts w:ascii="Times New Roman" w:hAnsi="Times New Roman"/>
          <w:b/>
          <w:color w:val="16A085"/>
          <w:spacing w:val="-9"/>
          <w:sz w:val="24"/>
        </w:rPr>
        <w:t xml:space="preserve"> </w:t>
      </w:r>
      <w:r w:rsidRPr="0061799C">
        <w:rPr>
          <w:rFonts w:ascii="Times New Roman" w:hAnsi="Times New Roman"/>
          <w:b/>
          <w:color w:val="16A085"/>
          <w:spacing w:val="-2"/>
          <w:sz w:val="24"/>
        </w:rPr>
        <w:t>Additions:</w:t>
      </w:r>
    </w:p>
    <w:tbl>
      <w:tblPr>
        <w:tblW w:w="0" w:type="auto"/>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80"/>
        <w:gridCol w:w="4035"/>
        <w:gridCol w:w="4155"/>
      </w:tblGrid>
      <w:tr w:rsidR="009E38FB" w14:paraId="33FC63D2" w14:textId="77777777" w:rsidTr="009E38FB">
        <w:trPr>
          <w:trHeight w:val="629"/>
        </w:trPr>
        <w:tc>
          <w:tcPr>
            <w:tcW w:w="1980" w:type="dxa"/>
            <w:shd w:val="clear" w:color="auto" w:fill="B4C6E7" w:themeFill="accent1" w:themeFillTint="66"/>
          </w:tcPr>
          <w:p w14:paraId="59195054" w14:textId="77777777" w:rsidR="009E38FB" w:rsidRDefault="009E38FB" w:rsidP="001409E6">
            <w:pPr>
              <w:pStyle w:val="TableParagraph"/>
              <w:rPr>
                <w:rFonts w:ascii="Arial"/>
                <w:b/>
                <w:sz w:val="24"/>
              </w:rPr>
            </w:pPr>
            <w:r>
              <w:rPr>
                <w:rFonts w:ascii="Arial"/>
                <w:b/>
                <w:sz w:val="24"/>
              </w:rPr>
              <w:t>SAP</w:t>
            </w:r>
            <w:r>
              <w:rPr>
                <w:rFonts w:ascii="Arial"/>
                <w:b/>
                <w:spacing w:val="-5"/>
                <w:sz w:val="24"/>
              </w:rPr>
              <w:t xml:space="preserve"> </w:t>
            </w:r>
            <w:r>
              <w:rPr>
                <w:rFonts w:ascii="Arial"/>
                <w:b/>
                <w:spacing w:val="-2"/>
                <w:sz w:val="24"/>
              </w:rPr>
              <w:t>Field</w:t>
            </w:r>
          </w:p>
        </w:tc>
        <w:tc>
          <w:tcPr>
            <w:tcW w:w="4035" w:type="dxa"/>
            <w:shd w:val="clear" w:color="auto" w:fill="B4C6E7" w:themeFill="accent1" w:themeFillTint="66"/>
          </w:tcPr>
          <w:p w14:paraId="3B2B9A0E" w14:textId="77777777" w:rsidR="009E38FB" w:rsidRDefault="009E38FB" w:rsidP="001409E6">
            <w:pPr>
              <w:pStyle w:val="TableParagraph"/>
              <w:ind w:left="123"/>
              <w:rPr>
                <w:rFonts w:ascii="Arial"/>
                <w:b/>
                <w:sz w:val="24"/>
              </w:rPr>
            </w:pPr>
            <w:r>
              <w:rPr>
                <w:rFonts w:ascii="Arial"/>
                <w:b/>
                <w:sz w:val="24"/>
              </w:rPr>
              <w:t xml:space="preserve">QCLAD </w:t>
            </w:r>
            <w:r>
              <w:rPr>
                <w:rFonts w:ascii="Arial"/>
                <w:b/>
                <w:spacing w:val="-2"/>
                <w:sz w:val="24"/>
              </w:rPr>
              <w:t>Mapping</w:t>
            </w:r>
          </w:p>
        </w:tc>
        <w:tc>
          <w:tcPr>
            <w:tcW w:w="4155" w:type="dxa"/>
            <w:shd w:val="clear" w:color="auto" w:fill="B4C6E7" w:themeFill="accent1" w:themeFillTint="66"/>
          </w:tcPr>
          <w:p w14:paraId="12C1E860" w14:textId="77777777" w:rsidR="009E38FB" w:rsidRDefault="009E38FB" w:rsidP="001409E6">
            <w:pPr>
              <w:pStyle w:val="TableParagraph"/>
              <w:ind w:left="120"/>
              <w:rPr>
                <w:rFonts w:ascii="Arial"/>
                <w:b/>
                <w:sz w:val="24"/>
              </w:rPr>
            </w:pPr>
            <w:r>
              <w:rPr>
                <w:rFonts w:ascii="Arial"/>
                <w:b/>
                <w:sz w:val="24"/>
              </w:rPr>
              <w:t xml:space="preserve">Example </w:t>
            </w:r>
            <w:r>
              <w:rPr>
                <w:rFonts w:ascii="Arial"/>
                <w:b/>
                <w:spacing w:val="-2"/>
                <w:sz w:val="24"/>
              </w:rPr>
              <w:t>Value</w:t>
            </w:r>
          </w:p>
        </w:tc>
      </w:tr>
      <w:tr w:rsidR="009E38FB" w14:paraId="6776B5DA" w14:textId="77777777" w:rsidTr="001409E6">
        <w:trPr>
          <w:trHeight w:val="614"/>
        </w:trPr>
        <w:tc>
          <w:tcPr>
            <w:tcW w:w="1980" w:type="dxa"/>
          </w:tcPr>
          <w:p w14:paraId="748E4AEC" w14:textId="77777777" w:rsidR="009E38FB" w:rsidRDefault="009E38FB" w:rsidP="001409E6">
            <w:pPr>
              <w:pStyle w:val="TableParagraph"/>
              <w:rPr>
                <w:sz w:val="24"/>
              </w:rPr>
            </w:pPr>
            <w:proofErr w:type="spellStart"/>
            <w:r>
              <w:rPr>
                <w:spacing w:val="-2"/>
                <w:sz w:val="24"/>
              </w:rPr>
              <w:t>losmenge</w:t>
            </w:r>
            <w:proofErr w:type="spellEnd"/>
          </w:p>
        </w:tc>
        <w:tc>
          <w:tcPr>
            <w:tcW w:w="4035" w:type="dxa"/>
          </w:tcPr>
          <w:p w14:paraId="11DD458F" w14:textId="47D7DCB8" w:rsidR="009E38FB" w:rsidRDefault="009E3706" w:rsidP="001409E6">
            <w:pPr>
              <w:pStyle w:val="TableParagraph"/>
              <w:ind w:left="123"/>
              <w:rPr>
                <w:sz w:val="24"/>
              </w:rPr>
            </w:pPr>
            <w:proofErr w:type="spellStart"/>
            <w:r>
              <w:rPr>
                <w:rFonts w:eastAsiaTheme="minorEastAsia" w:hint="eastAsia"/>
                <w:spacing w:val="-2"/>
                <w:sz w:val="24"/>
                <w:lang w:eastAsia="zh-CN"/>
              </w:rPr>
              <w:t>S</w:t>
            </w:r>
            <w:r w:rsidR="009E38FB">
              <w:rPr>
                <w:spacing w:val="-2"/>
                <w:sz w:val="24"/>
              </w:rPr>
              <w:t>ample.SAP_BatchQuantity</w:t>
            </w:r>
            <w:proofErr w:type="spellEnd"/>
          </w:p>
        </w:tc>
        <w:tc>
          <w:tcPr>
            <w:tcW w:w="4155" w:type="dxa"/>
          </w:tcPr>
          <w:p w14:paraId="70C2424F" w14:textId="77777777" w:rsidR="009E38FB" w:rsidRDefault="009E38FB" w:rsidP="001409E6">
            <w:pPr>
              <w:pStyle w:val="TableParagraph"/>
              <w:ind w:left="120"/>
              <w:rPr>
                <w:sz w:val="24"/>
              </w:rPr>
            </w:pPr>
            <w:r>
              <w:rPr>
                <w:sz w:val="24"/>
              </w:rPr>
              <w:t xml:space="preserve">"300" (from inspection </w:t>
            </w:r>
            <w:r>
              <w:rPr>
                <w:spacing w:val="-2"/>
                <w:sz w:val="24"/>
              </w:rPr>
              <w:t>lot.txt)</w:t>
            </w:r>
          </w:p>
        </w:tc>
      </w:tr>
      <w:tr w:rsidR="009E38FB" w14:paraId="4C8AB87C" w14:textId="77777777" w:rsidTr="001409E6">
        <w:trPr>
          <w:trHeight w:val="629"/>
        </w:trPr>
        <w:tc>
          <w:tcPr>
            <w:tcW w:w="1980" w:type="dxa"/>
          </w:tcPr>
          <w:p w14:paraId="502B4E6D" w14:textId="77777777" w:rsidR="009E38FB" w:rsidRDefault="009E38FB" w:rsidP="001409E6">
            <w:pPr>
              <w:pStyle w:val="TableParagraph"/>
              <w:rPr>
                <w:sz w:val="24"/>
              </w:rPr>
            </w:pPr>
            <w:proofErr w:type="spellStart"/>
            <w:r>
              <w:rPr>
                <w:spacing w:val="-2"/>
                <w:sz w:val="24"/>
              </w:rPr>
              <w:t>mengeneinh</w:t>
            </w:r>
            <w:proofErr w:type="spellEnd"/>
          </w:p>
        </w:tc>
        <w:tc>
          <w:tcPr>
            <w:tcW w:w="4035" w:type="dxa"/>
          </w:tcPr>
          <w:p w14:paraId="286C8A75" w14:textId="62056BE9" w:rsidR="009E38FB" w:rsidRDefault="009E3706" w:rsidP="001409E6">
            <w:pPr>
              <w:pStyle w:val="TableParagraph"/>
              <w:ind w:left="123"/>
              <w:rPr>
                <w:sz w:val="24"/>
              </w:rPr>
            </w:pPr>
            <w:proofErr w:type="spellStart"/>
            <w:r>
              <w:rPr>
                <w:rFonts w:eastAsiaTheme="minorEastAsia" w:hint="eastAsia"/>
                <w:spacing w:val="-2"/>
                <w:sz w:val="24"/>
                <w:lang w:eastAsia="zh-CN"/>
              </w:rPr>
              <w:t>S</w:t>
            </w:r>
            <w:r w:rsidR="009E38FB">
              <w:rPr>
                <w:spacing w:val="-2"/>
                <w:sz w:val="24"/>
              </w:rPr>
              <w:t>ample.SAP_BatchUnit</w:t>
            </w:r>
            <w:proofErr w:type="spellEnd"/>
          </w:p>
        </w:tc>
        <w:tc>
          <w:tcPr>
            <w:tcW w:w="4155" w:type="dxa"/>
          </w:tcPr>
          <w:p w14:paraId="670882B1" w14:textId="77777777" w:rsidR="009E38FB" w:rsidRDefault="009E38FB" w:rsidP="001409E6">
            <w:pPr>
              <w:pStyle w:val="TableParagraph"/>
              <w:ind w:left="120"/>
              <w:rPr>
                <w:sz w:val="24"/>
              </w:rPr>
            </w:pPr>
            <w:r>
              <w:rPr>
                <w:spacing w:val="-4"/>
                <w:sz w:val="24"/>
              </w:rPr>
              <w:t>"KG"</w:t>
            </w:r>
          </w:p>
        </w:tc>
      </w:tr>
    </w:tbl>
    <w:p w14:paraId="6B882FFC" w14:textId="77777777" w:rsidR="001B719F" w:rsidRDefault="001B719F" w:rsidP="001B719F">
      <w:pPr>
        <w:pStyle w:val="BodyText"/>
        <w:spacing w:before="153"/>
        <w:rPr>
          <w:rFonts w:ascii="Arial"/>
          <w:b/>
        </w:rPr>
      </w:pPr>
    </w:p>
    <w:p w14:paraId="62A5CE5B" w14:textId="77777777" w:rsidR="001B719F" w:rsidRPr="00A87E66" w:rsidRDefault="001B719F" w:rsidP="001B719F">
      <w:pPr>
        <w:pStyle w:val="Heading6"/>
        <w:rPr>
          <w:rFonts w:eastAsiaTheme="minorEastAsia"/>
          <w:lang w:eastAsia="zh-CN"/>
        </w:rPr>
      </w:pPr>
      <w:r w:rsidRPr="00A87E66">
        <w:rPr>
          <w:rFonts w:eastAsiaTheme="minorEastAsia"/>
          <w:lang w:eastAsia="zh-CN"/>
        </w:rPr>
        <w:t>Data Flow</w:t>
      </w:r>
    </w:p>
    <w:p w14:paraId="4FF56C30" w14:textId="77777777" w:rsidR="00755623" w:rsidRDefault="00755623" w:rsidP="00755623">
      <w:pPr>
        <w:ind w:left="360"/>
        <w:jc w:val="both"/>
        <w:rPr>
          <w:rFonts w:ascii="Times New Roman" w:eastAsiaTheme="minorEastAsia" w:hAnsi="Times New Roman"/>
          <w:b/>
          <w:bCs/>
          <w:i/>
          <w:iCs/>
          <w:color w:val="4472C4" w:themeColor="accent1"/>
          <w:sz w:val="24"/>
          <w:lang w:eastAsia="zh-CN"/>
        </w:rPr>
      </w:pPr>
      <w:r w:rsidRPr="4F0107CC">
        <w:rPr>
          <w:rFonts w:ascii="Times New Roman" w:eastAsiaTheme="minorEastAsia" w:hAnsi="Times New Roman"/>
          <w:b/>
          <w:bCs/>
          <w:i/>
          <w:iCs/>
          <w:color w:val="4472C4" w:themeColor="accent1"/>
          <w:sz w:val="24"/>
          <w:lang w:eastAsia="zh-CN"/>
        </w:rPr>
        <w:t>Example request JSON:</w:t>
      </w:r>
    </w:p>
    <w:p w14:paraId="1544591D" w14:textId="77777777" w:rsidR="00755623" w:rsidRPr="00755623" w:rsidRDefault="00755623" w:rsidP="00755623">
      <w:pPr>
        <w:spacing w:before="93"/>
        <w:rPr>
          <w:rFonts w:eastAsiaTheme="minorEastAsia"/>
          <w:lang w:eastAsia="zh-CN"/>
        </w:rPr>
      </w:pPr>
      <w:r>
        <w:rPr>
          <w:rFonts w:eastAsiaTheme="minorEastAsia"/>
          <w:lang w:eastAsia="zh-CN"/>
        </w:rPr>
        <w:tab/>
      </w:r>
      <w:r w:rsidRPr="00755623">
        <w:rPr>
          <w:rFonts w:eastAsiaTheme="minorEastAsia"/>
          <w:lang w:eastAsia="zh-CN"/>
        </w:rPr>
        <w:t>[</w:t>
      </w:r>
    </w:p>
    <w:p w14:paraId="7A1B61A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077F609A"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inspMatPlnt</w:t>
      </w:r>
      <w:proofErr w:type="spellEnd"/>
      <w:r w:rsidRPr="00755623">
        <w:rPr>
          <w:rFonts w:eastAsiaTheme="minorEastAsia"/>
          <w:lang w:eastAsia="zh-CN"/>
        </w:rPr>
        <w:t>": [</w:t>
      </w:r>
    </w:p>
    <w:p w14:paraId="3CA9A852"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53AB2A5A"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werks</w:t>
      </w:r>
      <w:proofErr w:type="spellEnd"/>
      <w:r w:rsidRPr="00755623">
        <w:rPr>
          <w:rFonts w:eastAsiaTheme="minorEastAsia"/>
          <w:lang w:eastAsia="zh-CN"/>
        </w:rPr>
        <w:t>": "0759",</w:t>
      </w:r>
    </w:p>
    <w:p w14:paraId="6884B35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inspmatdata</w:t>
      </w:r>
      <w:proofErr w:type="spellEnd"/>
      <w:r w:rsidRPr="00755623">
        <w:rPr>
          <w:rFonts w:eastAsiaTheme="minorEastAsia"/>
          <w:lang w:eastAsia="zh-CN"/>
        </w:rPr>
        <w:t>": [</w:t>
      </w:r>
    </w:p>
    <w:p w14:paraId="45E1A32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7C3C8A4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uuid</w:t>
      </w:r>
      <w:proofErr w:type="spellEnd"/>
      <w:r w:rsidRPr="00755623">
        <w:rPr>
          <w:rFonts w:eastAsiaTheme="minorEastAsia"/>
          <w:lang w:eastAsia="zh-CN"/>
        </w:rPr>
        <w:t>": "INSP_DATA_518F395F92E71FD09CD2F5F4CF2E60",</w:t>
      </w:r>
    </w:p>
    <w:p w14:paraId="399266DE" w14:textId="77777777" w:rsidR="00755623" w:rsidRPr="00755623" w:rsidRDefault="00755623" w:rsidP="00755623">
      <w:pPr>
        <w:spacing w:before="93"/>
        <w:rPr>
          <w:rFonts w:eastAsiaTheme="minorEastAsia"/>
          <w:lang w:eastAsia="zh-CN"/>
        </w:rPr>
      </w:pPr>
      <w:r w:rsidRPr="00755623">
        <w:rPr>
          <w:rFonts w:eastAsiaTheme="minorEastAsia"/>
          <w:lang w:eastAsia="zh-CN"/>
        </w:rPr>
        <w:lastRenderedPageBreak/>
        <w:t xml:space="preserve">                        "</w:t>
      </w:r>
      <w:proofErr w:type="spellStart"/>
      <w:r w:rsidRPr="00755623">
        <w:rPr>
          <w:rFonts w:eastAsiaTheme="minorEastAsia"/>
          <w:lang w:eastAsia="zh-CN"/>
        </w:rPr>
        <w:t>matnr</w:t>
      </w:r>
      <w:proofErr w:type="spellEnd"/>
      <w:r w:rsidRPr="00755623">
        <w:rPr>
          <w:rFonts w:eastAsiaTheme="minorEastAsia"/>
          <w:lang w:eastAsia="zh-CN"/>
        </w:rPr>
        <w:t>": "000000000002101789",</w:t>
      </w:r>
    </w:p>
    <w:p w14:paraId="408123CC"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prueflos</w:t>
      </w:r>
      <w:proofErr w:type="spellEnd"/>
      <w:r w:rsidRPr="00755623">
        <w:rPr>
          <w:rFonts w:eastAsiaTheme="minorEastAsia"/>
          <w:lang w:eastAsia="zh-CN"/>
        </w:rPr>
        <w:t>": "14510777",</w:t>
      </w:r>
    </w:p>
    <w:p w14:paraId="35471816"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"art": "89P",</w:t>
      </w:r>
    </w:p>
    <w:p w14:paraId="0373C8B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charg</w:t>
      </w:r>
      <w:proofErr w:type="spellEnd"/>
      <w:r w:rsidRPr="00755623">
        <w:rPr>
          <w:rFonts w:eastAsiaTheme="minorEastAsia"/>
          <w:lang w:eastAsia="zh-CN"/>
        </w:rPr>
        <w:t>": "0006572802",</w:t>
      </w:r>
    </w:p>
    <w:p w14:paraId="0BE76A86"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inspLotStatus</w:t>
      </w:r>
      <w:proofErr w:type="spellEnd"/>
      <w:r w:rsidRPr="00755623">
        <w:rPr>
          <w:rFonts w:eastAsiaTheme="minorEastAsia"/>
          <w:lang w:eastAsia="zh-CN"/>
        </w:rPr>
        <w:t>": "A",</w:t>
      </w:r>
    </w:p>
    <w:p w14:paraId="47EE54F2"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aufnr</w:t>
      </w:r>
      <w:proofErr w:type="spellEnd"/>
      <w:r w:rsidRPr="00755623">
        <w:rPr>
          <w:rFonts w:eastAsiaTheme="minorEastAsia"/>
          <w:lang w:eastAsia="zh-CN"/>
        </w:rPr>
        <w:t>": "",</w:t>
      </w:r>
    </w:p>
    <w:p w14:paraId="1D3D9F9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lichn</w:t>
      </w:r>
      <w:proofErr w:type="spellEnd"/>
      <w:r w:rsidRPr="00755623">
        <w:rPr>
          <w:rFonts w:eastAsiaTheme="minorEastAsia"/>
          <w:lang w:eastAsia="zh-CN"/>
        </w:rPr>
        <w:t>": "",</w:t>
      </w:r>
    </w:p>
    <w:p w14:paraId="601FDE89"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lagortchrg</w:t>
      </w:r>
      <w:proofErr w:type="spellEnd"/>
      <w:r w:rsidRPr="00755623">
        <w:rPr>
          <w:rFonts w:eastAsiaTheme="minorEastAsia"/>
          <w:lang w:eastAsia="zh-CN"/>
        </w:rPr>
        <w:t>": "",</w:t>
      </w:r>
    </w:p>
    <w:p w14:paraId="41A90B94"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vfdat</w:t>
      </w:r>
      <w:proofErr w:type="spellEnd"/>
      <w:r w:rsidRPr="00755623">
        <w:rPr>
          <w:rFonts w:eastAsiaTheme="minorEastAsia"/>
          <w:lang w:eastAsia="zh-CN"/>
        </w:rPr>
        <w:t>": "",</w:t>
      </w:r>
    </w:p>
    <w:p w14:paraId="0D2E167E"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lwedt</w:t>
      </w:r>
      <w:proofErr w:type="spellEnd"/>
      <w:r w:rsidRPr="00755623">
        <w:rPr>
          <w:rFonts w:eastAsiaTheme="minorEastAsia"/>
          <w:lang w:eastAsia="zh-CN"/>
        </w:rPr>
        <w:t>": "",</w:t>
      </w:r>
    </w:p>
    <w:p w14:paraId="3C219E90"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qndat</w:t>
      </w:r>
      <w:proofErr w:type="spellEnd"/>
      <w:r w:rsidRPr="00755623">
        <w:rPr>
          <w:rFonts w:eastAsiaTheme="minorEastAsia"/>
          <w:lang w:eastAsia="zh-CN"/>
        </w:rPr>
        <w:t>": "00000000",</w:t>
      </w:r>
    </w:p>
    <w:p w14:paraId="70CCDC64"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lifnr</w:t>
      </w:r>
      <w:proofErr w:type="spellEnd"/>
      <w:r w:rsidRPr="00755623">
        <w:rPr>
          <w:rFonts w:eastAsiaTheme="minorEastAsia"/>
          <w:lang w:eastAsia="zh-CN"/>
        </w:rPr>
        <w:t>": "",</w:t>
      </w:r>
    </w:p>
    <w:p w14:paraId="7E2FDF9C"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hsdat</w:t>
      </w:r>
      <w:proofErr w:type="spellEnd"/>
      <w:r w:rsidRPr="00755623">
        <w:rPr>
          <w:rFonts w:eastAsiaTheme="minorEastAsia"/>
          <w:lang w:eastAsia="zh-CN"/>
        </w:rPr>
        <w:t>": "",</w:t>
      </w:r>
    </w:p>
    <w:p w14:paraId="0DA26A79"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losmenge</w:t>
      </w:r>
      <w:proofErr w:type="spellEnd"/>
      <w:r w:rsidRPr="00755623">
        <w:rPr>
          <w:rFonts w:eastAsiaTheme="minorEastAsia"/>
          <w:lang w:eastAsia="zh-CN"/>
        </w:rPr>
        <w:t>": "300</w:t>
      </w:r>
      <w:proofErr w:type="gramStart"/>
      <w:r w:rsidRPr="00755623">
        <w:rPr>
          <w:rFonts w:eastAsiaTheme="minorEastAsia"/>
          <w:lang w:eastAsia="zh-CN"/>
        </w:rPr>
        <w:t>",  /</w:t>
      </w:r>
      <w:proofErr w:type="gramEnd"/>
      <w:r w:rsidRPr="00755623">
        <w:rPr>
          <w:rFonts w:eastAsiaTheme="minorEastAsia"/>
          <w:lang w:eastAsia="zh-CN"/>
        </w:rPr>
        <w:t xml:space="preserve">/batch </w:t>
      </w:r>
      <w:proofErr w:type="spellStart"/>
      <w:r w:rsidRPr="00755623">
        <w:rPr>
          <w:rFonts w:eastAsiaTheme="minorEastAsia"/>
          <w:lang w:eastAsia="zh-CN"/>
        </w:rPr>
        <w:t>quatity</w:t>
      </w:r>
      <w:proofErr w:type="spellEnd"/>
    </w:p>
    <w:p w14:paraId="2ADB4EBE"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mengeneinh</w:t>
      </w:r>
      <w:proofErr w:type="spellEnd"/>
      <w:r w:rsidRPr="00755623">
        <w:rPr>
          <w:rFonts w:eastAsiaTheme="minorEastAsia"/>
          <w:lang w:eastAsia="zh-CN"/>
        </w:rPr>
        <w:t>": "KG", //batch unit</w:t>
      </w:r>
    </w:p>
    <w:p w14:paraId="3A689E00"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activityInsp</w:t>
      </w:r>
      <w:proofErr w:type="spellEnd"/>
      <w:r w:rsidRPr="00755623">
        <w:rPr>
          <w:rFonts w:eastAsiaTheme="minorEastAsia"/>
          <w:lang w:eastAsia="zh-CN"/>
        </w:rPr>
        <w:t>": [</w:t>
      </w:r>
    </w:p>
    <w:p w14:paraId="5A822AB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4EAD513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vornr</w:t>
      </w:r>
      <w:proofErr w:type="spellEnd"/>
      <w:r w:rsidRPr="00755623">
        <w:rPr>
          <w:rFonts w:eastAsiaTheme="minorEastAsia"/>
          <w:lang w:eastAsia="zh-CN"/>
        </w:rPr>
        <w:t>": "0010",</w:t>
      </w:r>
    </w:p>
    <w:p w14:paraId="6A12C283"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inspecChar</w:t>
      </w:r>
      <w:proofErr w:type="spellEnd"/>
      <w:r w:rsidRPr="00755623">
        <w:rPr>
          <w:rFonts w:eastAsiaTheme="minorEastAsia"/>
          <w:lang w:eastAsia="zh-CN"/>
        </w:rPr>
        <w:t>": [</w:t>
      </w:r>
    </w:p>
    <w:p w14:paraId="6CBD199E"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2D8CB02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vorglfnr</w:t>
      </w:r>
      <w:proofErr w:type="spellEnd"/>
      <w:r w:rsidRPr="00755623">
        <w:rPr>
          <w:rFonts w:eastAsiaTheme="minorEastAsia"/>
          <w:lang w:eastAsia="zh-CN"/>
        </w:rPr>
        <w:t>": "1",</w:t>
      </w:r>
    </w:p>
    <w:p w14:paraId="094F3F83"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sollstpumf</w:t>
      </w:r>
      <w:proofErr w:type="spellEnd"/>
      <w:r w:rsidRPr="00755623">
        <w:rPr>
          <w:rFonts w:eastAsiaTheme="minorEastAsia"/>
          <w:lang w:eastAsia="zh-CN"/>
        </w:rPr>
        <w:t>": 1,</w:t>
      </w:r>
    </w:p>
    <w:p w14:paraId="4044288E"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merknr</w:t>
      </w:r>
      <w:proofErr w:type="spellEnd"/>
      <w:r w:rsidRPr="00755623">
        <w:rPr>
          <w:rFonts w:eastAsiaTheme="minorEastAsia"/>
          <w:lang w:eastAsia="zh-CN"/>
        </w:rPr>
        <w:t>": "10",</w:t>
      </w:r>
    </w:p>
    <w:p w14:paraId="11D4B09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ersteller</w:t>
      </w:r>
      <w:proofErr w:type="spellEnd"/>
      <w:r w:rsidRPr="00755623">
        <w:rPr>
          <w:rFonts w:eastAsiaTheme="minorEastAsia"/>
          <w:lang w:eastAsia="zh-CN"/>
        </w:rPr>
        <w:t>": "SINGHA50",</w:t>
      </w:r>
    </w:p>
    <w:p w14:paraId="27887FD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erstelldat</w:t>
      </w:r>
      <w:proofErr w:type="spellEnd"/>
      <w:r w:rsidRPr="00755623">
        <w:rPr>
          <w:rFonts w:eastAsiaTheme="minorEastAsia"/>
          <w:lang w:eastAsia="zh-CN"/>
        </w:rPr>
        <w:t>": "2025-08-06",</w:t>
      </w:r>
    </w:p>
    <w:p w14:paraId="3A9DC1F6"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satzstatus</w:t>
      </w:r>
      <w:proofErr w:type="spellEnd"/>
      <w:r w:rsidRPr="00755623">
        <w:rPr>
          <w:rFonts w:eastAsiaTheme="minorEastAsia"/>
          <w:lang w:eastAsia="zh-CN"/>
        </w:rPr>
        <w:t>": "1",</w:t>
      </w:r>
    </w:p>
    <w:p w14:paraId="5126C632"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pmethode</w:t>
      </w:r>
      <w:proofErr w:type="spellEnd"/>
      <w:r w:rsidRPr="00755623">
        <w:rPr>
          <w:rFonts w:eastAsiaTheme="minorEastAsia"/>
          <w:lang w:eastAsia="zh-CN"/>
        </w:rPr>
        <w:t>": "LOMAPP01",</w:t>
      </w:r>
    </w:p>
    <w:p w14:paraId="578E3F1C"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verwmerkm</w:t>
      </w:r>
      <w:proofErr w:type="spellEnd"/>
      <w:r w:rsidRPr="00755623">
        <w:rPr>
          <w:rFonts w:eastAsiaTheme="minorEastAsia"/>
          <w:lang w:eastAsia="zh-CN"/>
        </w:rPr>
        <w:t>": "00000049"</w:t>
      </w:r>
    </w:p>
    <w:p w14:paraId="0717F1F0"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3CA932B8"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420B8EF7"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vorglfnr</w:t>
      </w:r>
      <w:proofErr w:type="spellEnd"/>
      <w:r w:rsidRPr="00755623">
        <w:rPr>
          <w:rFonts w:eastAsiaTheme="minorEastAsia"/>
          <w:lang w:eastAsia="zh-CN"/>
        </w:rPr>
        <w:t>": "1",</w:t>
      </w:r>
    </w:p>
    <w:p w14:paraId="50787691"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sollstpumf</w:t>
      </w:r>
      <w:proofErr w:type="spellEnd"/>
      <w:r w:rsidRPr="00755623">
        <w:rPr>
          <w:rFonts w:eastAsiaTheme="minorEastAsia"/>
          <w:lang w:eastAsia="zh-CN"/>
        </w:rPr>
        <w:t>": 1,</w:t>
      </w:r>
    </w:p>
    <w:p w14:paraId="3869748A"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merknr</w:t>
      </w:r>
      <w:proofErr w:type="spellEnd"/>
      <w:r w:rsidRPr="00755623">
        <w:rPr>
          <w:rFonts w:eastAsiaTheme="minorEastAsia"/>
          <w:lang w:eastAsia="zh-CN"/>
        </w:rPr>
        <w:t>": "20",</w:t>
      </w:r>
    </w:p>
    <w:p w14:paraId="40A8A022"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ersteller</w:t>
      </w:r>
      <w:proofErr w:type="spellEnd"/>
      <w:r w:rsidRPr="00755623">
        <w:rPr>
          <w:rFonts w:eastAsiaTheme="minorEastAsia"/>
          <w:lang w:eastAsia="zh-CN"/>
        </w:rPr>
        <w:t>": "SINGHA50",</w:t>
      </w:r>
    </w:p>
    <w:p w14:paraId="20141591"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erstelldat</w:t>
      </w:r>
      <w:proofErr w:type="spellEnd"/>
      <w:r w:rsidRPr="00755623">
        <w:rPr>
          <w:rFonts w:eastAsiaTheme="minorEastAsia"/>
          <w:lang w:eastAsia="zh-CN"/>
        </w:rPr>
        <w:t>": "2025-08-06",</w:t>
      </w:r>
    </w:p>
    <w:p w14:paraId="3D8C0DA7" w14:textId="77777777" w:rsidR="00755623" w:rsidRPr="00755623" w:rsidRDefault="00755623" w:rsidP="00755623">
      <w:pPr>
        <w:spacing w:before="93"/>
        <w:rPr>
          <w:rFonts w:eastAsiaTheme="minorEastAsia"/>
          <w:lang w:eastAsia="zh-CN"/>
        </w:rPr>
      </w:pPr>
      <w:r w:rsidRPr="00755623">
        <w:rPr>
          <w:rFonts w:eastAsiaTheme="minorEastAsia"/>
          <w:lang w:eastAsia="zh-CN"/>
        </w:rPr>
        <w:lastRenderedPageBreak/>
        <w:t xml:space="preserve">                                        "</w:t>
      </w:r>
      <w:proofErr w:type="spellStart"/>
      <w:r w:rsidRPr="00755623">
        <w:rPr>
          <w:rFonts w:eastAsiaTheme="minorEastAsia"/>
          <w:lang w:eastAsia="zh-CN"/>
        </w:rPr>
        <w:t>satzstatus</w:t>
      </w:r>
      <w:proofErr w:type="spellEnd"/>
      <w:r w:rsidRPr="00755623">
        <w:rPr>
          <w:rFonts w:eastAsiaTheme="minorEastAsia"/>
          <w:lang w:eastAsia="zh-CN"/>
        </w:rPr>
        <w:t>": "1",</w:t>
      </w:r>
    </w:p>
    <w:p w14:paraId="40F49F6D"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pmethode</w:t>
      </w:r>
      <w:proofErr w:type="spellEnd"/>
      <w:r w:rsidRPr="00755623">
        <w:rPr>
          <w:rFonts w:eastAsiaTheme="minorEastAsia"/>
          <w:lang w:eastAsia="zh-CN"/>
        </w:rPr>
        <w:t>": "LOMPHV02",</w:t>
      </w:r>
    </w:p>
    <w:p w14:paraId="0394F7B0"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verwmerkm</w:t>
      </w:r>
      <w:proofErr w:type="spellEnd"/>
      <w:r w:rsidRPr="00755623">
        <w:rPr>
          <w:rFonts w:eastAsiaTheme="minorEastAsia"/>
          <w:lang w:eastAsia="zh-CN"/>
        </w:rPr>
        <w:t>": "00000024"</w:t>
      </w:r>
    </w:p>
    <w:p w14:paraId="04EEBB4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55948B28"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3EAB65F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vorglfnr</w:t>
      </w:r>
      <w:proofErr w:type="spellEnd"/>
      <w:r w:rsidRPr="00755623">
        <w:rPr>
          <w:rFonts w:eastAsiaTheme="minorEastAsia"/>
          <w:lang w:eastAsia="zh-CN"/>
        </w:rPr>
        <w:t>": "1",</w:t>
      </w:r>
    </w:p>
    <w:p w14:paraId="50742FF7"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sollstpumf</w:t>
      </w:r>
      <w:proofErr w:type="spellEnd"/>
      <w:r w:rsidRPr="00755623">
        <w:rPr>
          <w:rFonts w:eastAsiaTheme="minorEastAsia"/>
          <w:lang w:eastAsia="zh-CN"/>
        </w:rPr>
        <w:t>": 1,</w:t>
      </w:r>
    </w:p>
    <w:p w14:paraId="1460F22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merknr</w:t>
      </w:r>
      <w:proofErr w:type="spellEnd"/>
      <w:r w:rsidRPr="00755623">
        <w:rPr>
          <w:rFonts w:eastAsiaTheme="minorEastAsia"/>
          <w:lang w:eastAsia="zh-CN"/>
        </w:rPr>
        <w:t>": "30",</w:t>
      </w:r>
    </w:p>
    <w:p w14:paraId="66363FFE"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ersteller</w:t>
      </w:r>
      <w:proofErr w:type="spellEnd"/>
      <w:r w:rsidRPr="00755623">
        <w:rPr>
          <w:rFonts w:eastAsiaTheme="minorEastAsia"/>
          <w:lang w:eastAsia="zh-CN"/>
        </w:rPr>
        <w:t>": "SINGHA50",</w:t>
      </w:r>
    </w:p>
    <w:p w14:paraId="4A41E936"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erstelldat</w:t>
      </w:r>
      <w:proofErr w:type="spellEnd"/>
      <w:r w:rsidRPr="00755623">
        <w:rPr>
          <w:rFonts w:eastAsiaTheme="minorEastAsia"/>
          <w:lang w:eastAsia="zh-CN"/>
        </w:rPr>
        <w:t>": "2025-08-06",</w:t>
      </w:r>
    </w:p>
    <w:p w14:paraId="5D9C92B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satzstatus</w:t>
      </w:r>
      <w:proofErr w:type="spellEnd"/>
      <w:r w:rsidRPr="00755623">
        <w:rPr>
          <w:rFonts w:eastAsiaTheme="minorEastAsia"/>
          <w:lang w:eastAsia="zh-CN"/>
        </w:rPr>
        <w:t>": "1",</w:t>
      </w:r>
    </w:p>
    <w:p w14:paraId="5AB51EA4"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pmethode</w:t>
      </w:r>
      <w:proofErr w:type="spellEnd"/>
      <w:r w:rsidRPr="00755623">
        <w:rPr>
          <w:rFonts w:eastAsiaTheme="minorEastAsia"/>
          <w:lang w:eastAsia="zh-CN"/>
        </w:rPr>
        <w:t>": "LOMTAK01",</w:t>
      </w:r>
    </w:p>
    <w:p w14:paraId="71656134"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verwmerkm</w:t>
      </w:r>
      <w:proofErr w:type="spellEnd"/>
      <w:r w:rsidRPr="00755623">
        <w:rPr>
          <w:rFonts w:eastAsiaTheme="minorEastAsia"/>
          <w:lang w:eastAsia="zh-CN"/>
        </w:rPr>
        <w:t>": "L59"</w:t>
      </w:r>
    </w:p>
    <w:p w14:paraId="594EE9B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436A26E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5A63D9BD"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43A515B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2F3F7A41"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3141E8D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488ED9D9"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2B482DD4"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0B12E93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srcSystem</w:t>
      </w:r>
      <w:proofErr w:type="spellEnd"/>
      <w:r w:rsidRPr="00755623">
        <w:rPr>
          <w:rFonts w:eastAsiaTheme="minorEastAsia"/>
          <w:lang w:eastAsia="zh-CN"/>
        </w:rPr>
        <w:t>": "R93",</w:t>
      </w:r>
    </w:p>
    <w:p w14:paraId="6F8AD772"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apiuid</w:t>
      </w:r>
      <w:proofErr w:type="spellEnd"/>
      <w:r w:rsidRPr="00755623">
        <w:rPr>
          <w:rFonts w:eastAsiaTheme="minorEastAsia"/>
          <w:lang w:eastAsia="zh-CN"/>
        </w:rPr>
        <w:t>": "INSP_LOT_API_518F395F92E71FD09CD2F6F823D"</w:t>
      </w:r>
    </w:p>
    <w:p w14:paraId="3C782E2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698F137C" w14:textId="77777777" w:rsidR="00755623" w:rsidRDefault="00755623" w:rsidP="00755623">
      <w:pPr>
        <w:spacing w:before="93"/>
        <w:rPr>
          <w:rFonts w:eastAsiaTheme="minorEastAsia"/>
          <w:lang w:eastAsia="zh-CN"/>
        </w:rPr>
      </w:pPr>
      <w:r w:rsidRPr="00755623">
        <w:rPr>
          <w:rFonts w:eastAsiaTheme="minorEastAsia"/>
          <w:lang w:eastAsia="zh-CN"/>
        </w:rPr>
        <w:t>]</w:t>
      </w:r>
    </w:p>
    <w:p w14:paraId="0AFF367A" w14:textId="77777777" w:rsidR="001B719F" w:rsidRDefault="001B719F" w:rsidP="001B719F">
      <w:pPr>
        <w:pStyle w:val="Heading6"/>
        <w:rPr>
          <w:rFonts w:eastAsiaTheme="minorEastAsia"/>
          <w:lang w:eastAsia="zh-CN"/>
        </w:rPr>
      </w:pPr>
      <w:r w:rsidRPr="00A61790">
        <w:rPr>
          <w:rFonts w:eastAsiaTheme="minorEastAsia"/>
          <w:lang w:eastAsia="zh-CN"/>
        </w:rPr>
        <w:t>System Logic</w:t>
      </w:r>
    </w:p>
    <w:p w14:paraId="72E318B5" w14:textId="77777777" w:rsidR="0044326B" w:rsidRPr="0044326B" w:rsidRDefault="0044326B" w:rsidP="00090406">
      <w:pPr>
        <w:pStyle w:val="ListParagraph"/>
        <w:widowControl w:val="0"/>
        <w:numPr>
          <w:ilvl w:val="3"/>
          <w:numId w:val="24"/>
        </w:numPr>
        <w:tabs>
          <w:tab w:val="left" w:pos="619"/>
        </w:tabs>
        <w:autoSpaceDE w:val="0"/>
        <w:autoSpaceDN w:val="0"/>
        <w:spacing w:before="0" w:after="0"/>
        <w:ind w:left="619" w:hanging="266"/>
        <w:contextualSpacing w:val="0"/>
        <w:rPr>
          <w:rFonts w:ascii="Times New Roman" w:hAnsi="Times New Roman"/>
          <w:sz w:val="24"/>
        </w:rPr>
      </w:pPr>
      <w:r w:rsidRPr="0044326B">
        <w:rPr>
          <w:rFonts w:ascii="Times New Roman" w:hAnsi="Times New Roman"/>
          <w:sz w:val="24"/>
        </w:rPr>
        <w:t xml:space="preserve">Receive inspection lot data from </w:t>
      </w:r>
      <w:r w:rsidRPr="0044326B">
        <w:rPr>
          <w:rFonts w:ascii="Times New Roman" w:hAnsi="Times New Roman"/>
          <w:spacing w:val="-5"/>
          <w:sz w:val="24"/>
        </w:rPr>
        <w:t>SAP</w:t>
      </w:r>
    </w:p>
    <w:p w14:paraId="0D37C886" w14:textId="0CECD2C3" w:rsidR="0044326B" w:rsidRPr="0044326B" w:rsidRDefault="0044326B" w:rsidP="05F25CC5">
      <w:pPr>
        <w:pStyle w:val="ListParagraph"/>
        <w:widowControl w:val="0"/>
        <w:numPr>
          <w:ilvl w:val="3"/>
          <w:numId w:val="24"/>
        </w:numPr>
        <w:tabs>
          <w:tab w:val="left" w:pos="619"/>
        </w:tabs>
        <w:autoSpaceDE w:val="0"/>
        <w:autoSpaceDN w:val="0"/>
        <w:spacing w:before="114" w:after="0"/>
        <w:ind w:left="619" w:hanging="266"/>
        <w:rPr>
          <w:rFonts w:ascii="Times New Roman" w:hAnsi="Times New Roman"/>
          <w:sz w:val="24"/>
        </w:rPr>
      </w:pPr>
      <w:commentRangeStart w:id="163"/>
      <w:r w:rsidRPr="0044326B">
        <w:rPr>
          <w:rFonts w:ascii="Times New Roman" w:hAnsi="Times New Roman"/>
          <w:sz w:val="24"/>
        </w:rPr>
        <w:t xml:space="preserve">Store batch quantity/unit in sample </w:t>
      </w:r>
      <w:r w:rsidRPr="0044326B">
        <w:rPr>
          <w:rFonts w:ascii="Times New Roman" w:hAnsi="Times New Roman"/>
          <w:spacing w:val="-2"/>
          <w:sz w:val="24"/>
        </w:rPr>
        <w:t>record</w:t>
      </w:r>
      <w:commentRangeEnd w:id="163"/>
      <w:r>
        <w:rPr>
          <w:rStyle w:val="CommentReference"/>
        </w:rPr>
        <w:commentReference w:id="163"/>
      </w:r>
    </w:p>
    <w:p w14:paraId="30147E65" w14:textId="745E3B2F" w:rsidR="0044326B" w:rsidRPr="00F36134" w:rsidRDefault="0044326B" w:rsidP="00090406">
      <w:pPr>
        <w:pStyle w:val="ListParagraph"/>
        <w:widowControl w:val="0"/>
        <w:numPr>
          <w:ilvl w:val="3"/>
          <w:numId w:val="24"/>
        </w:numPr>
        <w:tabs>
          <w:tab w:val="left" w:pos="619"/>
        </w:tabs>
        <w:autoSpaceDE w:val="0"/>
        <w:autoSpaceDN w:val="0"/>
        <w:spacing w:before="114" w:after="0"/>
        <w:ind w:left="619" w:hanging="266"/>
        <w:contextualSpacing w:val="0"/>
        <w:rPr>
          <w:rFonts w:ascii="Times New Roman" w:hAnsi="Times New Roman"/>
          <w:sz w:val="24"/>
        </w:rPr>
      </w:pPr>
      <w:r w:rsidRPr="0044326B">
        <w:rPr>
          <w:rFonts w:ascii="Times New Roman" w:hAnsi="Times New Roman"/>
          <w:sz w:val="24"/>
        </w:rPr>
        <w:t xml:space="preserve">Utilize in adjustment </w:t>
      </w:r>
    </w:p>
    <w:p w14:paraId="55398B08" w14:textId="1A5581FC" w:rsidR="00F36134" w:rsidRPr="00F36134" w:rsidRDefault="00090406" w:rsidP="00F36134">
      <w:pPr>
        <w:pStyle w:val="Heading6"/>
        <w:rPr>
          <w:rFonts w:eastAsiaTheme="minorEastAsia"/>
          <w:lang w:eastAsia="zh-CN"/>
        </w:rPr>
      </w:pPr>
      <w:r>
        <w:rPr>
          <w:rFonts w:eastAsiaTheme="minorEastAsia" w:hint="eastAsia"/>
          <w:lang w:eastAsia="zh-CN"/>
        </w:rPr>
        <w:t>Handling Error</w:t>
      </w:r>
      <w:r w:rsidR="00F36134" w:rsidRPr="00F36134">
        <w:rPr>
          <w:rFonts w:eastAsiaTheme="minorEastAsia"/>
          <w:lang w:eastAsia="zh-CN"/>
        </w:rPr>
        <w:t xml:space="preserve"> Rules</w:t>
      </w:r>
    </w:p>
    <w:p w14:paraId="1B978CCC" w14:textId="77777777" w:rsidR="00F36134" w:rsidRDefault="00F36134" w:rsidP="00F36134">
      <w:pPr>
        <w:pStyle w:val="BodyText"/>
        <w:spacing w:before="130"/>
        <w:rPr>
          <w:rFonts w:ascii="Arial"/>
          <w:b/>
          <w:sz w:val="20"/>
        </w:rPr>
      </w:pPr>
    </w:p>
    <w:tbl>
      <w:tblPr>
        <w:tblW w:w="0" w:type="auto"/>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3465"/>
        <w:gridCol w:w="6705"/>
      </w:tblGrid>
      <w:tr w:rsidR="00F36134" w14:paraId="15E9912C" w14:textId="77777777" w:rsidTr="00F36134">
        <w:trPr>
          <w:trHeight w:val="629"/>
        </w:trPr>
        <w:tc>
          <w:tcPr>
            <w:tcW w:w="3465" w:type="dxa"/>
            <w:shd w:val="clear" w:color="auto" w:fill="B4C6E7" w:themeFill="accent1" w:themeFillTint="66"/>
          </w:tcPr>
          <w:p w14:paraId="20012E40" w14:textId="77777777" w:rsidR="00F36134" w:rsidRDefault="00F36134" w:rsidP="001409E6">
            <w:pPr>
              <w:pStyle w:val="TableParagraph"/>
              <w:rPr>
                <w:rFonts w:ascii="Arial"/>
                <w:b/>
                <w:sz w:val="24"/>
              </w:rPr>
            </w:pPr>
            <w:r>
              <w:rPr>
                <w:rFonts w:ascii="Arial"/>
                <w:b/>
                <w:spacing w:val="-2"/>
                <w:sz w:val="24"/>
              </w:rPr>
              <w:t>Validation</w:t>
            </w:r>
          </w:p>
        </w:tc>
        <w:tc>
          <w:tcPr>
            <w:tcW w:w="6705" w:type="dxa"/>
            <w:shd w:val="clear" w:color="auto" w:fill="B4C6E7" w:themeFill="accent1" w:themeFillTint="66"/>
          </w:tcPr>
          <w:p w14:paraId="6858134E" w14:textId="77777777" w:rsidR="00F36134" w:rsidRDefault="00F36134" w:rsidP="001409E6">
            <w:pPr>
              <w:pStyle w:val="TableParagraph"/>
              <w:ind w:left="123"/>
              <w:rPr>
                <w:rFonts w:ascii="Arial"/>
                <w:b/>
                <w:sz w:val="24"/>
              </w:rPr>
            </w:pPr>
            <w:r>
              <w:rPr>
                <w:rFonts w:ascii="Arial"/>
                <w:b/>
                <w:sz w:val="24"/>
              </w:rPr>
              <w:t xml:space="preserve">Error </w:t>
            </w:r>
            <w:r>
              <w:rPr>
                <w:rFonts w:ascii="Arial"/>
                <w:b/>
                <w:spacing w:val="-2"/>
                <w:sz w:val="24"/>
              </w:rPr>
              <w:t>Handling</w:t>
            </w:r>
          </w:p>
        </w:tc>
      </w:tr>
      <w:tr w:rsidR="00F36134" w14:paraId="08886010" w14:textId="77777777" w:rsidTr="001409E6">
        <w:trPr>
          <w:trHeight w:val="614"/>
        </w:trPr>
        <w:tc>
          <w:tcPr>
            <w:tcW w:w="3465" w:type="dxa"/>
          </w:tcPr>
          <w:p w14:paraId="3C7305CC" w14:textId="38F66008" w:rsidR="00F36134" w:rsidRPr="00090406" w:rsidRDefault="00090406" w:rsidP="001409E6">
            <w:pPr>
              <w:pStyle w:val="TableParagraph"/>
              <w:rPr>
                <w:rFonts w:eastAsiaTheme="minorEastAsia" w:hint="eastAsia"/>
                <w:sz w:val="24"/>
                <w:lang w:eastAsia="zh-CN"/>
              </w:rPr>
            </w:pPr>
            <w:r>
              <w:rPr>
                <w:rFonts w:eastAsiaTheme="minorEastAsia" w:hint="eastAsia"/>
                <w:sz w:val="24"/>
                <w:lang w:eastAsia="zh-CN"/>
              </w:rPr>
              <w:t>0001</w:t>
            </w:r>
          </w:p>
        </w:tc>
        <w:tc>
          <w:tcPr>
            <w:tcW w:w="6705" w:type="dxa"/>
          </w:tcPr>
          <w:p w14:paraId="23B24185" w14:textId="680AABD1" w:rsidR="00F36134" w:rsidRDefault="00F36134" w:rsidP="001409E6">
            <w:pPr>
              <w:pStyle w:val="TableParagraph"/>
              <w:ind w:left="123"/>
              <w:rPr>
                <w:sz w:val="24"/>
              </w:rPr>
            </w:pPr>
          </w:p>
        </w:tc>
      </w:tr>
      <w:tr w:rsidR="00F36134" w14:paraId="6F9127AA" w14:textId="77777777" w:rsidTr="001409E6">
        <w:trPr>
          <w:trHeight w:val="629"/>
        </w:trPr>
        <w:tc>
          <w:tcPr>
            <w:tcW w:w="3465" w:type="dxa"/>
          </w:tcPr>
          <w:p w14:paraId="72DA09FF" w14:textId="7FAE9803" w:rsidR="00F36134" w:rsidRPr="00090406" w:rsidRDefault="00090406" w:rsidP="001409E6">
            <w:pPr>
              <w:pStyle w:val="TableParagraph"/>
              <w:rPr>
                <w:rFonts w:eastAsiaTheme="minorEastAsia" w:hint="eastAsia"/>
                <w:sz w:val="24"/>
                <w:lang w:eastAsia="zh-CN"/>
              </w:rPr>
            </w:pPr>
            <w:r>
              <w:rPr>
                <w:rFonts w:eastAsiaTheme="minorEastAsia" w:hint="eastAsia"/>
                <w:sz w:val="24"/>
                <w:lang w:eastAsia="zh-CN"/>
              </w:rPr>
              <w:lastRenderedPageBreak/>
              <w:t>0002</w:t>
            </w:r>
          </w:p>
        </w:tc>
        <w:tc>
          <w:tcPr>
            <w:tcW w:w="6705" w:type="dxa"/>
          </w:tcPr>
          <w:p w14:paraId="31BE60B7" w14:textId="7C6E4D29" w:rsidR="00F36134" w:rsidRDefault="00F36134" w:rsidP="001409E6">
            <w:pPr>
              <w:pStyle w:val="TableParagraph"/>
              <w:ind w:left="123"/>
              <w:rPr>
                <w:sz w:val="24"/>
              </w:rPr>
            </w:pPr>
          </w:p>
        </w:tc>
      </w:tr>
    </w:tbl>
    <w:p w14:paraId="276229F5" w14:textId="77777777" w:rsidR="00F36134" w:rsidRPr="00F36134" w:rsidRDefault="00F36134" w:rsidP="00F36134">
      <w:pPr>
        <w:widowControl w:val="0"/>
        <w:tabs>
          <w:tab w:val="left" w:pos="619"/>
        </w:tabs>
        <w:autoSpaceDE w:val="0"/>
        <w:autoSpaceDN w:val="0"/>
        <w:spacing w:before="114" w:after="0"/>
        <w:ind w:left="353"/>
        <w:rPr>
          <w:rFonts w:ascii="Times New Roman" w:eastAsiaTheme="minorEastAsia" w:hAnsi="Times New Roman"/>
          <w:sz w:val="24"/>
          <w:lang w:eastAsia="zh-CN"/>
        </w:rPr>
      </w:pPr>
    </w:p>
    <w:p w14:paraId="1D41A7A2" w14:textId="5E116AB1" w:rsidR="0044326B" w:rsidRPr="0044326B" w:rsidRDefault="0044326B" w:rsidP="0044326B">
      <w:pPr>
        <w:widowControl w:val="0"/>
        <w:tabs>
          <w:tab w:val="left" w:pos="619"/>
        </w:tabs>
        <w:autoSpaceDE w:val="0"/>
        <w:autoSpaceDN w:val="0"/>
        <w:spacing w:before="129" w:after="0"/>
        <w:ind w:left="353"/>
        <w:rPr>
          <w:rFonts w:eastAsiaTheme="minorEastAsia"/>
          <w:sz w:val="24"/>
          <w:lang w:eastAsia="zh-CN"/>
        </w:rPr>
      </w:pPr>
    </w:p>
    <w:p w14:paraId="529F32C4" w14:textId="77777777" w:rsidR="0044326B" w:rsidRPr="0044326B" w:rsidRDefault="0044326B" w:rsidP="0044326B">
      <w:pPr>
        <w:rPr>
          <w:rFonts w:eastAsiaTheme="minorEastAsia"/>
          <w:lang w:eastAsia="zh-CN"/>
        </w:rPr>
      </w:pPr>
    </w:p>
    <w:sectPr w:rsidR="0044326B" w:rsidRPr="0044326B" w:rsidSect="00874392">
      <w:headerReference w:type="default" r:id="rId36"/>
      <w:footerReference w:type="default" r:id="rId37"/>
      <w:headerReference w:type="first" r:id="rId38"/>
      <w:footerReference w:type="first" r:id="rId39"/>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0" w:author="Gu, Cheng" w:date="2025-05-23T11:22:00Z" w:initials="CG">
    <w:p w14:paraId="018128BE"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5304AA3C" w14:textId="77777777" w:rsidR="00DE3B4B" w:rsidRDefault="00DE3B4B" w:rsidP="00DE3B4B">
      <w:pPr>
        <w:pStyle w:val="CommentText"/>
      </w:pPr>
    </w:p>
    <w:p w14:paraId="187A5246" w14:textId="77777777" w:rsidR="00DE3B4B" w:rsidRDefault="00DE3B4B" w:rsidP="00DE3B4B">
      <w:pPr>
        <w:pStyle w:val="CommentText"/>
      </w:pPr>
    </w:p>
  </w:comment>
  <w:comment w:id="77" w:author="Neelima Rajesh" w:date="2025-05-20T10:01:00Z" w:initials="NR">
    <w:p w14:paraId="77F8F95C" w14:textId="259A25D2" w:rsidR="00D92129" w:rsidRDefault="00D92129" w:rsidP="00D92129">
      <w:pPr>
        <w:pStyle w:val="CommentText"/>
      </w:pPr>
      <w:r>
        <w:rPr>
          <w:rStyle w:val="CommentReference"/>
        </w:rPr>
        <w:annotationRef/>
      </w:r>
      <w:r>
        <w:rPr>
          <w:lang w:val="en-US"/>
        </w:rPr>
        <w:t>As per the requirement, we can provide IDH, batch number. In case there is only one activity number, system can pull it automatically. If there are multiple user selects it. With these details system needs to pull latest MLP automatically.</w:t>
      </w:r>
    </w:p>
  </w:comment>
  <w:comment w:id="78" w:author="Gu, Cheng [2]" w:date="2025-05-20T16:19:00Z" w:initials="GC">
    <w:p w14:paraId="40CB5C7B" w14:textId="570BCB47" w:rsidR="000C7D23" w:rsidRDefault="000C7D23">
      <w:pPr>
        <w:pStyle w:val="CommentText"/>
      </w:pPr>
      <w:r>
        <w:rPr>
          <w:rStyle w:val="CommentReference"/>
        </w:rPr>
        <w:annotationRef/>
      </w:r>
      <w:r w:rsidRPr="12767ED2">
        <w:t xml:space="preserve">user select MLP, then activity no and IDH will automatically fetched. </w:t>
      </w:r>
    </w:p>
    <w:p w14:paraId="415EE2D1" w14:textId="241C3839" w:rsidR="000C7D23" w:rsidRDefault="000C7D23">
      <w:pPr>
        <w:pStyle w:val="CommentText"/>
      </w:pPr>
      <w:r w:rsidRPr="7ADBEAC5">
        <w:t>So user only need to select MLP and enter batch number.</w:t>
      </w:r>
    </w:p>
  </w:comment>
  <w:comment w:id="79" w:author="Neelima Rajesh" w:date="2025-05-20T10:04:00Z" w:initials="NR">
    <w:p w14:paraId="17B39B12" w14:textId="77777777" w:rsidR="00D92129" w:rsidRDefault="00D92129" w:rsidP="00D92129">
      <w:pPr>
        <w:pStyle w:val="CommentText"/>
      </w:pPr>
      <w:r>
        <w:rPr>
          <w:rStyle w:val="CommentReference"/>
        </w:rPr>
        <w:annotationRef/>
      </w:r>
      <w:r>
        <w:rPr>
          <w:lang w:val="en-US"/>
        </w:rPr>
        <w:t xml:space="preserve">Inspection lot be populated in the sample once it is available. Is there a possible to add a status whether inspection lot received or not. SAP send status should be “Y” only after data is successfully pushed to SAP. </w:t>
      </w:r>
    </w:p>
  </w:comment>
  <w:comment w:id="80" w:author="Gu, Cheng [2]" w:date="2025-05-20T16:26:00Z" w:initials="GC">
    <w:p w14:paraId="6C86D98F" w14:textId="08502821" w:rsidR="000C7D23" w:rsidRDefault="000C7D23">
      <w:pPr>
        <w:pStyle w:val="CommentText"/>
      </w:pPr>
      <w:r>
        <w:rPr>
          <w:rStyle w:val="CommentReference"/>
        </w:rPr>
        <w:annotationRef/>
      </w:r>
      <w:r w:rsidRPr="5C48578D">
        <w:t xml:space="preserve">Once inspection lot is received , sample field 'hen_inspection_lot' will record the inspec lot number. </w:t>
      </w:r>
    </w:p>
    <w:p w14:paraId="32F7555F" w14:textId="0A924A81" w:rsidR="000C7D23" w:rsidRDefault="000C7D23">
      <w:pPr>
        <w:pStyle w:val="CommentText"/>
      </w:pPr>
      <w:r w:rsidRPr="779A09B8">
        <w:t>once sample result is send to SAP successfully , filed 'hen has sent' will be set to yes.</w:t>
      </w:r>
    </w:p>
    <w:p w14:paraId="06FE4976" w14:textId="09A41DEB" w:rsidR="000C7D23" w:rsidRDefault="000C7D23">
      <w:pPr>
        <w:pStyle w:val="CommentText"/>
      </w:pPr>
    </w:p>
  </w:comment>
  <w:comment w:id="86" w:author="Neelima Rajesh" w:date="2025-05-20T10:09:00Z" w:initials="NR">
    <w:p w14:paraId="06CEE36D" w14:textId="77777777" w:rsidR="00E87A9F" w:rsidRDefault="00E87A9F" w:rsidP="00E87A9F">
      <w:pPr>
        <w:pStyle w:val="CommentText"/>
      </w:pPr>
      <w:r>
        <w:rPr>
          <w:rStyle w:val="CommentReference"/>
        </w:rPr>
        <w:annotationRef/>
      </w:r>
      <w:r>
        <w:rPr>
          <w:lang w:val="en-US"/>
        </w:rPr>
        <w:t xml:space="preserve">When we release without MES, SAP pushing should work. As per the diagram it is showing a dependency. It is correct as per the process but in QCLAD it has to wait for inspection lot, once it is received send result to SAP. With MES integration, after results recording and authorization completed, the results have to be pushed to MES immediately. </w:t>
      </w:r>
    </w:p>
  </w:comment>
  <w:comment w:id="87" w:author="Gu, Cheng [2]" w:date="2025-05-20T16:29:00Z" w:initials="GC">
    <w:p w14:paraId="12BB5913" w14:textId="4E0DEA6C" w:rsidR="000C7D23" w:rsidRDefault="000C7D23">
      <w:pPr>
        <w:pStyle w:val="CommentText"/>
      </w:pPr>
      <w:r>
        <w:rPr>
          <w:rStyle w:val="CommentReference"/>
        </w:rPr>
        <w:annotationRef/>
      </w:r>
      <w:r w:rsidRPr="2D4A8A2F">
        <w:t>pushing to SAP will work when inspection lot received</w:t>
      </w:r>
    </w:p>
  </w:comment>
  <w:comment w:id="89" w:author="Gu, Cheng" w:date="2025-05-23T11:22:00Z" w:initials="CG">
    <w:p w14:paraId="2B08C56F"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0A8AF26B" w14:textId="77777777" w:rsidR="00DE3B4B" w:rsidRDefault="00DE3B4B" w:rsidP="00DE3B4B">
      <w:pPr>
        <w:pStyle w:val="CommentText"/>
      </w:pPr>
    </w:p>
    <w:p w14:paraId="282E6A49" w14:textId="77777777" w:rsidR="00DE3B4B" w:rsidRDefault="00DE3B4B" w:rsidP="00DE3B4B">
      <w:pPr>
        <w:pStyle w:val="CommentText"/>
      </w:pPr>
    </w:p>
  </w:comment>
  <w:comment w:id="94" w:author="Neelima Rajesh" w:date="2025-05-20T10:12:00Z" w:initials="NR">
    <w:p w14:paraId="258940CB" w14:textId="21DE39E3" w:rsidR="00E87A9F" w:rsidRDefault="00E87A9F" w:rsidP="00E87A9F">
      <w:pPr>
        <w:pStyle w:val="CommentText"/>
      </w:pPr>
      <w:r>
        <w:rPr>
          <w:rStyle w:val="CommentReference"/>
        </w:rPr>
        <w:annotationRef/>
      </w:r>
      <w:r>
        <w:rPr>
          <w:lang w:val="en-US"/>
        </w:rPr>
        <w:t>As JIT sample is coming from MES, it should have label. So, can’t we start with Sample receive. On scanning, system understands it as JIT or not. If it is JIT, it should follow JIT workflow</w:t>
      </w:r>
    </w:p>
  </w:comment>
  <w:comment w:id="95" w:author="Gu, Cheng [2]" w:date="2025-05-20T16:38:00Z" w:initials="GC">
    <w:p w14:paraId="4B93E6EA" w14:textId="47CF046D" w:rsidR="000C7D23" w:rsidRDefault="000C7D23">
      <w:pPr>
        <w:pStyle w:val="CommentText"/>
      </w:pPr>
      <w:r>
        <w:rPr>
          <w:rStyle w:val="CommentReference"/>
        </w:rPr>
        <w:annotationRef/>
      </w:r>
      <w:r w:rsidRPr="64CD155B">
        <w:t>out of scope</w:t>
      </w:r>
    </w:p>
  </w:comment>
  <w:comment w:id="125" w:author="Neelima Rajesh" w:date="2025-07-30T10:56:00Z" w:initials="NR">
    <w:p w14:paraId="5D4BDEF5" w14:textId="1258A111" w:rsidR="004673C0" w:rsidRDefault="009E3706">
      <w:pPr>
        <w:pStyle w:val="CommentText"/>
      </w:pPr>
      <w:r>
        <w:rPr>
          <w:rStyle w:val="CommentReference"/>
        </w:rPr>
        <w:annotationRef/>
      </w:r>
      <w:r w:rsidRPr="314A6141">
        <w:t>All plants may/may not have DCS and MES, so we need to have a configuration for the same. Also, in case they have MES and DCS, the url is different. Need a configuration at plant level for the same</w:t>
      </w:r>
    </w:p>
  </w:comment>
  <w:comment w:id="126" w:author="Xiao, Mengran" w:date="2025-07-30T13:05:00Z" w:initials="XM">
    <w:p w14:paraId="770BA81C" w14:textId="77C58EEF" w:rsidR="004673C0" w:rsidRDefault="009E3706">
      <w:pPr>
        <w:pStyle w:val="CommentText"/>
      </w:pPr>
      <w:r>
        <w:rPr>
          <w:rStyle w:val="CommentReference"/>
        </w:rPr>
        <w:annotationRef/>
      </w:r>
      <w:r w:rsidRPr="4DCE69CD">
        <w:t>Ok. we can configure this based on plant level, however we need to confirm it's plant lever, not production line level. could u confirm this as we think it's production line level according previous email</w:t>
      </w:r>
    </w:p>
  </w:comment>
  <w:comment w:id="127" w:author="Xiao, Mengran" w:date="2025-08-15T12:12:00Z" w:initials="MX">
    <w:p w14:paraId="4219B940" w14:textId="77777777" w:rsidR="005B7204" w:rsidRDefault="005B7204" w:rsidP="005B7204">
      <w:pPr>
        <w:pStyle w:val="CommentText"/>
      </w:pPr>
      <w:r>
        <w:rPr>
          <w:rStyle w:val="CommentReference"/>
        </w:rPr>
        <w:annotationRef/>
      </w:r>
      <w:r>
        <w:rPr>
          <w:lang w:val="en-US"/>
        </w:rPr>
        <w:t>Already confirmed,MES&amp;DCS url configured on plant level; if send back configured on production level</w:t>
      </w:r>
    </w:p>
  </w:comment>
  <w:comment w:id="128" w:author="Neelima Rajesh" w:date="2025-08-22T10:09:00Z" w:initials="NR">
    <w:p w14:paraId="4EC19971" w14:textId="1B2FEC50" w:rsidR="000B25E0" w:rsidRDefault="000B25E0">
      <w:pPr>
        <w:pStyle w:val="CommentText"/>
      </w:pPr>
      <w:r>
        <w:rPr>
          <w:rStyle w:val="CommentReference"/>
        </w:rPr>
        <w:annotationRef/>
      </w:r>
      <w:r w:rsidRPr="3D99BA92">
        <w:t>What is the action from QCLAD end in case there is a failure. When will you resend the data and when you will not.</w:t>
      </w:r>
    </w:p>
  </w:comment>
  <w:comment w:id="129" w:author="Xiao, Mengran" w:date="2025-08-22T13:30:00Z" w:initials="MX">
    <w:p w14:paraId="1CF6BA7C" w14:textId="77777777" w:rsidR="007644E1" w:rsidRDefault="007644E1" w:rsidP="007644E1">
      <w:pPr>
        <w:pStyle w:val="CommentText"/>
      </w:pPr>
      <w:r>
        <w:rPr>
          <w:rStyle w:val="CommentReference"/>
        </w:rPr>
        <w:annotationRef/>
      </w:r>
      <w:r>
        <w:rPr>
          <w:lang w:val="en-US"/>
        </w:rPr>
        <w:t>Actually, in QCLAD, we can configure whether or not to resend, so it depends on the MES whether they need QCLAD to resend or not.</w:t>
      </w:r>
    </w:p>
    <w:p w14:paraId="3224D57A" w14:textId="77777777" w:rsidR="007644E1" w:rsidRDefault="007644E1" w:rsidP="007644E1">
      <w:pPr>
        <w:pStyle w:val="CommentText"/>
      </w:pPr>
      <w:r>
        <w:t>Based on previous SAP experience, most cases require resending, while some special cases do not. Therefore, we can currently design the system to resend until successful in case of failure, and make adjustments based on specific circumstances during later sit testing.</w:t>
      </w:r>
    </w:p>
  </w:comment>
  <w:comment w:id="130" w:author="Neelima Rajesh" w:date="2025-08-22T12:34:00Z" w:initials="NR">
    <w:p w14:paraId="5CCB99D8" w14:textId="0D5AEB5A" w:rsidR="00337C60" w:rsidRDefault="00337C60">
      <w:pPr>
        <w:pStyle w:val="CommentText"/>
      </w:pPr>
      <w:r>
        <w:rPr>
          <w:rStyle w:val="CommentReference"/>
        </w:rPr>
        <w:annotationRef/>
      </w:r>
      <w:r w:rsidRPr="2007E678">
        <w:t xml:space="preserve">In case of invalid sample number, it does not make sense to resend right? Other than network issues I am not sure whether resending is effective or not. Pls check with Vegam team also. </w:t>
      </w:r>
    </w:p>
  </w:comment>
  <w:comment w:id="131" w:author="Xiao, Mengran" w:date="2025-08-22T14:01:00Z" w:initials="MX">
    <w:p w14:paraId="13C315E7" w14:textId="77777777" w:rsidR="00D56C14" w:rsidRDefault="00D56C14" w:rsidP="00D56C14">
      <w:pPr>
        <w:pStyle w:val="CommentText"/>
      </w:pPr>
      <w:r>
        <w:rPr>
          <w:rStyle w:val="CommentReference"/>
        </w:rPr>
        <w:annotationRef/>
      </w:r>
      <w:r>
        <w:rPr>
          <w:lang w:val="en-US"/>
        </w:rPr>
        <w:t>Yes, for code 0003, it’s meaningless to resend, will send email check with Vegam team</w:t>
      </w:r>
    </w:p>
  </w:comment>
  <w:comment w:id="132" w:author="Neelima Rajesh" w:date="2025-07-30T10:31:00Z" w:initials="NR">
    <w:p w14:paraId="6087322B" w14:textId="4E185064" w:rsidR="004673C0" w:rsidRDefault="009E3706">
      <w:pPr>
        <w:pStyle w:val="CommentText"/>
      </w:pPr>
      <w:r>
        <w:rPr>
          <w:rStyle w:val="CommentReference"/>
        </w:rPr>
        <w:annotationRef/>
      </w:r>
      <w:r w:rsidRPr="476E899E">
        <w:t>In case there is a failure, we need to provide the error message. Will details be logged in Interface log?</w:t>
      </w:r>
    </w:p>
  </w:comment>
  <w:comment w:id="133" w:author="Xiao, Mengran" w:date="2025-07-30T13:02:00Z" w:initials="XM">
    <w:p w14:paraId="42D4A0AB" w14:textId="3B051BCD" w:rsidR="004673C0" w:rsidRDefault="009E3706">
      <w:pPr>
        <w:pStyle w:val="CommentText"/>
      </w:pPr>
      <w:r>
        <w:rPr>
          <w:rStyle w:val="CommentReference"/>
        </w:rPr>
        <w:annotationRef/>
      </w:r>
      <w:r w:rsidRPr="2D0E3CBA">
        <w:t>currently we design the return code align by both parties, u can refer to 3.2.2.4.2.5 error handling. we will continue to add return code lists during in subsequent tests if we found more scenarios</w:t>
      </w:r>
    </w:p>
  </w:comment>
  <w:comment w:id="134" w:author="Neelima Rajesh" w:date="2025-08-22T10:10:00Z" w:initials="NR">
    <w:p w14:paraId="4E0DA38F" w14:textId="2A175C6E" w:rsidR="000B25E0" w:rsidRDefault="000B25E0">
      <w:pPr>
        <w:pStyle w:val="CommentText"/>
      </w:pPr>
      <w:r>
        <w:rPr>
          <w:rStyle w:val="CommentReference"/>
        </w:rPr>
        <w:annotationRef/>
      </w:r>
      <w:r w:rsidRPr="2431A7C2">
        <w:t>We should also have interface logs for MES to see the input and response for investigations if required</w:t>
      </w:r>
    </w:p>
  </w:comment>
  <w:comment w:id="135" w:author="Xiao, Mengran" w:date="2025-08-22T13:31:00Z" w:initials="MX">
    <w:p w14:paraId="57F86D8F" w14:textId="77777777" w:rsidR="00777488" w:rsidRDefault="00777488" w:rsidP="00777488">
      <w:pPr>
        <w:pStyle w:val="CommentText"/>
      </w:pPr>
      <w:r>
        <w:rPr>
          <w:rStyle w:val="CommentReference"/>
        </w:rPr>
        <w:annotationRef/>
      </w:r>
      <w:r>
        <w:rPr>
          <w:lang w:val="en-US"/>
        </w:rPr>
        <w:t>Yes, it will be the same as the SAP interface log.</w:t>
      </w:r>
    </w:p>
  </w:comment>
  <w:comment w:id="136" w:author="Neelima Rajesh" w:date="2025-08-22T10:15:00Z" w:initials="NR">
    <w:p w14:paraId="4BFE7778" w14:textId="198686A1" w:rsidR="000B25E0" w:rsidRDefault="000B25E0">
      <w:pPr>
        <w:pStyle w:val="CommentText"/>
      </w:pPr>
      <w:r>
        <w:rPr>
          <w:rStyle w:val="CommentReference"/>
        </w:rPr>
        <w:annotationRef/>
      </w:r>
      <w:r w:rsidRPr="111C3457">
        <w:t xml:space="preserve">We have rejected and when MES is sending a physical sample, QCLAD may not have a virtual sample, so how will the user receive it. Is it better to give the popup of resample for all scenarios except full Reject. </w:t>
      </w:r>
    </w:p>
  </w:comment>
  <w:comment w:id="137" w:author="Xiao, Mengran" w:date="2025-08-22T13:36:00Z" w:initials="MX">
    <w:p w14:paraId="3BF2E074" w14:textId="77777777" w:rsidR="008C12D0" w:rsidRDefault="008C12D0" w:rsidP="008C12D0">
      <w:pPr>
        <w:pStyle w:val="CommentText"/>
      </w:pPr>
      <w:r>
        <w:rPr>
          <w:rStyle w:val="CommentReference"/>
        </w:rPr>
        <w:annotationRef/>
      </w:r>
      <w:r>
        <w:rPr>
          <w:lang w:val="en-US"/>
        </w:rPr>
        <w:t>For the resampling pop-up window in QCLAD, this is just a reminder that clicking the 'Yes' button cannot link to the resampling function.</w:t>
      </w:r>
    </w:p>
    <w:p w14:paraId="6361D2D2" w14:textId="77777777" w:rsidR="008C12D0" w:rsidRDefault="008C12D0" w:rsidP="008C12D0">
      <w:pPr>
        <w:pStyle w:val="CommentText"/>
      </w:pPr>
      <w:r>
        <w:rPr>
          <w:lang w:val="en-US"/>
        </w:rPr>
        <w:t>Therefore, it’s better to show the message to inform user to execute resample action</w:t>
      </w:r>
    </w:p>
  </w:comment>
  <w:comment w:id="138" w:author="Neelima Rajesh" w:date="2025-08-22T12:38:00Z" w:initials="NR">
    <w:p w14:paraId="67D20E1A" w14:textId="7DAF270D" w:rsidR="00726677" w:rsidRDefault="00726677">
      <w:pPr>
        <w:pStyle w:val="CommentText"/>
      </w:pPr>
      <w:r>
        <w:rPr>
          <w:rStyle w:val="CommentReference"/>
        </w:rPr>
        <w:annotationRef/>
      </w:r>
      <w:r w:rsidRPr="0740989C">
        <w:t>Yes, that is fine. We need to create pop-up. In case the sample is not created at the time of physical sample reaching, if virtual sample is not available what should the user do?</w:t>
      </w:r>
    </w:p>
  </w:comment>
  <w:comment w:id="139" w:author="Xiao, Mengran" w:date="2025-08-22T13:54:00Z" w:initials="MX">
    <w:p w14:paraId="61605557" w14:textId="77777777" w:rsidR="004818ED" w:rsidRDefault="004818ED" w:rsidP="004818ED">
      <w:pPr>
        <w:pStyle w:val="CommentText"/>
      </w:pPr>
      <w:r>
        <w:rPr>
          <w:rStyle w:val="CommentReference"/>
        </w:rPr>
        <w:annotationRef/>
      </w:r>
      <w:r>
        <w:t>As for this, I remember that a reminder pops up in the scan reception window, right? The scan reception window is the bridge between virtual samples and real samples. At that time, if a physical sample has already arrived at the laboratory but a virtual sample has not been created, the scan window will display that there is no such sample and that a sample needs to be created first.</w:t>
      </w:r>
    </w:p>
  </w:comment>
  <w:comment w:id="140" w:author="Neelima Rajesh" w:date="2025-08-26T16:18:00Z" w:initials="NR">
    <w:p w14:paraId="4BE89665" w14:textId="34A48A79" w:rsidR="00A87008" w:rsidRDefault="00A87008">
      <w:pPr>
        <w:pStyle w:val="CommentText"/>
      </w:pPr>
      <w:r>
        <w:rPr>
          <w:rStyle w:val="CommentReference"/>
        </w:rPr>
        <w:annotationRef/>
      </w:r>
      <w:r w:rsidRPr="355B0C32">
        <w:t>Ok. Will the message be provided to user.</w:t>
      </w:r>
    </w:p>
  </w:comment>
  <w:comment w:id="141" w:author="Neelima Rajesh" w:date="2025-08-22T10:12:00Z" w:initials="NR">
    <w:p w14:paraId="5DA06F3F" w14:textId="4B601433" w:rsidR="000B25E0" w:rsidRDefault="000B25E0">
      <w:pPr>
        <w:pStyle w:val="CommentText"/>
      </w:pPr>
      <w:r>
        <w:rPr>
          <w:rStyle w:val="CommentReference"/>
        </w:rPr>
        <w:annotationRef/>
      </w:r>
      <w:r w:rsidRPr="326537F8">
        <w:t>In case the data is not available in adjustment table, how we will manage?</w:t>
      </w:r>
    </w:p>
  </w:comment>
  <w:comment w:id="142" w:author="Xiao, Mengran" w:date="2025-08-22T13:37:00Z" w:initials="MX">
    <w:p w14:paraId="60853349" w14:textId="77777777" w:rsidR="008F2422" w:rsidRDefault="008F2422" w:rsidP="008F2422">
      <w:pPr>
        <w:pStyle w:val="CommentText"/>
      </w:pPr>
      <w:r>
        <w:rPr>
          <w:rStyle w:val="CommentReference"/>
        </w:rPr>
        <w:annotationRef/>
      </w:r>
      <w:r>
        <w:rPr>
          <w:lang w:val="en-US"/>
        </w:rPr>
        <w:t>In prototype, we keep the button of add, user can add the information maunally</w:t>
      </w:r>
    </w:p>
  </w:comment>
  <w:comment w:id="143" w:author="Neelima Rajesh" w:date="2025-08-22T10:28:00Z" w:initials="NR">
    <w:p w14:paraId="339CD5D2" w14:textId="4BA86979" w:rsidR="000B25E0" w:rsidRDefault="000B25E0">
      <w:pPr>
        <w:pStyle w:val="CommentText"/>
      </w:pPr>
      <w:r>
        <w:rPr>
          <w:rStyle w:val="CommentReference"/>
        </w:rPr>
        <w:annotationRef/>
      </w:r>
      <w:r w:rsidRPr="193B09E7">
        <w:t>Please give a pop-up with "Yes" or "No" to warn users whether you really need to do this or not. This is to prevent the accidental and this can create issues in supply chain</w:t>
      </w:r>
    </w:p>
  </w:comment>
  <w:comment w:id="144" w:author="Xiao, Mengran" w:date="2025-08-22T13:11:00Z" w:initials="XM">
    <w:p w14:paraId="662BE513" w14:textId="2464368B" w:rsidR="000B25E0" w:rsidRDefault="000B25E0">
      <w:pPr>
        <w:pStyle w:val="CommentText"/>
      </w:pPr>
      <w:r>
        <w:rPr>
          <w:rStyle w:val="CommentReference"/>
        </w:rPr>
        <w:annotationRef/>
      </w:r>
      <w:r w:rsidRPr="6B87E3C3">
        <w:t>understood, already checked with zhenjuan, we can add this pop up window and no need more effort. The content has been added and the prototype diagram has been adjusted.</w:t>
      </w:r>
    </w:p>
  </w:comment>
  <w:comment w:id="145" w:author="Neelima Rajesh" w:date="2025-07-30T10:51:00Z" w:initials="NR">
    <w:p w14:paraId="7455EBC1" w14:textId="458B0B23" w:rsidR="004673C0" w:rsidRDefault="009E3706">
      <w:pPr>
        <w:pStyle w:val="CommentText"/>
      </w:pPr>
      <w:r>
        <w:rPr>
          <w:rStyle w:val="CommentReference"/>
        </w:rPr>
        <w:annotationRef/>
      </w:r>
      <w:r w:rsidRPr="1B2159B7">
        <w:t>JSON file provided by MES to be sent to DCS team for alignment and make sure both teams are having similar mechanism for authentication and JSON structure.</w:t>
      </w:r>
    </w:p>
  </w:comment>
  <w:comment w:id="146" w:author="Xiao, Mengran" w:date="2025-07-30T12:59:00Z" w:initials="XM">
    <w:p w14:paraId="3223F727" w14:textId="27AC59FD" w:rsidR="004673C0" w:rsidRDefault="009E3706">
      <w:pPr>
        <w:pStyle w:val="CommentText"/>
      </w:pPr>
      <w:r>
        <w:rPr>
          <w:rStyle w:val="CommentReference"/>
        </w:rPr>
        <w:annotationRef/>
      </w:r>
      <w:r w:rsidRPr="147FA969">
        <w:t>yes, u can refer to the description of 3.2.2.4.2.7 system logic 7.</w:t>
      </w:r>
    </w:p>
  </w:comment>
  <w:comment w:id="152" w:author="Neelima Rajesh" w:date="2025-07-30T10:54:00Z" w:initials="NR">
    <w:p w14:paraId="3B367AD2" w14:textId="072FD299" w:rsidR="004673C0" w:rsidRDefault="009E3706">
      <w:pPr>
        <w:pStyle w:val="CommentText"/>
      </w:pPr>
      <w:r>
        <w:rPr>
          <w:rStyle w:val="CommentReference"/>
        </w:rPr>
        <w:annotationRef/>
      </w:r>
      <w:r w:rsidRPr="7CFE689E">
        <w:t>In case of failure, will system request user to do MES adjustment. How do we ensure MES adjustment is done in QCLAD?</w:t>
      </w:r>
    </w:p>
  </w:comment>
  <w:comment w:id="147" w:author="Xiao, Mengran" w:date="2025-07-30T12:56:00Z" w:initials="XM">
    <w:p w14:paraId="6631EB6D" w14:textId="0C0C652D" w:rsidR="004673C0" w:rsidRDefault="009E3706">
      <w:pPr>
        <w:pStyle w:val="CommentText"/>
      </w:pPr>
      <w:r>
        <w:rPr>
          <w:rStyle w:val="CommentReference"/>
        </w:rPr>
        <w:annotationRef/>
      </w:r>
      <w:r w:rsidRPr="71D1493C">
        <w:t>Actually, we didn‘t design the function of forcing the user to adjust, which should have been a user-selected action according to previous meetings, if it's necessary for users, we need to confirm how the whole process is in QCLAD and then add here</w:t>
      </w:r>
    </w:p>
  </w:comment>
  <w:comment w:id="148" w:author="Neelima Rajesh" w:date="2025-08-22T10:25:00Z" w:initials="NR">
    <w:p w14:paraId="2A84BBF7" w14:textId="1C70B92A" w:rsidR="000B25E0" w:rsidRDefault="000B25E0">
      <w:pPr>
        <w:pStyle w:val="CommentText"/>
      </w:pPr>
      <w:r>
        <w:rPr>
          <w:rStyle w:val="CommentReference"/>
        </w:rPr>
        <w:annotationRef/>
      </w:r>
      <w:r w:rsidRPr="785E5F25">
        <w:t>Does it make sense to create a pop-up screen to check whether they need to do adjustment or not?</w:t>
      </w:r>
    </w:p>
  </w:comment>
  <w:comment w:id="149" w:author="Xiao, Mengran" w:date="2025-08-22T13:15:00Z" w:initials="XM">
    <w:p w14:paraId="71ACF35E" w14:textId="715CD136" w:rsidR="000B25E0" w:rsidRDefault="000B25E0">
      <w:pPr>
        <w:pStyle w:val="CommentText"/>
      </w:pPr>
      <w:r>
        <w:rPr>
          <w:rStyle w:val="CommentReference"/>
        </w:rPr>
        <w:annotationRef/>
      </w:r>
      <w:r w:rsidRPr="1FEDB4D1">
        <w:t>I need some clarification on this requirement. Should the pop-up appear when you click a button, or automatically if the result is out of spec?</w:t>
      </w:r>
    </w:p>
    <w:p w14:paraId="1F4A5805" w14:textId="33067475" w:rsidR="000B25E0" w:rsidRDefault="000B25E0">
      <w:pPr>
        <w:pStyle w:val="CommentText"/>
      </w:pPr>
      <w:r w:rsidRPr="638F2E67">
        <w:t>The first option (on click) doesn't make much sense. If it's the second one (automatic), we'll need to re-estimate the time needed for it.</w:t>
      </w:r>
    </w:p>
  </w:comment>
  <w:comment w:id="150" w:author="Neelima Rajesh" w:date="2025-08-22T12:36:00Z" w:initials="NR">
    <w:p w14:paraId="2E308DC8" w14:textId="7859EEBB" w:rsidR="00217A7A" w:rsidRDefault="00217A7A">
      <w:pPr>
        <w:pStyle w:val="CommentText"/>
      </w:pPr>
      <w:r>
        <w:rPr>
          <w:rStyle w:val="CommentReference"/>
        </w:rPr>
        <w:annotationRef/>
      </w:r>
      <w:r w:rsidRPr="01B755B7">
        <w:t>In case of any MIC got rejected, how will the usage decision be sent to MES. So, we need to open a pop-up right to select the right usage decision for rejection?</w:t>
      </w:r>
    </w:p>
  </w:comment>
  <w:comment w:id="151" w:author="Xiao, Mengran" w:date="2025-08-22T13:41:00Z" w:initials="MX">
    <w:p w14:paraId="7372EBC1" w14:textId="77777777" w:rsidR="001C08DF" w:rsidRDefault="001C08DF" w:rsidP="001C08DF">
      <w:pPr>
        <w:pStyle w:val="CommentText"/>
      </w:pPr>
      <w:r>
        <w:rPr>
          <w:rStyle w:val="CommentReference"/>
        </w:rPr>
        <w:annotationRef/>
      </w:r>
      <w:r>
        <w:t xml:space="preserve"> For this scenario, I checked with frank</w:t>
      </w:r>
      <w:r>
        <w:rPr>
          <w:lang w:val="en-US"/>
        </w:rPr>
        <w:t>, usually, not all rejections require adjustment information to be added. Users must judge for themselves which ones need adjustment. Otherwise, without clear rules, the system cannot provide absolute prompts, which would instead result in pop-up prompts every time there is an out-of-spec situation, increasing the number of clicks required by users.</w:t>
      </w:r>
    </w:p>
  </w:comment>
  <w:comment w:id="153" w:author="Neelima Rajesh" w:date="2025-08-26T16:21:00Z" w:initials="NR">
    <w:p w14:paraId="27DE2074" w14:textId="31EF6E6E" w:rsidR="00A87008" w:rsidRDefault="00A87008">
      <w:pPr>
        <w:pStyle w:val="CommentText"/>
      </w:pPr>
      <w:r>
        <w:rPr>
          <w:rStyle w:val="CommentReference"/>
        </w:rPr>
        <w:annotationRef/>
      </w:r>
      <w:r w:rsidRPr="202D343B">
        <w:t>Do we complete usage decision in MES adjustment screen? In that case how do we ensure the usage decision is done if there is a rejection and what will you send to MES if user does not do Adjustment right click</w:t>
      </w:r>
    </w:p>
  </w:comment>
  <w:comment w:id="154" w:author="Neelima Rajesh" w:date="2025-07-30T11:00:00Z" w:initials="NR">
    <w:p w14:paraId="04EE8E2F" w14:textId="287CF0E1" w:rsidR="004673C0" w:rsidRDefault="009E3706">
      <w:pPr>
        <w:pStyle w:val="CommentText"/>
      </w:pPr>
      <w:r>
        <w:rPr>
          <w:rStyle w:val="CommentReference"/>
        </w:rPr>
        <w:annotationRef/>
      </w:r>
      <w:r w:rsidRPr="43D526AF">
        <w:t>Need a popup to screen to create a resample in case user are expecting a new sample from MES after adjustment process is completed</w:t>
      </w:r>
    </w:p>
  </w:comment>
  <w:comment w:id="155" w:author="Xiao, Mengran" w:date="2025-07-30T12:50:00Z" w:initials="XM">
    <w:p w14:paraId="71E2EA47" w14:textId="143A321B" w:rsidR="004673C0" w:rsidRDefault="009E3706">
      <w:pPr>
        <w:pStyle w:val="CommentText"/>
      </w:pPr>
      <w:r>
        <w:rPr>
          <w:rStyle w:val="CommentReference"/>
        </w:rPr>
        <w:annotationRef/>
      </w:r>
      <w:r w:rsidRPr="75455E06">
        <w:t>Sure, as we discussed and aligned before, we design a pop up window to inform users to resample, u can see the prototype as above_option2</w:t>
      </w:r>
    </w:p>
  </w:comment>
  <w:comment w:id="156" w:author="Neelima Rajesh" w:date="2025-07-30T12:35:00Z" w:initials="NR">
    <w:p w14:paraId="4063EE06" w14:textId="1BB127BA" w:rsidR="004673C0" w:rsidRDefault="009E3706">
      <w:pPr>
        <w:pStyle w:val="CommentText"/>
      </w:pPr>
      <w:r>
        <w:rPr>
          <w:rStyle w:val="CommentReference"/>
        </w:rPr>
        <w:annotationRef/>
      </w:r>
      <w:r w:rsidRPr="763439D6">
        <w:t xml:space="preserve">In case there is a difference, you will update it else keep it as it is. </w:t>
      </w:r>
    </w:p>
  </w:comment>
  <w:comment w:id="157" w:author="Xiao, Mengran" w:date="2025-07-30T13:45:00Z" w:initials="XM">
    <w:p w14:paraId="055E2BD8" w14:textId="06381B2B" w:rsidR="004673C0" w:rsidRDefault="009E3706">
      <w:pPr>
        <w:pStyle w:val="CommentText"/>
      </w:pPr>
      <w:r>
        <w:rPr>
          <w:rStyle w:val="CommentReference"/>
        </w:rPr>
        <w:annotationRef/>
      </w:r>
      <w:r w:rsidRPr="1EF7AC52">
        <w:t>Ok, will update this statement</w:t>
      </w:r>
    </w:p>
  </w:comment>
  <w:comment w:id="158" w:author="Neelima Rajesh" w:date="2025-08-26T16:24:00Z" w:initials="NR">
    <w:p w14:paraId="53667D40" w14:textId="74F4F9FA" w:rsidR="00A87008" w:rsidRDefault="00A87008">
      <w:pPr>
        <w:pStyle w:val="CommentText"/>
      </w:pPr>
      <w:r>
        <w:rPr>
          <w:rStyle w:val="CommentReference"/>
        </w:rPr>
        <w:annotationRef/>
      </w:r>
      <w:r w:rsidRPr="6F8BDF1B">
        <w:t>If production line is configured at DCS, details to be sent only to DCS else only to MES. Both URLs will be configured at plant level.</w:t>
      </w:r>
    </w:p>
  </w:comment>
  <w:comment w:id="161" w:author="Neelima Rajesh" w:date="2025-07-30T10:56:00Z" w:initials="NR">
    <w:p w14:paraId="3CC0F862" w14:textId="7A8AC6BF" w:rsidR="004673C0" w:rsidRDefault="009E3706">
      <w:pPr>
        <w:pStyle w:val="CommentText"/>
      </w:pPr>
      <w:r>
        <w:rPr>
          <w:rStyle w:val="CommentReference"/>
        </w:rPr>
        <w:annotationRef/>
      </w:r>
      <w:r w:rsidRPr="63BD2053">
        <w:t>All plants may/may not have DCS and MES, so we need to have a configuration for the same. Also, in case they have MES and DCS, the url is different. Need a configuration at plant level for the same</w:t>
      </w:r>
    </w:p>
  </w:comment>
  <w:comment w:id="162" w:author="Xiao, Mengran" w:date="2025-07-30T13:05:00Z" w:initials="XM">
    <w:p w14:paraId="3ACD666F" w14:textId="6391FEEB" w:rsidR="004673C0" w:rsidRDefault="009E3706">
      <w:pPr>
        <w:pStyle w:val="CommentText"/>
      </w:pPr>
      <w:r>
        <w:rPr>
          <w:rStyle w:val="CommentReference"/>
        </w:rPr>
        <w:annotationRef/>
      </w:r>
      <w:r w:rsidRPr="7AA82549">
        <w:t>Ok. we can configure this based on plant level, however we need to confirm it's plant lever, not production line level. could u confirm this as we think it's production line level according previous email</w:t>
      </w:r>
    </w:p>
  </w:comment>
  <w:comment w:id="163" w:author="Neelima Rajesh" w:date="2025-08-26T16:27:00Z" w:initials="NR">
    <w:p w14:paraId="0E392FE5" w14:textId="61E31753" w:rsidR="00A87008" w:rsidRDefault="00A87008">
      <w:pPr>
        <w:pStyle w:val="CommentText"/>
      </w:pPr>
      <w:r>
        <w:rPr>
          <w:rStyle w:val="CommentReference"/>
        </w:rPr>
        <w:annotationRef/>
      </w:r>
      <w:r w:rsidRPr="38BEB660">
        <w:t>Only for display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A5246" w15:done="0"/>
  <w15:commentEx w15:paraId="77F8F95C" w15:done="0"/>
  <w15:commentEx w15:paraId="415EE2D1" w15:paraIdParent="77F8F95C" w15:done="0"/>
  <w15:commentEx w15:paraId="17B39B12" w15:done="0"/>
  <w15:commentEx w15:paraId="06FE4976" w15:paraIdParent="17B39B12" w15:done="0"/>
  <w15:commentEx w15:paraId="06CEE36D" w15:done="0"/>
  <w15:commentEx w15:paraId="12BB5913" w15:paraIdParent="06CEE36D" w15:done="0"/>
  <w15:commentEx w15:paraId="282E6A49" w15:done="0"/>
  <w15:commentEx w15:paraId="258940CB" w15:done="0"/>
  <w15:commentEx w15:paraId="4B93E6EA" w15:paraIdParent="258940CB" w15:done="0"/>
  <w15:commentEx w15:paraId="5D4BDEF5" w15:done="0"/>
  <w15:commentEx w15:paraId="770BA81C" w15:paraIdParent="5D4BDEF5" w15:done="0"/>
  <w15:commentEx w15:paraId="4219B940" w15:paraIdParent="5D4BDEF5" w15:done="0"/>
  <w15:commentEx w15:paraId="4EC19971" w15:done="0"/>
  <w15:commentEx w15:paraId="3224D57A" w15:paraIdParent="4EC19971" w15:done="0"/>
  <w15:commentEx w15:paraId="5CCB99D8" w15:paraIdParent="4EC19971" w15:done="0"/>
  <w15:commentEx w15:paraId="13C315E7" w15:paraIdParent="4EC19971" w15:done="0"/>
  <w15:commentEx w15:paraId="6087322B" w15:done="0"/>
  <w15:commentEx w15:paraId="42D4A0AB" w15:paraIdParent="6087322B" w15:done="0"/>
  <w15:commentEx w15:paraId="4E0DA38F" w15:paraIdParent="6087322B" w15:done="0"/>
  <w15:commentEx w15:paraId="57F86D8F" w15:paraIdParent="6087322B" w15:done="0"/>
  <w15:commentEx w15:paraId="4BFE7778" w15:done="0"/>
  <w15:commentEx w15:paraId="6361D2D2" w15:paraIdParent="4BFE7778" w15:done="0"/>
  <w15:commentEx w15:paraId="67D20E1A" w15:paraIdParent="4BFE7778" w15:done="0"/>
  <w15:commentEx w15:paraId="61605557" w15:paraIdParent="4BFE7778" w15:done="0"/>
  <w15:commentEx w15:paraId="4BE89665" w15:paraIdParent="4BFE7778" w15:done="0"/>
  <w15:commentEx w15:paraId="5DA06F3F" w15:done="0"/>
  <w15:commentEx w15:paraId="60853349" w15:paraIdParent="5DA06F3F" w15:done="0"/>
  <w15:commentEx w15:paraId="339CD5D2" w15:done="0"/>
  <w15:commentEx w15:paraId="662BE513" w15:paraIdParent="339CD5D2" w15:done="0"/>
  <w15:commentEx w15:paraId="7455EBC1" w15:done="0"/>
  <w15:commentEx w15:paraId="3223F727" w15:paraIdParent="7455EBC1" w15:done="0"/>
  <w15:commentEx w15:paraId="3B367AD2" w15:done="0"/>
  <w15:commentEx w15:paraId="6631EB6D" w15:paraIdParent="3B367AD2" w15:done="0"/>
  <w15:commentEx w15:paraId="2A84BBF7" w15:paraIdParent="3B367AD2" w15:done="0"/>
  <w15:commentEx w15:paraId="1F4A5805" w15:paraIdParent="3B367AD2" w15:done="0"/>
  <w15:commentEx w15:paraId="2E308DC8" w15:paraIdParent="3B367AD2" w15:done="0"/>
  <w15:commentEx w15:paraId="7372EBC1" w15:paraIdParent="3B367AD2" w15:done="0"/>
  <w15:commentEx w15:paraId="27DE2074" w15:done="0"/>
  <w15:commentEx w15:paraId="04EE8E2F" w15:done="0"/>
  <w15:commentEx w15:paraId="71E2EA47" w15:paraIdParent="04EE8E2F" w15:done="0"/>
  <w15:commentEx w15:paraId="4063EE06" w15:done="0"/>
  <w15:commentEx w15:paraId="055E2BD8" w15:paraIdParent="4063EE06" w15:done="0"/>
  <w15:commentEx w15:paraId="53667D40" w15:done="0"/>
  <w15:commentEx w15:paraId="3CC0F862" w15:done="0"/>
  <w15:commentEx w15:paraId="3ACD666F" w15:paraIdParent="3CC0F862" w15:done="0"/>
  <w15:commentEx w15:paraId="0E392F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B1CF1" w16cex:dateUtc="2025-05-23T03:22:00Z"/>
  <w16cex:commentExtensible w16cex:durableId="1CEC03B8" w16cex:dateUtc="2025-05-20T03:01:00Z"/>
  <w16cex:commentExtensible w16cex:durableId="726C8B75" w16cex:dateUtc="2025-05-20T08:19:00Z"/>
  <w16cex:commentExtensible w16cex:durableId="676329A1" w16cex:dateUtc="2025-05-20T03:04:00Z"/>
  <w16cex:commentExtensible w16cex:durableId="1DE9FCE0" w16cex:dateUtc="2025-05-20T08:26:00Z"/>
  <w16cex:commentExtensible w16cex:durableId="5CAFA89D" w16cex:dateUtc="2025-05-20T03:09:00Z"/>
  <w16cex:commentExtensible w16cex:durableId="5FEE3E33" w16cex:dateUtc="2025-05-20T08:29:00Z"/>
  <w16cex:commentExtensible w16cex:durableId="478B8EB4" w16cex:dateUtc="2025-05-23T03:22:00Z"/>
  <w16cex:commentExtensible w16cex:durableId="35D05BFE" w16cex:dateUtc="2025-05-20T03:12:00Z"/>
  <w16cex:commentExtensible w16cex:durableId="6EB47B31" w16cex:dateUtc="2025-05-20T08:38:00Z"/>
  <w16cex:commentExtensible w16cex:durableId="4C56C62D" w16cex:dateUtc="2025-07-30T03:56:00Z">
    <w16cex:extLst>
      <w16:ext w16:uri="{CE6994B0-6A32-4C9F-8C6B-6E91EDA988CE}">
        <cr:reactions xmlns:cr="http://schemas.microsoft.com/office/comments/2020/reactions">
          <cr:reaction reactionType="1">
            <cr:reactionInfo dateUtc="2025-08-22T03:07:50Z">
              <cr:user userId="S::neelima.rajesh@henkel.com::e9b51af5-5a03-4d45-baba-6827527d3602" userProvider="AD" userName="Neelima Rajesh"/>
            </cr:reactionInfo>
          </cr:reaction>
        </cr:reactions>
      </w16:ext>
    </w16cex:extLst>
  </w16cex:commentExtensible>
  <w16cex:commentExtensible w16cex:durableId="20F56BC2" w16cex:dateUtc="2025-07-30T05:05:00Z"/>
  <w16cex:commentExtensible w16cex:durableId="1540E190" w16cex:dateUtc="2025-08-15T04:12:00Z"/>
  <w16cex:commentExtensible w16cex:durableId="3A40E0B6" w16cex:dateUtc="2025-08-22T03:09:00Z"/>
  <w16cex:commentExtensible w16cex:durableId="1E5F39F1" w16cex:dateUtc="2025-08-22T05:30:00Z"/>
  <w16cex:commentExtensible w16cex:durableId="47081129" w16cex:dateUtc="2025-08-22T05:34:00Z"/>
  <w16cex:commentExtensible w16cex:durableId="0A14D9E2" w16cex:dateUtc="2025-08-22T06:01:00Z"/>
  <w16cex:commentExtensible w16cex:durableId="68FAC6D9" w16cex:dateUtc="2025-07-30T03:31:00Z"/>
  <w16cex:commentExtensible w16cex:durableId="330BD41A" w16cex:dateUtc="2025-07-30T05:02:00Z"/>
  <w16cex:commentExtensible w16cex:durableId="0A8C81B4" w16cex:dateUtc="2025-08-22T03:10:00Z"/>
  <w16cex:commentExtensible w16cex:durableId="7EAE6D08" w16cex:dateUtc="2025-08-22T05:31:00Z"/>
  <w16cex:commentExtensible w16cex:durableId="71DFC76E" w16cex:dateUtc="2025-08-22T03:15:00Z"/>
  <w16cex:commentExtensible w16cex:durableId="4ECCFF3D" w16cex:dateUtc="2025-08-22T05:36:00Z"/>
  <w16cex:commentExtensible w16cex:durableId="2D580EA2" w16cex:dateUtc="2025-08-22T05:38:00Z"/>
  <w16cex:commentExtensible w16cex:durableId="1A402F2B" w16cex:dateUtc="2025-08-22T05:54:00Z"/>
  <w16cex:commentExtensible w16cex:durableId="6780CC05" w16cex:dateUtc="2025-08-26T09:18:00Z"/>
  <w16cex:commentExtensible w16cex:durableId="1413CA59" w16cex:dateUtc="2025-08-22T03:12:00Z">
    <w16cex:extLst>
      <w16:ext w16:uri="{CE6994B0-6A32-4C9F-8C6B-6E91EDA988CE}">
        <cr:reactions xmlns:cr="http://schemas.microsoft.com/office/comments/2020/reactions">
          <cr:reaction reactionType="1">
            <cr:reactionInfo dateUtc="2025-08-22T05:38:27Z">
              <cr:user userId="S::neelima.rajesh@henkel.com::e9b51af5-5a03-4d45-baba-6827527d3602" userProvider="AD" userName="Neelima Rajesh"/>
            </cr:reactionInfo>
          </cr:reaction>
        </cr:reactions>
      </w16:ext>
    </w16cex:extLst>
  </w16cex:commentExtensible>
  <w16cex:commentExtensible w16cex:durableId="47A636DF" w16cex:dateUtc="2025-08-22T05:37:00Z"/>
  <w16cex:commentExtensible w16cex:durableId="59C85B7B" w16cex:dateUtc="2025-08-22T03:28:00Z">
    <w16cex:extLst>
      <w16:ext w16:uri="{CE6994B0-6A32-4C9F-8C6B-6E91EDA988CE}">
        <cr:reactions xmlns:cr="http://schemas.microsoft.com/office/comments/2020/reactions">
          <cr:reaction reactionType="1">
            <cr:reactionInfo dateUtc="2025-08-22T05:35:20Z">
              <cr:user userId="S::neelima.rajesh@henkel.com::e9b51af5-5a03-4d45-baba-6827527d3602" userProvider="AD" userName="Neelima Rajesh"/>
            </cr:reactionInfo>
          </cr:reaction>
        </cr:reactions>
      </w16:ext>
    </w16cex:extLst>
  </w16cex:commentExtensible>
  <w16cex:commentExtensible w16cex:durableId="40163E2F" w16cex:dateUtc="2025-08-22T05:11:00Z"/>
  <w16cex:commentExtensible w16cex:durableId="05982F3D" w16cex:dateUtc="2025-07-30T03:51:00Z"/>
  <w16cex:commentExtensible w16cex:durableId="12D09EAB" w16cex:dateUtc="2025-07-30T04:59:00Z"/>
  <w16cex:commentExtensible w16cex:durableId="088E9CFA" w16cex:dateUtc="2025-07-30T03:54:00Z"/>
  <w16cex:commentExtensible w16cex:durableId="098077C3" w16cex:dateUtc="2025-07-30T04:56:00Z"/>
  <w16cex:commentExtensible w16cex:durableId="4029906A" w16cex:dateUtc="2025-08-22T03:25:00Z"/>
  <w16cex:commentExtensible w16cex:durableId="68F0433E" w16cex:dateUtc="2025-08-22T05:15:00Z"/>
  <w16cex:commentExtensible w16cex:durableId="74BE1144" w16cex:dateUtc="2025-08-22T05:36:00Z"/>
  <w16cex:commentExtensible w16cex:durableId="72B827DF" w16cex:dateUtc="2025-08-22T05:41:00Z"/>
  <w16cex:commentExtensible w16cex:durableId="1A816F18" w16cex:dateUtc="2025-08-26T09:21:00Z"/>
  <w16cex:commentExtensible w16cex:durableId="0A22F1A8" w16cex:dateUtc="2025-07-30T04:00:00Z"/>
  <w16cex:commentExtensible w16cex:durableId="07B1B985" w16cex:dateUtc="2025-07-30T04:50:00Z">
    <w16cex:extLst>
      <w16:ext w16:uri="{CE6994B0-6A32-4C9F-8C6B-6E91EDA988CE}">
        <cr:reactions xmlns:cr="http://schemas.microsoft.com/office/comments/2020/reactions">
          <cr:reaction reactionType="1">
            <cr:reactionInfo dateUtc="2025-08-22T03:17:30Z">
              <cr:user userId="S::neelima.rajesh@henkel.com::e9b51af5-5a03-4d45-baba-6827527d3602" userProvider="AD" userName="Neelima Rajesh"/>
            </cr:reactionInfo>
          </cr:reaction>
        </cr:reactions>
      </w16:ext>
    </w16cex:extLst>
  </w16cex:commentExtensible>
  <w16cex:commentExtensible w16cex:durableId="5D62AE3E" w16cex:dateUtc="2025-07-30T05:35:00Z"/>
  <w16cex:commentExtensible w16cex:durableId="334BC2A4" w16cex:dateUtc="2025-07-30T05:45:00Z"/>
  <w16cex:commentExtensible w16cex:durableId="3166F3FF" w16cex:dateUtc="2025-08-26T09:24:00Z"/>
  <w16cex:commentExtensible w16cex:durableId="76D306AD" w16cex:dateUtc="2025-07-30T03:56:00Z"/>
  <w16cex:commentExtensible w16cex:durableId="6486E5ED" w16cex:dateUtc="2025-07-30T05:05:00Z"/>
  <w16cex:commentExtensible w16cex:durableId="193E607C" w16cex:dateUtc="2025-08-26T0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A5246" w16cid:durableId="453B1CF1"/>
  <w16cid:commentId w16cid:paraId="77F8F95C" w16cid:durableId="1CEC03B8"/>
  <w16cid:commentId w16cid:paraId="415EE2D1" w16cid:durableId="726C8B75"/>
  <w16cid:commentId w16cid:paraId="17B39B12" w16cid:durableId="676329A1"/>
  <w16cid:commentId w16cid:paraId="06FE4976" w16cid:durableId="1DE9FCE0"/>
  <w16cid:commentId w16cid:paraId="06CEE36D" w16cid:durableId="5CAFA89D"/>
  <w16cid:commentId w16cid:paraId="12BB5913" w16cid:durableId="5FEE3E33"/>
  <w16cid:commentId w16cid:paraId="282E6A49" w16cid:durableId="478B8EB4"/>
  <w16cid:commentId w16cid:paraId="258940CB" w16cid:durableId="35D05BFE"/>
  <w16cid:commentId w16cid:paraId="4B93E6EA" w16cid:durableId="6EB47B31"/>
  <w16cid:commentId w16cid:paraId="5D4BDEF5" w16cid:durableId="4C56C62D"/>
  <w16cid:commentId w16cid:paraId="770BA81C" w16cid:durableId="20F56BC2"/>
  <w16cid:commentId w16cid:paraId="4219B940" w16cid:durableId="1540E190"/>
  <w16cid:commentId w16cid:paraId="4EC19971" w16cid:durableId="3A40E0B6"/>
  <w16cid:commentId w16cid:paraId="3224D57A" w16cid:durableId="1E5F39F1"/>
  <w16cid:commentId w16cid:paraId="5CCB99D8" w16cid:durableId="47081129"/>
  <w16cid:commentId w16cid:paraId="13C315E7" w16cid:durableId="0A14D9E2"/>
  <w16cid:commentId w16cid:paraId="6087322B" w16cid:durableId="68FAC6D9"/>
  <w16cid:commentId w16cid:paraId="42D4A0AB" w16cid:durableId="330BD41A"/>
  <w16cid:commentId w16cid:paraId="4E0DA38F" w16cid:durableId="0A8C81B4"/>
  <w16cid:commentId w16cid:paraId="57F86D8F" w16cid:durableId="7EAE6D08"/>
  <w16cid:commentId w16cid:paraId="4BFE7778" w16cid:durableId="71DFC76E"/>
  <w16cid:commentId w16cid:paraId="6361D2D2" w16cid:durableId="4ECCFF3D"/>
  <w16cid:commentId w16cid:paraId="67D20E1A" w16cid:durableId="2D580EA2"/>
  <w16cid:commentId w16cid:paraId="61605557" w16cid:durableId="1A402F2B"/>
  <w16cid:commentId w16cid:paraId="4BE89665" w16cid:durableId="6780CC05"/>
  <w16cid:commentId w16cid:paraId="5DA06F3F" w16cid:durableId="1413CA59"/>
  <w16cid:commentId w16cid:paraId="60853349" w16cid:durableId="47A636DF"/>
  <w16cid:commentId w16cid:paraId="339CD5D2" w16cid:durableId="59C85B7B"/>
  <w16cid:commentId w16cid:paraId="662BE513" w16cid:durableId="40163E2F"/>
  <w16cid:commentId w16cid:paraId="7455EBC1" w16cid:durableId="05982F3D"/>
  <w16cid:commentId w16cid:paraId="3223F727" w16cid:durableId="12D09EAB"/>
  <w16cid:commentId w16cid:paraId="3B367AD2" w16cid:durableId="088E9CFA"/>
  <w16cid:commentId w16cid:paraId="6631EB6D" w16cid:durableId="098077C3"/>
  <w16cid:commentId w16cid:paraId="2A84BBF7" w16cid:durableId="4029906A"/>
  <w16cid:commentId w16cid:paraId="1F4A5805" w16cid:durableId="68F0433E"/>
  <w16cid:commentId w16cid:paraId="2E308DC8" w16cid:durableId="74BE1144"/>
  <w16cid:commentId w16cid:paraId="7372EBC1" w16cid:durableId="72B827DF"/>
  <w16cid:commentId w16cid:paraId="27DE2074" w16cid:durableId="1A816F18"/>
  <w16cid:commentId w16cid:paraId="04EE8E2F" w16cid:durableId="0A22F1A8"/>
  <w16cid:commentId w16cid:paraId="71E2EA47" w16cid:durableId="07B1B985"/>
  <w16cid:commentId w16cid:paraId="4063EE06" w16cid:durableId="5D62AE3E"/>
  <w16cid:commentId w16cid:paraId="055E2BD8" w16cid:durableId="334BC2A4"/>
  <w16cid:commentId w16cid:paraId="53667D40" w16cid:durableId="3166F3FF"/>
  <w16cid:commentId w16cid:paraId="3CC0F862" w16cid:durableId="76D306AD"/>
  <w16cid:commentId w16cid:paraId="3ACD666F" w16cid:durableId="6486E5ED"/>
  <w16cid:commentId w16cid:paraId="0E392FE5" w16cid:durableId="193E60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24D5D" w14:textId="77777777" w:rsidR="00756444" w:rsidRDefault="00756444" w:rsidP="00A10A86">
      <w:pPr>
        <w:spacing w:before="0" w:after="0"/>
      </w:pPr>
      <w:r>
        <w:separator/>
      </w:r>
    </w:p>
  </w:endnote>
  <w:endnote w:type="continuationSeparator" w:id="0">
    <w:p w14:paraId="42FE027E" w14:textId="77777777" w:rsidR="00756444" w:rsidRDefault="00756444" w:rsidP="00A10A86">
      <w:pPr>
        <w:spacing w:before="0" w:after="0"/>
      </w:pPr>
      <w:r>
        <w:continuationSeparator/>
      </w:r>
    </w:p>
  </w:endnote>
  <w:endnote w:type="continuationNotice" w:id="1">
    <w:p w14:paraId="48686FF3" w14:textId="77777777" w:rsidR="00756444" w:rsidRDefault="0075644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T Flexa Rg">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7C168C99"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B21984">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p w14:paraId="0501922E" w14:textId="77777777" w:rsidR="00A8674B" w:rsidRDefault="00A8674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6A76C332"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B21984">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p w14:paraId="766668D6" w14:textId="77777777" w:rsidR="00A8674B" w:rsidRDefault="00A867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1C634" w14:textId="77777777" w:rsidR="00756444" w:rsidRDefault="00756444" w:rsidP="00A10A86">
      <w:pPr>
        <w:spacing w:before="0" w:after="0"/>
      </w:pPr>
      <w:r>
        <w:separator/>
      </w:r>
    </w:p>
  </w:footnote>
  <w:footnote w:type="continuationSeparator" w:id="0">
    <w:p w14:paraId="6C839E4C" w14:textId="77777777" w:rsidR="00756444" w:rsidRDefault="00756444" w:rsidP="00A10A86">
      <w:pPr>
        <w:spacing w:before="0" w:after="0"/>
      </w:pPr>
      <w:r>
        <w:continuationSeparator/>
      </w:r>
    </w:p>
  </w:footnote>
  <w:footnote w:type="continuationNotice" w:id="1">
    <w:p w14:paraId="50C5B8C2" w14:textId="77777777" w:rsidR="00756444" w:rsidRDefault="0075644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0A3FC454" w:rsidR="00A50E85" w:rsidRDefault="52BF64D7" w:rsidP="52BF64D7">
    <w:pPr>
      <w:pStyle w:val="Header"/>
      <w:rPr>
        <w:rFonts w:ascii="Times New Roman" w:hAnsi="Times New Roman"/>
        <w:b/>
        <w:bCs/>
        <w:sz w:val="24"/>
        <w:u w:val="single"/>
      </w:rPr>
    </w:pPr>
    <w:r w:rsidRPr="52BF64D7">
      <w:rPr>
        <w:rFonts w:ascii="Times New Roman" w:hAnsi="Times New Roman"/>
        <w:b/>
        <w:bCs/>
        <w:sz w:val="24"/>
        <w:u w:val="single"/>
      </w:rPr>
      <w:t>SampleManager 21.</w:t>
    </w:r>
    <w:r w:rsidRPr="52BF64D7">
      <w:rPr>
        <w:rFonts w:ascii="Times New Roman" w:eastAsiaTheme="minorEastAsia" w:hAnsi="Times New Roman"/>
        <w:b/>
        <w:bCs/>
        <w:sz w:val="24"/>
        <w:u w:val="single"/>
        <w:lang w:eastAsia="zh-CN"/>
      </w:rPr>
      <w:t>2</w:t>
    </w:r>
    <w:r w:rsidRPr="52BF64D7">
      <w:rPr>
        <w:rFonts w:ascii="Times New Roman" w:hAnsi="Times New Roman"/>
        <w:b/>
        <w:bCs/>
        <w:sz w:val="24"/>
        <w:u w:val="single"/>
      </w:rPr>
      <w:t xml:space="preserve"> </w:t>
    </w:r>
    <w:r w:rsidR="00A50E85">
      <w:tab/>
    </w:r>
    <w:r w:rsidRPr="52BF64D7">
      <w:rPr>
        <w:rFonts w:ascii="Times New Roman" w:hAnsi="Times New Roman"/>
        <w:b/>
        <w:bCs/>
        <w:sz w:val="24"/>
        <w:u w:val="single"/>
      </w:rPr>
      <w:t xml:space="preserve">                                                       VIN-FS-SAMPLEMANAGER-B001</w:t>
    </w:r>
  </w:p>
  <w:p w14:paraId="37E09AD1" w14:textId="77777777" w:rsidR="00A50E85" w:rsidRPr="00D157D1" w:rsidRDefault="00A50E85">
    <w:pPr>
      <w:pStyle w:val="Header"/>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textHash int2:hashCode="HIdQnEH7CLlLUz" int2:id="jnlfnmX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A9C"/>
    <w:multiLevelType w:val="multilevel"/>
    <w:tmpl w:val="DB6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554F9"/>
    <w:multiLevelType w:val="hybridMultilevel"/>
    <w:tmpl w:val="47AE63B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032397"/>
    <w:multiLevelType w:val="multilevel"/>
    <w:tmpl w:val="DB609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B15CD"/>
    <w:multiLevelType w:val="multilevel"/>
    <w:tmpl w:val="1C30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55B72"/>
    <w:multiLevelType w:val="hybridMultilevel"/>
    <w:tmpl w:val="BFCA186E"/>
    <w:lvl w:ilvl="0" w:tplc="AAFAADD8">
      <w:start w:val="1"/>
      <w:numFmt w:val="bullet"/>
      <w:lvlText w:val=""/>
      <w:lvlJc w:val="left"/>
      <w:pPr>
        <w:tabs>
          <w:tab w:val="num" w:pos="720"/>
        </w:tabs>
        <w:ind w:left="720" w:hanging="360"/>
      </w:pPr>
      <w:rPr>
        <w:rFonts w:ascii="Wingdings" w:hAnsi="Wingdings" w:hint="default"/>
      </w:rPr>
    </w:lvl>
    <w:lvl w:ilvl="1" w:tplc="D924C886" w:tentative="1">
      <w:start w:val="1"/>
      <w:numFmt w:val="bullet"/>
      <w:lvlText w:val=""/>
      <w:lvlJc w:val="left"/>
      <w:pPr>
        <w:tabs>
          <w:tab w:val="num" w:pos="1440"/>
        </w:tabs>
        <w:ind w:left="1440" w:hanging="360"/>
      </w:pPr>
      <w:rPr>
        <w:rFonts w:ascii="Wingdings" w:hAnsi="Wingdings" w:hint="default"/>
      </w:rPr>
    </w:lvl>
    <w:lvl w:ilvl="2" w:tplc="710C6342" w:tentative="1">
      <w:start w:val="1"/>
      <w:numFmt w:val="bullet"/>
      <w:lvlText w:val=""/>
      <w:lvlJc w:val="left"/>
      <w:pPr>
        <w:tabs>
          <w:tab w:val="num" w:pos="2160"/>
        </w:tabs>
        <w:ind w:left="2160" w:hanging="360"/>
      </w:pPr>
      <w:rPr>
        <w:rFonts w:ascii="Wingdings" w:hAnsi="Wingdings" w:hint="default"/>
      </w:rPr>
    </w:lvl>
    <w:lvl w:ilvl="3" w:tplc="6C7A131A">
      <w:start w:val="1"/>
      <w:numFmt w:val="bullet"/>
      <w:lvlText w:val=""/>
      <w:lvlJc w:val="left"/>
      <w:pPr>
        <w:tabs>
          <w:tab w:val="num" w:pos="2880"/>
        </w:tabs>
        <w:ind w:left="2880" w:hanging="360"/>
      </w:pPr>
      <w:rPr>
        <w:rFonts w:ascii="Wingdings" w:hAnsi="Wingdings" w:hint="default"/>
      </w:rPr>
    </w:lvl>
    <w:lvl w:ilvl="4" w:tplc="4B5437F0" w:tentative="1">
      <w:start w:val="1"/>
      <w:numFmt w:val="bullet"/>
      <w:lvlText w:val=""/>
      <w:lvlJc w:val="left"/>
      <w:pPr>
        <w:tabs>
          <w:tab w:val="num" w:pos="3600"/>
        </w:tabs>
        <w:ind w:left="3600" w:hanging="360"/>
      </w:pPr>
      <w:rPr>
        <w:rFonts w:ascii="Wingdings" w:hAnsi="Wingdings" w:hint="default"/>
      </w:rPr>
    </w:lvl>
    <w:lvl w:ilvl="5" w:tplc="615200AA" w:tentative="1">
      <w:start w:val="1"/>
      <w:numFmt w:val="bullet"/>
      <w:lvlText w:val=""/>
      <w:lvlJc w:val="left"/>
      <w:pPr>
        <w:tabs>
          <w:tab w:val="num" w:pos="4320"/>
        </w:tabs>
        <w:ind w:left="4320" w:hanging="360"/>
      </w:pPr>
      <w:rPr>
        <w:rFonts w:ascii="Wingdings" w:hAnsi="Wingdings" w:hint="default"/>
      </w:rPr>
    </w:lvl>
    <w:lvl w:ilvl="6" w:tplc="DBC496AA" w:tentative="1">
      <w:start w:val="1"/>
      <w:numFmt w:val="bullet"/>
      <w:lvlText w:val=""/>
      <w:lvlJc w:val="left"/>
      <w:pPr>
        <w:tabs>
          <w:tab w:val="num" w:pos="5040"/>
        </w:tabs>
        <w:ind w:left="5040" w:hanging="360"/>
      </w:pPr>
      <w:rPr>
        <w:rFonts w:ascii="Wingdings" w:hAnsi="Wingdings" w:hint="default"/>
      </w:rPr>
    </w:lvl>
    <w:lvl w:ilvl="7" w:tplc="767A85EC" w:tentative="1">
      <w:start w:val="1"/>
      <w:numFmt w:val="bullet"/>
      <w:lvlText w:val=""/>
      <w:lvlJc w:val="left"/>
      <w:pPr>
        <w:tabs>
          <w:tab w:val="num" w:pos="5760"/>
        </w:tabs>
        <w:ind w:left="5760" w:hanging="360"/>
      </w:pPr>
      <w:rPr>
        <w:rFonts w:ascii="Wingdings" w:hAnsi="Wingdings" w:hint="default"/>
      </w:rPr>
    </w:lvl>
    <w:lvl w:ilvl="8" w:tplc="48C66A1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3351DD"/>
    <w:multiLevelType w:val="hybridMultilevel"/>
    <w:tmpl w:val="B71E7D44"/>
    <w:lvl w:ilvl="0" w:tplc="17CE84FE">
      <w:start w:val="1"/>
      <w:numFmt w:val="bullet"/>
      <w:lvlText w:val=""/>
      <w:lvlJc w:val="left"/>
      <w:pPr>
        <w:tabs>
          <w:tab w:val="num" w:pos="720"/>
        </w:tabs>
        <w:ind w:left="720" w:hanging="360"/>
      </w:pPr>
      <w:rPr>
        <w:rFonts w:ascii="Wingdings" w:hAnsi="Wingdings" w:hint="default"/>
      </w:rPr>
    </w:lvl>
    <w:lvl w:ilvl="1" w:tplc="7CD6886C">
      <w:numFmt w:val="bullet"/>
      <w:lvlText w:val="–"/>
      <w:lvlJc w:val="left"/>
      <w:pPr>
        <w:tabs>
          <w:tab w:val="num" w:pos="1440"/>
        </w:tabs>
        <w:ind w:left="1440" w:hanging="360"/>
      </w:pPr>
      <w:rPr>
        <w:rFonts w:ascii="GT Flexa Rg" w:hAnsi="GT Flexa Rg" w:hint="default"/>
      </w:rPr>
    </w:lvl>
    <w:lvl w:ilvl="2" w:tplc="FE441B2C" w:tentative="1">
      <w:start w:val="1"/>
      <w:numFmt w:val="bullet"/>
      <w:lvlText w:val=""/>
      <w:lvlJc w:val="left"/>
      <w:pPr>
        <w:tabs>
          <w:tab w:val="num" w:pos="2160"/>
        </w:tabs>
        <w:ind w:left="2160" w:hanging="360"/>
      </w:pPr>
      <w:rPr>
        <w:rFonts w:ascii="Wingdings" w:hAnsi="Wingdings" w:hint="default"/>
      </w:rPr>
    </w:lvl>
    <w:lvl w:ilvl="3" w:tplc="AE1255EA">
      <w:numFmt w:val="bullet"/>
      <w:lvlText w:val=""/>
      <w:lvlJc w:val="left"/>
      <w:pPr>
        <w:tabs>
          <w:tab w:val="num" w:pos="2880"/>
        </w:tabs>
        <w:ind w:left="2880" w:hanging="360"/>
      </w:pPr>
      <w:rPr>
        <w:rFonts w:ascii="Wingdings" w:hAnsi="Wingdings" w:hint="default"/>
      </w:rPr>
    </w:lvl>
    <w:lvl w:ilvl="4" w:tplc="52BC482C" w:tentative="1">
      <w:start w:val="1"/>
      <w:numFmt w:val="bullet"/>
      <w:lvlText w:val=""/>
      <w:lvlJc w:val="left"/>
      <w:pPr>
        <w:tabs>
          <w:tab w:val="num" w:pos="3600"/>
        </w:tabs>
        <w:ind w:left="3600" w:hanging="360"/>
      </w:pPr>
      <w:rPr>
        <w:rFonts w:ascii="Wingdings" w:hAnsi="Wingdings" w:hint="default"/>
      </w:rPr>
    </w:lvl>
    <w:lvl w:ilvl="5" w:tplc="52BA054C" w:tentative="1">
      <w:start w:val="1"/>
      <w:numFmt w:val="bullet"/>
      <w:lvlText w:val=""/>
      <w:lvlJc w:val="left"/>
      <w:pPr>
        <w:tabs>
          <w:tab w:val="num" w:pos="4320"/>
        </w:tabs>
        <w:ind w:left="4320" w:hanging="360"/>
      </w:pPr>
      <w:rPr>
        <w:rFonts w:ascii="Wingdings" w:hAnsi="Wingdings" w:hint="default"/>
      </w:rPr>
    </w:lvl>
    <w:lvl w:ilvl="6" w:tplc="B0D2FF9A" w:tentative="1">
      <w:start w:val="1"/>
      <w:numFmt w:val="bullet"/>
      <w:lvlText w:val=""/>
      <w:lvlJc w:val="left"/>
      <w:pPr>
        <w:tabs>
          <w:tab w:val="num" w:pos="5040"/>
        </w:tabs>
        <w:ind w:left="5040" w:hanging="360"/>
      </w:pPr>
      <w:rPr>
        <w:rFonts w:ascii="Wingdings" w:hAnsi="Wingdings" w:hint="default"/>
      </w:rPr>
    </w:lvl>
    <w:lvl w:ilvl="7" w:tplc="40FA1D40" w:tentative="1">
      <w:start w:val="1"/>
      <w:numFmt w:val="bullet"/>
      <w:lvlText w:val=""/>
      <w:lvlJc w:val="left"/>
      <w:pPr>
        <w:tabs>
          <w:tab w:val="num" w:pos="5760"/>
        </w:tabs>
        <w:ind w:left="5760" w:hanging="360"/>
      </w:pPr>
      <w:rPr>
        <w:rFonts w:ascii="Wingdings" w:hAnsi="Wingdings" w:hint="default"/>
      </w:rPr>
    </w:lvl>
    <w:lvl w:ilvl="8" w:tplc="6C1AAD3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F7794D"/>
    <w:multiLevelType w:val="multilevel"/>
    <w:tmpl w:val="DB609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4485E"/>
    <w:multiLevelType w:val="hybridMultilevel"/>
    <w:tmpl w:val="DE7E3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8C2C9E"/>
    <w:multiLevelType w:val="multilevel"/>
    <w:tmpl w:val="DB6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23923"/>
    <w:multiLevelType w:val="multilevel"/>
    <w:tmpl w:val="82546090"/>
    <w:lvl w:ilvl="0">
      <w:start w:val="3"/>
      <w:numFmt w:val="decimal"/>
      <w:lvlText w:val="%1"/>
      <w:lvlJc w:val="left"/>
      <w:pPr>
        <w:ind w:left="722" w:hanging="703"/>
      </w:pPr>
      <w:rPr>
        <w:rFonts w:hint="default"/>
        <w:lang w:val="en-US" w:eastAsia="en-US" w:bidi="ar-SA"/>
      </w:rPr>
    </w:lvl>
    <w:lvl w:ilvl="1">
      <w:start w:val="3"/>
      <w:numFmt w:val="decimal"/>
      <w:lvlText w:val="%1.%2"/>
      <w:lvlJc w:val="left"/>
      <w:pPr>
        <w:ind w:left="722" w:hanging="703"/>
      </w:pPr>
      <w:rPr>
        <w:rFonts w:hint="default"/>
        <w:lang w:val="en-US" w:eastAsia="en-US" w:bidi="ar-SA"/>
      </w:rPr>
    </w:lvl>
    <w:lvl w:ilvl="2">
      <w:start w:val="1"/>
      <w:numFmt w:val="decimal"/>
      <w:lvlText w:val="%1.%2.%3"/>
      <w:lvlJc w:val="left"/>
      <w:pPr>
        <w:ind w:left="722" w:hanging="703"/>
      </w:pPr>
      <w:rPr>
        <w:rFonts w:ascii="Arial" w:eastAsia="Arial" w:hAnsi="Arial" w:cs="Arial" w:hint="default"/>
        <w:b/>
        <w:bCs/>
        <w:i w:val="0"/>
        <w:iCs w:val="0"/>
        <w:color w:val="2980B9"/>
        <w:spacing w:val="0"/>
        <w:w w:val="100"/>
        <w:sz w:val="28"/>
        <w:szCs w:val="28"/>
        <w:lang w:val="en-US" w:eastAsia="en-US" w:bidi="ar-SA"/>
      </w:rPr>
    </w:lvl>
    <w:lvl w:ilvl="3">
      <w:start w:val="1"/>
      <w:numFmt w:val="decimal"/>
      <w:lvlText w:val="%4."/>
      <w:lvlJc w:val="left"/>
      <w:pPr>
        <w:ind w:left="620" w:hanging="267"/>
      </w:pPr>
      <w:rPr>
        <w:rFonts w:ascii="Times New Roman" w:eastAsia="Arial MT" w:hAnsi="Times New Roman" w:cs="Times New Roman" w:hint="default"/>
        <w:b w:val="0"/>
        <w:bCs w:val="0"/>
        <w:i w:val="0"/>
        <w:iCs w:val="0"/>
        <w:spacing w:val="0"/>
        <w:w w:val="100"/>
        <w:sz w:val="24"/>
        <w:szCs w:val="24"/>
        <w:lang w:val="en-US" w:eastAsia="en-US" w:bidi="ar-SA"/>
      </w:rPr>
    </w:lvl>
    <w:lvl w:ilvl="4">
      <w:numFmt w:val="bullet"/>
      <w:lvlText w:val="•"/>
      <w:lvlJc w:val="left"/>
      <w:pPr>
        <w:ind w:left="3927" w:hanging="267"/>
      </w:pPr>
      <w:rPr>
        <w:rFonts w:hint="default"/>
        <w:lang w:val="en-US" w:eastAsia="en-US" w:bidi="ar-SA"/>
      </w:rPr>
    </w:lvl>
    <w:lvl w:ilvl="5">
      <w:numFmt w:val="bullet"/>
      <w:lvlText w:val="•"/>
      <w:lvlJc w:val="left"/>
      <w:pPr>
        <w:ind w:left="4996" w:hanging="267"/>
      </w:pPr>
      <w:rPr>
        <w:rFonts w:hint="default"/>
        <w:lang w:val="en-US" w:eastAsia="en-US" w:bidi="ar-SA"/>
      </w:rPr>
    </w:lvl>
    <w:lvl w:ilvl="6">
      <w:numFmt w:val="bullet"/>
      <w:lvlText w:val="•"/>
      <w:lvlJc w:val="left"/>
      <w:pPr>
        <w:ind w:left="6065" w:hanging="267"/>
      </w:pPr>
      <w:rPr>
        <w:rFonts w:hint="default"/>
        <w:lang w:val="en-US" w:eastAsia="en-US" w:bidi="ar-SA"/>
      </w:rPr>
    </w:lvl>
    <w:lvl w:ilvl="7">
      <w:numFmt w:val="bullet"/>
      <w:lvlText w:val="•"/>
      <w:lvlJc w:val="left"/>
      <w:pPr>
        <w:ind w:left="7134" w:hanging="267"/>
      </w:pPr>
      <w:rPr>
        <w:rFonts w:hint="default"/>
        <w:lang w:val="en-US" w:eastAsia="en-US" w:bidi="ar-SA"/>
      </w:rPr>
    </w:lvl>
    <w:lvl w:ilvl="8">
      <w:numFmt w:val="bullet"/>
      <w:lvlText w:val="•"/>
      <w:lvlJc w:val="left"/>
      <w:pPr>
        <w:ind w:left="8203" w:hanging="267"/>
      </w:pPr>
      <w:rPr>
        <w:rFonts w:hint="default"/>
        <w:lang w:val="en-US" w:eastAsia="en-US" w:bidi="ar-SA"/>
      </w:rPr>
    </w:lvl>
  </w:abstractNum>
  <w:abstractNum w:abstractNumId="10" w15:restartNumberingAfterBreak="0">
    <w:nsid w:val="2E6E7D2C"/>
    <w:multiLevelType w:val="hybridMultilevel"/>
    <w:tmpl w:val="8BC2226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0403EC2"/>
    <w:multiLevelType w:val="hybridMultilevel"/>
    <w:tmpl w:val="C854F50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07A414C"/>
    <w:multiLevelType w:val="hybridMultilevel"/>
    <w:tmpl w:val="8D68382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7942DFD"/>
    <w:multiLevelType w:val="hybridMultilevel"/>
    <w:tmpl w:val="DD3E4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CF2523"/>
    <w:multiLevelType w:val="multilevel"/>
    <w:tmpl w:val="DB6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513996"/>
    <w:multiLevelType w:val="multilevel"/>
    <w:tmpl w:val="BEF8C34A"/>
    <w:lvl w:ilvl="0">
      <w:start w:val="3"/>
      <w:numFmt w:val="decimal"/>
      <w:lvlText w:val="%1"/>
      <w:lvlJc w:val="left"/>
      <w:pPr>
        <w:ind w:left="722" w:hanging="703"/>
      </w:pPr>
      <w:rPr>
        <w:rFonts w:hint="default"/>
        <w:lang w:val="en-US" w:eastAsia="en-US" w:bidi="ar-SA"/>
      </w:rPr>
    </w:lvl>
    <w:lvl w:ilvl="1">
      <w:start w:val="2"/>
      <w:numFmt w:val="decimal"/>
      <w:lvlText w:val="%1.%2"/>
      <w:lvlJc w:val="left"/>
      <w:pPr>
        <w:ind w:left="722" w:hanging="703"/>
      </w:pPr>
      <w:rPr>
        <w:rFonts w:hint="default"/>
        <w:lang w:val="en-US" w:eastAsia="en-US" w:bidi="ar-SA"/>
      </w:rPr>
    </w:lvl>
    <w:lvl w:ilvl="2">
      <w:start w:val="1"/>
      <w:numFmt w:val="decimal"/>
      <w:lvlText w:val="%1.%2.%3"/>
      <w:lvlJc w:val="left"/>
      <w:pPr>
        <w:ind w:left="722" w:hanging="703"/>
      </w:pPr>
      <w:rPr>
        <w:rFonts w:ascii="Arial" w:eastAsia="Arial" w:hAnsi="Arial" w:cs="Arial" w:hint="default"/>
        <w:b/>
        <w:bCs/>
        <w:i w:val="0"/>
        <w:iCs w:val="0"/>
        <w:color w:val="2980B9"/>
        <w:spacing w:val="0"/>
        <w:w w:val="100"/>
        <w:sz w:val="28"/>
        <w:szCs w:val="28"/>
        <w:lang w:val="en-US" w:eastAsia="en-US" w:bidi="ar-SA"/>
      </w:rPr>
    </w:lvl>
    <w:lvl w:ilvl="3">
      <w:start w:val="1"/>
      <w:numFmt w:val="decimal"/>
      <w:lvlText w:val="%4."/>
      <w:lvlJc w:val="left"/>
      <w:pPr>
        <w:ind w:left="620" w:hanging="267"/>
      </w:pPr>
      <w:rPr>
        <w:rFonts w:ascii="Times New Roman" w:eastAsia="Arial MT" w:hAnsi="Times New Roman" w:cs="Times New Roman" w:hint="default"/>
        <w:b w:val="0"/>
        <w:bCs w:val="0"/>
        <w:i w:val="0"/>
        <w:iCs w:val="0"/>
        <w:spacing w:val="0"/>
        <w:w w:val="100"/>
        <w:sz w:val="24"/>
        <w:szCs w:val="24"/>
        <w:lang w:val="en-US" w:eastAsia="en-US" w:bidi="ar-SA"/>
      </w:rPr>
    </w:lvl>
    <w:lvl w:ilvl="4">
      <w:numFmt w:val="bullet"/>
      <w:lvlText w:val="•"/>
      <w:lvlJc w:val="left"/>
      <w:pPr>
        <w:ind w:left="3927" w:hanging="267"/>
      </w:pPr>
      <w:rPr>
        <w:rFonts w:hint="default"/>
        <w:lang w:val="en-US" w:eastAsia="en-US" w:bidi="ar-SA"/>
      </w:rPr>
    </w:lvl>
    <w:lvl w:ilvl="5">
      <w:numFmt w:val="bullet"/>
      <w:lvlText w:val="•"/>
      <w:lvlJc w:val="left"/>
      <w:pPr>
        <w:ind w:left="4996" w:hanging="267"/>
      </w:pPr>
      <w:rPr>
        <w:rFonts w:hint="default"/>
        <w:lang w:val="en-US" w:eastAsia="en-US" w:bidi="ar-SA"/>
      </w:rPr>
    </w:lvl>
    <w:lvl w:ilvl="6">
      <w:numFmt w:val="bullet"/>
      <w:lvlText w:val="•"/>
      <w:lvlJc w:val="left"/>
      <w:pPr>
        <w:ind w:left="6065" w:hanging="267"/>
      </w:pPr>
      <w:rPr>
        <w:rFonts w:hint="default"/>
        <w:lang w:val="en-US" w:eastAsia="en-US" w:bidi="ar-SA"/>
      </w:rPr>
    </w:lvl>
    <w:lvl w:ilvl="7">
      <w:numFmt w:val="bullet"/>
      <w:lvlText w:val="•"/>
      <w:lvlJc w:val="left"/>
      <w:pPr>
        <w:ind w:left="7134" w:hanging="267"/>
      </w:pPr>
      <w:rPr>
        <w:rFonts w:hint="default"/>
        <w:lang w:val="en-US" w:eastAsia="en-US" w:bidi="ar-SA"/>
      </w:rPr>
    </w:lvl>
    <w:lvl w:ilvl="8">
      <w:numFmt w:val="bullet"/>
      <w:lvlText w:val="•"/>
      <w:lvlJc w:val="left"/>
      <w:pPr>
        <w:ind w:left="8203" w:hanging="267"/>
      </w:pPr>
      <w:rPr>
        <w:rFonts w:hint="default"/>
        <w:lang w:val="en-US" w:eastAsia="en-US" w:bidi="ar-SA"/>
      </w:rPr>
    </w:lvl>
  </w:abstractNum>
  <w:abstractNum w:abstractNumId="16" w15:restartNumberingAfterBreak="0">
    <w:nsid w:val="56496D14"/>
    <w:multiLevelType w:val="hybridMultilevel"/>
    <w:tmpl w:val="BDC4AF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8FC7CE5"/>
    <w:multiLevelType w:val="multilevel"/>
    <w:tmpl w:val="70F4A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8B5988"/>
    <w:multiLevelType w:val="hybridMultilevel"/>
    <w:tmpl w:val="FD286B5A"/>
    <w:lvl w:ilvl="0" w:tplc="CCAEB8B4">
      <w:start w:val="1"/>
      <w:numFmt w:val="bullet"/>
      <w:lvlText w:val=""/>
      <w:lvlJc w:val="left"/>
      <w:pPr>
        <w:tabs>
          <w:tab w:val="num" w:pos="720"/>
        </w:tabs>
        <w:ind w:left="720" w:hanging="360"/>
      </w:pPr>
      <w:rPr>
        <w:rFonts w:ascii="Wingdings" w:hAnsi="Wingdings" w:hint="default"/>
      </w:rPr>
    </w:lvl>
    <w:lvl w:ilvl="1" w:tplc="73AC12A0" w:tentative="1">
      <w:start w:val="1"/>
      <w:numFmt w:val="bullet"/>
      <w:lvlText w:val=""/>
      <w:lvlJc w:val="left"/>
      <w:pPr>
        <w:tabs>
          <w:tab w:val="num" w:pos="1440"/>
        </w:tabs>
        <w:ind w:left="1440" w:hanging="360"/>
      </w:pPr>
      <w:rPr>
        <w:rFonts w:ascii="Wingdings" w:hAnsi="Wingdings" w:hint="default"/>
      </w:rPr>
    </w:lvl>
    <w:lvl w:ilvl="2" w:tplc="CBB0B120" w:tentative="1">
      <w:start w:val="1"/>
      <w:numFmt w:val="bullet"/>
      <w:lvlText w:val=""/>
      <w:lvlJc w:val="left"/>
      <w:pPr>
        <w:tabs>
          <w:tab w:val="num" w:pos="2160"/>
        </w:tabs>
        <w:ind w:left="2160" w:hanging="360"/>
      </w:pPr>
      <w:rPr>
        <w:rFonts w:ascii="Wingdings" w:hAnsi="Wingdings" w:hint="default"/>
      </w:rPr>
    </w:lvl>
    <w:lvl w:ilvl="3" w:tplc="96F84260" w:tentative="1">
      <w:start w:val="1"/>
      <w:numFmt w:val="bullet"/>
      <w:lvlText w:val=""/>
      <w:lvlJc w:val="left"/>
      <w:pPr>
        <w:tabs>
          <w:tab w:val="num" w:pos="2880"/>
        </w:tabs>
        <w:ind w:left="2880" w:hanging="360"/>
      </w:pPr>
      <w:rPr>
        <w:rFonts w:ascii="Wingdings" w:hAnsi="Wingdings" w:hint="default"/>
      </w:rPr>
    </w:lvl>
    <w:lvl w:ilvl="4" w:tplc="D2B035B4" w:tentative="1">
      <w:start w:val="1"/>
      <w:numFmt w:val="bullet"/>
      <w:lvlText w:val=""/>
      <w:lvlJc w:val="left"/>
      <w:pPr>
        <w:tabs>
          <w:tab w:val="num" w:pos="3600"/>
        </w:tabs>
        <w:ind w:left="3600" w:hanging="360"/>
      </w:pPr>
      <w:rPr>
        <w:rFonts w:ascii="Wingdings" w:hAnsi="Wingdings" w:hint="default"/>
      </w:rPr>
    </w:lvl>
    <w:lvl w:ilvl="5" w:tplc="A5BA5382" w:tentative="1">
      <w:start w:val="1"/>
      <w:numFmt w:val="bullet"/>
      <w:lvlText w:val=""/>
      <w:lvlJc w:val="left"/>
      <w:pPr>
        <w:tabs>
          <w:tab w:val="num" w:pos="4320"/>
        </w:tabs>
        <w:ind w:left="4320" w:hanging="360"/>
      </w:pPr>
      <w:rPr>
        <w:rFonts w:ascii="Wingdings" w:hAnsi="Wingdings" w:hint="default"/>
      </w:rPr>
    </w:lvl>
    <w:lvl w:ilvl="6" w:tplc="3490C184" w:tentative="1">
      <w:start w:val="1"/>
      <w:numFmt w:val="bullet"/>
      <w:lvlText w:val=""/>
      <w:lvlJc w:val="left"/>
      <w:pPr>
        <w:tabs>
          <w:tab w:val="num" w:pos="5040"/>
        </w:tabs>
        <w:ind w:left="5040" w:hanging="360"/>
      </w:pPr>
      <w:rPr>
        <w:rFonts w:ascii="Wingdings" w:hAnsi="Wingdings" w:hint="default"/>
      </w:rPr>
    </w:lvl>
    <w:lvl w:ilvl="7" w:tplc="6E16DCB2" w:tentative="1">
      <w:start w:val="1"/>
      <w:numFmt w:val="bullet"/>
      <w:lvlText w:val=""/>
      <w:lvlJc w:val="left"/>
      <w:pPr>
        <w:tabs>
          <w:tab w:val="num" w:pos="5760"/>
        </w:tabs>
        <w:ind w:left="5760" w:hanging="360"/>
      </w:pPr>
      <w:rPr>
        <w:rFonts w:ascii="Wingdings" w:hAnsi="Wingdings" w:hint="default"/>
      </w:rPr>
    </w:lvl>
    <w:lvl w:ilvl="8" w:tplc="2C7A8CA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8D0B53"/>
    <w:multiLevelType w:val="multilevel"/>
    <w:tmpl w:val="16483570"/>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b/>
        <w:i/>
        <w:iCs/>
      </w:rPr>
    </w:lvl>
    <w:lvl w:ilvl="3">
      <w:start w:val="1"/>
      <w:numFmt w:val="decimal"/>
      <w:pStyle w:val="Heading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Heading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0" w15:restartNumberingAfterBreak="0">
    <w:nsid w:val="68B94422"/>
    <w:multiLevelType w:val="hybridMultilevel"/>
    <w:tmpl w:val="0DD29FC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70011E0"/>
    <w:multiLevelType w:val="hybridMultilevel"/>
    <w:tmpl w:val="8964601C"/>
    <w:lvl w:ilvl="0" w:tplc="64849CD0">
      <w:start w:val="1"/>
      <w:numFmt w:val="decimal"/>
      <w:lvlText w:val="%1."/>
      <w:lvlJc w:val="left"/>
      <w:pPr>
        <w:ind w:left="847" w:hanging="360"/>
      </w:pPr>
      <w:rPr>
        <w:rFonts w:hint="default"/>
      </w:rPr>
    </w:lvl>
    <w:lvl w:ilvl="1" w:tplc="FFFFFFFF" w:tentative="1">
      <w:start w:val="1"/>
      <w:numFmt w:val="lowerLetter"/>
      <w:lvlText w:val="%2."/>
      <w:lvlJc w:val="left"/>
      <w:pPr>
        <w:ind w:left="1567" w:hanging="360"/>
      </w:pPr>
    </w:lvl>
    <w:lvl w:ilvl="2" w:tplc="FFFFFFFF" w:tentative="1">
      <w:start w:val="1"/>
      <w:numFmt w:val="lowerRoman"/>
      <w:lvlText w:val="%3."/>
      <w:lvlJc w:val="right"/>
      <w:pPr>
        <w:ind w:left="2287" w:hanging="180"/>
      </w:pPr>
    </w:lvl>
    <w:lvl w:ilvl="3" w:tplc="FFFFFFFF" w:tentative="1">
      <w:start w:val="1"/>
      <w:numFmt w:val="decimal"/>
      <w:lvlText w:val="%4."/>
      <w:lvlJc w:val="left"/>
      <w:pPr>
        <w:ind w:left="3007" w:hanging="360"/>
      </w:pPr>
    </w:lvl>
    <w:lvl w:ilvl="4" w:tplc="FFFFFFFF" w:tentative="1">
      <w:start w:val="1"/>
      <w:numFmt w:val="lowerLetter"/>
      <w:lvlText w:val="%5."/>
      <w:lvlJc w:val="left"/>
      <w:pPr>
        <w:ind w:left="3727" w:hanging="360"/>
      </w:pPr>
    </w:lvl>
    <w:lvl w:ilvl="5" w:tplc="FFFFFFFF" w:tentative="1">
      <w:start w:val="1"/>
      <w:numFmt w:val="lowerRoman"/>
      <w:lvlText w:val="%6."/>
      <w:lvlJc w:val="right"/>
      <w:pPr>
        <w:ind w:left="4447" w:hanging="180"/>
      </w:pPr>
    </w:lvl>
    <w:lvl w:ilvl="6" w:tplc="FFFFFFFF" w:tentative="1">
      <w:start w:val="1"/>
      <w:numFmt w:val="decimal"/>
      <w:lvlText w:val="%7."/>
      <w:lvlJc w:val="left"/>
      <w:pPr>
        <w:ind w:left="5167" w:hanging="360"/>
      </w:pPr>
    </w:lvl>
    <w:lvl w:ilvl="7" w:tplc="FFFFFFFF" w:tentative="1">
      <w:start w:val="1"/>
      <w:numFmt w:val="lowerLetter"/>
      <w:lvlText w:val="%8."/>
      <w:lvlJc w:val="left"/>
      <w:pPr>
        <w:ind w:left="5887" w:hanging="360"/>
      </w:pPr>
    </w:lvl>
    <w:lvl w:ilvl="8" w:tplc="FFFFFFFF" w:tentative="1">
      <w:start w:val="1"/>
      <w:numFmt w:val="lowerRoman"/>
      <w:lvlText w:val="%9."/>
      <w:lvlJc w:val="right"/>
      <w:pPr>
        <w:ind w:left="6607" w:hanging="180"/>
      </w:pPr>
    </w:lvl>
  </w:abstractNum>
  <w:abstractNum w:abstractNumId="22" w15:restartNumberingAfterBreak="0">
    <w:nsid w:val="77FB28B9"/>
    <w:multiLevelType w:val="multilevel"/>
    <w:tmpl w:val="DB609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380367"/>
    <w:multiLevelType w:val="multilevel"/>
    <w:tmpl w:val="80885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781366">
    <w:abstractNumId w:val="19"/>
  </w:num>
  <w:num w:numId="2" w16cid:durableId="740785887">
    <w:abstractNumId w:val="2"/>
  </w:num>
  <w:num w:numId="3" w16cid:durableId="107550233">
    <w:abstractNumId w:val="0"/>
  </w:num>
  <w:num w:numId="4" w16cid:durableId="1432164501">
    <w:abstractNumId w:val="12"/>
  </w:num>
  <w:num w:numId="5" w16cid:durableId="351761310">
    <w:abstractNumId w:val="14"/>
  </w:num>
  <w:num w:numId="6" w16cid:durableId="1766488583">
    <w:abstractNumId w:val="8"/>
  </w:num>
  <w:num w:numId="7" w16cid:durableId="1918707464">
    <w:abstractNumId w:val="5"/>
  </w:num>
  <w:num w:numId="8" w16cid:durableId="1117258033">
    <w:abstractNumId w:val="4"/>
  </w:num>
  <w:num w:numId="9" w16cid:durableId="1206596380">
    <w:abstractNumId w:val="18"/>
  </w:num>
  <w:num w:numId="10" w16cid:durableId="298196039">
    <w:abstractNumId w:val="1"/>
  </w:num>
  <w:num w:numId="11" w16cid:durableId="1023358103">
    <w:abstractNumId w:val="11"/>
  </w:num>
  <w:num w:numId="12" w16cid:durableId="1752001351">
    <w:abstractNumId w:val="21"/>
  </w:num>
  <w:num w:numId="13" w16cid:durableId="232081213">
    <w:abstractNumId w:val="22"/>
  </w:num>
  <w:num w:numId="14" w16cid:durableId="1477603380">
    <w:abstractNumId w:val="6"/>
  </w:num>
  <w:num w:numId="15" w16cid:durableId="2129884683">
    <w:abstractNumId w:val="20"/>
  </w:num>
  <w:num w:numId="16" w16cid:durableId="1135875051">
    <w:abstractNumId w:val="16"/>
  </w:num>
  <w:num w:numId="17" w16cid:durableId="1195770917">
    <w:abstractNumId w:val="10"/>
  </w:num>
  <w:num w:numId="18" w16cid:durableId="1249726713">
    <w:abstractNumId w:val="3"/>
  </w:num>
  <w:num w:numId="19" w16cid:durableId="2068798753">
    <w:abstractNumId w:val="23"/>
  </w:num>
  <w:num w:numId="20" w16cid:durableId="1952395446">
    <w:abstractNumId w:val="17"/>
  </w:num>
  <w:num w:numId="21" w16cid:durableId="2101755716">
    <w:abstractNumId w:val="15"/>
  </w:num>
  <w:num w:numId="22" w16cid:durableId="316569179">
    <w:abstractNumId w:val="13"/>
  </w:num>
  <w:num w:numId="23" w16cid:durableId="163251667">
    <w:abstractNumId w:val="7"/>
  </w:num>
  <w:num w:numId="24" w16cid:durableId="362830343">
    <w:abstractNumId w:val="9"/>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Cheng">
    <w15:presenceInfo w15:providerId="AD" w15:userId="S::cheng.gu@thermofisher.com::dece2f01-8930-407a-8ed8-3252ffc5a982"/>
  </w15:person>
  <w15:person w15:author="Neelima Rajesh">
    <w15:presenceInfo w15:providerId="AD" w15:userId="S::neelima.rajesh@henkel.com::e9b51af5-5a03-4d45-baba-6827527d3602"/>
  </w15:person>
  <w15:person w15:author="Gu, Cheng [2]">
    <w15:presenceInfo w15:providerId="AD" w15:userId="S::cheng.gu_thermofisher.com#ext#@henkelgroup.onmicrosoft.com::c0c96c32-38ba-431c-899c-605f80b5184e"/>
  </w15:person>
  <w15:person w15:author="Xiao, Mengran">
    <w15:presenceInfo w15:providerId="AD" w15:userId="S::mengran.xiao@thermofisher.com::0331391d-0438-4e9d-b2f6-46790c92e1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activeWritingStyle w:appName="MSWord" w:lang="en-IN" w:vendorID="64" w:dllVersion="0"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908"/>
    <w:rsid w:val="00000F3C"/>
    <w:rsid w:val="00000F5F"/>
    <w:rsid w:val="00000FDF"/>
    <w:rsid w:val="000019BD"/>
    <w:rsid w:val="00001D61"/>
    <w:rsid w:val="00002CC3"/>
    <w:rsid w:val="000035C8"/>
    <w:rsid w:val="00004772"/>
    <w:rsid w:val="00004C7E"/>
    <w:rsid w:val="00004EE2"/>
    <w:rsid w:val="00005216"/>
    <w:rsid w:val="00005300"/>
    <w:rsid w:val="00005679"/>
    <w:rsid w:val="00005E41"/>
    <w:rsid w:val="000063B7"/>
    <w:rsid w:val="00006874"/>
    <w:rsid w:val="000069ED"/>
    <w:rsid w:val="00006F8C"/>
    <w:rsid w:val="0000707F"/>
    <w:rsid w:val="0000729A"/>
    <w:rsid w:val="0000798C"/>
    <w:rsid w:val="00007BC9"/>
    <w:rsid w:val="00007FAD"/>
    <w:rsid w:val="0001034D"/>
    <w:rsid w:val="0001049F"/>
    <w:rsid w:val="0001094A"/>
    <w:rsid w:val="00010B39"/>
    <w:rsid w:val="00010C4F"/>
    <w:rsid w:val="00010DC8"/>
    <w:rsid w:val="000114C1"/>
    <w:rsid w:val="0001186F"/>
    <w:rsid w:val="00011E7E"/>
    <w:rsid w:val="00011F01"/>
    <w:rsid w:val="000120AC"/>
    <w:rsid w:val="00012419"/>
    <w:rsid w:val="000126C1"/>
    <w:rsid w:val="00012A61"/>
    <w:rsid w:val="00012EF1"/>
    <w:rsid w:val="00013E39"/>
    <w:rsid w:val="000143D1"/>
    <w:rsid w:val="0001442E"/>
    <w:rsid w:val="000146DE"/>
    <w:rsid w:val="000147D3"/>
    <w:rsid w:val="00015304"/>
    <w:rsid w:val="000156D2"/>
    <w:rsid w:val="00015728"/>
    <w:rsid w:val="000158B1"/>
    <w:rsid w:val="000159FE"/>
    <w:rsid w:val="00015D82"/>
    <w:rsid w:val="00016AD0"/>
    <w:rsid w:val="00016DB5"/>
    <w:rsid w:val="00016F56"/>
    <w:rsid w:val="00017585"/>
    <w:rsid w:val="00017B4D"/>
    <w:rsid w:val="00017FC4"/>
    <w:rsid w:val="000209A9"/>
    <w:rsid w:val="00020E30"/>
    <w:rsid w:val="00020F64"/>
    <w:rsid w:val="00020FD4"/>
    <w:rsid w:val="00021686"/>
    <w:rsid w:val="00021AC9"/>
    <w:rsid w:val="00021E1A"/>
    <w:rsid w:val="000228C8"/>
    <w:rsid w:val="000229B6"/>
    <w:rsid w:val="00022A39"/>
    <w:rsid w:val="00022CEF"/>
    <w:rsid w:val="00023746"/>
    <w:rsid w:val="00023967"/>
    <w:rsid w:val="00023D1D"/>
    <w:rsid w:val="00023D5A"/>
    <w:rsid w:val="000241D3"/>
    <w:rsid w:val="000243B9"/>
    <w:rsid w:val="00024913"/>
    <w:rsid w:val="00024BEE"/>
    <w:rsid w:val="00024D44"/>
    <w:rsid w:val="00025121"/>
    <w:rsid w:val="0002527B"/>
    <w:rsid w:val="00025487"/>
    <w:rsid w:val="000255ED"/>
    <w:rsid w:val="00025732"/>
    <w:rsid w:val="000257B5"/>
    <w:rsid w:val="00025BA5"/>
    <w:rsid w:val="00026009"/>
    <w:rsid w:val="0002620B"/>
    <w:rsid w:val="00026649"/>
    <w:rsid w:val="000267AF"/>
    <w:rsid w:val="0002684F"/>
    <w:rsid w:val="00026A6D"/>
    <w:rsid w:val="00026C78"/>
    <w:rsid w:val="00026D72"/>
    <w:rsid w:val="00027006"/>
    <w:rsid w:val="000274C5"/>
    <w:rsid w:val="00027FB8"/>
    <w:rsid w:val="00027FD3"/>
    <w:rsid w:val="0002AE7A"/>
    <w:rsid w:val="0003078E"/>
    <w:rsid w:val="0003135B"/>
    <w:rsid w:val="0003142E"/>
    <w:rsid w:val="000314E7"/>
    <w:rsid w:val="00031C48"/>
    <w:rsid w:val="000322D4"/>
    <w:rsid w:val="000329F0"/>
    <w:rsid w:val="00032E0D"/>
    <w:rsid w:val="000334DD"/>
    <w:rsid w:val="000336B1"/>
    <w:rsid w:val="00033A6A"/>
    <w:rsid w:val="000340D2"/>
    <w:rsid w:val="000350B2"/>
    <w:rsid w:val="00035303"/>
    <w:rsid w:val="00035685"/>
    <w:rsid w:val="000357B0"/>
    <w:rsid w:val="00035B87"/>
    <w:rsid w:val="00035C8C"/>
    <w:rsid w:val="00035EAB"/>
    <w:rsid w:val="00035FAD"/>
    <w:rsid w:val="00035FFF"/>
    <w:rsid w:val="0003608D"/>
    <w:rsid w:val="0003628C"/>
    <w:rsid w:val="00036AC9"/>
    <w:rsid w:val="000379FC"/>
    <w:rsid w:val="00037AAA"/>
    <w:rsid w:val="00037C34"/>
    <w:rsid w:val="00040379"/>
    <w:rsid w:val="00040E79"/>
    <w:rsid w:val="00040E8E"/>
    <w:rsid w:val="000413D0"/>
    <w:rsid w:val="00041669"/>
    <w:rsid w:val="00041CEF"/>
    <w:rsid w:val="00041E3A"/>
    <w:rsid w:val="00041EDC"/>
    <w:rsid w:val="0004211E"/>
    <w:rsid w:val="000423F1"/>
    <w:rsid w:val="0004271A"/>
    <w:rsid w:val="00042F0E"/>
    <w:rsid w:val="00042F45"/>
    <w:rsid w:val="0004363F"/>
    <w:rsid w:val="00043C31"/>
    <w:rsid w:val="00043C55"/>
    <w:rsid w:val="00044A19"/>
    <w:rsid w:val="000450D4"/>
    <w:rsid w:val="00045D0B"/>
    <w:rsid w:val="00046050"/>
    <w:rsid w:val="000460DC"/>
    <w:rsid w:val="000462D2"/>
    <w:rsid w:val="000463BE"/>
    <w:rsid w:val="000467BC"/>
    <w:rsid w:val="00046BCC"/>
    <w:rsid w:val="00047397"/>
    <w:rsid w:val="000474B9"/>
    <w:rsid w:val="00047905"/>
    <w:rsid w:val="0004795C"/>
    <w:rsid w:val="00047DB7"/>
    <w:rsid w:val="00047EA8"/>
    <w:rsid w:val="00050642"/>
    <w:rsid w:val="00050744"/>
    <w:rsid w:val="0005105F"/>
    <w:rsid w:val="00051554"/>
    <w:rsid w:val="0005262A"/>
    <w:rsid w:val="00052A41"/>
    <w:rsid w:val="0005342E"/>
    <w:rsid w:val="00053911"/>
    <w:rsid w:val="00053A52"/>
    <w:rsid w:val="00053C7D"/>
    <w:rsid w:val="00053D39"/>
    <w:rsid w:val="00053FDE"/>
    <w:rsid w:val="000540BA"/>
    <w:rsid w:val="00054C04"/>
    <w:rsid w:val="00055034"/>
    <w:rsid w:val="00055471"/>
    <w:rsid w:val="000556E5"/>
    <w:rsid w:val="00055A56"/>
    <w:rsid w:val="00055B65"/>
    <w:rsid w:val="00056207"/>
    <w:rsid w:val="000566BF"/>
    <w:rsid w:val="00056DA5"/>
    <w:rsid w:val="00057512"/>
    <w:rsid w:val="00057BE4"/>
    <w:rsid w:val="00057C51"/>
    <w:rsid w:val="00057DF2"/>
    <w:rsid w:val="00057E93"/>
    <w:rsid w:val="00061130"/>
    <w:rsid w:val="0006195B"/>
    <w:rsid w:val="0006199B"/>
    <w:rsid w:val="00061A97"/>
    <w:rsid w:val="00061FDE"/>
    <w:rsid w:val="00062387"/>
    <w:rsid w:val="00062A3A"/>
    <w:rsid w:val="00062D3F"/>
    <w:rsid w:val="0006368E"/>
    <w:rsid w:val="0006467B"/>
    <w:rsid w:val="000646E1"/>
    <w:rsid w:val="00064DEC"/>
    <w:rsid w:val="000652FD"/>
    <w:rsid w:val="0006587F"/>
    <w:rsid w:val="00065E8B"/>
    <w:rsid w:val="000665A4"/>
    <w:rsid w:val="0006702F"/>
    <w:rsid w:val="0006704A"/>
    <w:rsid w:val="000679F4"/>
    <w:rsid w:val="00067B5A"/>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64E7"/>
    <w:rsid w:val="0007659B"/>
    <w:rsid w:val="00077471"/>
    <w:rsid w:val="0007794E"/>
    <w:rsid w:val="00077AF9"/>
    <w:rsid w:val="00077B85"/>
    <w:rsid w:val="00080573"/>
    <w:rsid w:val="0008059E"/>
    <w:rsid w:val="00080672"/>
    <w:rsid w:val="00080905"/>
    <w:rsid w:val="00080CD8"/>
    <w:rsid w:val="00080EC8"/>
    <w:rsid w:val="0008150D"/>
    <w:rsid w:val="00081629"/>
    <w:rsid w:val="00081684"/>
    <w:rsid w:val="000817CB"/>
    <w:rsid w:val="00081CE4"/>
    <w:rsid w:val="00082928"/>
    <w:rsid w:val="00082C61"/>
    <w:rsid w:val="00082CB3"/>
    <w:rsid w:val="00083816"/>
    <w:rsid w:val="000838D9"/>
    <w:rsid w:val="00083C12"/>
    <w:rsid w:val="00084B6B"/>
    <w:rsid w:val="00084DE4"/>
    <w:rsid w:val="00085354"/>
    <w:rsid w:val="00085D5A"/>
    <w:rsid w:val="00085E7F"/>
    <w:rsid w:val="000866D7"/>
    <w:rsid w:val="0008687C"/>
    <w:rsid w:val="000868A7"/>
    <w:rsid w:val="0008699B"/>
    <w:rsid w:val="00086A47"/>
    <w:rsid w:val="000878B8"/>
    <w:rsid w:val="00087F38"/>
    <w:rsid w:val="00090406"/>
    <w:rsid w:val="000906BE"/>
    <w:rsid w:val="000907AC"/>
    <w:rsid w:val="00090F0E"/>
    <w:rsid w:val="00091036"/>
    <w:rsid w:val="000913F2"/>
    <w:rsid w:val="00091F77"/>
    <w:rsid w:val="00091FF4"/>
    <w:rsid w:val="000920FF"/>
    <w:rsid w:val="000921BB"/>
    <w:rsid w:val="00092DF1"/>
    <w:rsid w:val="00092E01"/>
    <w:rsid w:val="00092FD8"/>
    <w:rsid w:val="000932B1"/>
    <w:rsid w:val="000935C7"/>
    <w:rsid w:val="00093D93"/>
    <w:rsid w:val="00093FBE"/>
    <w:rsid w:val="00094438"/>
    <w:rsid w:val="00095315"/>
    <w:rsid w:val="000961A0"/>
    <w:rsid w:val="00096478"/>
    <w:rsid w:val="00096997"/>
    <w:rsid w:val="00096C00"/>
    <w:rsid w:val="00096DAA"/>
    <w:rsid w:val="000975CE"/>
    <w:rsid w:val="0009792D"/>
    <w:rsid w:val="00097A06"/>
    <w:rsid w:val="00097E2D"/>
    <w:rsid w:val="000A0F30"/>
    <w:rsid w:val="000A1673"/>
    <w:rsid w:val="000A1841"/>
    <w:rsid w:val="000A18D0"/>
    <w:rsid w:val="000A26B5"/>
    <w:rsid w:val="000A278F"/>
    <w:rsid w:val="000A283A"/>
    <w:rsid w:val="000A299D"/>
    <w:rsid w:val="000A2A52"/>
    <w:rsid w:val="000A31F0"/>
    <w:rsid w:val="000A356F"/>
    <w:rsid w:val="000A3742"/>
    <w:rsid w:val="000A378B"/>
    <w:rsid w:val="000A3847"/>
    <w:rsid w:val="000A3C40"/>
    <w:rsid w:val="000A40CF"/>
    <w:rsid w:val="000A42DD"/>
    <w:rsid w:val="000A4AD4"/>
    <w:rsid w:val="000A4B5D"/>
    <w:rsid w:val="000A5E5F"/>
    <w:rsid w:val="000A61F0"/>
    <w:rsid w:val="000A627E"/>
    <w:rsid w:val="000A6499"/>
    <w:rsid w:val="000A6770"/>
    <w:rsid w:val="000A6BD0"/>
    <w:rsid w:val="000A6CFF"/>
    <w:rsid w:val="000A7677"/>
    <w:rsid w:val="000A7A70"/>
    <w:rsid w:val="000B1038"/>
    <w:rsid w:val="000B1C86"/>
    <w:rsid w:val="000B1D5C"/>
    <w:rsid w:val="000B239B"/>
    <w:rsid w:val="000B25E0"/>
    <w:rsid w:val="000B2FD1"/>
    <w:rsid w:val="000B33FC"/>
    <w:rsid w:val="000B3463"/>
    <w:rsid w:val="000B36B8"/>
    <w:rsid w:val="000B39A1"/>
    <w:rsid w:val="000B3D99"/>
    <w:rsid w:val="000B3E8A"/>
    <w:rsid w:val="000B3EE5"/>
    <w:rsid w:val="000B3F83"/>
    <w:rsid w:val="000B47C3"/>
    <w:rsid w:val="000B4AFF"/>
    <w:rsid w:val="000B531C"/>
    <w:rsid w:val="000B57DE"/>
    <w:rsid w:val="000B5B5C"/>
    <w:rsid w:val="000B5FB2"/>
    <w:rsid w:val="000B6190"/>
    <w:rsid w:val="000B6220"/>
    <w:rsid w:val="000B6BF7"/>
    <w:rsid w:val="000B72AA"/>
    <w:rsid w:val="000B775B"/>
    <w:rsid w:val="000B7F05"/>
    <w:rsid w:val="000C03D1"/>
    <w:rsid w:val="000C05D3"/>
    <w:rsid w:val="000C092D"/>
    <w:rsid w:val="000C0E61"/>
    <w:rsid w:val="000C157B"/>
    <w:rsid w:val="000C1BA2"/>
    <w:rsid w:val="000C269C"/>
    <w:rsid w:val="000C27C4"/>
    <w:rsid w:val="000C2D7A"/>
    <w:rsid w:val="000C31A8"/>
    <w:rsid w:val="000C357A"/>
    <w:rsid w:val="000C375E"/>
    <w:rsid w:val="000C44E3"/>
    <w:rsid w:val="000C460A"/>
    <w:rsid w:val="000C48FE"/>
    <w:rsid w:val="000C494C"/>
    <w:rsid w:val="000C4DAF"/>
    <w:rsid w:val="000C50B5"/>
    <w:rsid w:val="000C50F1"/>
    <w:rsid w:val="000C5476"/>
    <w:rsid w:val="000C5674"/>
    <w:rsid w:val="000C56AA"/>
    <w:rsid w:val="000C6AE5"/>
    <w:rsid w:val="000C7386"/>
    <w:rsid w:val="000C7654"/>
    <w:rsid w:val="000C79C4"/>
    <w:rsid w:val="000C7AC4"/>
    <w:rsid w:val="000C7D23"/>
    <w:rsid w:val="000C7F58"/>
    <w:rsid w:val="000CE6AD"/>
    <w:rsid w:val="000D0AC5"/>
    <w:rsid w:val="000D0EC8"/>
    <w:rsid w:val="000D115E"/>
    <w:rsid w:val="000D1208"/>
    <w:rsid w:val="000D1241"/>
    <w:rsid w:val="000D148C"/>
    <w:rsid w:val="000D17DA"/>
    <w:rsid w:val="000D1915"/>
    <w:rsid w:val="000D1E25"/>
    <w:rsid w:val="000D23DB"/>
    <w:rsid w:val="000D24C3"/>
    <w:rsid w:val="000D3816"/>
    <w:rsid w:val="000D3968"/>
    <w:rsid w:val="000D3DD7"/>
    <w:rsid w:val="000D3F69"/>
    <w:rsid w:val="000D4201"/>
    <w:rsid w:val="000D44BE"/>
    <w:rsid w:val="000D4EF2"/>
    <w:rsid w:val="000D53A0"/>
    <w:rsid w:val="000D54EE"/>
    <w:rsid w:val="000D5967"/>
    <w:rsid w:val="000D637B"/>
    <w:rsid w:val="000D67B1"/>
    <w:rsid w:val="000D6D22"/>
    <w:rsid w:val="000D6EF4"/>
    <w:rsid w:val="000D707B"/>
    <w:rsid w:val="000D766F"/>
    <w:rsid w:val="000D7843"/>
    <w:rsid w:val="000E069D"/>
    <w:rsid w:val="000E0D65"/>
    <w:rsid w:val="000E0F31"/>
    <w:rsid w:val="000E1077"/>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E7EE2"/>
    <w:rsid w:val="000F04A6"/>
    <w:rsid w:val="000F0522"/>
    <w:rsid w:val="000F0847"/>
    <w:rsid w:val="000F094D"/>
    <w:rsid w:val="000F094E"/>
    <w:rsid w:val="000F1078"/>
    <w:rsid w:val="000F13AF"/>
    <w:rsid w:val="000F1C3A"/>
    <w:rsid w:val="000F2494"/>
    <w:rsid w:val="000F25ED"/>
    <w:rsid w:val="000F2B0D"/>
    <w:rsid w:val="000F2C2E"/>
    <w:rsid w:val="000F2D1A"/>
    <w:rsid w:val="000F3094"/>
    <w:rsid w:val="000F31A2"/>
    <w:rsid w:val="000F33D7"/>
    <w:rsid w:val="000F34F3"/>
    <w:rsid w:val="000F3B6B"/>
    <w:rsid w:val="000F447B"/>
    <w:rsid w:val="000F480D"/>
    <w:rsid w:val="000F4C1E"/>
    <w:rsid w:val="000F5D04"/>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DCD"/>
    <w:rsid w:val="0010434F"/>
    <w:rsid w:val="00104687"/>
    <w:rsid w:val="00105517"/>
    <w:rsid w:val="001055F6"/>
    <w:rsid w:val="00105797"/>
    <w:rsid w:val="00105AFC"/>
    <w:rsid w:val="0010604B"/>
    <w:rsid w:val="001062B6"/>
    <w:rsid w:val="00106534"/>
    <w:rsid w:val="00106A88"/>
    <w:rsid w:val="00107138"/>
    <w:rsid w:val="001071C8"/>
    <w:rsid w:val="0010733E"/>
    <w:rsid w:val="0010780B"/>
    <w:rsid w:val="00107833"/>
    <w:rsid w:val="00107B7E"/>
    <w:rsid w:val="00107C5E"/>
    <w:rsid w:val="00110184"/>
    <w:rsid w:val="0011043B"/>
    <w:rsid w:val="00110F85"/>
    <w:rsid w:val="001119F2"/>
    <w:rsid w:val="00111B45"/>
    <w:rsid w:val="00111B62"/>
    <w:rsid w:val="00112003"/>
    <w:rsid w:val="00112146"/>
    <w:rsid w:val="001127B5"/>
    <w:rsid w:val="00112ED2"/>
    <w:rsid w:val="00112F67"/>
    <w:rsid w:val="00113112"/>
    <w:rsid w:val="00113668"/>
    <w:rsid w:val="00113ABD"/>
    <w:rsid w:val="001142D5"/>
    <w:rsid w:val="001143EE"/>
    <w:rsid w:val="00114B24"/>
    <w:rsid w:val="00114ECF"/>
    <w:rsid w:val="001159B1"/>
    <w:rsid w:val="00115B52"/>
    <w:rsid w:val="001165DE"/>
    <w:rsid w:val="001166EC"/>
    <w:rsid w:val="00116897"/>
    <w:rsid w:val="00116AED"/>
    <w:rsid w:val="0011768A"/>
    <w:rsid w:val="00117836"/>
    <w:rsid w:val="001179F4"/>
    <w:rsid w:val="00117A05"/>
    <w:rsid w:val="00117A6D"/>
    <w:rsid w:val="00117F0E"/>
    <w:rsid w:val="001209F0"/>
    <w:rsid w:val="00120ADA"/>
    <w:rsid w:val="00120BEE"/>
    <w:rsid w:val="00120CAD"/>
    <w:rsid w:val="0012135C"/>
    <w:rsid w:val="00121C0E"/>
    <w:rsid w:val="001228E1"/>
    <w:rsid w:val="00122F8D"/>
    <w:rsid w:val="001231C0"/>
    <w:rsid w:val="00123573"/>
    <w:rsid w:val="00123660"/>
    <w:rsid w:val="001245A6"/>
    <w:rsid w:val="00124652"/>
    <w:rsid w:val="001246AB"/>
    <w:rsid w:val="001247D9"/>
    <w:rsid w:val="00124AA4"/>
    <w:rsid w:val="00124D2F"/>
    <w:rsid w:val="00124DA2"/>
    <w:rsid w:val="00125476"/>
    <w:rsid w:val="00125FC2"/>
    <w:rsid w:val="00125FF9"/>
    <w:rsid w:val="00126015"/>
    <w:rsid w:val="001260A2"/>
    <w:rsid w:val="00126522"/>
    <w:rsid w:val="001265E8"/>
    <w:rsid w:val="00126FAA"/>
    <w:rsid w:val="0012701E"/>
    <w:rsid w:val="0012749C"/>
    <w:rsid w:val="00127AC2"/>
    <w:rsid w:val="00127B00"/>
    <w:rsid w:val="00127F10"/>
    <w:rsid w:val="00130211"/>
    <w:rsid w:val="0013082B"/>
    <w:rsid w:val="00130A66"/>
    <w:rsid w:val="00131432"/>
    <w:rsid w:val="0013167A"/>
    <w:rsid w:val="00131AA7"/>
    <w:rsid w:val="0013205B"/>
    <w:rsid w:val="001324EC"/>
    <w:rsid w:val="00132B18"/>
    <w:rsid w:val="0013304C"/>
    <w:rsid w:val="001336A3"/>
    <w:rsid w:val="001337D8"/>
    <w:rsid w:val="00133D70"/>
    <w:rsid w:val="00133EE3"/>
    <w:rsid w:val="00133F7F"/>
    <w:rsid w:val="00134A0F"/>
    <w:rsid w:val="00134F98"/>
    <w:rsid w:val="00135818"/>
    <w:rsid w:val="001359FC"/>
    <w:rsid w:val="00135A60"/>
    <w:rsid w:val="00135D62"/>
    <w:rsid w:val="00136B8F"/>
    <w:rsid w:val="00137644"/>
    <w:rsid w:val="00137C4B"/>
    <w:rsid w:val="00137C9F"/>
    <w:rsid w:val="00137F5B"/>
    <w:rsid w:val="001403BB"/>
    <w:rsid w:val="001404D6"/>
    <w:rsid w:val="00140569"/>
    <w:rsid w:val="001409E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1EA"/>
    <w:rsid w:val="0014529A"/>
    <w:rsid w:val="001460F5"/>
    <w:rsid w:val="001464E8"/>
    <w:rsid w:val="00146535"/>
    <w:rsid w:val="00146D4D"/>
    <w:rsid w:val="00147156"/>
    <w:rsid w:val="001503E7"/>
    <w:rsid w:val="0015062B"/>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43EF"/>
    <w:rsid w:val="001545CC"/>
    <w:rsid w:val="00154914"/>
    <w:rsid w:val="001558DF"/>
    <w:rsid w:val="00155D83"/>
    <w:rsid w:val="00156ADC"/>
    <w:rsid w:val="00156B38"/>
    <w:rsid w:val="001575EC"/>
    <w:rsid w:val="0015774D"/>
    <w:rsid w:val="0016022B"/>
    <w:rsid w:val="00160339"/>
    <w:rsid w:val="0016062F"/>
    <w:rsid w:val="001606B7"/>
    <w:rsid w:val="00160ECC"/>
    <w:rsid w:val="00161095"/>
    <w:rsid w:val="00161A72"/>
    <w:rsid w:val="001620AB"/>
    <w:rsid w:val="00162125"/>
    <w:rsid w:val="00162351"/>
    <w:rsid w:val="001628A5"/>
    <w:rsid w:val="00162F32"/>
    <w:rsid w:val="00163227"/>
    <w:rsid w:val="001632B5"/>
    <w:rsid w:val="00163C85"/>
    <w:rsid w:val="00163E77"/>
    <w:rsid w:val="00164620"/>
    <w:rsid w:val="0016498B"/>
    <w:rsid w:val="00164E3D"/>
    <w:rsid w:val="00164EA5"/>
    <w:rsid w:val="00164EBF"/>
    <w:rsid w:val="00164FFE"/>
    <w:rsid w:val="001651F1"/>
    <w:rsid w:val="00165630"/>
    <w:rsid w:val="00165777"/>
    <w:rsid w:val="00165F1E"/>
    <w:rsid w:val="0016612C"/>
    <w:rsid w:val="001662F1"/>
    <w:rsid w:val="00167151"/>
    <w:rsid w:val="001671A3"/>
    <w:rsid w:val="00167CB1"/>
    <w:rsid w:val="0017013D"/>
    <w:rsid w:val="001706FD"/>
    <w:rsid w:val="00170871"/>
    <w:rsid w:val="00171355"/>
    <w:rsid w:val="00171477"/>
    <w:rsid w:val="0017157E"/>
    <w:rsid w:val="001716E7"/>
    <w:rsid w:val="00171B57"/>
    <w:rsid w:val="0017211D"/>
    <w:rsid w:val="001728E9"/>
    <w:rsid w:val="00172D20"/>
    <w:rsid w:val="0017335B"/>
    <w:rsid w:val="001733A4"/>
    <w:rsid w:val="0017373F"/>
    <w:rsid w:val="00173D92"/>
    <w:rsid w:val="00173E84"/>
    <w:rsid w:val="00173F8C"/>
    <w:rsid w:val="001745C7"/>
    <w:rsid w:val="00174AD2"/>
    <w:rsid w:val="001754AC"/>
    <w:rsid w:val="001756C4"/>
    <w:rsid w:val="00175CBB"/>
    <w:rsid w:val="00176052"/>
    <w:rsid w:val="001764D1"/>
    <w:rsid w:val="00177288"/>
    <w:rsid w:val="001773C4"/>
    <w:rsid w:val="001778ED"/>
    <w:rsid w:val="00177BE8"/>
    <w:rsid w:val="00180935"/>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60ED"/>
    <w:rsid w:val="00186DBF"/>
    <w:rsid w:val="00187170"/>
    <w:rsid w:val="00187813"/>
    <w:rsid w:val="00187BB7"/>
    <w:rsid w:val="00187C24"/>
    <w:rsid w:val="00187C65"/>
    <w:rsid w:val="0019085E"/>
    <w:rsid w:val="00190866"/>
    <w:rsid w:val="00190B72"/>
    <w:rsid w:val="00190E28"/>
    <w:rsid w:val="00191217"/>
    <w:rsid w:val="00191B31"/>
    <w:rsid w:val="001922F3"/>
    <w:rsid w:val="001928B1"/>
    <w:rsid w:val="00192980"/>
    <w:rsid w:val="00192AAD"/>
    <w:rsid w:val="00192BA5"/>
    <w:rsid w:val="00193289"/>
    <w:rsid w:val="001941D6"/>
    <w:rsid w:val="0019461F"/>
    <w:rsid w:val="00194E4E"/>
    <w:rsid w:val="0019523F"/>
    <w:rsid w:val="001952E2"/>
    <w:rsid w:val="00196074"/>
    <w:rsid w:val="0019636E"/>
    <w:rsid w:val="00196BF9"/>
    <w:rsid w:val="001973CB"/>
    <w:rsid w:val="00197497"/>
    <w:rsid w:val="00197963"/>
    <w:rsid w:val="00197BAC"/>
    <w:rsid w:val="00197BE7"/>
    <w:rsid w:val="00197DAB"/>
    <w:rsid w:val="001A03FA"/>
    <w:rsid w:val="001A06AA"/>
    <w:rsid w:val="001A12BF"/>
    <w:rsid w:val="001A197E"/>
    <w:rsid w:val="001A1BA2"/>
    <w:rsid w:val="001A2075"/>
    <w:rsid w:val="001A26F5"/>
    <w:rsid w:val="001A2922"/>
    <w:rsid w:val="001A296C"/>
    <w:rsid w:val="001A2A58"/>
    <w:rsid w:val="001A2D46"/>
    <w:rsid w:val="001A2E0A"/>
    <w:rsid w:val="001A2FCD"/>
    <w:rsid w:val="001A3C16"/>
    <w:rsid w:val="001A4302"/>
    <w:rsid w:val="001A4459"/>
    <w:rsid w:val="001A450D"/>
    <w:rsid w:val="001A47C7"/>
    <w:rsid w:val="001A4B53"/>
    <w:rsid w:val="001A5466"/>
    <w:rsid w:val="001A54B7"/>
    <w:rsid w:val="001A557D"/>
    <w:rsid w:val="001A58BA"/>
    <w:rsid w:val="001A5985"/>
    <w:rsid w:val="001A647A"/>
    <w:rsid w:val="001A6657"/>
    <w:rsid w:val="001A7573"/>
    <w:rsid w:val="001ADAE3"/>
    <w:rsid w:val="001B0007"/>
    <w:rsid w:val="001B033D"/>
    <w:rsid w:val="001B0AB2"/>
    <w:rsid w:val="001B10A1"/>
    <w:rsid w:val="001B1689"/>
    <w:rsid w:val="001B18FB"/>
    <w:rsid w:val="001B1A6F"/>
    <w:rsid w:val="001B26E3"/>
    <w:rsid w:val="001B2DEA"/>
    <w:rsid w:val="001B3549"/>
    <w:rsid w:val="001B3973"/>
    <w:rsid w:val="001B3BED"/>
    <w:rsid w:val="001B3C0D"/>
    <w:rsid w:val="001B3EB6"/>
    <w:rsid w:val="001B4341"/>
    <w:rsid w:val="001B473C"/>
    <w:rsid w:val="001B4A1F"/>
    <w:rsid w:val="001B4D86"/>
    <w:rsid w:val="001B5944"/>
    <w:rsid w:val="001B59D3"/>
    <w:rsid w:val="001B5FCA"/>
    <w:rsid w:val="001B60E9"/>
    <w:rsid w:val="001B658F"/>
    <w:rsid w:val="001B699B"/>
    <w:rsid w:val="001B6B50"/>
    <w:rsid w:val="001B719F"/>
    <w:rsid w:val="001B72C0"/>
    <w:rsid w:val="001B7ACA"/>
    <w:rsid w:val="001C0409"/>
    <w:rsid w:val="001C08DF"/>
    <w:rsid w:val="001C1834"/>
    <w:rsid w:val="001C198B"/>
    <w:rsid w:val="001C19B9"/>
    <w:rsid w:val="001C1D84"/>
    <w:rsid w:val="001C1DF6"/>
    <w:rsid w:val="001C207F"/>
    <w:rsid w:val="001C22D2"/>
    <w:rsid w:val="001C23E5"/>
    <w:rsid w:val="001C26C8"/>
    <w:rsid w:val="001C2E8F"/>
    <w:rsid w:val="001C3B50"/>
    <w:rsid w:val="001C3BA1"/>
    <w:rsid w:val="001C4EFB"/>
    <w:rsid w:val="001C4F61"/>
    <w:rsid w:val="001C550C"/>
    <w:rsid w:val="001C5FC7"/>
    <w:rsid w:val="001C7707"/>
    <w:rsid w:val="001C77D7"/>
    <w:rsid w:val="001C78EF"/>
    <w:rsid w:val="001C7A31"/>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2D3"/>
    <w:rsid w:val="001D577C"/>
    <w:rsid w:val="001D5F25"/>
    <w:rsid w:val="001D66B1"/>
    <w:rsid w:val="001D6E8E"/>
    <w:rsid w:val="001D6F82"/>
    <w:rsid w:val="001E0103"/>
    <w:rsid w:val="001E0392"/>
    <w:rsid w:val="001E096C"/>
    <w:rsid w:val="001E09FF"/>
    <w:rsid w:val="001E0AB2"/>
    <w:rsid w:val="001E0BF8"/>
    <w:rsid w:val="001E0D06"/>
    <w:rsid w:val="001E0F78"/>
    <w:rsid w:val="001E1915"/>
    <w:rsid w:val="001E1B82"/>
    <w:rsid w:val="001E1BDB"/>
    <w:rsid w:val="001E1EB6"/>
    <w:rsid w:val="001E2994"/>
    <w:rsid w:val="001E2BBD"/>
    <w:rsid w:val="001E2F97"/>
    <w:rsid w:val="001E3298"/>
    <w:rsid w:val="001E340F"/>
    <w:rsid w:val="001E35CA"/>
    <w:rsid w:val="001E3B70"/>
    <w:rsid w:val="001E3E46"/>
    <w:rsid w:val="001E3EBA"/>
    <w:rsid w:val="001E402C"/>
    <w:rsid w:val="001E42AF"/>
    <w:rsid w:val="001E4A46"/>
    <w:rsid w:val="001E55EF"/>
    <w:rsid w:val="001E5BDE"/>
    <w:rsid w:val="001E65E2"/>
    <w:rsid w:val="001E6D82"/>
    <w:rsid w:val="001E7044"/>
    <w:rsid w:val="001E729F"/>
    <w:rsid w:val="001E759E"/>
    <w:rsid w:val="001E78B2"/>
    <w:rsid w:val="001E7A63"/>
    <w:rsid w:val="001E7DF6"/>
    <w:rsid w:val="001F0323"/>
    <w:rsid w:val="001F0B7C"/>
    <w:rsid w:val="001F16FD"/>
    <w:rsid w:val="001F1893"/>
    <w:rsid w:val="001F257D"/>
    <w:rsid w:val="001F2EA8"/>
    <w:rsid w:val="001F3ABB"/>
    <w:rsid w:val="001F4A2C"/>
    <w:rsid w:val="001F574C"/>
    <w:rsid w:val="001F5E36"/>
    <w:rsid w:val="001F609D"/>
    <w:rsid w:val="001F615F"/>
    <w:rsid w:val="001F6695"/>
    <w:rsid w:val="001F7E14"/>
    <w:rsid w:val="00200352"/>
    <w:rsid w:val="00200438"/>
    <w:rsid w:val="0020081D"/>
    <w:rsid w:val="00200A63"/>
    <w:rsid w:val="00200C5F"/>
    <w:rsid w:val="00200CB1"/>
    <w:rsid w:val="00201050"/>
    <w:rsid w:val="00201052"/>
    <w:rsid w:val="0020147E"/>
    <w:rsid w:val="0020179C"/>
    <w:rsid w:val="002017DE"/>
    <w:rsid w:val="00201879"/>
    <w:rsid w:val="002021AC"/>
    <w:rsid w:val="00202352"/>
    <w:rsid w:val="002024B4"/>
    <w:rsid w:val="002025D6"/>
    <w:rsid w:val="002027BA"/>
    <w:rsid w:val="00202D05"/>
    <w:rsid w:val="00203A56"/>
    <w:rsid w:val="00203C9F"/>
    <w:rsid w:val="002040B6"/>
    <w:rsid w:val="0020447A"/>
    <w:rsid w:val="002044C4"/>
    <w:rsid w:val="002044DA"/>
    <w:rsid w:val="0020498D"/>
    <w:rsid w:val="00205732"/>
    <w:rsid w:val="00205F39"/>
    <w:rsid w:val="002061E6"/>
    <w:rsid w:val="002066CB"/>
    <w:rsid w:val="0020680F"/>
    <w:rsid w:val="00207C6F"/>
    <w:rsid w:val="00207EA2"/>
    <w:rsid w:val="00207F2B"/>
    <w:rsid w:val="00210766"/>
    <w:rsid w:val="00211DB6"/>
    <w:rsid w:val="00211F99"/>
    <w:rsid w:val="0021275D"/>
    <w:rsid w:val="00212CB7"/>
    <w:rsid w:val="00212E5B"/>
    <w:rsid w:val="00213224"/>
    <w:rsid w:val="00213BDA"/>
    <w:rsid w:val="00213C25"/>
    <w:rsid w:val="00213E60"/>
    <w:rsid w:val="00213F2E"/>
    <w:rsid w:val="0021431E"/>
    <w:rsid w:val="0021467D"/>
    <w:rsid w:val="002159AE"/>
    <w:rsid w:val="00215EBE"/>
    <w:rsid w:val="0021602A"/>
    <w:rsid w:val="00216161"/>
    <w:rsid w:val="0021684C"/>
    <w:rsid w:val="002168F5"/>
    <w:rsid w:val="00216B0A"/>
    <w:rsid w:val="00216F92"/>
    <w:rsid w:val="00217135"/>
    <w:rsid w:val="00217473"/>
    <w:rsid w:val="002177BB"/>
    <w:rsid w:val="00217A7A"/>
    <w:rsid w:val="00217DB1"/>
    <w:rsid w:val="00217FC0"/>
    <w:rsid w:val="00220D43"/>
    <w:rsid w:val="00221143"/>
    <w:rsid w:val="002215CD"/>
    <w:rsid w:val="00221AD4"/>
    <w:rsid w:val="00221D2F"/>
    <w:rsid w:val="00221D63"/>
    <w:rsid w:val="00221F5F"/>
    <w:rsid w:val="002226B0"/>
    <w:rsid w:val="00222D7E"/>
    <w:rsid w:val="00223889"/>
    <w:rsid w:val="002238D9"/>
    <w:rsid w:val="00223934"/>
    <w:rsid w:val="00224926"/>
    <w:rsid w:val="00224CAA"/>
    <w:rsid w:val="00224E55"/>
    <w:rsid w:val="00225005"/>
    <w:rsid w:val="002250DE"/>
    <w:rsid w:val="00225236"/>
    <w:rsid w:val="00225524"/>
    <w:rsid w:val="0022554F"/>
    <w:rsid w:val="00225C10"/>
    <w:rsid w:val="00225F29"/>
    <w:rsid w:val="00226205"/>
    <w:rsid w:val="0022675B"/>
    <w:rsid w:val="00226DEF"/>
    <w:rsid w:val="002270C9"/>
    <w:rsid w:val="002277DC"/>
    <w:rsid w:val="0022789D"/>
    <w:rsid w:val="002279AF"/>
    <w:rsid w:val="002305E0"/>
    <w:rsid w:val="00230E93"/>
    <w:rsid w:val="00231045"/>
    <w:rsid w:val="00231443"/>
    <w:rsid w:val="002314D4"/>
    <w:rsid w:val="0023194A"/>
    <w:rsid w:val="00231965"/>
    <w:rsid w:val="00231AAE"/>
    <w:rsid w:val="00231BFE"/>
    <w:rsid w:val="002325E9"/>
    <w:rsid w:val="002328D8"/>
    <w:rsid w:val="0023298E"/>
    <w:rsid w:val="00233743"/>
    <w:rsid w:val="0023381A"/>
    <w:rsid w:val="0023398E"/>
    <w:rsid w:val="00233A6B"/>
    <w:rsid w:val="00233AB4"/>
    <w:rsid w:val="00234108"/>
    <w:rsid w:val="0023413D"/>
    <w:rsid w:val="002357AE"/>
    <w:rsid w:val="00235B7A"/>
    <w:rsid w:val="002365D0"/>
    <w:rsid w:val="00236620"/>
    <w:rsid w:val="00236B0A"/>
    <w:rsid w:val="00236CF0"/>
    <w:rsid w:val="00236D01"/>
    <w:rsid w:val="00237242"/>
    <w:rsid w:val="002375AB"/>
    <w:rsid w:val="0023763C"/>
    <w:rsid w:val="002378B2"/>
    <w:rsid w:val="00240A3A"/>
    <w:rsid w:val="00240CEA"/>
    <w:rsid w:val="00240DF3"/>
    <w:rsid w:val="00240F1A"/>
    <w:rsid w:val="00241735"/>
    <w:rsid w:val="00241A20"/>
    <w:rsid w:val="002420F2"/>
    <w:rsid w:val="00242862"/>
    <w:rsid w:val="00242AEE"/>
    <w:rsid w:val="00243123"/>
    <w:rsid w:val="0024384C"/>
    <w:rsid w:val="00243C5C"/>
    <w:rsid w:val="00243CD1"/>
    <w:rsid w:val="00243E07"/>
    <w:rsid w:val="0024497F"/>
    <w:rsid w:val="00244C14"/>
    <w:rsid w:val="00244E61"/>
    <w:rsid w:val="002451C3"/>
    <w:rsid w:val="00245718"/>
    <w:rsid w:val="00245941"/>
    <w:rsid w:val="00245A9C"/>
    <w:rsid w:val="00246819"/>
    <w:rsid w:val="002468ED"/>
    <w:rsid w:val="00246A3B"/>
    <w:rsid w:val="00246B50"/>
    <w:rsid w:val="00246D68"/>
    <w:rsid w:val="00247089"/>
    <w:rsid w:val="00247436"/>
    <w:rsid w:val="00247EB0"/>
    <w:rsid w:val="00250304"/>
    <w:rsid w:val="002513E3"/>
    <w:rsid w:val="0025168F"/>
    <w:rsid w:val="002517A1"/>
    <w:rsid w:val="002518DC"/>
    <w:rsid w:val="002521EF"/>
    <w:rsid w:val="00252352"/>
    <w:rsid w:val="00252C5B"/>
    <w:rsid w:val="0025343B"/>
    <w:rsid w:val="00253BA7"/>
    <w:rsid w:val="0025424D"/>
    <w:rsid w:val="00254409"/>
    <w:rsid w:val="00254834"/>
    <w:rsid w:val="00254D4B"/>
    <w:rsid w:val="0025526B"/>
    <w:rsid w:val="0025533E"/>
    <w:rsid w:val="002554E2"/>
    <w:rsid w:val="00255665"/>
    <w:rsid w:val="00255733"/>
    <w:rsid w:val="002557ED"/>
    <w:rsid w:val="00255A50"/>
    <w:rsid w:val="00255C50"/>
    <w:rsid w:val="00256091"/>
    <w:rsid w:val="002561C8"/>
    <w:rsid w:val="00256363"/>
    <w:rsid w:val="002564DF"/>
    <w:rsid w:val="0025702E"/>
    <w:rsid w:val="00257B18"/>
    <w:rsid w:val="00260969"/>
    <w:rsid w:val="00260AAC"/>
    <w:rsid w:val="0026123F"/>
    <w:rsid w:val="0026143E"/>
    <w:rsid w:val="00261539"/>
    <w:rsid w:val="00261961"/>
    <w:rsid w:val="00261C27"/>
    <w:rsid w:val="002622BE"/>
    <w:rsid w:val="002624AD"/>
    <w:rsid w:val="00262566"/>
    <w:rsid w:val="00262C05"/>
    <w:rsid w:val="00263192"/>
    <w:rsid w:val="002634BD"/>
    <w:rsid w:val="00263792"/>
    <w:rsid w:val="002639B0"/>
    <w:rsid w:val="0026421B"/>
    <w:rsid w:val="002648C4"/>
    <w:rsid w:val="002652FC"/>
    <w:rsid w:val="002653AA"/>
    <w:rsid w:val="002655D6"/>
    <w:rsid w:val="00265A85"/>
    <w:rsid w:val="00265CF3"/>
    <w:rsid w:val="00265FB1"/>
    <w:rsid w:val="00265FF7"/>
    <w:rsid w:val="002663A3"/>
    <w:rsid w:val="00266513"/>
    <w:rsid w:val="0026688E"/>
    <w:rsid w:val="00266DA6"/>
    <w:rsid w:val="0026701D"/>
    <w:rsid w:val="002670CC"/>
    <w:rsid w:val="00267807"/>
    <w:rsid w:val="00267D97"/>
    <w:rsid w:val="00267EB4"/>
    <w:rsid w:val="002703C2"/>
    <w:rsid w:val="002705AE"/>
    <w:rsid w:val="00270F38"/>
    <w:rsid w:val="00271026"/>
    <w:rsid w:val="00271079"/>
    <w:rsid w:val="002714E6"/>
    <w:rsid w:val="0027164C"/>
    <w:rsid w:val="00271729"/>
    <w:rsid w:val="00271BA9"/>
    <w:rsid w:val="00271D5E"/>
    <w:rsid w:val="00272269"/>
    <w:rsid w:val="002723F1"/>
    <w:rsid w:val="00272B15"/>
    <w:rsid w:val="00273ADE"/>
    <w:rsid w:val="00273B23"/>
    <w:rsid w:val="00273F65"/>
    <w:rsid w:val="0027460D"/>
    <w:rsid w:val="0027489C"/>
    <w:rsid w:val="002749D9"/>
    <w:rsid w:val="00274ED0"/>
    <w:rsid w:val="002751AF"/>
    <w:rsid w:val="0027573C"/>
    <w:rsid w:val="00276062"/>
    <w:rsid w:val="00276090"/>
    <w:rsid w:val="002761E8"/>
    <w:rsid w:val="00276204"/>
    <w:rsid w:val="00276223"/>
    <w:rsid w:val="00276F10"/>
    <w:rsid w:val="00277747"/>
    <w:rsid w:val="00277F7E"/>
    <w:rsid w:val="002808C9"/>
    <w:rsid w:val="00280C00"/>
    <w:rsid w:val="00281709"/>
    <w:rsid w:val="002823A7"/>
    <w:rsid w:val="002823D5"/>
    <w:rsid w:val="00282566"/>
    <w:rsid w:val="002825CA"/>
    <w:rsid w:val="0028340D"/>
    <w:rsid w:val="0028389F"/>
    <w:rsid w:val="002838B2"/>
    <w:rsid w:val="002838C6"/>
    <w:rsid w:val="00283BBA"/>
    <w:rsid w:val="0028422C"/>
    <w:rsid w:val="00284872"/>
    <w:rsid w:val="002848D1"/>
    <w:rsid w:val="00284DA0"/>
    <w:rsid w:val="00284F52"/>
    <w:rsid w:val="002852B4"/>
    <w:rsid w:val="00285B6E"/>
    <w:rsid w:val="00286336"/>
    <w:rsid w:val="002865A2"/>
    <w:rsid w:val="00286CE4"/>
    <w:rsid w:val="00286CEA"/>
    <w:rsid w:val="00286E45"/>
    <w:rsid w:val="00287133"/>
    <w:rsid w:val="00287494"/>
    <w:rsid w:val="002874D0"/>
    <w:rsid w:val="00287583"/>
    <w:rsid w:val="00287985"/>
    <w:rsid w:val="00287B59"/>
    <w:rsid w:val="0029024F"/>
    <w:rsid w:val="00290E58"/>
    <w:rsid w:val="00290FB7"/>
    <w:rsid w:val="002916AF"/>
    <w:rsid w:val="002916EE"/>
    <w:rsid w:val="00291751"/>
    <w:rsid w:val="00292044"/>
    <w:rsid w:val="002922C3"/>
    <w:rsid w:val="002922EC"/>
    <w:rsid w:val="00292809"/>
    <w:rsid w:val="00292C70"/>
    <w:rsid w:val="00292D1B"/>
    <w:rsid w:val="002935E8"/>
    <w:rsid w:val="002938DE"/>
    <w:rsid w:val="00293AF7"/>
    <w:rsid w:val="00293DF3"/>
    <w:rsid w:val="00294014"/>
    <w:rsid w:val="00294044"/>
    <w:rsid w:val="002943EF"/>
    <w:rsid w:val="0029440A"/>
    <w:rsid w:val="00294B47"/>
    <w:rsid w:val="002951E5"/>
    <w:rsid w:val="002956EF"/>
    <w:rsid w:val="00295B0F"/>
    <w:rsid w:val="0029657A"/>
    <w:rsid w:val="002965D0"/>
    <w:rsid w:val="002965DD"/>
    <w:rsid w:val="002970F2"/>
    <w:rsid w:val="002979BF"/>
    <w:rsid w:val="0029B66B"/>
    <w:rsid w:val="002A0C1C"/>
    <w:rsid w:val="002A0CAB"/>
    <w:rsid w:val="002A0E8C"/>
    <w:rsid w:val="002A1130"/>
    <w:rsid w:val="002A1599"/>
    <w:rsid w:val="002A18FE"/>
    <w:rsid w:val="002A2125"/>
    <w:rsid w:val="002A22C1"/>
    <w:rsid w:val="002A2439"/>
    <w:rsid w:val="002A271A"/>
    <w:rsid w:val="002A2C19"/>
    <w:rsid w:val="002A2CBE"/>
    <w:rsid w:val="002A3009"/>
    <w:rsid w:val="002A3D32"/>
    <w:rsid w:val="002A4E48"/>
    <w:rsid w:val="002A4F5B"/>
    <w:rsid w:val="002A5605"/>
    <w:rsid w:val="002A5B35"/>
    <w:rsid w:val="002A5CBB"/>
    <w:rsid w:val="002A5DCA"/>
    <w:rsid w:val="002A5F6D"/>
    <w:rsid w:val="002A608C"/>
    <w:rsid w:val="002A6449"/>
    <w:rsid w:val="002A6A73"/>
    <w:rsid w:val="002A7CF1"/>
    <w:rsid w:val="002A7DFD"/>
    <w:rsid w:val="002B05D3"/>
    <w:rsid w:val="002B08BB"/>
    <w:rsid w:val="002B09AF"/>
    <w:rsid w:val="002B0CE0"/>
    <w:rsid w:val="002B1222"/>
    <w:rsid w:val="002B198C"/>
    <w:rsid w:val="002B309F"/>
    <w:rsid w:val="002B320B"/>
    <w:rsid w:val="002B32F2"/>
    <w:rsid w:val="002B3336"/>
    <w:rsid w:val="002B33BC"/>
    <w:rsid w:val="002B3DD4"/>
    <w:rsid w:val="002B3EAB"/>
    <w:rsid w:val="002B40D5"/>
    <w:rsid w:val="002B464E"/>
    <w:rsid w:val="002B475F"/>
    <w:rsid w:val="002B5299"/>
    <w:rsid w:val="002B5642"/>
    <w:rsid w:val="002B5F93"/>
    <w:rsid w:val="002B60B4"/>
    <w:rsid w:val="002B60E1"/>
    <w:rsid w:val="002B6172"/>
    <w:rsid w:val="002B6428"/>
    <w:rsid w:val="002B70F2"/>
    <w:rsid w:val="002B7396"/>
    <w:rsid w:val="002B79F0"/>
    <w:rsid w:val="002C0174"/>
    <w:rsid w:val="002C02E3"/>
    <w:rsid w:val="002C0553"/>
    <w:rsid w:val="002C0BE2"/>
    <w:rsid w:val="002C0F9E"/>
    <w:rsid w:val="002C131E"/>
    <w:rsid w:val="002C1698"/>
    <w:rsid w:val="002C1A2A"/>
    <w:rsid w:val="002C1F87"/>
    <w:rsid w:val="002C1F8E"/>
    <w:rsid w:val="002C2794"/>
    <w:rsid w:val="002C2E5C"/>
    <w:rsid w:val="002C3516"/>
    <w:rsid w:val="002C35C0"/>
    <w:rsid w:val="002C36A2"/>
    <w:rsid w:val="002C3960"/>
    <w:rsid w:val="002C3A5C"/>
    <w:rsid w:val="002C421E"/>
    <w:rsid w:val="002C43A2"/>
    <w:rsid w:val="002C4576"/>
    <w:rsid w:val="002C4B2B"/>
    <w:rsid w:val="002C4B9A"/>
    <w:rsid w:val="002C4BD1"/>
    <w:rsid w:val="002C4C42"/>
    <w:rsid w:val="002C54FB"/>
    <w:rsid w:val="002C58D9"/>
    <w:rsid w:val="002C5BAD"/>
    <w:rsid w:val="002C5D9B"/>
    <w:rsid w:val="002C5FF2"/>
    <w:rsid w:val="002C64C5"/>
    <w:rsid w:val="002C64EC"/>
    <w:rsid w:val="002C6521"/>
    <w:rsid w:val="002C6990"/>
    <w:rsid w:val="002C745C"/>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4B2F"/>
    <w:rsid w:val="002D5704"/>
    <w:rsid w:val="002D5709"/>
    <w:rsid w:val="002D585A"/>
    <w:rsid w:val="002D5E6C"/>
    <w:rsid w:val="002D60B3"/>
    <w:rsid w:val="002D6EFD"/>
    <w:rsid w:val="002D7A4F"/>
    <w:rsid w:val="002D7B97"/>
    <w:rsid w:val="002E10EE"/>
    <w:rsid w:val="002E16C3"/>
    <w:rsid w:val="002E1D25"/>
    <w:rsid w:val="002E1E4F"/>
    <w:rsid w:val="002E1E97"/>
    <w:rsid w:val="002E2077"/>
    <w:rsid w:val="002E211B"/>
    <w:rsid w:val="002E26C7"/>
    <w:rsid w:val="002E2E18"/>
    <w:rsid w:val="002E37B9"/>
    <w:rsid w:val="002E3C67"/>
    <w:rsid w:val="002E3D05"/>
    <w:rsid w:val="002E406B"/>
    <w:rsid w:val="002E4343"/>
    <w:rsid w:val="002E445A"/>
    <w:rsid w:val="002E474B"/>
    <w:rsid w:val="002E47CD"/>
    <w:rsid w:val="002E4855"/>
    <w:rsid w:val="002E4F1B"/>
    <w:rsid w:val="002E4F6B"/>
    <w:rsid w:val="002E527D"/>
    <w:rsid w:val="002E5372"/>
    <w:rsid w:val="002E55E0"/>
    <w:rsid w:val="002E57A9"/>
    <w:rsid w:val="002E5828"/>
    <w:rsid w:val="002E5952"/>
    <w:rsid w:val="002E6616"/>
    <w:rsid w:val="002E6F3B"/>
    <w:rsid w:val="002E744A"/>
    <w:rsid w:val="002E763B"/>
    <w:rsid w:val="002E7DA0"/>
    <w:rsid w:val="002E7F95"/>
    <w:rsid w:val="002F001B"/>
    <w:rsid w:val="002F0191"/>
    <w:rsid w:val="002F0664"/>
    <w:rsid w:val="002F07F2"/>
    <w:rsid w:val="002F09D3"/>
    <w:rsid w:val="002F106B"/>
    <w:rsid w:val="002F15FF"/>
    <w:rsid w:val="002F163E"/>
    <w:rsid w:val="002F1CC2"/>
    <w:rsid w:val="002F2480"/>
    <w:rsid w:val="002F291C"/>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8CB"/>
    <w:rsid w:val="00301CCA"/>
    <w:rsid w:val="00301E3E"/>
    <w:rsid w:val="00301E66"/>
    <w:rsid w:val="00302154"/>
    <w:rsid w:val="00302E5C"/>
    <w:rsid w:val="00302E82"/>
    <w:rsid w:val="0030320A"/>
    <w:rsid w:val="0030347B"/>
    <w:rsid w:val="00303906"/>
    <w:rsid w:val="00303CB5"/>
    <w:rsid w:val="00304AEB"/>
    <w:rsid w:val="00304CCB"/>
    <w:rsid w:val="00304F60"/>
    <w:rsid w:val="0030593E"/>
    <w:rsid w:val="003059E5"/>
    <w:rsid w:val="00305F7D"/>
    <w:rsid w:val="003061D7"/>
    <w:rsid w:val="003061EC"/>
    <w:rsid w:val="003062ED"/>
    <w:rsid w:val="00306979"/>
    <w:rsid w:val="00306B23"/>
    <w:rsid w:val="003071E0"/>
    <w:rsid w:val="00307961"/>
    <w:rsid w:val="00307B1E"/>
    <w:rsid w:val="00310009"/>
    <w:rsid w:val="0031045A"/>
    <w:rsid w:val="00310805"/>
    <w:rsid w:val="00310C67"/>
    <w:rsid w:val="00310DA7"/>
    <w:rsid w:val="003114E9"/>
    <w:rsid w:val="00311DAA"/>
    <w:rsid w:val="0031259F"/>
    <w:rsid w:val="00313244"/>
    <w:rsid w:val="003137C4"/>
    <w:rsid w:val="003138E8"/>
    <w:rsid w:val="003139A4"/>
    <w:rsid w:val="00313EDB"/>
    <w:rsid w:val="00314097"/>
    <w:rsid w:val="003143B1"/>
    <w:rsid w:val="00314684"/>
    <w:rsid w:val="003146FC"/>
    <w:rsid w:val="0031479E"/>
    <w:rsid w:val="003148A3"/>
    <w:rsid w:val="00314AD3"/>
    <w:rsid w:val="00314CD6"/>
    <w:rsid w:val="00314D35"/>
    <w:rsid w:val="00314DEF"/>
    <w:rsid w:val="00314E14"/>
    <w:rsid w:val="00314F95"/>
    <w:rsid w:val="0031592C"/>
    <w:rsid w:val="00315EAF"/>
    <w:rsid w:val="00315F18"/>
    <w:rsid w:val="00316008"/>
    <w:rsid w:val="00316930"/>
    <w:rsid w:val="003172F7"/>
    <w:rsid w:val="00317303"/>
    <w:rsid w:val="00317635"/>
    <w:rsid w:val="003176A9"/>
    <w:rsid w:val="00317AFC"/>
    <w:rsid w:val="003203CC"/>
    <w:rsid w:val="00320FBE"/>
    <w:rsid w:val="003214B4"/>
    <w:rsid w:val="00321E35"/>
    <w:rsid w:val="0032211F"/>
    <w:rsid w:val="00322876"/>
    <w:rsid w:val="00322A69"/>
    <w:rsid w:val="00322D73"/>
    <w:rsid w:val="00322FB5"/>
    <w:rsid w:val="00323558"/>
    <w:rsid w:val="0032379F"/>
    <w:rsid w:val="00323DF4"/>
    <w:rsid w:val="00323DF8"/>
    <w:rsid w:val="00323E96"/>
    <w:rsid w:val="003245BE"/>
    <w:rsid w:val="0032648C"/>
    <w:rsid w:val="00326B01"/>
    <w:rsid w:val="00326B76"/>
    <w:rsid w:val="00327092"/>
    <w:rsid w:val="003275AB"/>
    <w:rsid w:val="003278E8"/>
    <w:rsid w:val="00330C4E"/>
    <w:rsid w:val="00331082"/>
    <w:rsid w:val="00331086"/>
    <w:rsid w:val="0033124B"/>
    <w:rsid w:val="00331555"/>
    <w:rsid w:val="00331BED"/>
    <w:rsid w:val="00332261"/>
    <w:rsid w:val="00332C54"/>
    <w:rsid w:val="00332E64"/>
    <w:rsid w:val="0033327A"/>
    <w:rsid w:val="003337E7"/>
    <w:rsid w:val="00333916"/>
    <w:rsid w:val="00333964"/>
    <w:rsid w:val="00333C90"/>
    <w:rsid w:val="00333CA0"/>
    <w:rsid w:val="00333EBD"/>
    <w:rsid w:val="00334B1B"/>
    <w:rsid w:val="003353E3"/>
    <w:rsid w:val="00335EB3"/>
    <w:rsid w:val="00335FD1"/>
    <w:rsid w:val="00336615"/>
    <w:rsid w:val="00336C36"/>
    <w:rsid w:val="003371DA"/>
    <w:rsid w:val="00337B06"/>
    <w:rsid w:val="00337C60"/>
    <w:rsid w:val="0034024A"/>
    <w:rsid w:val="003403DD"/>
    <w:rsid w:val="003408B8"/>
    <w:rsid w:val="003408CF"/>
    <w:rsid w:val="0034175A"/>
    <w:rsid w:val="0034181C"/>
    <w:rsid w:val="00341825"/>
    <w:rsid w:val="00341A3E"/>
    <w:rsid w:val="00341B93"/>
    <w:rsid w:val="003426C9"/>
    <w:rsid w:val="00342825"/>
    <w:rsid w:val="00342B0B"/>
    <w:rsid w:val="00342F9B"/>
    <w:rsid w:val="00343EBC"/>
    <w:rsid w:val="0034447D"/>
    <w:rsid w:val="00344988"/>
    <w:rsid w:val="003453FD"/>
    <w:rsid w:val="003456A0"/>
    <w:rsid w:val="00345BDF"/>
    <w:rsid w:val="00347173"/>
    <w:rsid w:val="00347265"/>
    <w:rsid w:val="00347329"/>
    <w:rsid w:val="00347B4B"/>
    <w:rsid w:val="00347C39"/>
    <w:rsid w:val="003503BC"/>
    <w:rsid w:val="00350AAD"/>
    <w:rsid w:val="00351767"/>
    <w:rsid w:val="00351F86"/>
    <w:rsid w:val="00351FCE"/>
    <w:rsid w:val="00352601"/>
    <w:rsid w:val="003528FF"/>
    <w:rsid w:val="00352938"/>
    <w:rsid w:val="00353068"/>
    <w:rsid w:val="003535DF"/>
    <w:rsid w:val="003538B7"/>
    <w:rsid w:val="00353A4F"/>
    <w:rsid w:val="0035520C"/>
    <w:rsid w:val="0035538F"/>
    <w:rsid w:val="00355541"/>
    <w:rsid w:val="00355849"/>
    <w:rsid w:val="00355975"/>
    <w:rsid w:val="003561B5"/>
    <w:rsid w:val="003562F5"/>
    <w:rsid w:val="0035666A"/>
    <w:rsid w:val="003569CF"/>
    <w:rsid w:val="00356C3D"/>
    <w:rsid w:val="003570EC"/>
    <w:rsid w:val="003579C3"/>
    <w:rsid w:val="00357B63"/>
    <w:rsid w:val="00357C44"/>
    <w:rsid w:val="00360800"/>
    <w:rsid w:val="00360BC2"/>
    <w:rsid w:val="00360DD2"/>
    <w:rsid w:val="00360F30"/>
    <w:rsid w:val="00361047"/>
    <w:rsid w:val="00361369"/>
    <w:rsid w:val="003621CF"/>
    <w:rsid w:val="00362353"/>
    <w:rsid w:val="003625B8"/>
    <w:rsid w:val="003631B6"/>
    <w:rsid w:val="003631E0"/>
    <w:rsid w:val="0036336A"/>
    <w:rsid w:val="0036340B"/>
    <w:rsid w:val="00363E5D"/>
    <w:rsid w:val="00363EB0"/>
    <w:rsid w:val="0036403E"/>
    <w:rsid w:val="00364226"/>
    <w:rsid w:val="003646B8"/>
    <w:rsid w:val="0036474B"/>
    <w:rsid w:val="00364CCF"/>
    <w:rsid w:val="00364EDE"/>
    <w:rsid w:val="0036500D"/>
    <w:rsid w:val="00365577"/>
    <w:rsid w:val="00365F2D"/>
    <w:rsid w:val="0036655C"/>
    <w:rsid w:val="00366E4C"/>
    <w:rsid w:val="0036719C"/>
    <w:rsid w:val="00367CDD"/>
    <w:rsid w:val="003707C1"/>
    <w:rsid w:val="00370845"/>
    <w:rsid w:val="003713D6"/>
    <w:rsid w:val="00372CE6"/>
    <w:rsid w:val="00372DC2"/>
    <w:rsid w:val="00372E19"/>
    <w:rsid w:val="0037308A"/>
    <w:rsid w:val="00373434"/>
    <w:rsid w:val="003737A9"/>
    <w:rsid w:val="00373881"/>
    <w:rsid w:val="0037388B"/>
    <w:rsid w:val="00373A03"/>
    <w:rsid w:val="00373E3A"/>
    <w:rsid w:val="0037470B"/>
    <w:rsid w:val="0037531B"/>
    <w:rsid w:val="003757B1"/>
    <w:rsid w:val="003759D6"/>
    <w:rsid w:val="00375A40"/>
    <w:rsid w:val="00375D26"/>
    <w:rsid w:val="00375D57"/>
    <w:rsid w:val="00375D9A"/>
    <w:rsid w:val="00375FB3"/>
    <w:rsid w:val="00376E1F"/>
    <w:rsid w:val="00376E5D"/>
    <w:rsid w:val="00376F40"/>
    <w:rsid w:val="0037715A"/>
    <w:rsid w:val="003774A2"/>
    <w:rsid w:val="00377742"/>
    <w:rsid w:val="00377827"/>
    <w:rsid w:val="0037798B"/>
    <w:rsid w:val="003779DD"/>
    <w:rsid w:val="00380062"/>
    <w:rsid w:val="00380167"/>
    <w:rsid w:val="00380782"/>
    <w:rsid w:val="00381201"/>
    <w:rsid w:val="00381560"/>
    <w:rsid w:val="003816AD"/>
    <w:rsid w:val="00381ADC"/>
    <w:rsid w:val="00382046"/>
    <w:rsid w:val="003822A3"/>
    <w:rsid w:val="003826BD"/>
    <w:rsid w:val="00382A19"/>
    <w:rsid w:val="00382B2E"/>
    <w:rsid w:val="00382BF7"/>
    <w:rsid w:val="00382DDF"/>
    <w:rsid w:val="00382EC0"/>
    <w:rsid w:val="00383067"/>
    <w:rsid w:val="00384237"/>
    <w:rsid w:val="00384A47"/>
    <w:rsid w:val="00384AD1"/>
    <w:rsid w:val="00384B85"/>
    <w:rsid w:val="00384C99"/>
    <w:rsid w:val="00384D6E"/>
    <w:rsid w:val="00384EA0"/>
    <w:rsid w:val="003858E9"/>
    <w:rsid w:val="00385A8C"/>
    <w:rsid w:val="00385B62"/>
    <w:rsid w:val="003869AA"/>
    <w:rsid w:val="00386C5C"/>
    <w:rsid w:val="00386F8B"/>
    <w:rsid w:val="00387216"/>
    <w:rsid w:val="003872C9"/>
    <w:rsid w:val="00390391"/>
    <w:rsid w:val="00390647"/>
    <w:rsid w:val="00390748"/>
    <w:rsid w:val="0039074D"/>
    <w:rsid w:val="00390770"/>
    <w:rsid w:val="0039086F"/>
    <w:rsid w:val="00390D76"/>
    <w:rsid w:val="00390EC5"/>
    <w:rsid w:val="0039139B"/>
    <w:rsid w:val="0039183F"/>
    <w:rsid w:val="00391FBB"/>
    <w:rsid w:val="00392169"/>
    <w:rsid w:val="0039271F"/>
    <w:rsid w:val="003932DB"/>
    <w:rsid w:val="0039356D"/>
    <w:rsid w:val="00393BA3"/>
    <w:rsid w:val="0039469E"/>
    <w:rsid w:val="00395121"/>
    <w:rsid w:val="003953C3"/>
    <w:rsid w:val="00395863"/>
    <w:rsid w:val="00395C8B"/>
    <w:rsid w:val="00396154"/>
    <w:rsid w:val="0039623F"/>
    <w:rsid w:val="00396567"/>
    <w:rsid w:val="00396733"/>
    <w:rsid w:val="00396B29"/>
    <w:rsid w:val="00396EE8"/>
    <w:rsid w:val="00397188"/>
    <w:rsid w:val="00397480"/>
    <w:rsid w:val="003979B2"/>
    <w:rsid w:val="00397A49"/>
    <w:rsid w:val="00397E4F"/>
    <w:rsid w:val="003A0117"/>
    <w:rsid w:val="003A0197"/>
    <w:rsid w:val="003A0820"/>
    <w:rsid w:val="003A0E72"/>
    <w:rsid w:val="003A110F"/>
    <w:rsid w:val="003A1266"/>
    <w:rsid w:val="003A17FB"/>
    <w:rsid w:val="003A1A7C"/>
    <w:rsid w:val="003A2092"/>
    <w:rsid w:val="003A20E0"/>
    <w:rsid w:val="003A26F6"/>
    <w:rsid w:val="003A282B"/>
    <w:rsid w:val="003A2D78"/>
    <w:rsid w:val="003A2E9B"/>
    <w:rsid w:val="003A33DF"/>
    <w:rsid w:val="003A379A"/>
    <w:rsid w:val="003A44E1"/>
    <w:rsid w:val="003A4BE6"/>
    <w:rsid w:val="003A4C69"/>
    <w:rsid w:val="003A4D1E"/>
    <w:rsid w:val="003A54C4"/>
    <w:rsid w:val="003A57FB"/>
    <w:rsid w:val="003A586F"/>
    <w:rsid w:val="003A5F22"/>
    <w:rsid w:val="003A65A7"/>
    <w:rsid w:val="003A68A5"/>
    <w:rsid w:val="003A6BF7"/>
    <w:rsid w:val="003A6CD6"/>
    <w:rsid w:val="003A714D"/>
    <w:rsid w:val="003A74A7"/>
    <w:rsid w:val="003A7653"/>
    <w:rsid w:val="003A7F46"/>
    <w:rsid w:val="003B0935"/>
    <w:rsid w:val="003B0FAD"/>
    <w:rsid w:val="003B1598"/>
    <w:rsid w:val="003B1CDF"/>
    <w:rsid w:val="003B2095"/>
    <w:rsid w:val="003B20DE"/>
    <w:rsid w:val="003B280D"/>
    <w:rsid w:val="003B2DB2"/>
    <w:rsid w:val="003B38F7"/>
    <w:rsid w:val="003B39F5"/>
    <w:rsid w:val="003B3A08"/>
    <w:rsid w:val="003B3B01"/>
    <w:rsid w:val="003B3DDE"/>
    <w:rsid w:val="003B4285"/>
    <w:rsid w:val="003B45F0"/>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162"/>
    <w:rsid w:val="003C18E9"/>
    <w:rsid w:val="003C1B65"/>
    <w:rsid w:val="003C1C96"/>
    <w:rsid w:val="003C1D9C"/>
    <w:rsid w:val="003C1FCE"/>
    <w:rsid w:val="003C221B"/>
    <w:rsid w:val="003C2222"/>
    <w:rsid w:val="003C234F"/>
    <w:rsid w:val="003C293A"/>
    <w:rsid w:val="003C2B5D"/>
    <w:rsid w:val="003C46E8"/>
    <w:rsid w:val="003C4E84"/>
    <w:rsid w:val="003C51EF"/>
    <w:rsid w:val="003C5340"/>
    <w:rsid w:val="003C5412"/>
    <w:rsid w:val="003C54A6"/>
    <w:rsid w:val="003C54C3"/>
    <w:rsid w:val="003C553A"/>
    <w:rsid w:val="003C55F2"/>
    <w:rsid w:val="003C5742"/>
    <w:rsid w:val="003C5E66"/>
    <w:rsid w:val="003C6D7A"/>
    <w:rsid w:val="003C7263"/>
    <w:rsid w:val="003C7856"/>
    <w:rsid w:val="003C78DC"/>
    <w:rsid w:val="003D023C"/>
    <w:rsid w:val="003D064A"/>
    <w:rsid w:val="003D0732"/>
    <w:rsid w:val="003D0A43"/>
    <w:rsid w:val="003D0D37"/>
    <w:rsid w:val="003D1017"/>
    <w:rsid w:val="003D139E"/>
    <w:rsid w:val="003D1CF0"/>
    <w:rsid w:val="003D2A3F"/>
    <w:rsid w:val="003D3146"/>
    <w:rsid w:val="003D31A0"/>
    <w:rsid w:val="003D3ADA"/>
    <w:rsid w:val="003D3BFB"/>
    <w:rsid w:val="003D46BA"/>
    <w:rsid w:val="003D4864"/>
    <w:rsid w:val="003D4A66"/>
    <w:rsid w:val="003D546C"/>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11E"/>
    <w:rsid w:val="003E1DF6"/>
    <w:rsid w:val="003E29B7"/>
    <w:rsid w:val="003E2A42"/>
    <w:rsid w:val="003E2A7D"/>
    <w:rsid w:val="003E2BD6"/>
    <w:rsid w:val="003E2C12"/>
    <w:rsid w:val="003E2E92"/>
    <w:rsid w:val="003E30D2"/>
    <w:rsid w:val="003E3352"/>
    <w:rsid w:val="003E33E7"/>
    <w:rsid w:val="003E34F9"/>
    <w:rsid w:val="003E362B"/>
    <w:rsid w:val="003E4478"/>
    <w:rsid w:val="003E4524"/>
    <w:rsid w:val="003E4A17"/>
    <w:rsid w:val="003E4D05"/>
    <w:rsid w:val="003E4F58"/>
    <w:rsid w:val="003E513B"/>
    <w:rsid w:val="003E5913"/>
    <w:rsid w:val="003E5EA1"/>
    <w:rsid w:val="003E5FAF"/>
    <w:rsid w:val="003E613D"/>
    <w:rsid w:val="003E631D"/>
    <w:rsid w:val="003E6505"/>
    <w:rsid w:val="003E659F"/>
    <w:rsid w:val="003E6715"/>
    <w:rsid w:val="003E6721"/>
    <w:rsid w:val="003E675C"/>
    <w:rsid w:val="003E67E7"/>
    <w:rsid w:val="003E69DA"/>
    <w:rsid w:val="003E6BB8"/>
    <w:rsid w:val="003E6DB0"/>
    <w:rsid w:val="003E6DD1"/>
    <w:rsid w:val="003E6F3C"/>
    <w:rsid w:val="003E74CD"/>
    <w:rsid w:val="003E7670"/>
    <w:rsid w:val="003E7713"/>
    <w:rsid w:val="003E7D73"/>
    <w:rsid w:val="003E7F71"/>
    <w:rsid w:val="003F0215"/>
    <w:rsid w:val="003F03E2"/>
    <w:rsid w:val="003F0F5E"/>
    <w:rsid w:val="003F11C9"/>
    <w:rsid w:val="003F13F8"/>
    <w:rsid w:val="003F1418"/>
    <w:rsid w:val="003F184C"/>
    <w:rsid w:val="003F21D1"/>
    <w:rsid w:val="003F2555"/>
    <w:rsid w:val="003F2B96"/>
    <w:rsid w:val="003F342D"/>
    <w:rsid w:val="003F35EA"/>
    <w:rsid w:val="003F3640"/>
    <w:rsid w:val="003F395D"/>
    <w:rsid w:val="003F4266"/>
    <w:rsid w:val="003F43DD"/>
    <w:rsid w:val="003F43FE"/>
    <w:rsid w:val="003F4402"/>
    <w:rsid w:val="003F4876"/>
    <w:rsid w:val="003F4B7F"/>
    <w:rsid w:val="003F4E3D"/>
    <w:rsid w:val="003F5814"/>
    <w:rsid w:val="003F5DA3"/>
    <w:rsid w:val="003F5F0C"/>
    <w:rsid w:val="003F64AF"/>
    <w:rsid w:val="003F6556"/>
    <w:rsid w:val="003F683A"/>
    <w:rsid w:val="003F71DB"/>
    <w:rsid w:val="003F7DDA"/>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AD7"/>
    <w:rsid w:val="00404DE2"/>
    <w:rsid w:val="00405144"/>
    <w:rsid w:val="004051A7"/>
    <w:rsid w:val="0040554F"/>
    <w:rsid w:val="004059E2"/>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9D4"/>
    <w:rsid w:val="00414A64"/>
    <w:rsid w:val="00414BB9"/>
    <w:rsid w:val="00414D08"/>
    <w:rsid w:val="004151EC"/>
    <w:rsid w:val="00415822"/>
    <w:rsid w:val="004159A8"/>
    <w:rsid w:val="00415D86"/>
    <w:rsid w:val="00415D8E"/>
    <w:rsid w:val="004160AD"/>
    <w:rsid w:val="00416D2E"/>
    <w:rsid w:val="00416D3A"/>
    <w:rsid w:val="004172D3"/>
    <w:rsid w:val="004173C9"/>
    <w:rsid w:val="00417D7A"/>
    <w:rsid w:val="004206B8"/>
    <w:rsid w:val="0042075A"/>
    <w:rsid w:val="0042180F"/>
    <w:rsid w:val="0042195F"/>
    <w:rsid w:val="00422095"/>
    <w:rsid w:val="004224D7"/>
    <w:rsid w:val="00422AA7"/>
    <w:rsid w:val="00422DCF"/>
    <w:rsid w:val="004232B7"/>
    <w:rsid w:val="00423A4E"/>
    <w:rsid w:val="00423E11"/>
    <w:rsid w:val="00423F38"/>
    <w:rsid w:val="004240A4"/>
    <w:rsid w:val="0042447E"/>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1C7B"/>
    <w:rsid w:val="0043225C"/>
    <w:rsid w:val="00432DE6"/>
    <w:rsid w:val="004331DF"/>
    <w:rsid w:val="004336D5"/>
    <w:rsid w:val="004338C5"/>
    <w:rsid w:val="004339A1"/>
    <w:rsid w:val="00433E91"/>
    <w:rsid w:val="0043508F"/>
    <w:rsid w:val="00435434"/>
    <w:rsid w:val="00435453"/>
    <w:rsid w:val="004357D6"/>
    <w:rsid w:val="00436143"/>
    <w:rsid w:val="00436A79"/>
    <w:rsid w:val="00436C09"/>
    <w:rsid w:val="00436ECA"/>
    <w:rsid w:val="004371A6"/>
    <w:rsid w:val="004371B3"/>
    <w:rsid w:val="004371CD"/>
    <w:rsid w:val="00437564"/>
    <w:rsid w:val="00437649"/>
    <w:rsid w:val="0043780D"/>
    <w:rsid w:val="00437909"/>
    <w:rsid w:val="00437E7B"/>
    <w:rsid w:val="0044015E"/>
    <w:rsid w:val="0044033A"/>
    <w:rsid w:val="00440660"/>
    <w:rsid w:val="00440982"/>
    <w:rsid w:val="00440C81"/>
    <w:rsid w:val="0044119D"/>
    <w:rsid w:val="00441217"/>
    <w:rsid w:val="0044193F"/>
    <w:rsid w:val="004419F0"/>
    <w:rsid w:val="004423F1"/>
    <w:rsid w:val="00442692"/>
    <w:rsid w:val="0044271B"/>
    <w:rsid w:val="00442806"/>
    <w:rsid w:val="00442DDD"/>
    <w:rsid w:val="00442F49"/>
    <w:rsid w:val="00442F6F"/>
    <w:rsid w:val="00443016"/>
    <w:rsid w:val="0044326B"/>
    <w:rsid w:val="00443B32"/>
    <w:rsid w:val="00443D24"/>
    <w:rsid w:val="0044418E"/>
    <w:rsid w:val="004448F2"/>
    <w:rsid w:val="00444F1F"/>
    <w:rsid w:val="00444FBB"/>
    <w:rsid w:val="00445306"/>
    <w:rsid w:val="00445831"/>
    <w:rsid w:val="00445DC5"/>
    <w:rsid w:val="00445E6E"/>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2E69"/>
    <w:rsid w:val="00453417"/>
    <w:rsid w:val="00454102"/>
    <w:rsid w:val="004549C0"/>
    <w:rsid w:val="00454EA4"/>
    <w:rsid w:val="0045514D"/>
    <w:rsid w:val="00455313"/>
    <w:rsid w:val="0045568F"/>
    <w:rsid w:val="00455C06"/>
    <w:rsid w:val="00455DF3"/>
    <w:rsid w:val="00455E50"/>
    <w:rsid w:val="004560AD"/>
    <w:rsid w:val="004561B7"/>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6CD"/>
    <w:rsid w:val="0046387F"/>
    <w:rsid w:val="0046452B"/>
    <w:rsid w:val="00464ADE"/>
    <w:rsid w:val="00465BA0"/>
    <w:rsid w:val="00465EF7"/>
    <w:rsid w:val="004668EB"/>
    <w:rsid w:val="00466B57"/>
    <w:rsid w:val="0046709B"/>
    <w:rsid w:val="00467293"/>
    <w:rsid w:val="004673C0"/>
    <w:rsid w:val="00467808"/>
    <w:rsid w:val="00467BB6"/>
    <w:rsid w:val="00470D3A"/>
    <w:rsid w:val="0047131A"/>
    <w:rsid w:val="004718BA"/>
    <w:rsid w:val="00471B47"/>
    <w:rsid w:val="00471EE2"/>
    <w:rsid w:val="0047244F"/>
    <w:rsid w:val="00472835"/>
    <w:rsid w:val="00472AC4"/>
    <w:rsid w:val="00473194"/>
    <w:rsid w:val="00473850"/>
    <w:rsid w:val="004739E2"/>
    <w:rsid w:val="00473A8D"/>
    <w:rsid w:val="0047415F"/>
    <w:rsid w:val="00475409"/>
    <w:rsid w:val="0047552D"/>
    <w:rsid w:val="0047574D"/>
    <w:rsid w:val="0047575E"/>
    <w:rsid w:val="00475FF1"/>
    <w:rsid w:val="00477172"/>
    <w:rsid w:val="0047758A"/>
    <w:rsid w:val="0048077D"/>
    <w:rsid w:val="0048101E"/>
    <w:rsid w:val="0048149B"/>
    <w:rsid w:val="004818ED"/>
    <w:rsid w:val="00481B99"/>
    <w:rsid w:val="00481C3E"/>
    <w:rsid w:val="00481E50"/>
    <w:rsid w:val="004823CA"/>
    <w:rsid w:val="00482CF4"/>
    <w:rsid w:val="004831DF"/>
    <w:rsid w:val="0048399C"/>
    <w:rsid w:val="00483C85"/>
    <w:rsid w:val="00483D44"/>
    <w:rsid w:val="00483E13"/>
    <w:rsid w:val="004841DA"/>
    <w:rsid w:val="00484206"/>
    <w:rsid w:val="00484EAE"/>
    <w:rsid w:val="0048504C"/>
    <w:rsid w:val="0048533D"/>
    <w:rsid w:val="004853FB"/>
    <w:rsid w:val="00485645"/>
    <w:rsid w:val="00485F10"/>
    <w:rsid w:val="004864C8"/>
    <w:rsid w:val="00486536"/>
    <w:rsid w:val="004871A7"/>
    <w:rsid w:val="004871F7"/>
    <w:rsid w:val="00490236"/>
    <w:rsid w:val="00490686"/>
    <w:rsid w:val="00490999"/>
    <w:rsid w:val="004915C5"/>
    <w:rsid w:val="00491627"/>
    <w:rsid w:val="00491AAA"/>
    <w:rsid w:val="00491BC3"/>
    <w:rsid w:val="00491CB5"/>
    <w:rsid w:val="00491F30"/>
    <w:rsid w:val="004921CC"/>
    <w:rsid w:val="004923AD"/>
    <w:rsid w:val="00492ED1"/>
    <w:rsid w:val="004934ED"/>
    <w:rsid w:val="00493B1F"/>
    <w:rsid w:val="00493FBB"/>
    <w:rsid w:val="00494381"/>
    <w:rsid w:val="00494391"/>
    <w:rsid w:val="0049457E"/>
    <w:rsid w:val="00494671"/>
    <w:rsid w:val="00494755"/>
    <w:rsid w:val="00494C97"/>
    <w:rsid w:val="00494D16"/>
    <w:rsid w:val="00494E95"/>
    <w:rsid w:val="0049519B"/>
    <w:rsid w:val="004955B7"/>
    <w:rsid w:val="004956A9"/>
    <w:rsid w:val="0049571E"/>
    <w:rsid w:val="00495C03"/>
    <w:rsid w:val="004960DF"/>
    <w:rsid w:val="00496592"/>
    <w:rsid w:val="00496870"/>
    <w:rsid w:val="00496DCC"/>
    <w:rsid w:val="00496F40"/>
    <w:rsid w:val="00497289"/>
    <w:rsid w:val="00497378"/>
    <w:rsid w:val="0049741A"/>
    <w:rsid w:val="00497EC6"/>
    <w:rsid w:val="004A0504"/>
    <w:rsid w:val="004A07C0"/>
    <w:rsid w:val="004A10D9"/>
    <w:rsid w:val="004A15EF"/>
    <w:rsid w:val="004A2126"/>
    <w:rsid w:val="004A2306"/>
    <w:rsid w:val="004A2482"/>
    <w:rsid w:val="004A282B"/>
    <w:rsid w:val="004A2889"/>
    <w:rsid w:val="004A292B"/>
    <w:rsid w:val="004A2AA5"/>
    <w:rsid w:val="004A2B08"/>
    <w:rsid w:val="004A2B46"/>
    <w:rsid w:val="004A2D10"/>
    <w:rsid w:val="004A2D4E"/>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020"/>
    <w:rsid w:val="004B03EE"/>
    <w:rsid w:val="004B0B92"/>
    <w:rsid w:val="004B0CC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B1A"/>
    <w:rsid w:val="004B4D8C"/>
    <w:rsid w:val="004B5016"/>
    <w:rsid w:val="004B5160"/>
    <w:rsid w:val="004B5842"/>
    <w:rsid w:val="004B59FF"/>
    <w:rsid w:val="004B6220"/>
    <w:rsid w:val="004B625F"/>
    <w:rsid w:val="004B6609"/>
    <w:rsid w:val="004B6A1F"/>
    <w:rsid w:val="004B6E2C"/>
    <w:rsid w:val="004B78EE"/>
    <w:rsid w:val="004C0366"/>
    <w:rsid w:val="004C0626"/>
    <w:rsid w:val="004C08C1"/>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F09"/>
    <w:rsid w:val="004C719E"/>
    <w:rsid w:val="004C732A"/>
    <w:rsid w:val="004C7437"/>
    <w:rsid w:val="004C7C0F"/>
    <w:rsid w:val="004C7EFF"/>
    <w:rsid w:val="004D0287"/>
    <w:rsid w:val="004D07FA"/>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E4"/>
    <w:rsid w:val="004D5AF9"/>
    <w:rsid w:val="004D5BA4"/>
    <w:rsid w:val="004D5E0C"/>
    <w:rsid w:val="004D6149"/>
    <w:rsid w:val="004D678A"/>
    <w:rsid w:val="004D6BEB"/>
    <w:rsid w:val="004D6F26"/>
    <w:rsid w:val="004D747F"/>
    <w:rsid w:val="004D7523"/>
    <w:rsid w:val="004E0200"/>
    <w:rsid w:val="004E0541"/>
    <w:rsid w:val="004E055D"/>
    <w:rsid w:val="004E08DB"/>
    <w:rsid w:val="004E0A71"/>
    <w:rsid w:val="004E0CB8"/>
    <w:rsid w:val="004E0FB2"/>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50CF"/>
    <w:rsid w:val="004E5C63"/>
    <w:rsid w:val="004E5E06"/>
    <w:rsid w:val="004E66BC"/>
    <w:rsid w:val="004E6DA8"/>
    <w:rsid w:val="004E7095"/>
    <w:rsid w:val="004E75D3"/>
    <w:rsid w:val="004E7C15"/>
    <w:rsid w:val="004F0035"/>
    <w:rsid w:val="004F09FA"/>
    <w:rsid w:val="004F0A77"/>
    <w:rsid w:val="004F0DA5"/>
    <w:rsid w:val="004F0DBD"/>
    <w:rsid w:val="004F117A"/>
    <w:rsid w:val="004F129A"/>
    <w:rsid w:val="004F2427"/>
    <w:rsid w:val="004F2539"/>
    <w:rsid w:val="004F267A"/>
    <w:rsid w:val="004F2CD0"/>
    <w:rsid w:val="004F2EF2"/>
    <w:rsid w:val="004F3290"/>
    <w:rsid w:val="004F32C1"/>
    <w:rsid w:val="004F32C4"/>
    <w:rsid w:val="004F3C99"/>
    <w:rsid w:val="004F439D"/>
    <w:rsid w:val="004F4500"/>
    <w:rsid w:val="004F46EC"/>
    <w:rsid w:val="004F4E45"/>
    <w:rsid w:val="004F54E4"/>
    <w:rsid w:val="004F55F1"/>
    <w:rsid w:val="004F5C2F"/>
    <w:rsid w:val="004F5DD6"/>
    <w:rsid w:val="004F6752"/>
    <w:rsid w:val="004F6942"/>
    <w:rsid w:val="004F69F0"/>
    <w:rsid w:val="004F719A"/>
    <w:rsid w:val="004F73FE"/>
    <w:rsid w:val="004F7E5F"/>
    <w:rsid w:val="004F7F09"/>
    <w:rsid w:val="004F7F2C"/>
    <w:rsid w:val="005002F3"/>
    <w:rsid w:val="00500357"/>
    <w:rsid w:val="005015D1"/>
    <w:rsid w:val="00501B4E"/>
    <w:rsid w:val="00502122"/>
    <w:rsid w:val="005024B1"/>
    <w:rsid w:val="00502C43"/>
    <w:rsid w:val="00502D18"/>
    <w:rsid w:val="00503AA8"/>
    <w:rsid w:val="00504865"/>
    <w:rsid w:val="00504ADE"/>
    <w:rsid w:val="00504DE3"/>
    <w:rsid w:val="005050AD"/>
    <w:rsid w:val="00505928"/>
    <w:rsid w:val="00505963"/>
    <w:rsid w:val="00505B34"/>
    <w:rsid w:val="00505E47"/>
    <w:rsid w:val="005067AC"/>
    <w:rsid w:val="00506B9C"/>
    <w:rsid w:val="00506C6B"/>
    <w:rsid w:val="00507112"/>
    <w:rsid w:val="0050755F"/>
    <w:rsid w:val="00507E60"/>
    <w:rsid w:val="00507F19"/>
    <w:rsid w:val="00507F6D"/>
    <w:rsid w:val="005101E6"/>
    <w:rsid w:val="00510442"/>
    <w:rsid w:val="005106B7"/>
    <w:rsid w:val="00510F80"/>
    <w:rsid w:val="005110C9"/>
    <w:rsid w:val="0051147F"/>
    <w:rsid w:val="00511816"/>
    <w:rsid w:val="00511AB3"/>
    <w:rsid w:val="00511E21"/>
    <w:rsid w:val="005120AB"/>
    <w:rsid w:val="005125F0"/>
    <w:rsid w:val="00512BE8"/>
    <w:rsid w:val="00512DC5"/>
    <w:rsid w:val="00512FDE"/>
    <w:rsid w:val="0051301A"/>
    <w:rsid w:val="00513428"/>
    <w:rsid w:val="00513904"/>
    <w:rsid w:val="00513F60"/>
    <w:rsid w:val="005140AC"/>
    <w:rsid w:val="00514200"/>
    <w:rsid w:val="005143EE"/>
    <w:rsid w:val="00514ACF"/>
    <w:rsid w:val="005156D0"/>
    <w:rsid w:val="0051576C"/>
    <w:rsid w:val="00516438"/>
    <w:rsid w:val="00516BD0"/>
    <w:rsid w:val="00516E60"/>
    <w:rsid w:val="00517A12"/>
    <w:rsid w:val="00517A2E"/>
    <w:rsid w:val="005201E2"/>
    <w:rsid w:val="00520337"/>
    <w:rsid w:val="00520876"/>
    <w:rsid w:val="00520968"/>
    <w:rsid w:val="00521169"/>
    <w:rsid w:val="005217EA"/>
    <w:rsid w:val="0052188D"/>
    <w:rsid w:val="00521FDC"/>
    <w:rsid w:val="00523AF1"/>
    <w:rsid w:val="00523C29"/>
    <w:rsid w:val="00523C8B"/>
    <w:rsid w:val="0052466E"/>
    <w:rsid w:val="00525423"/>
    <w:rsid w:val="005256E6"/>
    <w:rsid w:val="005257FB"/>
    <w:rsid w:val="00526052"/>
    <w:rsid w:val="00526C4B"/>
    <w:rsid w:val="00527040"/>
    <w:rsid w:val="00527253"/>
    <w:rsid w:val="00527296"/>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965"/>
    <w:rsid w:val="00532BE4"/>
    <w:rsid w:val="00532DA5"/>
    <w:rsid w:val="0053305B"/>
    <w:rsid w:val="00534255"/>
    <w:rsid w:val="00534379"/>
    <w:rsid w:val="005343B5"/>
    <w:rsid w:val="005344EF"/>
    <w:rsid w:val="005355AA"/>
    <w:rsid w:val="00535826"/>
    <w:rsid w:val="00535C81"/>
    <w:rsid w:val="005362AF"/>
    <w:rsid w:val="00536512"/>
    <w:rsid w:val="00536869"/>
    <w:rsid w:val="005368E0"/>
    <w:rsid w:val="005369F7"/>
    <w:rsid w:val="00536C2B"/>
    <w:rsid w:val="005370B7"/>
    <w:rsid w:val="0053719B"/>
    <w:rsid w:val="005372CC"/>
    <w:rsid w:val="00537F0F"/>
    <w:rsid w:val="005401FC"/>
    <w:rsid w:val="005405C6"/>
    <w:rsid w:val="00540992"/>
    <w:rsid w:val="00540ACE"/>
    <w:rsid w:val="00540C52"/>
    <w:rsid w:val="00540EAF"/>
    <w:rsid w:val="00541254"/>
    <w:rsid w:val="005413F2"/>
    <w:rsid w:val="00541C41"/>
    <w:rsid w:val="00541E7F"/>
    <w:rsid w:val="00542159"/>
    <w:rsid w:val="005421E9"/>
    <w:rsid w:val="0054245F"/>
    <w:rsid w:val="00542F25"/>
    <w:rsid w:val="00543249"/>
    <w:rsid w:val="005437DE"/>
    <w:rsid w:val="005437FB"/>
    <w:rsid w:val="00543B5B"/>
    <w:rsid w:val="00543FC0"/>
    <w:rsid w:val="005442F8"/>
    <w:rsid w:val="00544533"/>
    <w:rsid w:val="00544BDD"/>
    <w:rsid w:val="00545CF5"/>
    <w:rsid w:val="0054623E"/>
    <w:rsid w:val="00546E81"/>
    <w:rsid w:val="005478F2"/>
    <w:rsid w:val="00550286"/>
    <w:rsid w:val="0055076D"/>
    <w:rsid w:val="00550837"/>
    <w:rsid w:val="00550EFD"/>
    <w:rsid w:val="00551433"/>
    <w:rsid w:val="0055146C"/>
    <w:rsid w:val="00551662"/>
    <w:rsid w:val="005517E5"/>
    <w:rsid w:val="00552345"/>
    <w:rsid w:val="00552440"/>
    <w:rsid w:val="00552896"/>
    <w:rsid w:val="00552ABA"/>
    <w:rsid w:val="00552BD9"/>
    <w:rsid w:val="00552CB4"/>
    <w:rsid w:val="00552CDE"/>
    <w:rsid w:val="00552E03"/>
    <w:rsid w:val="005530B2"/>
    <w:rsid w:val="005532A0"/>
    <w:rsid w:val="0055339A"/>
    <w:rsid w:val="005534EC"/>
    <w:rsid w:val="00553562"/>
    <w:rsid w:val="00553C7E"/>
    <w:rsid w:val="00554CD6"/>
    <w:rsid w:val="00554EBF"/>
    <w:rsid w:val="00555031"/>
    <w:rsid w:val="005554AA"/>
    <w:rsid w:val="00555AB6"/>
    <w:rsid w:val="00555C38"/>
    <w:rsid w:val="00556759"/>
    <w:rsid w:val="0055678A"/>
    <w:rsid w:val="0055716A"/>
    <w:rsid w:val="005573CC"/>
    <w:rsid w:val="005577DF"/>
    <w:rsid w:val="00557B2E"/>
    <w:rsid w:val="00557CFE"/>
    <w:rsid w:val="00557E78"/>
    <w:rsid w:val="005601F9"/>
    <w:rsid w:val="005604C0"/>
    <w:rsid w:val="005609C3"/>
    <w:rsid w:val="00561DDC"/>
    <w:rsid w:val="00562753"/>
    <w:rsid w:val="00562DA8"/>
    <w:rsid w:val="0056310E"/>
    <w:rsid w:val="0056333D"/>
    <w:rsid w:val="00563A5F"/>
    <w:rsid w:val="00563DC0"/>
    <w:rsid w:val="00563EDB"/>
    <w:rsid w:val="0056411D"/>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0D60"/>
    <w:rsid w:val="00571297"/>
    <w:rsid w:val="00571396"/>
    <w:rsid w:val="005717D3"/>
    <w:rsid w:val="005717E4"/>
    <w:rsid w:val="00571D33"/>
    <w:rsid w:val="00571FA7"/>
    <w:rsid w:val="00572786"/>
    <w:rsid w:val="00572902"/>
    <w:rsid w:val="00572AE0"/>
    <w:rsid w:val="005731F6"/>
    <w:rsid w:val="00573565"/>
    <w:rsid w:val="0057358F"/>
    <w:rsid w:val="005735ED"/>
    <w:rsid w:val="00573FA4"/>
    <w:rsid w:val="00574663"/>
    <w:rsid w:val="00574858"/>
    <w:rsid w:val="00574B64"/>
    <w:rsid w:val="00574BBE"/>
    <w:rsid w:val="00574D1E"/>
    <w:rsid w:val="0057563F"/>
    <w:rsid w:val="005756A0"/>
    <w:rsid w:val="005766CA"/>
    <w:rsid w:val="005775B9"/>
    <w:rsid w:val="005775DF"/>
    <w:rsid w:val="00577EC0"/>
    <w:rsid w:val="0058065B"/>
    <w:rsid w:val="00580DF9"/>
    <w:rsid w:val="00581391"/>
    <w:rsid w:val="005816D0"/>
    <w:rsid w:val="005816DA"/>
    <w:rsid w:val="00581725"/>
    <w:rsid w:val="00581768"/>
    <w:rsid w:val="00581ED4"/>
    <w:rsid w:val="005828CF"/>
    <w:rsid w:val="0058296C"/>
    <w:rsid w:val="00582B01"/>
    <w:rsid w:val="005832AD"/>
    <w:rsid w:val="00583491"/>
    <w:rsid w:val="0058358E"/>
    <w:rsid w:val="005837D7"/>
    <w:rsid w:val="00583F98"/>
    <w:rsid w:val="00583FF2"/>
    <w:rsid w:val="00584085"/>
    <w:rsid w:val="00584226"/>
    <w:rsid w:val="005848F0"/>
    <w:rsid w:val="00584C9D"/>
    <w:rsid w:val="00584CA5"/>
    <w:rsid w:val="00584CD5"/>
    <w:rsid w:val="00584FF9"/>
    <w:rsid w:val="00585023"/>
    <w:rsid w:val="00585538"/>
    <w:rsid w:val="00585A24"/>
    <w:rsid w:val="00585AD4"/>
    <w:rsid w:val="00585FA3"/>
    <w:rsid w:val="005862DF"/>
    <w:rsid w:val="00586450"/>
    <w:rsid w:val="005873EC"/>
    <w:rsid w:val="0058774F"/>
    <w:rsid w:val="00590026"/>
    <w:rsid w:val="005904CD"/>
    <w:rsid w:val="00590DCB"/>
    <w:rsid w:val="00590EA9"/>
    <w:rsid w:val="00591C49"/>
    <w:rsid w:val="00591E9E"/>
    <w:rsid w:val="00592124"/>
    <w:rsid w:val="0059216C"/>
    <w:rsid w:val="00593069"/>
    <w:rsid w:val="005935C1"/>
    <w:rsid w:val="00593684"/>
    <w:rsid w:val="005936E6"/>
    <w:rsid w:val="00593B45"/>
    <w:rsid w:val="00593C2C"/>
    <w:rsid w:val="00593CC5"/>
    <w:rsid w:val="00593D26"/>
    <w:rsid w:val="00593FD7"/>
    <w:rsid w:val="005946AC"/>
    <w:rsid w:val="005946C3"/>
    <w:rsid w:val="00594762"/>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F85"/>
    <w:rsid w:val="005A1151"/>
    <w:rsid w:val="005A12F9"/>
    <w:rsid w:val="005A177C"/>
    <w:rsid w:val="005A1E68"/>
    <w:rsid w:val="005A26DA"/>
    <w:rsid w:val="005A2B43"/>
    <w:rsid w:val="005A2CC7"/>
    <w:rsid w:val="005A2F7D"/>
    <w:rsid w:val="005A36E7"/>
    <w:rsid w:val="005A3807"/>
    <w:rsid w:val="005A3873"/>
    <w:rsid w:val="005A41F3"/>
    <w:rsid w:val="005A43B0"/>
    <w:rsid w:val="005A4543"/>
    <w:rsid w:val="005A4888"/>
    <w:rsid w:val="005A49F0"/>
    <w:rsid w:val="005A4FC1"/>
    <w:rsid w:val="005A52C3"/>
    <w:rsid w:val="005A52DB"/>
    <w:rsid w:val="005A542D"/>
    <w:rsid w:val="005A552C"/>
    <w:rsid w:val="005A5E8A"/>
    <w:rsid w:val="005A60F3"/>
    <w:rsid w:val="005A6983"/>
    <w:rsid w:val="005A6B00"/>
    <w:rsid w:val="005A6E01"/>
    <w:rsid w:val="005A7715"/>
    <w:rsid w:val="005B0251"/>
    <w:rsid w:val="005B0278"/>
    <w:rsid w:val="005B030F"/>
    <w:rsid w:val="005B0404"/>
    <w:rsid w:val="005B08A6"/>
    <w:rsid w:val="005B0A48"/>
    <w:rsid w:val="005B0A87"/>
    <w:rsid w:val="005B0DB8"/>
    <w:rsid w:val="005B0F5F"/>
    <w:rsid w:val="005B11E8"/>
    <w:rsid w:val="005B12AE"/>
    <w:rsid w:val="005B12CF"/>
    <w:rsid w:val="005B1E47"/>
    <w:rsid w:val="005B209B"/>
    <w:rsid w:val="005B2106"/>
    <w:rsid w:val="005B2825"/>
    <w:rsid w:val="005B2F48"/>
    <w:rsid w:val="005B346A"/>
    <w:rsid w:val="005B46FB"/>
    <w:rsid w:val="005B4A64"/>
    <w:rsid w:val="005B4EC8"/>
    <w:rsid w:val="005B5555"/>
    <w:rsid w:val="005B56D7"/>
    <w:rsid w:val="005B5D5F"/>
    <w:rsid w:val="005B610D"/>
    <w:rsid w:val="005B631D"/>
    <w:rsid w:val="005B6465"/>
    <w:rsid w:val="005B651E"/>
    <w:rsid w:val="005B65DB"/>
    <w:rsid w:val="005B675A"/>
    <w:rsid w:val="005B6834"/>
    <w:rsid w:val="005B6842"/>
    <w:rsid w:val="005B6CE7"/>
    <w:rsid w:val="005B7204"/>
    <w:rsid w:val="005B76E4"/>
    <w:rsid w:val="005B7A84"/>
    <w:rsid w:val="005B7B98"/>
    <w:rsid w:val="005B7DDD"/>
    <w:rsid w:val="005B7E57"/>
    <w:rsid w:val="005C002E"/>
    <w:rsid w:val="005C0441"/>
    <w:rsid w:val="005C069F"/>
    <w:rsid w:val="005C16BB"/>
    <w:rsid w:val="005C1D4A"/>
    <w:rsid w:val="005C1DED"/>
    <w:rsid w:val="005C2575"/>
    <w:rsid w:val="005C31FF"/>
    <w:rsid w:val="005C39A5"/>
    <w:rsid w:val="005C3CC3"/>
    <w:rsid w:val="005C41AF"/>
    <w:rsid w:val="005C462F"/>
    <w:rsid w:val="005C4FD4"/>
    <w:rsid w:val="005C4FE5"/>
    <w:rsid w:val="005C51A8"/>
    <w:rsid w:val="005C549F"/>
    <w:rsid w:val="005C55AF"/>
    <w:rsid w:val="005C5663"/>
    <w:rsid w:val="005C57D0"/>
    <w:rsid w:val="005C5DEF"/>
    <w:rsid w:val="005C6103"/>
    <w:rsid w:val="005C67A8"/>
    <w:rsid w:val="005C7388"/>
    <w:rsid w:val="005C796A"/>
    <w:rsid w:val="005C79E0"/>
    <w:rsid w:val="005C7D90"/>
    <w:rsid w:val="005C7F79"/>
    <w:rsid w:val="005D06CA"/>
    <w:rsid w:val="005D06D2"/>
    <w:rsid w:val="005D10B4"/>
    <w:rsid w:val="005D1545"/>
    <w:rsid w:val="005D1CE1"/>
    <w:rsid w:val="005D1DB2"/>
    <w:rsid w:val="005D1F88"/>
    <w:rsid w:val="005D259C"/>
    <w:rsid w:val="005D29BA"/>
    <w:rsid w:val="005D4065"/>
    <w:rsid w:val="005D40A1"/>
    <w:rsid w:val="005D44F6"/>
    <w:rsid w:val="005D4769"/>
    <w:rsid w:val="005D48E9"/>
    <w:rsid w:val="005D53CC"/>
    <w:rsid w:val="005D5445"/>
    <w:rsid w:val="005D5635"/>
    <w:rsid w:val="005D6060"/>
    <w:rsid w:val="005D6A2B"/>
    <w:rsid w:val="005D73E8"/>
    <w:rsid w:val="005D7706"/>
    <w:rsid w:val="005D7C4B"/>
    <w:rsid w:val="005D7CC7"/>
    <w:rsid w:val="005E0865"/>
    <w:rsid w:val="005E0F34"/>
    <w:rsid w:val="005E0FCE"/>
    <w:rsid w:val="005E1126"/>
    <w:rsid w:val="005E11CC"/>
    <w:rsid w:val="005E1365"/>
    <w:rsid w:val="005E1CC9"/>
    <w:rsid w:val="005E1E3D"/>
    <w:rsid w:val="005E3633"/>
    <w:rsid w:val="005E3634"/>
    <w:rsid w:val="005E36CC"/>
    <w:rsid w:val="005E4643"/>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67A"/>
    <w:rsid w:val="005F084F"/>
    <w:rsid w:val="005F0A49"/>
    <w:rsid w:val="005F0AD9"/>
    <w:rsid w:val="005F11A7"/>
    <w:rsid w:val="005F1828"/>
    <w:rsid w:val="005F20BA"/>
    <w:rsid w:val="005F2432"/>
    <w:rsid w:val="005F293E"/>
    <w:rsid w:val="005F2EC4"/>
    <w:rsid w:val="005F33CD"/>
    <w:rsid w:val="005F384B"/>
    <w:rsid w:val="005F41CA"/>
    <w:rsid w:val="005F460B"/>
    <w:rsid w:val="005F478E"/>
    <w:rsid w:val="005F4963"/>
    <w:rsid w:val="005F506C"/>
    <w:rsid w:val="005F5280"/>
    <w:rsid w:val="005F5705"/>
    <w:rsid w:val="005F5BAF"/>
    <w:rsid w:val="005F5CE2"/>
    <w:rsid w:val="005F6099"/>
    <w:rsid w:val="005F676F"/>
    <w:rsid w:val="005F6C89"/>
    <w:rsid w:val="005F6C9A"/>
    <w:rsid w:val="005F6CFC"/>
    <w:rsid w:val="005F6F2A"/>
    <w:rsid w:val="005F7273"/>
    <w:rsid w:val="006003D3"/>
    <w:rsid w:val="00600501"/>
    <w:rsid w:val="00600560"/>
    <w:rsid w:val="006009A7"/>
    <w:rsid w:val="00600F64"/>
    <w:rsid w:val="00601BEB"/>
    <w:rsid w:val="00601D25"/>
    <w:rsid w:val="00601E10"/>
    <w:rsid w:val="00602F51"/>
    <w:rsid w:val="006031D5"/>
    <w:rsid w:val="00603C65"/>
    <w:rsid w:val="00603F5C"/>
    <w:rsid w:val="006045DD"/>
    <w:rsid w:val="00605158"/>
    <w:rsid w:val="0060539C"/>
    <w:rsid w:val="00605E16"/>
    <w:rsid w:val="00605F97"/>
    <w:rsid w:val="0060642A"/>
    <w:rsid w:val="00606EEC"/>
    <w:rsid w:val="0060737B"/>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60C"/>
    <w:rsid w:val="006136A6"/>
    <w:rsid w:val="00613746"/>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99C"/>
    <w:rsid w:val="00617D88"/>
    <w:rsid w:val="00617EFD"/>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60AF"/>
    <w:rsid w:val="006261F1"/>
    <w:rsid w:val="0062673B"/>
    <w:rsid w:val="00626848"/>
    <w:rsid w:val="00626EA1"/>
    <w:rsid w:val="00626FDA"/>
    <w:rsid w:val="00627285"/>
    <w:rsid w:val="0062746B"/>
    <w:rsid w:val="006276F8"/>
    <w:rsid w:val="006278D7"/>
    <w:rsid w:val="00627C2B"/>
    <w:rsid w:val="006302E7"/>
    <w:rsid w:val="00630470"/>
    <w:rsid w:val="00630B96"/>
    <w:rsid w:val="00630BA0"/>
    <w:rsid w:val="00630BC3"/>
    <w:rsid w:val="00630D4B"/>
    <w:rsid w:val="00631350"/>
    <w:rsid w:val="00631CB2"/>
    <w:rsid w:val="00631D70"/>
    <w:rsid w:val="00631E47"/>
    <w:rsid w:val="00632749"/>
    <w:rsid w:val="00632836"/>
    <w:rsid w:val="006336A3"/>
    <w:rsid w:val="0063390C"/>
    <w:rsid w:val="00634E4E"/>
    <w:rsid w:val="00634F60"/>
    <w:rsid w:val="006352FB"/>
    <w:rsid w:val="00635B3F"/>
    <w:rsid w:val="00635FA8"/>
    <w:rsid w:val="00636378"/>
    <w:rsid w:val="00636600"/>
    <w:rsid w:val="00636608"/>
    <w:rsid w:val="00636CDF"/>
    <w:rsid w:val="00636DEC"/>
    <w:rsid w:val="00637441"/>
    <w:rsid w:val="00637613"/>
    <w:rsid w:val="00637E3B"/>
    <w:rsid w:val="00640033"/>
    <w:rsid w:val="00640180"/>
    <w:rsid w:val="00640305"/>
    <w:rsid w:val="00640383"/>
    <w:rsid w:val="006404D5"/>
    <w:rsid w:val="00640679"/>
    <w:rsid w:val="0064112B"/>
    <w:rsid w:val="006412E9"/>
    <w:rsid w:val="00641E79"/>
    <w:rsid w:val="0064264A"/>
    <w:rsid w:val="00642912"/>
    <w:rsid w:val="00642A99"/>
    <w:rsid w:val="00642ADE"/>
    <w:rsid w:val="00642C20"/>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8D6"/>
    <w:rsid w:val="006479B0"/>
    <w:rsid w:val="00647D8D"/>
    <w:rsid w:val="00647DAB"/>
    <w:rsid w:val="00650261"/>
    <w:rsid w:val="00650324"/>
    <w:rsid w:val="00650342"/>
    <w:rsid w:val="006503C3"/>
    <w:rsid w:val="006507AF"/>
    <w:rsid w:val="00650D8B"/>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6F9B"/>
    <w:rsid w:val="00657357"/>
    <w:rsid w:val="00657824"/>
    <w:rsid w:val="006602D3"/>
    <w:rsid w:val="006603C1"/>
    <w:rsid w:val="00660461"/>
    <w:rsid w:val="006607BE"/>
    <w:rsid w:val="006608EA"/>
    <w:rsid w:val="0066099A"/>
    <w:rsid w:val="00660BD0"/>
    <w:rsid w:val="0066160F"/>
    <w:rsid w:val="00661C03"/>
    <w:rsid w:val="00661E12"/>
    <w:rsid w:val="00661F8B"/>
    <w:rsid w:val="00662237"/>
    <w:rsid w:val="00662348"/>
    <w:rsid w:val="006623FF"/>
    <w:rsid w:val="006624F9"/>
    <w:rsid w:val="00662848"/>
    <w:rsid w:val="00662D59"/>
    <w:rsid w:val="006632B8"/>
    <w:rsid w:val="006634F0"/>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14B"/>
    <w:rsid w:val="00666848"/>
    <w:rsid w:val="006668D7"/>
    <w:rsid w:val="00666D44"/>
    <w:rsid w:val="006676DA"/>
    <w:rsid w:val="006679EA"/>
    <w:rsid w:val="00667C87"/>
    <w:rsid w:val="0067033C"/>
    <w:rsid w:val="00670C16"/>
    <w:rsid w:val="00670EF4"/>
    <w:rsid w:val="0067158C"/>
    <w:rsid w:val="00671816"/>
    <w:rsid w:val="00671EF8"/>
    <w:rsid w:val="00672312"/>
    <w:rsid w:val="00672339"/>
    <w:rsid w:val="00672377"/>
    <w:rsid w:val="00672890"/>
    <w:rsid w:val="0067329C"/>
    <w:rsid w:val="006734FA"/>
    <w:rsid w:val="0067357C"/>
    <w:rsid w:val="0067397B"/>
    <w:rsid w:val="00673C1A"/>
    <w:rsid w:val="00673D63"/>
    <w:rsid w:val="00673E31"/>
    <w:rsid w:val="0067432C"/>
    <w:rsid w:val="00674331"/>
    <w:rsid w:val="00674426"/>
    <w:rsid w:val="00674633"/>
    <w:rsid w:val="00674BAA"/>
    <w:rsid w:val="0067551F"/>
    <w:rsid w:val="0067563D"/>
    <w:rsid w:val="006759D9"/>
    <w:rsid w:val="00675A2C"/>
    <w:rsid w:val="00675AB5"/>
    <w:rsid w:val="00675E96"/>
    <w:rsid w:val="006763EA"/>
    <w:rsid w:val="006764C7"/>
    <w:rsid w:val="00676A46"/>
    <w:rsid w:val="00676A78"/>
    <w:rsid w:val="00676C2E"/>
    <w:rsid w:val="00676D27"/>
    <w:rsid w:val="0067767F"/>
    <w:rsid w:val="00677822"/>
    <w:rsid w:val="00677841"/>
    <w:rsid w:val="00680256"/>
    <w:rsid w:val="006802B2"/>
    <w:rsid w:val="006804FB"/>
    <w:rsid w:val="0068063F"/>
    <w:rsid w:val="00680D0D"/>
    <w:rsid w:val="0068134C"/>
    <w:rsid w:val="0068138B"/>
    <w:rsid w:val="006813E1"/>
    <w:rsid w:val="00681501"/>
    <w:rsid w:val="0068172A"/>
    <w:rsid w:val="00681EDB"/>
    <w:rsid w:val="00682627"/>
    <w:rsid w:val="0068300B"/>
    <w:rsid w:val="00683622"/>
    <w:rsid w:val="00684CA5"/>
    <w:rsid w:val="0068550E"/>
    <w:rsid w:val="00685542"/>
    <w:rsid w:val="00685A3E"/>
    <w:rsid w:val="00685A40"/>
    <w:rsid w:val="00685B8E"/>
    <w:rsid w:val="00686DEB"/>
    <w:rsid w:val="006878B9"/>
    <w:rsid w:val="0068791C"/>
    <w:rsid w:val="00687B34"/>
    <w:rsid w:val="00687C2D"/>
    <w:rsid w:val="00687DA3"/>
    <w:rsid w:val="00687E9F"/>
    <w:rsid w:val="00687EE8"/>
    <w:rsid w:val="00687F61"/>
    <w:rsid w:val="00690265"/>
    <w:rsid w:val="006902B5"/>
    <w:rsid w:val="006902FC"/>
    <w:rsid w:val="00690977"/>
    <w:rsid w:val="006922A9"/>
    <w:rsid w:val="0069254D"/>
    <w:rsid w:val="006928E1"/>
    <w:rsid w:val="00692A51"/>
    <w:rsid w:val="00692B60"/>
    <w:rsid w:val="00692B7C"/>
    <w:rsid w:val="00692BB7"/>
    <w:rsid w:val="0069313B"/>
    <w:rsid w:val="00693640"/>
    <w:rsid w:val="00694729"/>
    <w:rsid w:val="00694B90"/>
    <w:rsid w:val="0069509D"/>
    <w:rsid w:val="006952B1"/>
    <w:rsid w:val="00695461"/>
    <w:rsid w:val="00695867"/>
    <w:rsid w:val="006959A6"/>
    <w:rsid w:val="00696194"/>
    <w:rsid w:val="00696683"/>
    <w:rsid w:val="0069672F"/>
    <w:rsid w:val="006973C2"/>
    <w:rsid w:val="00697D36"/>
    <w:rsid w:val="00697DAB"/>
    <w:rsid w:val="00697F6B"/>
    <w:rsid w:val="006A0106"/>
    <w:rsid w:val="006A0151"/>
    <w:rsid w:val="006A096F"/>
    <w:rsid w:val="006A09C7"/>
    <w:rsid w:val="006A0F62"/>
    <w:rsid w:val="006A148B"/>
    <w:rsid w:val="006A1AB2"/>
    <w:rsid w:val="006A2058"/>
    <w:rsid w:val="006A2081"/>
    <w:rsid w:val="006A2095"/>
    <w:rsid w:val="006A231B"/>
    <w:rsid w:val="006A274D"/>
    <w:rsid w:val="006A3017"/>
    <w:rsid w:val="006A342E"/>
    <w:rsid w:val="006A3B18"/>
    <w:rsid w:val="006A3B74"/>
    <w:rsid w:val="006A3BBF"/>
    <w:rsid w:val="006A3E88"/>
    <w:rsid w:val="006A40E2"/>
    <w:rsid w:val="006A46B0"/>
    <w:rsid w:val="006A47C2"/>
    <w:rsid w:val="006A5218"/>
    <w:rsid w:val="006A6245"/>
    <w:rsid w:val="006A656C"/>
    <w:rsid w:val="006A661C"/>
    <w:rsid w:val="006A66B0"/>
    <w:rsid w:val="006A66E6"/>
    <w:rsid w:val="006A6A6B"/>
    <w:rsid w:val="006A6BF5"/>
    <w:rsid w:val="006A6D01"/>
    <w:rsid w:val="006A722C"/>
    <w:rsid w:val="006A72EB"/>
    <w:rsid w:val="006A763E"/>
    <w:rsid w:val="006A7752"/>
    <w:rsid w:val="006B0368"/>
    <w:rsid w:val="006B036B"/>
    <w:rsid w:val="006B0884"/>
    <w:rsid w:val="006B15B1"/>
    <w:rsid w:val="006B15B4"/>
    <w:rsid w:val="006B1780"/>
    <w:rsid w:val="006B18B0"/>
    <w:rsid w:val="006B1E7F"/>
    <w:rsid w:val="006B1F4B"/>
    <w:rsid w:val="006B2519"/>
    <w:rsid w:val="006B2617"/>
    <w:rsid w:val="006B294A"/>
    <w:rsid w:val="006B31B0"/>
    <w:rsid w:val="006B3B9A"/>
    <w:rsid w:val="006B3C37"/>
    <w:rsid w:val="006B407C"/>
    <w:rsid w:val="006B413C"/>
    <w:rsid w:val="006B41A8"/>
    <w:rsid w:val="006B4DE7"/>
    <w:rsid w:val="006B53C7"/>
    <w:rsid w:val="006B5626"/>
    <w:rsid w:val="006B5FF8"/>
    <w:rsid w:val="006B6038"/>
    <w:rsid w:val="006B6288"/>
    <w:rsid w:val="006B64B0"/>
    <w:rsid w:val="006B65B8"/>
    <w:rsid w:val="006B6C60"/>
    <w:rsid w:val="006B6FB1"/>
    <w:rsid w:val="006B7258"/>
    <w:rsid w:val="006B7437"/>
    <w:rsid w:val="006B7A38"/>
    <w:rsid w:val="006B7AD7"/>
    <w:rsid w:val="006B7CF5"/>
    <w:rsid w:val="006B7E5F"/>
    <w:rsid w:val="006B7FEB"/>
    <w:rsid w:val="006C0B68"/>
    <w:rsid w:val="006C1138"/>
    <w:rsid w:val="006C154E"/>
    <w:rsid w:val="006C1615"/>
    <w:rsid w:val="006C210B"/>
    <w:rsid w:val="006C2194"/>
    <w:rsid w:val="006C286A"/>
    <w:rsid w:val="006C2B19"/>
    <w:rsid w:val="006C2B78"/>
    <w:rsid w:val="006C2D56"/>
    <w:rsid w:val="006C3295"/>
    <w:rsid w:val="006C354A"/>
    <w:rsid w:val="006C392A"/>
    <w:rsid w:val="006C3ACC"/>
    <w:rsid w:val="006C48B7"/>
    <w:rsid w:val="006C552F"/>
    <w:rsid w:val="006C5C79"/>
    <w:rsid w:val="006C5E5D"/>
    <w:rsid w:val="006C6C0A"/>
    <w:rsid w:val="006C6FAB"/>
    <w:rsid w:val="006C7106"/>
    <w:rsid w:val="006C7DDE"/>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DA0"/>
    <w:rsid w:val="006D4DE3"/>
    <w:rsid w:val="006D51BE"/>
    <w:rsid w:val="006D5371"/>
    <w:rsid w:val="006D56CF"/>
    <w:rsid w:val="006D5894"/>
    <w:rsid w:val="006D59CA"/>
    <w:rsid w:val="006D5DF8"/>
    <w:rsid w:val="006D5E50"/>
    <w:rsid w:val="006D606D"/>
    <w:rsid w:val="006D67BF"/>
    <w:rsid w:val="006D6829"/>
    <w:rsid w:val="006D6972"/>
    <w:rsid w:val="006D7271"/>
    <w:rsid w:val="006D7C16"/>
    <w:rsid w:val="006E00F8"/>
    <w:rsid w:val="006E0230"/>
    <w:rsid w:val="006E0281"/>
    <w:rsid w:val="006E05AC"/>
    <w:rsid w:val="006E08C4"/>
    <w:rsid w:val="006E0BD7"/>
    <w:rsid w:val="006E0CD5"/>
    <w:rsid w:val="006E13C8"/>
    <w:rsid w:val="006E2F52"/>
    <w:rsid w:val="006E2FA8"/>
    <w:rsid w:val="006E302A"/>
    <w:rsid w:val="006E3212"/>
    <w:rsid w:val="006E46EE"/>
    <w:rsid w:val="006E46F4"/>
    <w:rsid w:val="006E4829"/>
    <w:rsid w:val="006E4A98"/>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F05F9"/>
    <w:rsid w:val="006F0739"/>
    <w:rsid w:val="006F0791"/>
    <w:rsid w:val="006F09F6"/>
    <w:rsid w:val="006F12D5"/>
    <w:rsid w:val="006F1A40"/>
    <w:rsid w:val="006F1AE5"/>
    <w:rsid w:val="006F2551"/>
    <w:rsid w:val="006F3103"/>
    <w:rsid w:val="006F313D"/>
    <w:rsid w:val="006F3760"/>
    <w:rsid w:val="006F3EC0"/>
    <w:rsid w:val="006F3FC8"/>
    <w:rsid w:val="006F4C09"/>
    <w:rsid w:val="006F4E96"/>
    <w:rsid w:val="006F4F58"/>
    <w:rsid w:val="006F576E"/>
    <w:rsid w:val="006F584D"/>
    <w:rsid w:val="006F6348"/>
    <w:rsid w:val="006F64CD"/>
    <w:rsid w:val="006F6D49"/>
    <w:rsid w:val="006F769E"/>
    <w:rsid w:val="006F7803"/>
    <w:rsid w:val="006F7932"/>
    <w:rsid w:val="006F7F0E"/>
    <w:rsid w:val="00700323"/>
    <w:rsid w:val="0070089C"/>
    <w:rsid w:val="00700B82"/>
    <w:rsid w:val="00701075"/>
    <w:rsid w:val="0070169F"/>
    <w:rsid w:val="0070218E"/>
    <w:rsid w:val="0070244C"/>
    <w:rsid w:val="00702771"/>
    <w:rsid w:val="0070280A"/>
    <w:rsid w:val="00702C91"/>
    <w:rsid w:val="007034EE"/>
    <w:rsid w:val="00703553"/>
    <w:rsid w:val="00703BA3"/>
    <w:rsid w:val="00703BD0"/>
    <w:rsid w:val="00704226"/>
    <w:rsid w:val="007043AE"/>
    <w:rsid w:val="00704480"/>
    <w:rsid w:val="00704B77"/>
    <w:rsid w:val="00704DCA"/>
    <w:rsid w:val="00705F0A"/>
    <w:rsid w:val="00706313"/>
    <w:rsid w:val="00706467"/>
    <w:rsid w:val="007068A2"/>
    <w:rsid w:val="00706F8A"/>
    <w:rsid w:val="00706FED"/>
    <w:rsid w:val="0070727C"/>
    <w:rsid w:val="00707463"/>
    <w:rsid w:val="00707CA9"/>
    <w:rsid w:val="007101BE"/>
    <w:rsid w:val="00710350"/>
    <w:rsid w:val="00711C72"/>
    <w:rsid w:val="00711F1C"/>
    <w:rsid w:val="00711F52"/>
    <w:rsid w:val="007121AB"/>
    <w:rsid w:val="00712935"/>
    <w:rsid w:val="00712AB3"/>
    <w:rsid w:val="00712EA3"/>
    <w:rsid w:val="00712ED0"/>
    <w:rsid w:val="00713021"/>
    <w:rsid w:val="00713383"/>
    <w:rsid w:val="00713666"/>
    <w:rsid w:val="00713913"/>
    <w:rsid w:val="00713E0B"/>
    <w:rsid w:val="007140A5"/>
    <w:rsid w:val="0071493C"/>
    <w:rsid w:val="00714965"/>
    <w:rsid w:val="00714B15"/>
    <w:rsid w:val="00714E13"/>
    <w:rsid w:val="00714FC1"/>
    <w:rsid w:val="00714FC8"/>
    <w:rsid w:val="00715199"/>
    <w:rsid w:val="00715233"/>
    <w:rsid w:val="0071549B"/>
    <w:rsid w:val="0071582C"/>
    <w:rsid w:val="00715B11"/>
    <w:rsid w:val="00716381"/>
    <w:rsid w:val="0071644F"/>
    <w:rsid w:val="00716BEE"/>
    <w:rsid w:val="00716E66"/>
    <w:rsid w:val="0071753F"/>
    <w:rsid w:val="00717768"/>
    <w:rsid w:val="00717A6A"/>
    <w:rsid w:val="00717D1B"/>
    <w:rsid w:val="00720092"/>
    <w:rsid w:val="00720163"/>
    <w:rsid w:val="007203C3"/>
    <w:rsid w:val="007206F4"/>
    <w:rsid w:val="00720B1E"/>
    <w:rsid w:val="00720E38"/>
    <w:rsid w:val="00721219"/>
    <w:rsid w:val="00721372"/>
    <w:rsid w:val="0072187B"/>
    <w:rsid w:val="007218A9"/>
    <w:rsid w:val="00722365"/>
    <w:rsid w:val="00722616"/>
    <w:rsid w:val="00722717"/>
    <w:rsid w:val="00722E01"/>
    <w:rsid w:val="00723944"/>
    <w:rsid w:val="00723A5D"/>
    <w:rsid w:val="007242F4"/>
    <w:rsid w:val="0072447D"/>
    <w:rsid w:val="00724C11"/>
    <w:rsid w:val="007256BC"/>
    <w:rsid w:val="007258AA"/>
    <w:rsid w:val="00725969"/>
    <w:rsid w:val="00726052"/>
    <w:rsid w:val="00726172"/>
    <w:rsid w:val="007261B9"/>
    <w:rsid w:val="00726677"/>
    <w:rsid w:val="00726A7B"/>
    <w:rsid w:val="00726EBF"/>
    <w:rsid w:val="00726F0C"/>
    <w:rsid w:val="0072739E"/>
    <w:rsid w:val="0072744D"/>
    <w:rsid w:val="007277F1"/>
    <w:rsid w:val="00727993"/>
    <w:rsid w:val="00727CDF"/>
    <w:rsid w:val="00727E1C"/>
    <w:rsid w:val="007309CB"/>
    <w:rsid w:val="00730C84"/>
    <w:rsid w:val="00731039"/>
    <w:rsid w:val="00731075"/>
    <w:rsid w:val="00731300"/>
    <w:rsid w:val="0073193E"/>
    <w:rsid w:val="00731976"/>
    <w:rsid w:val="00732794"/>
    <w:rsid w:val="007327C2"/>
    <w:rsid w:val="0073291C"/>
    <w:rsid w:val="00732A73"/>
    <w:rsid w:val="00732B9A"/>
    <w:rsid w:val="007338F4"/>
    <w:rsid w:val="00734306"/>
    <w:rsid w:val="00734374"/>
    <w:rsid w:val="007352F5"/>
    <w:rsid w:val="00735C33"/>
    <w:rsid w:val="00736299"/>
    <w:rsid w:val="007362C4"/>
    <w:rsid w:val="007363A2"/>
    <w:rsid w:val="00736422"/>
    <w:rsid w:val="00736613"/>
    <w:rsid w:val="007366CD"/>
    <w:rsid w:val="00737576"/>
    <w:rsid w:val="00737801"/>
    <w:rsid w:val="0073785E"/>
    <w:rsid w:val="00740205"/>
    <w:rsid w:val="00740887"/>
    <w:rsid w:val="00740BBA"/>
    <w:rsid w:val="0074107F"/>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3EA"/>
    <w:rsid w:val="00747418"/>
    <w:rsid w:val="007474FD"/>
    <w:rsid w:val="00747A66"/>
    <w:rsid w:val="00747D39"/>
    <w:rsid w:val="00750458"/>
    <w:rsid w:val="00750B0F"/>
    <w:rsid w:val="00750CD2"/>
    <w:rsid w:val="00750F80"/>
    <w:rsid w:val="00751678"/>
    <w:rsid w:val="007518C2"/>
    <w:rsid w:val="007521E8"/>
    <w:rsid w:val="007526AC"/>
    <w:rsid w:val="00752EE7"/>
    <w:rsid w:val="00753120"/>
    <w:rsid w:val="00753EC9"/>
    <w:rsid w:val="00753ED1"/>
    <w:rsid w:val="0075420D"/>
    <w:rsid w:val="0075481D"/>
    <w:rsid w:val="00754854"/>
    <w:rsid w:val="0075497D"/>
    <w:rsid w:val="007549EB"/>
    <w:rsid w:val="00754ACF"/>
    <w:rsid w:val="00754D38"/>
    <w:rsid w:val="00754F48"/>
    <w:rsid w:val="00755623"/>
    <w:rsid w:val="007562ED"/>
    <w:rsid w:val="00756444"/>
    <w:rsid w:val="00756506"/>
    <w:rsid w:val="00756695"/>
    <w:rsid w:val="007566BC"/>
    <w:rsid w:val="007566F8"/>
    <w:rsid w:val="00756CD1"/>
    <w:rsid w:val="00756E40"/>
    <w:rsid w:val="0075725E"/>
    <w:rsid w:val="00761172"/>
    <w:rsid w:val="00761321"/>
    <w:rsid w:val="00761422"/>
    <w:rsid w:val="00761822"/>
    <w:rsid w:val="00761852"/>
    <w:rsid w:val="007622EA"/>
    <w:rsid w:val="007625C7"/>
    <w:rsid w:val="007625CB"/>
    <w:rsid w:val="00762777"/>
    <w:rsid w:val="00762E7C"/>
    <w:rsid w:val="0076306F"/>
    <w:rsid w:val="007632B3"/>
    <w:rsid w:val="00763639"/>
    <w:rsid w:val="00763E48"/>
    <w:rsid w:val="007644E1"/>
    <w:rsid w:val="00764797"/>
    <w:rsid w:val="007647AA"/>
    <w:rsid w:val="00764C57"/>
    <w:rsid w:val="0076508B"/>
    <w:rsid w:val="007655B8"/>
    <w:rsid w:val="00765B5C"/>
    <w:rsid w:val="0076629B"/>
    <w:rsid w:val="007664C6"/>
    <w:rsid w:val="007667F6"/>
    <w:rsid w:val="00766CE9"/>
    <w:rsid w:val="00767256"/>
    <w:rsid w:val="00767521"/>
    <w:rsid w:val="007677A8"/>
    <w:rsid w:val="00767AE7"/>
    <w:rsid w:val="00767D38"/>
    <w:rsid w:val="00770B27"/>
    <w:rsid w:val="00770DAC"/>
    <w:rsid w:val="00770FA3"/>
    <w:rsid w:val="00770FE1"/>
    <w:rsid w:val="00771060"/>
    <w:rsid w:val="007717AC"/>
    <w:rsid w:val="00771E29"/>
    <w:rsid w:val="00771EC3"/>
    <w:rsid w:val="0077222B"/>
    <w:rsid w:val="007724E2"/>
    <w:rsid w:val="0077263C"/>
    <w:rsid w:val="00772671"/>
    <w:rsid w:val="007729F9"/>
    <w:rsid w:val="00772A5E"/>
    <w:rsid w:val="00772B12"/>
    <w:rsid w:val="007734D1"/>
    <w:rsid w:val="0077369E"/>
    <w:rsid w:val="00773FF1"/>
    <w:rsid w:val="00774026"/>
    <w:rsid w:val="007746AA"/>
    <w:rsid w:val="0077490F"/>
    <w:rsid w:val="00774B12"/>
    <w:rsid w:val="00774DD9"/>
    <w:rsid w:val="007758C7"/>
    <w:rsid w:val="00775A51"/>
    <w:rsid w:val="00775BA8"/>
    <w:rsid w:val="00775CC1"/>
    <w:rsid w:val="00775EF0"/>
    <w:rsid w:val="00776115"/>
    <w:rsid w:val="007765CE"/>
    <w:rsid w:val="00776724"/>
    <w:rsid w:val="00776D84"/>
    <w:rsid w:val="00776F18"/>
    <w:rsid w:val="00776FF3"/>
    <w:rsid w:val="0077745C"/>
    <w:rsid w:val="00777488"/>
    <w:rsid w:val="00777546"/>
    <w:rsid w:val="007775BB"/>
    <w:rsid w:val="007776E9"/>
    <w:rsid w:val="0077792E"/>
    <w:rsid w:val="00777A74"/>
    <w:rsid w:val="0078023A"/>
    <w:rsid w:val="0078026A"/>
    <w:rsid w:val="0078036B"/>
    <w:rsid w:val="00780451"/>
    <w:rsid w:val="00780590"/>
    <w:rsid w:val="00780910"/>
    <w:rsid w:val="00780D4D"/>
    <w:rsid w:val="007811E7"/>
    <w:rsid w:val="007813D0"/>
    <w:rsid w:val="0078164D"/>
    <w:rsid w:val="0078192F"/>
    <w:rsid w:val="00781C30"/>
    <w:rsid w:val="00781E1B"/>
    <w:rsid w:val="00782D4A"/>
    <w:rsid w:val="00782DBE"/>
    <w:rsid w:val="0078345A"/>
    <w:rsid w:val="007836E7"/>
    <w:rsid w:val="007838BC"/>
    <w:rsid w:val="00783B43"/>
    <w:rsid w:val="00783B6B"/>
    <w:rsid w:val="00783C61"/>
    <w:rsid w:val="00783D13"/>
    <w:rsid w:val="00783F31"/>
    <w:rsid w:val="007840F7"/>
    <w:rsid w:val="00784553"/>
    <w:rsid w:val="007845AC"/>
    <w:rsid w:val="0078462F"/>
    <w:rsid w:val="00784C53"/>
    <w:rsid w:val="00784C6C"/>
    <w:rsid w:val="00784D70"/>
    <w:rsid w:val="00784E08"/>
    <w:rsid w:val="0078524B"/>
    <w:rsid w:val="007852FF"/>
    <w:rsid w:val="007854FB"/>
    <w:rsid w:val="00785BFB"/>
    <w:rsid w:val="00785F3D"/>
    <w:rsid w:val="00785FEE"/>
    <w:rsid w:val="007861FA"/>
    <w:rsid w:val="0078698E"/>
    <w:rsid w:val="00786D08"/>
    <w:rsid w:val="00786ED3"/>
    <w:rsid w:val="0078705E"/>
    <w:rsid w:val="007878E2"/>
    <w:rsid w:val="007879A0"/>
    <w:rsid w:val="00787F58"/>
    <w:rsid w:val="007907C5"/>
    <w:rsid w:val="00790903"/>
    <w:rsid w:val="00790EB7"/>
    <w:rsid w:val="00790EE2"/>
    <w:rsid w:val="00791046"/>
    <w:rsid w:val="0079136B"/>
    <w:rsid w:val="007913FA"/>
    <w:rsid w:val="00791B06"/>
    <w:rsid w:val="00792327"/>
    <w:rsid w:val="007929E6"/>
    <w:rsid w:val="00792A84"/>
    <w:rsid w:val="0079302E"/>
    <w:rsid w:val="007930C2"/>
    <w:rsid w:val="007932A4"/>
    <w:rsid w:val="007937AE"/>
    <w:rsid w:val="00794618"/>
    <w:rsid w:val="007947BF"/>
    <w:rsid w:val="00794B17"/>
    <w:rsid w:val="00795027"/>
    <w:rsid w:val="00795AB0"/>
    <w:rsid w:val="00795EF4"/>
    <w:rsid w:val="00796055"/>
    <w:rsid w:val="0079625D"/>
    <w:rsid w:val="007962E0"/>
    <w:rsid w:val="007969F3"/>
    <w:rsid w:val="00796B42"/>
    <w:rsid w:val="00797209"/>
    <w:rsid w:val="00797AC1"/>
    <w:rsid w:val="00797AE3"/>
    <w:rsid w:val="00797D3E"/>
    <w:rsid w:val="007A050A"/>
    <w:rsid w:val="007A06E4"/>
    <w:rsid w:val="007A131A"/>
    <w:rsid w:val="007A16CD"/>
    <w:rsid w:val="007A1F37"/>
    <w:rsid w:val="007A1FC3"/>
    <w:rsid w:val="007A228C"/>
    <w:rsid w:val="007A24BA"/>
    <w:rsid w:val="007A263B"/>
    <w:rsid w:val="007A2884"/>
    <w:rsid w:val="007A2AFC"/>
    <w:rsid w:val="007A2BA0"/>
    <w:rsid w:val="007A302C"/>
    <w:rsid w:val="007A3073"/>
    <w:rsid w:val="007A33BE"/>
    <w:rsid w:val="007A3575"/>
    <w:rsid w:val="007A37E8"/>
    <w:rsid w:val="007A3DE7"/>
    <w:rsid w:val="007A4276"/>
    <w:rsid w:val="007A4386"/>
    <w:rsid w:val="007A4399"/>
    <w:rsid w:val="007A44C3"/>
    <w:rsid w:val="007A5B06"/>
    <w:rsid w:val="007A5B45"/>
    <w:rsid w:val="007A612A"/>
    <w:rsid w:val="007A659F"/>
    <w:rsid w:val="007A681F"/>
    <w:rsid w:val="007A684D"/>
    <w:rsid w:val="007A6AD9"/>
    <w:rsid w:val="007A6C91"/>
    <w:rsid w:val="007A7771"/>
    <w:rsid w:val="007A7840"/>
    <w:rsid w:val="007A7D87"/>
    <w:rsid w:val="007A7E1C"/>
    <w:rsid w:val="007A7E76"/>
    <w:rsid w:val="007A7F2F"/>
    <w:rsid w:val="007B1523"/>
    <w:rsid w:val="007B15AB"/>
    <w:rsid w:val="007B1BC9"/>
    <w:rsid w:val="007B2082"/>
    <w:rsid w:val="007B2486"/>
    <w:rsid w:val="007B26D1"/>
    <w:rsid w:val="007B314E"/>
    <w:rsid w:val="007B32B5"/>
    <w:rsid w:val="007B3374"/>
    <w:rsid w:val="007B34E4"/>
    <w:rsid w:val="007B35B2"/>
    <w:rsid w:val="007B3690"/>
    <w:rsid w:val="007B372E"/>
    <w:rsid w:val="007B3DCB"/>
    <w:rsid w:val="007B4191"/>
    <w:rsid w:val="007B42E8"/>
    <w:rsid w:val="007B447B"/>
    <w:rsid w:val="007B4D4D"/>
    <w:rsid w:val="007B54ED"/>
    <w:rsid w:val="007B5557"/>
    <w:rsid w:val="007B5BF3"/>
    <w:rsid w:val="007B5CE1"/>
    <w:rsid w:val="007B5EDF"/>
    <w:rsid w:val="007B6101"/>
    <w:rsid w:val="007B6499"/>
    <w:rsid w:val="007B6B62"/>
    <w:rsid w:val="007B6C35"/>
    <w:rsid w:val="007B6D81"/>
    <w:rsid w:val="007B6E64"/>
    <w:rsid w:val="007B6E9C"/>
    <w:rsid w:val="007B6F9A"/>
    <w:rsid w:val="007B758F"/>
    <w:rsid w:val="007B772D"/>
    <w:rsid w:val="007B7996"/>
    <w:rsid w:val="007C05ED"/>
    <w:rsid w:val="007C076B"/>
    <w:rsid w:val="007C08DD"/>
    <w:rsid w:val="007C1F3F"/>
    <w:rsid w:val="007C2034"/>
    <w:rsid w:val="007C20B5"/>
    <w:rsid w:val="007C233C"/>
    <w:rsid w:val="007C255E"/>
    <w:rsid w:val="007C2677"/>
    <w:rsid w:val="007C2C6F"/>
    <w:rsid w:val="007C2CE6"/>
    <w:rsid w:val="007C2D16"/>
    <w:rsid w:val="007C2E69"/>
    <w:rsid w:val="007C2F80"/>
    <w:rsid w:val="007C35E4"/>
    <w:rsid w:val="007C3890"/>
    <w:rsid w:val="007C3C4C"/>
    <w:rsid w:val="007C404A"/>
    <w:rsid w:val="007C41DD"/>
    <w:rsid w:val="007C4293"/>
    <w:rsid w:val="007C4409"/>
    <w:rsid w:val="007C4A3C"/>
    <w:rsid w:val="007C5CD8"/>
    <w:rsid w:val="007C5DFE"/>
    <w:rsid w:val="007C5EB2"/>
    <w:rsid w:val="007C6096"/>
    <w:rsid w:val="007C64F1"/>
    <w:rsid w:val="007C6E93"/>
    <w:rsid w:val="007C6FBF"/>
    <w:rsid w:val="007C7032"/>
    <w:rsid w:val="007C74FB"/>
    <w:rsid w:val="007C786F"/>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515A"/>
    <w:rsid w:val="007D5359"/>
    <w:rsid w:val="007D5372"/>
    <w:rsid w:val="007D5F2D"/>
    <w:rsid w:val="007D6096"/>
    <w:rsid w:val="007D62F5"/>
    <w:rsid w:val="007D64D8"/>
    <w:rsid w:val="007D665F"/>
    <w:rsid w:val="007D66F0"/>
    <w:rsid w:val="007D6DDC"/>
    <w:rsid w:val="007D733E"/>
    <w:rsid w:val="007D77F0"/>
    <w:rsid w:val="007D7A8D"/>
    <w:rsid w:val="007E012B"/>
    <w:rsid w:val="007E0A25"/>
    <w:rsid w:val="007E0C6A"/>
    <w:rsid w:val="007E11D7"/>
    <w:rsid w:val="007E1206"/>
    <w:rsid w:val="007E1259"/>
    <w:rsid w:val="007E1356"/>
    <w:rsid w:val="007E1A82"/>
    <w:rsid w:val="007E1B9B"/>
    <w:rsid w:val="007E2618"/>
    <w:rsid w:val="007E2A92"/>
    <w:rsid w:val="007E2B38"/>
    <w:rsid w:val="007E2B8C"/>
    <w:rsid w:val="007E2C65"/>
    <w:rsid w:val="007E2CBC"/>
    <w:rsid w:val="007E38F2"/>
    <w:rsid w:val="007E4BA3"/>
    <w:rsid w:val="007E5049"/>
    <w:rsid w:val="007E523C"/>
    <w:rsid w:val="007E5E11"/>
    <w:rsid w:val="007E6067"/>
    <w:rsid w:val="007E6126"/>
    <w:rsid w:val="007E63C1"/>
    <w:rsid w:val="007E670B"/>
    <w:rsid w:val="007E6F9D"/>
    <w:rsid w:val="007E7858"/>
    <w:rsid w:val="007E7C25"/>
    <w:rsid w:val="007F0152"/>
    <w:rsid w:val="007F04BC"/>
    <w:rsid w:val="007F085A"/>
    <w:rsid w:val="007F0E88"/>
    <w:rsid w:val="007F0FA4"/>
    <w:rsid w:val="007F165F"/>
    <w:rsid w:val="007F18C8"/>
    <w:rsid w:val="007F201A"/>
    <w:rsid w:val="007F2026"/>
    <w:rsid w:val="007F2201"/>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7F2"/>
    <w:rsid w:val="007F7850"/>
    <w:rsid w:val="007F7C91"/>
    <w:rsid w:val="008000B1"/>
    <w:rsid w:val="008006E6"/>
    <w:rsid w:val="0080074D"/>
    <w:rsid w:val="00800940"/>
    <w:rsid w:val="00800E58"/>
    <w:rsid w:val="00800F2F"/>
    <w:rsid w:val="008017E0"/>
    <w:rsid w:val="008017EB"/>
    <w:rsid w:val="008018BC"/>
    <w:rsid w:val="00801A7A"/>
    <w:rsid w:val="00801DC7"/>
    <w:rsid w:val="00802100"/>
    <w:rsid w:val="0080211C"/>
    <w:rsid w:val="00802855"/>
    <w:rsid w:val="008031DE"/>
    <w:rsid w:val="00803400"/>
    <w:rsid w:val="00803404"/>
    <w:rsid w:val="0080356F"/>
    <w:rsid w:val="00803EDF"/>
    <w:rsid w:val="00804E6E"/>
    <w:rsid w:val="00804FF9"/>
    <w:rsid w:val="00805063"/>
    <w:rsid w:val="00805236"/>
    <w:rsid w:val="00805AA7"/>
    <w:rsid w:val="00805CC8"/>
    <w:rsid w:val="00805F25"/>
    <w:rsid w:val="00805F6C"/>
    <w:rsid w:val="008066CF"/>
    <w:rsid w:val="00806766"/>
    <w:rsid w:val="008069ED"/>
    <w:rsid w:val="008071DE"/>
    <w:rsid w:val="008074CF"/>
    <w:rsid w:val="00807F14"/>
    <w:rsid w:val="0081009A"/>
    <w:rsid w:val="00810885"/>
    <w:rsid w:val="00810A24"/>
    <w:rsid w:val="00810AAB"/>
    <w:rsid w:val="00810CD2"/>
    <w:rsid w:val="00811752"/>
    <w:rsid w:val="008117D1"/>
    <w:rsid w:val="00811CB2"/>
    <w:rsid w:val="0081221E"/>
    <w:rsid w:val="00812288"/>
    <w:rsid w:val="00812DAD"/>
    <w:rsid w:val="0081304F"/>
    <w:rsid w:val="00813EEA"/>
    <w:rsid w:val="00814916"/>
    <w:rsid w:val="00814DA5"/>
    <w:rsid w:val="00815AEC"/>
    <w:rsid w:val="00815FA9"/>
    <w:rsid w:val="00816619"/>
    <w:rsid w:val="00816680"/>
    <w:rsid w:val="008167C5"/>
    <w:rsid w:val="00817334"/>
    <w:rsid w:val="00817B2E"/>
    <w:rsid w:val="00817DE7"/>
    <w:rsid w:val="00820A39"/>
    <w:rsid w:val="00820ACE"/>
    <w:rsid w:val="00820E9F"/>
    <w:rsid w:val="00821882"/>
    <w:rsid w:val="0082207A"/>
    <w:rsid w:val="00822128"/>
    <w:rsid w:val="008222F4"/>
    <w:rsid w:val="00822791"/>
    <w:rsid w:val="008227AE"/>
    <w:rsid w:val="00822CC5"/>
    <w:rsid w:val="00823095"/>
    <w:rsid w:val="008230D5"/>
    <w:rsid w:val="00823977"/>
    <w:rsid w:val="0082407B"/>
    <w:rsid w:val="0082410D"/>
    <w:rsid w:val="00824828"/>
    <w:rsid w:val="00824EE0"/>
    <w:rsid w:val="008269E0"/>
    <w:rsid w:val="00827031"/>
    <w:rsid w:val="0082717C"/>
    <w:rsid w:val="008277FF"/>
    <w:rsid w:val="0082798D"/>
    <w:rsid w:val="00827D12"/>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8E2"/>
    <w:rsid w:val="00833ACE"/>
    <w:rsid w:val="00833B91"/>
    <w:rsid w:val="008340F1"/>
    <w:rsid w:val="00834C81"/>
    <w:rsid w:val="00834E5D"/>
    <w:rsid w:val="00834EA0"/>
    <w:rsid w:val="00835F94"/>
    <w:rsid w:val="008360D0"/>
    <w:rsid w:val="00836292"/>
    <w:rsid w:val="008362E3"/>
    <w:rsid w:val="00836AD1"/>
    <w:rsid w:val="00836C16"/>
    <w:rsid w:val="00836CF3"/>
    <w:rsid w:val="00836DE3"/>
    <w:rsid w:val="0083769D"/>
    <w:rsid w:val="00837A8C"/>
    <w:rsid w:val="00837C13"/>
    <w:rsid w:val="008400F2"/>
    <w:rsid w:val="008402A8"/>
    <w:rsid w:val="00840345"/>
    <w:rsid w:val="00840369"/>
    <w:rsid w:val="008404F9"/>
    <w:rsid w:val="0084058A"/>
    <w:rsid w:val="00840883"/>
    <w:rsid w:val="00840C12"/>
    <w:rsid w:val="00840F82"/>
    <w:rsid w:val="00841915"/>
    <w:rsid w:val="00842657"/>
    <w:rsid w:val="0084281C"/>
    <w:rsid w:val="00842928"/>
    <w:rsid w:val="00842AC0"/>
    <w:rsid w:val="00842F5B"/>
    <w:rsid w:val="0084300C"/>
    <w:rsid w:val="008436CA"/>
    <w:rsid w:val="00843C00"/>
    <w:rsid w:val="00844470"/>
    <w:rsid w:val="00844528"/>
    <w:rsid w:val="00844773"/>
    <w:rsid w:val="008447DC"/>
    <w:rsid w:val="008449A9"/>
    <w:rsid w:val="008449B8"/>
    <w:rsid w:val="00845003"/>
    <w:rsid w:val="0084518F"/>
    <w:rsid w:val="00845CC7"/>
    <w:rsid w:val="00845E44"/>
    <w:rsid w:val="00846E95"/>
    <w:rsid w:val="00847668"/>
    <w:rsid w:val="008476D6"/>
    <w:rsid w:val="00847847"/>
    <w:rsid w:val="0084799A"/>
    <w:rsid w:val="00847BFA"/>
    <w:rsid w:val="00847F25"/>
    <w:rsid w:val="0085145F"/>
    <w:rsid w:val="008518FB"/>
    <w:rsid w:val="00851A29"/>
    <w:rsid w:val="00851CC5"/>
    <w:rsid w:val="00851D2F"/>
    <w:rsid w:val="00851EDD"/>
    <w:rsid w:val="00851EF2"/>
    <w:rsid w:val="00852400"/>
    <w:rsid w:val="0085268F"/>
    <w:rsid w:val="008536E2"/>
    <w:rsid w:val="008538F4"/>
    <w:rsid w:val="00853E18"/>
    <w:rsid w:val="00853E65"/>
    <w:rsid w:val="0085413F"/>
    <w:rsid w:val="00854208"/>
    <w:rsid w:val="0085454A"/>
    <w:rsid w:val="0085463B"/>
    <w:rsid w:val="00854F36"/>
    <w:rsid w:val="0085513A"/>
    <w:rsid w:val="00855235"/>
    <w:rsid w:val="0085567F"/>
    <w:rsid w:val="00855A4A"/>
    <w:rsid w:val="00855A96"/>
    <w:rsid w:val="00855B89"/>
    <w:rsid w:val="00855FDE"/>
    <w:rsid w:val="0085646D"/>
    <w:rsid w:val="008567D4"/>
    <w:rsid w:val="0085743A"/>
    <w:rsid w:val="008574CA"/>
    <w:rsid w:val="008578FF"/>
    <w:rsid w:val="00857E43"/>
    <w:rsid w:val="00860754"/>
    <w:rsid w:val="0086084E"/>
    <w:rsid w:val="008618E0"/>
    <w:rsid w:val="00861F52"/>
    <w:rsid w:val="008625CC"/>
    <w:rsid w:val="00862EB2"/>
    <w:rsid w:val="008638ED"/>
    <w:rsid w:val="00863AEB"/>
    <w:rsid w:val="008643E0"/>
    <w:rsid w:val="00864510"/>
    <w:rsid w:val="00864554"/>
    <w:rsid w:val="00864680"/>
    <w:rsid w:val="008646A6"/>
    <w:rsid w:val="00864853"/>
    <w:rsid w:val="008648AC"/>
    <w:rsid w:val="00864A3D"/>
    <w:rsid w:val="00864BD0"/>
    <w:rsid w:val="00864C96"/>
    <w:rsid w:val="008651C3"/>
    <w:rsid w:val="0086535C"/>
    <w:rsid w:val="00865D42"/>
    <w:rsid w:val="00865F2F"/>
    <w:rsid w:val="0086639B"/>
    <w:rsid w:val="00866453"/>
    <w:rsid w:val="00866C9F"/>
    <w:rsid w:val="008672DB"/>
    <w:rsid w:val="00867389"/>
    <w:rsid w:val="00867500"/>
    <w:rsid w:val="00867691"/>
    <w:rsid w:val="008678F6"/>
    <w:rsid w:val="00867C5C"/>
    <w:rsid w:val="0087039C"/>
    <w:rsid w:val="008705C2"/>
    <w:rsid w:val="00870B63"/>
    <w:rsid w:val="0087102B"/>
    <w:rsid w:val="00871156"/>
    <w:rsid w:val="0087145D"/>
    <w:rsid w:val="00871520"/>
    <w:rsid w:val="008720C9"/>
    <w:rsid w:val="008722B3"/>
    <w:rsid w:val="00872BD4"/>
    <w:rsid w:val="0087320A"/>
    <w:rsid w:val="00873A74"/>
    <w:rsid w:val="00873D32"/>
    <w:rsid w:val="00873DFB"/>
    <w:rsid w:val="00874392"/>
    <w:rsid w:val="0087446F"/>
    <w:rsid w:val="00874568"/>
    <w:rsid w:val="00874965"/>
    <w:rsid w:val="00874E78"/>
    <w:rsid w:val="00874ED7"/>
    <w:rsid w:val="00875858"/>
    <w:rsid w:val="00875A59"/>
    <w:rsid w:val="00875FFC"/>
    <w:rsid w:val="0087654A"/>
    <w:rsid w:val="008772B7"/>
    <w:rsid w:val="0087745D"/>
    <w:rsid w:val="00877470"/>
    <w:rsid w:val="00877EF2"/>
    <w:rsid w:val="008804E2"/>
    <w:rsid w:val="008808E5"/>
    <w:rsid w:val="00880C38"/>
    <w:rsid w:val="00881482"/>
    <w:rsid w:val="0088186E"/>
    <w:rsid w:val="00881A4F"/>
    <w:rsid w:val="00881B43"/>
    <w:rsid w:val="00881C4B"/>
    <w:rsid w:val="008822D4"/>
    <w:rsid w:val="00882757"/>
    <w:rsid w:val="008828BA"/>
    <w:rsid w:val="008830B5"/>
    <w:rsid w:val="0088397D"/>
    <w:rsid w:val="00883DAE"/>
    <w:rsid w:val="00883DBE"/>
    <w:rsid w:val="00883F66"/>
    <w:rsid w:val="008842EA"/>
    <w:rsid w:val="00885427"/>
    <w:rsid w:val="00885607"/>
    <w:rsid w:val="0088565F"/>
    <w:rsid w:val="00885940"/>
    <w:rsid w:val="00885FDA"/>
    <w:rsid w:val="00886280"/>
    <w:rsid w:val="00886BBB"/>
    <w:rsid w:val="00886E9E"/>
    <w:rsid w:val="0088721C"/>
    <w:rsid w:val="00887825"/>
    <w:rsid w:val="008879E4"/>
    <w:rsid w:val="00887CD0"/>
    <w:rsid w:val="00890085"/>
    <w:rsid w:val="00890979"/>
    <w:rsid w:val="00890ECF"/>
    <w:rsid w:val="0089121F"/>
    <w:rsid w:val="0089135C"/>
    <w:rsid w:val="00891D1A"/>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E7C"/>
    <w:rsid w:val="008970C7"/>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7D7"/>
    <w:rsid w:val="008A2CCD"/>
    <w:rsid w:val="008A2E9B"/>
    <w:rsid w:val="008A350F"/>
    <w:rsid w:val="008A3914"/>
    <w:rsid w:val="008A3C07"/>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1088"/>
    <w:rsid w:val="008B1AC3"/>
    <w:rsid w:val="008B1B4A"/>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6C3"/>
    <w:rsid w:val="008B7E5C"/>
    <w:rsid w:val="008C0144"/>
    <w:rsid w:val="008C02B7"/>
    <w:rsid w:val="008C0469"/>
    <w:rsid w:val="008C0554"/>
    <w:rsid w:val="008C07B7"/>
    <w:rsid w:val="008C0A2E"/>
    <w:rsid w:val="008C12D0"/>
    <w:rsid w:val="008C146E"/>
    <w:rsid w:val="008C1675"/>
    <w:rsid w:val="008C193F"/>
    <w:rsid w:val="008C24C1"/>
    <w:rsid w:val="008C24D1"/>
    <w:rsid w:val="008C3E6E"/>
    <w:rsid w:val="008C405B"/>
    <w:rsid w:val="008C4160"/>
    <w:rsid w:val="008C46ED"/>
    <w:rsid w:val="008C476F"/>
    <w:rsid w:val="008C4BD3"/>
    <w:rsid w:val="008C4D63"/>
    <w:rsid w:val="008C4F30"/>
    <w:rsid w:val="008C53D0"/>
    <w:rsid w:val="008C59FD"/>
    <w:rsid w:val="008C5C61"/>
    <w:rsid w:val="008C5FA2"/>
    <w:rsid w:val="008C6303"/>
    <w:rsid w:val="008C6477"/>
    <w:rsid w:val="008C6667"/>
    <w:rsid w:val="008C6986"/>
    <w:rsid w:val="008C6AD5"/>
    <w:rsid w:val="008C6E0B"/>
    <w:rsid w:val="008C70B4"/>
    <w:rsid w:val="008C78C3"/>
    <w:rsid w:val="008C796D"/>
    <w:rsid w:val="008D0448"/>
    <w:rsid w:val="008D0AD8"/>
    <w:rsid w:val="008D0FD3"/>
    <w:rsid w:val="008D1221"/>
    <w:rsid w:val="008D1D5E"/>
    <w:rsid w:val="008D1D87"/>
    <w:rsid w:val="008D1DAD"/>
    <w:rsid w:val="008D2995"/>
    <w:rsid w:val="008D2D12"/>
    <w:rsid w:val="008D300A"/>
    <w:rsid w:val="008D36DB"/>
    <w:rsid w:val="008D413C"/>
    <w:rsid w:val="008D4805"/>
    <w:rsid w:val="008D4BDA"/>
    <w:rsid w:val="008D4DC7"/>
    <w:rsid w:val="008D5650"/>
    <w:rsid w:val="008D57E5"/>
    <w:rsid w:val="008D5835"/>
    <w:rsid w:val="008D5A17"/>
    <w:rsid w:val="008D5B0E"/>
    <w:rsid w:val="008D623A"/>
    <w:rsid w:val="008D647B"/>
    <w:rsid w:val="008D682C"/>
    <w:rsid w:val="008D6FB2"/>
    <w:rsid w:val="008D7592"/>
    <w:rsid w:val="008D7AAB"/>
    <w:rsid w:val="008D7CDE"/>
    <w:rsid w:val="008E0107"/>
    <w:rsid w:val="008E084D"/>
    <w:rsid w:val="008E0D14"/>
    <w:rsid w:val="008E0F80"/>
    <w:rsid w:val="008E1255"/>
    <w:rsid w:val="008E177C"/>
    <w:rsid w:val="008E2AEA"/>
    <w:rsid w:val="008E3A6D"/>
    <w:rsid w:val="008E3B79"/>
    <w:rsid w:val="008E3E0B"/>
    <w:rsid w:val="008E40CA"/>
    <w:rsid w:val="008E4900"/>
    <w:rsid w:val="008E524D"/>
    <w:rsid w:val="008E5265"/>
    <w:rsid w:val="008E56ED"/>
    <w:rsid w:val="008E5BC6"/>
    <w:rsid w:val="008E635B"/>
    <w:rsid w:val="008E6360"/>
    <w:rsid w:val="008E64BE"/>
    <w:rsid w:val="008E6F07"/>
    <w:rsid w:val="008E7360"/>
    <w:rsid w:val="008E7661"/>
    <w:rsid w:val="008E77BB"/>
    <w:rsid w:val="008E7EBC"/>
    <w:rsid w:val="008F0199"/>
    <w:rsid w:val="008F0D91"/>
    <w:rsid w:val="008F1215"/>
    <w:rsid w:val="008F1D66"/>
    <w:rsid w:val="008F1FB8"/>
    <w:rsid w:val="008F2203"/>
    <w:rsid w:val="008F2422"/>
    <w:rsid w:val="008F2588"/>
    <w:rsid w:val="008F26E4"/>
    <w:rsid w:val="008F2834"/>
    <w:rsid w:val="008F299A"/>
    <w:rsid w:val="008F29DC"/>
    <w:rsid w:val="008F3217"/>
    <w:rsid w:val="008F33CE"/>
    <w:rsid w:val="008F384D"/>
    <w:rsid w:val="008F3A71"/>
    <w:rsid w:val="008F3ADD"/>
    <w:rsid w:val="008F3AE0"/>
    <w:rsid w:val="008F40CA"/>
    <w:rsid w:val="008F41F8"/>
    <w:rsid w:val="008F425D"/>
    <w:rsid w:val="008F4A65"/>
    <w:rsid w:val="008F53FC"/>
    <w:rsid w:val="008F5EAD"/>
    <w:rsid w:val="008F65C3"/>
    <w:rsid w:val="008F7003"/>
    <w:rsid w:val="008F74FA"/>
    <w:rsid w:val="008F79A1"/>
    <w:rsid w:val="008F7CB3"/>
    <w:rsid w:val="008F7FB8"/>
    <w:rsid w:val="00900036"/>
    <w:rsid w:val="00900C45"/>
    <w:rsid w:val="00901208"/>
    <w:rsid w:val="009014D1"/>
    <w:rsid w:val="00901558"/>
    <w:rsid w:val="00901B9E"/>
    <w:rsid w:val="009025E1"/>
    <w:rsid w:val="00902743"/>
    <w:rsid w:val="0090315F"/>
    <w:rsid w:val="00903178"/>
    <w:rsid w:val="0090360D"/>
    <w:rsid w:val="0090364D"/>
    <w:rsid w:val="00903F54"/>
    <w:rsid w:val="00904511"/>
    <w:rsid w:val="00904CF3"/>
    <w:rsid w:val="00904E12"/>
    <w:rsid w:val="009051CC"/>
    <w:rsid w:val="00905390"/>
    <w:rsid w:val="0090585A"/>
    <w:rsid w:val="00905C90"/>
    <w:rsid w:val="0090605E"/>
    <w:rsid w:val="00906727"/>
    <w:rsid w:val="009068B3"/>
    <w:rsid w:val="00906C3B"/>
    <w:rsid w:val="00906F8F"/>
    <w:rsid w:val="00907101"/>
    <w:rsid w:val="0090761D"/>
    <w:rsid w:val="009078F2"/>
    <w:rsid w:val="00907DFC"/>
    <w:rsid w:val="00907F51"/>
    <w:rsid w:val="0091034E"/>
    <w:rsid w:val="00910493"/>
    <w:rsid w:val="009106DC"/>
    <w:rsid w:val="00910E56"/>
    <w:rsid w:val="00910EDF"/>
    <w:rsid w:val="0091152C"/>
    <w:rsid w:val="00911A35"/>
    <w:rsid w:val="00911A38"/>
    <w:rsid w:val="00911E73"/>
    <w:rsid w:val="009126F4"/>
    <w:rsid w:val="009133EB"/>
    <w:rsid w:val="00913876"/>
    <w:rsid w:val="00913998"/>
    <w:rsid w:val="00913ECC"/>
    <w:rsid w:val="0091402C"/>
    <w:rsid w:val="009140BA"/>
    <w:rsid w:val="00914A82"/>
    <w:rsid w:val="00914ABE"/>
    <w:rsid w:val="00914DE0"/>
    <w:rsid w:val="00914EA7"/>
    <w:rsid w:val="009156AC"/>
    <w:rsid w:val="00915976"/>
    <w:rsid w:val="009168EF"/>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A41"/>
    <w:rsid w:val="00925E89"/>
    <w:rsid w:val="00925F5F"/>
    <w:rsid w:val="009264EA"/>
    <w:rsid w:val="009265A8"/>
    <w:rsid w:val="00926783"/>
    <w:rsid w:val="0092705C"/>
    <w:rsid w:val="0092751D"/>
    <w:rsid w:val="00927877"/>
    <w:rsid w:val="00927B3A"/>
    <w:rsid w:val="00927B72"/>
    <w:rsid w:val="00927E97"/>
    <w:rsid w:val="00930064"/>
    <w:rsid w:val="0093021E"/>
    <w:rsid w:val="00930C1E"/>
    <w:rsid w:val="00931233"/>
    <w:rsid w:val="00931F04"/>
    <w:rsid w:val="009325E8"/>
    <w:rsid w:val="0093279D"/>
    <w:rsid w:val="00932A7C"/>
    <w:rsid w:val="00932F58"/>
    <w:rsid w:val="009335DE"/>
    <w:rsid w:val="0093370C"/>
    <w:rsid w:val="00933D59"/>
    <w:rsid w:val="009341FE"/>
    <w:rsid w:val="0093445A"/>
    <w:rsid w:val="00934566"/>
    <w:rsid w:val="0093466D"/>
    <w:rsid w:val="009349B4"/>
    <w:rsid w:val="00934A7E"/>
    <w:rsid w:val="00935D9A"/>
    <w:rsid w:val="00935EE3"/>
    <w:rsid w:val="0093602E"/>
    <w:rsid w:val="0093655E"/>
    <w:rsid w:val="00936952"/>
    <w:rsid w:val="0093720D"/>
    <w:rsid w:val="00937621"/>
    <w:rsid w:val="00937645"/>
    <w:rsid w:val="00937685"/>
    <w:rsid w:val="009379D0"/>
    <w:rsid w:val="00937C5D"/>
    <w:rsid w:val="00937EFA"/>
    <w:rsid w:val="009407A9"/>
    <w:rsid w:val="009415C2"/>
    <w:rsid w:val="00941C15"/>
    <w:rsid w:val="00941EAB"/>
    <w:rsid w:val="00941FD3"/>
    <w:rsid w:val="009421BA"/>
    <w:rsid w:val="0094264A"/>
    <w:rsid w:val="00942EA3"/>
    <w:rsid w:val="009430DD"/>
    <w:rsid w:val="00943135"/>
    <w:rsid w:val="009435E4"/>
    <w:rsid w:val="00943B5B"/>
    <w:rsid w:val="00943CC9"/>
    <w:rsid w:val="00943E2B"/>
    <w:rsid w:val="00944199"/>
    <w:rsid w:val="00944B7C"/>
    <w:rsid w:val="009462B5"/>
    <w:rsid w:val="00946C2D"/>
    <w:rsid w:val="00946D68"/>
    <w:rsid w:val="00946E72"/>
    <w:rsid w:val="00947F45"/>
    <w:rsid w:val="009516BC"/>
    <w:rsid w:val="00951C2A"/>
    <w:rsid w:val="00951D18"/>
    <w:rsid w:val="00952697"/>
    <w:rsid w:val="00952A50"/>
    <w:rsid w:val="00953599"/>
    <w:rsid w:val="0095396C"/>
    <w:rsid w:val="00953EF8"/>
    <w:rsid w:val="0095416A"/>
    <w:rsid w:val="00954624"/>
    <w:rsid w:val="00954B91"/>
    <w:rsid w:val="00954CE0"/>
    <w:rsid w:val="00954D16"/>
    <w:rsid w:val="009550D7"/>
    <w:rsid w:val="009551FE"/>
    <w:rsid w:val="00955C53"/>
    <w:rsid w:val="00955E6E"/>
    <w:rsid w:val="009563B5"/>
    <w:rsid w:val="00956563"/>
    <w:rsid w:val="00956910"/>
    <w:rsid w:val="0095691A"/>
    <w:rsid w:val="00956CC7"/>
    <w:rsid w:val="00957517"/>
    <w:rsid w:val="00957956"/>
    <w:rsid w:val="00957AC3"/>
    <w:rsid w:val="0096027C"/>
    <w:rsid w:val="0096033F"/>
    <w:rsid w:val="009607C7"/>
    <w:rsid w:val="009608E5"/>
    <w:rsid w:val="00961196"/>
    <w:rsid w:val="0096120F"/>
    <w:rsid w:val="00961805"/>
    <w:rsid w:val="00961BDC"/>
    <w:rsid w:val="00961F83"/>
    <w:rsid w:val="009620A8"/>
    <w:rsid w:val="0096271D"/>
    <w:rsid w:val="00963484"/>
    <w:rsid w:val="0096358A"/>
    <w:rsid w:val="00963A36"/>
    <w:rsid w:val="00964146"/>
    <w:rsid w:val="0096426A"/>
    <w:rsid w:val="00964B18"/>
    <w:rsid w:val="00964CDA"/>
    <w:rsid w:val="009655BA"/>
    <w:rsid w:val="00965766"/>
    <w:rsid w:val="00965B6B"/>
    <w:rsid w:val="00965C63"/>
    <w:rsid w:val="00965FB4"/>
    <w:rsid w:val="009661CD"/>
    <w:rsid w:val="0096643D"/>
    <w:rsid w:val="00966857"/>
    <w:rsid w:val="00967158"/>
    <w:rsid w:val="00967297"/>
    <w:rsid w:val="0096746C"/>
    <w:rsid w:val="00967D26"/>
    <w:rsid w:val="009701AA"/>
    <w:rsid w:val="00970708"/>
    <w:rsid w:val="00970762"/>
    <w:rsid w:val="00970C00"/>
    <w:rsid w:val="00970F19"/>
    <w:rsid w:val="009712B2"/>
    <w:rsid w:val="009712B3"/>
    <w:rsid w:val="009717A9"/>
    <w:rsid w:val="00971B17"/>
    <w:rsid w:val="00972565"/>
    <w:rsid w:val="00972959"/>
    <w:rsid w:val="00972A14"/>
    <w:rsid w:val="00972E64"/>
    <w:rsid w:val="00973740"/>
    <w:rsid w:val="00973BCF"/>
    <w:rsid w:val="00974100"/>
    <w:rsid w:val="00974E71"/>
    <w:rsid w:val="00975057"/>
    <w:rsid w:val="00975091"/>
    <w:rsid w:val="00975439"/>
    <w:rsid w:val="00976322"/>
    <w:rsid w:val="009763DB"/>
    <w:rsid w:val="00976501"/>
    <w:rsid w:val="009765AB"/>
    <w:rsid w:val="009765EF"/>
    <w:rsid w:val="009767E5"/>
    <w:rsid w:val="009773E1"/>
    <w:rsid w:val="0098098C"/>
    <w:rsid w:val="00980AB2"/>
    <w:rsid w:val="00980F18"/>
    <w:rsid w:val="00981105"/>
    <w:rsid w:val="00982006"/>
    <w:rsid w:val="009829CB"/>
    <w:rsid w:val="00982BC3"/>
    <w:rsid w:val="00983621"/>
    <w:rsid w:val="00983D7F"/>
    <w:rsid w:val="00983EC7"/>
    <w:rsid w:val="00984428"/>
    <w:rsid w:val="009848F2"/>
    <w:rsid w:val="00985775"/>
    <w:rsid w:val="00986488"/>
    <w:rsid w:val="00986BC0"/>
    <w:rsid w:val="00986E2D"/>
    <w:rsid w:val="00986ECF"/>
    <w:rsid w:val="00986F6A"/>
    <w:rsid w:val="00987007"/>
    <w:rsid w:val="009870DF"/>
    <w:rsid w:val="009871C8"/>
    <w:rsid w:val="009873C1"/>
    <w:rsid w:val="00987C61"/>
    <w:rsid w:val="00987D55"/>
    <w:rsid w:val="009901B6"/>
    <w:rsid w:val="00990700"/>
    <w:rsid w:val="00990F1B"/>
    <w:rsid w:val="00991120"/>
    <w:rsid w:val="00991139"/>
    <w:rsid w:val="009912E5"/>
    <w:rsid w:val="00991904"/>
    <w:rsid w:val="00991B58"/>
    <w:rsid w:val="00991B66"/>
    <w:rsid w:val="00991B76"/>
    <w:rsid w:val="00991E24"/>
    <w:rsid w:val="0099216B"/>
    <w:rsid w:val="009923E9"/>
    <w:rsid w:val="009926D7"/>
    <w:rsid w:val="00992B7E"/>
    <w:rsid w:val="009939F8"/>
    <w:rsid w:val="0099437F"/>
    <w:rsid w:val="00994E25"/>
    <w:rsid w:val="00994FC1"/>
    <w:rsid w:val="0099522C"/>
    <w:rsid w:val="00995591"/>
    <w:rsid w:val="00995820"/>
    <w:rsid w:val="0099661C"/>
    <w:rsid w:val="00996686"/>
    <w:rsid w:val="009969D9"/>
    <w:rsid w:val="00996FBC"/>
    <w:rsid w:val="00997678"/>
    <w:rsid w:val="009A061E"/>
    <w:rsid w:val="009A07F6"/>
    <w:rsid w:val="009A0E46"/>
    <w:rsid w:val="009A1D4E"/>
    <w:rsid w:val="009A2704"/>
    <w:rsid w:val="009A2756"/>
    <w:rsid w:val="009A2FAA"/>
    <w:rsid w:val="009A3C77"/>
    <w:rsid w:val="009A425F"/>
    <w:rsid w:val="009A450B"/>
    <w:rsid w:val="009A4717"/>
    <w:rsid w:val="009A4CE4"/>
    <w:rsid w:val="009A512F"/>
    <w:rsid w:val="009A5AB4"/>
    <w:rsid w:val="009A5EA9"/>
    <w:rsid w:val="009A5F69"/>
    <w:rsid w:val="009A6B5F"/>
    <w:rsid w:val="009A6D21"/>
    <w:rsid w:val="009A7200"/>
    <w:rsid w:val="009A7564"/>
    <w:rsid w:val="009A7932"/>
    <w:rsid w:val="009A7C6D"/>
    <w:rsid w:val="009B03D0"/>
    <w:rsid w:val="009B1012"/>
    <w:rsid w:val="009B10C4"/>
    <w:rsid w:val="009B1829"/>
    <w:rsid w:val="009B1A3B"/>
    <w:rsid w:val="009B1E96"/>
    <w:rsid w:val="009B2254"/>
    <w:rsid w:val="009B23B3"/>
    <w:rsid w:val="009B24C7"/>
    <w:rsid w:val="009B2C78"/>
    <w:rsid w:val="009B3710"/>
    <w:rsid w:val="009B387E"/>
    <w:rsid w:val="009B3CE2"/>
    <w:rsid w:val="009B464C"/>
    <w:rsid w:val="009B47DA"/>
    <w:rsid w:val="009B49FF"/>
    <w:rsid w:val="009B4C71"/>
    <w:rsid w:val="009B4D79"/>
    <w:rsid w:val="009B4F49"/>
    <w:rsid w:val="009B52DA"/>
    <w:rsid w:val="009B63BB"/>
    <w:rsid w:val="009B7F4C"/>
    <w:rsid w:val="009B7F5C"/>
    <w:rsid w:val="009C0620"/>
    <w:rsid w:val="009C0820"/>
    <w:rsid w:val="009C160C"/>
    <w:rsid w:val="009C1D2C"/>
    <w:rsid w:val="009C229E"/>
    <w:rsid w:val="009C24CD"/>
    <w:rsid w:val="009C25E6"/>
    <w:rsid w:val="009C2F9C"/>
    <w:rsid w:val="009C2FAE"/>
    <w:rsid w:val="009C34FD"/>
    <w:rsid w:val="009C3631"/>
    <w:rsid w:val="009C3AD1"/>
    <w:rsid w:val="009C4978"/>
    <w:rsid w:val="009C4DC6"/>
    <w:rsid w:val="009C4FAE"/>
    <w:rsid w:val="009C5468"/>
    <w:rsid w:val="009C5576"/>
    <w:rsid w:val="009C749F"/>
    <w:rsid w:val="009C77DC"/>
    <w:rsid w:val="009C7911"/>
    <w:rsid w:val="009C7C6D"/>
    <w:rsid w:val="009C7F32"/>
    <w:rsid w:val="009D00AB"/>
    <w:rsid w:val="009D051E"/>
    <w:rsid w:val="009D1B81"/>
    <w:rsid w:val="009D1E97"/>
    <w:rsid w:val="009D27D2"/>
    <w:rsid w:val="009D2A3B"/>
    <w:rsid w:val="009D3320"/>
    <w:rsid w:val="009D368A"/>
    <w:rsid w:val="009D385A"/>
    <w:rsid w:val="009D39C4"/>
    <w:rsid w:val="009D4013"/>
    <w:rsid w:val="009D40A5"/>
    <w:rsid w:val="009D4F63"/>
    <w:rsid w:val="009D501D"/>
    <w:rsid w:val="009D5569"/>
    <w:rsid w:val="009D5C10"/>
    <w:rsid w:val="009D644A"/>
    <w:rsid w:val="009D6776"/>
    <w:rsid w:val="009D6B91"/>
    <w:rsid w:val="009D6C81"/>
    <w:rsid w:val="009D6CAB"/>
    <w:rsid w:val="009D7007"/>
    <w:rsid w:val="009D73C6"/>
    <w:rsid w:val="009D73FD"/>
    <w:rsid w:val="009D7E2C"/>
    <w:rsid w:val="009E0278"/>
    <w:rsid w:val="009E035F"/>
    <w:rsid w:val="009E046C"/>
    <w:rsid w:val="009E0AD9"/>
    <w:rsid w:val="009E0FB0"/>
    <w:rsid w:val="009E0FF8"/>
    <w:rsid w:val="009E134A"/>
    <w:rsid w:val="009E16CE"/>
    <w:rsid w:val="009E1798"/>
    <w:rsid w:val="009E18C8"/>
    <w:rsid w:val="009E1B05"/>
    <w:rsid w:val="009E1C03"/>
    <w:rsid w:val="009E1C64"/>
    <w:rsid w:val="009E1E5C"/>
    <w:rsid w:val="009E1FD8"/>
    <w:rsid w:val="009E2180"/>
    <w:rsid w:val="009E2331"/>
    <w:rsid w:val="009E24B7"/>
    <w:rsid w:val="009E28A5"/>
    <w:rsid w:val="009E290F"/>
    <w:rsid w:val="009E34BF"/>
    <w:rsid w:val="009E3706"/>
    <w:rsid w:val="009E38FB"/>
    <w:rsid w:val="009E3AE0"/>
    <w:rsid w:val="009E3DE6"/>
    <w:rsid w:val="009E4300"/>
    <w:rsid w:val="009E436D"/>
    <w:rsid w:val="009E4649"/>
    <w:rsid w:val="009E4927"/>
    <w:rsid w:val="009E4A82"/>
    <w:rsid w:val="009E4E4B"/>
    <w:rsid w:val="009E4EAE"/>
    <w:rsid w:val="009E5057"/>
    <w:rsid w:val="009E5184"/>
    <w:rsid w:val="009E58BD"/>
    <w:rsid w:val="009E5992"/>
    <w:rsid w:val="009E5B89"/>
    <w:rsid w:val="009E64AD"/>
    <w:rsid w:val="009E66AE"/>
    <w:rsid w:val="009E6846"/>
    <w:rsid w:val="009E6E75"/>
    <w:rsid w:val="009E70ED"/>
    <w:rsid w:val="009E71B4"/>
    <w:rsid w:val="009E7214"/>
    <w:rsid w:val="009E7CC7"/>
    <w:rsid w:val="009F0943"/>
    <w:rsid w:val="009F1DA3"/>
    <w:rsid w:val="009F277A"/>
    <w:rsid w:val="009F289C"/>
    <w:rsid w:val="009F28BB"/>
    <w:rsid w:val="009F29D4"/>
    <w:rsid w:val="009F29ED"/>
    <w:rsid w:val="009F2D6C"/>
    <w:rsid w:val="009F2F33"/>
    <w:rsid w:val="009F2F7B"/>
    <w:rsid w:val="009F3565"/>
    <w:rsid w:val="009F35C8"/>
    <w:rsid w:val="009F38A2"/>
    <w:rsid w:val="009F47C5"/>
    <w:rsid w:val="009F489D"/>
    <w:rsid w:val="009F4B33"/>
    <w:rsid w:val="009F58E5"/>
    <w:rsid w:val="009F597E"/>
    <w:rsid w:val="009F5BBE"/>
    <w:rsid w:val="009F5E7B"/>
    <w:rsid w:val="009F5EFA"/>
    <w:rsid w:val="009F640A"/>
    <w:rsid w:val="009F7593"/>
    <w:rsid w:val="009F7904"/>
    <w:rsid w:val="00A00386"/>
    <w:rsid w:val="00A003EB"/>
    <w:rsid w:val="00A00BF0"/>
    <w:rsid w:val="00A00E65"/>
    <w:rsid w:val="00A00ECF"/>
    <w:rsid w:val="00A01067"/>
    <w:rsid w:val="00A011F5"/>
    <w:rsid w:val="00A017A9"/>
    <w:rsid w:val="00A01859"/>
    <w:rsid w:val="00A019AD"/>
    <w:rsid w:val="00A01ADA"/>
    <w:rsid w:val="00A01ADF"/>
    <w:rsid w:val="00A01AFB"/>
    <w:rsid w:val="00A01D53"/>
    <w:rsid w:val="00A02373"/>
    <w:rsid w:val="00A02505"/>
    <w:rsid w:val="00A02C83"/>
    <w:rsid w:val="00A02D81"/>
    <w:rsid w:val="00A02DAF"/>
    <w:rsid w:val="00A03161"/>
    <w:rsid w:val="00A03706"/>
    <w:rsid w:val="00A038AA"/>
    <w:rsid w:val="00A03F45"/>
    <w:rsid w:val="00A0403A"/>
    <w:rsid w:val="00A04086"/>
    <w:rsid w:val="00A04100"/>
    <w:rsid w:val="00A0439D"/>
    <w:rsid w:val="00A04780"/>
    <w:rsid w:val="00A04967"/>
    <w:rsid w:val="00A04E30"/>
    <w:rsid w:val="00A05017"/>
    <w:rsid w:val="00A05A4B"/>
    <w:rsid w:val="00A05B92"/>
    <w:rsid w:val="00A05C00"/>
    <w:rsid w:val="00A068B8"/>
    <w:rsid w:val="00A069D0"/>
    <w:rsid w:val="00A06C3E"/>
    <w:rsid w:val="00A07314"/>
    <w:rsid w:val="00A07412"/>
    <w:rsid w:val="00A07BA5"/>
    <w:rsid w:val="00A10A86"/>
    <w:rsid w:val="00A10ACD"/>
    <w:rsid w:val="00A10AFA"/>
    <w:rsid w:val="00A11130"/>
    <w:rsid w:val="00A11BBF"/>
    <w:rsid w:val="00A11DE7"/>
    <w:rsid w:val="00A11F7E"/>
    <w:rsid w:val="00A122E0"/>
    <w:rsid w:val="00A12600"/>
    <w:rsid w:val="00A12D41"/>
    <w:rsid w:val="00A131C3"/>
    <w:rsid w:val="00A13338"/>
    <w:rsid w:val="00A137F2"/>
    <w:rsid w:val="00A14129"/>
    <w:rsid w:val="00A141C9"/>
    <w:rsid w:val="00A14492"/>
    <w:rsid w:val="00A151F1"/>
    <w:rsid w:val="00A15607"/>
    <w:rsid w:val="00A15CB9"/>
    <w:rsid w:val="00A1617F"/>
    <w:rsid w:val="00A163A0"/>
    <w:rsid w:val="00A16DC1"/>
    <w:rsid w:val="00A16F13"/>
    <w:rsid w:val="00A174FD"/>
    <w:rsid w:val="00A17578"/>
    <w:rsid w:val="00A176DF"/>
    <w:rsid w:val="00A17791"/>
    <w:rsid w:val="00A1797F"/>
    <w:rsid w:val="00A2006A"/>
    <w:rsid w:val="00A20684"/>
    <w:rsid w:val="00A21192"/>
    <w:rsid w:val="00A21263"/>
    <w:rsid w:val="00A2141B"/>
    <w:rsid w:val="00A21E03"/>
    <w:rsid w:val="00A22069"/>
    <w:rsid w:val="00A22329"/>
    <w:rsid w:val="00A22A92"/>
    <w:rsid w:val="00A2301C"/>
    <w:rsid w:val="00A23111"/>
    <w:rsid w:val="00A23506"/>
    <w:rsid w:val="00A236CA"/>
    <w:rsid w:val="00A23D22"/>
    <w:rsid w:val="00A2408F"/>
    <w:rsid w:val="00A2409C"/>
    <w:rsid w:val="00A246F2"/>
    <w:rsid w:val="00A24BAC"/>
    <w:rsid w:val="00A24E2C"/>
    <w:rsid w:val="00A256F2"/>
    <w:rsid w:val="00A26496"/>
    <w:rsid w:val="00A2709D"/>
    <w:rsid w:val="00A275EC"/>
    <w:rsid w:val="00A27602"/>
    <w:rsid w:val="00A278FE"/>
    <w:rsid w:val="00A27D28"/>
    <w:rsid w:val="00A27E58"/>
    <w:rsid w:val="00A309FA"/>
    <w:rsid w:val="00A30A83"/>
    <w:rsid w:val="00A30B99"/>
    <w:rsid w:val="00A30C80"/>
    <w:rsid w:val="00A313C7"/>
    <w:rsid w:val="00A313EB"/>
    <w:rsid w:val="00A31DD0"/>
    <w:rsid w:val="00A31E13"/>
    <w:rsid w:val="00A32A35"/>
    <w:rsid w:val="00A3347B"/>
    <w:rsid w:val="00A334CD"/>
    <w:rsid w:val="00A338CE"/>
    <w:rsid w:val="00A33CE5"/>
    <w:rsid w:val="00A3439B"/>
    <w:rsid w:val="00A3480A"/>
    <w:rsid w:val="00A34E10"/>
    <w:rsid w:val="00A34F22"/>
    <w:rsid w:val="00A351D5"/>
    <w:rsid w:val="00A35DAC"/>
    <w:rsid w:val="00A360EC"/>
    <w:rsid w:val="00A36804"/>
    <w:rsid w:val="00A37EF6"/>
    <w:rsid w:val="00A40033"/>
    <w:rsid w:val="00A40652"/>
    <w:rsid w:val="00A408E8"/>
    <w:rsid w:val="00A40C79"/>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E06"/>
    <w:rsid w:val="00A4423C"/>
    <w:rsid w:val="00A44456"/>
    <w:rsid w:val="00A4450C"/>
    <w:rsid w:val="00A44570"/>
    <w:rsid w:val="00A449D0"/>
    <w:rsid w:val="00A44C4E"/>
    <w:rsid w:val="00A45F15"/>
    <w:rsid w:val="00A46202"/>
    <w:rsid w:val="00A465E4"/>
    <w:rsid w:val="00A46855"/>
    <w:rsid w:val="00A46E91"/>
    <w:rsid w:val="00A46EEF"/>
    <w:rsid w:val="00A46FA2"/>
    <w:rsid w:val="00A4705C"/>
    <w:rsid w:val="00A47B75"/>
    <w:rsid w:val="00A5020B"/>
    <w:rsid w:val="00A506E1"/>
    <w:rsid w:val="00A507A2"/>
    <w:rsid w:val="00A508E6"/>
    <w:rsid w:val="00A50E03"/>
    <w:rsid w:val="00A50E85"/>
    <w:rsid w:val="00A5107F"/>
    <w:rsid w:val="00A510BD"/>
    <w:rsid w:val="00A515EA"/>
    <w:rsid w:val="00A51F03"/>
    <w:rsid w:val="00A51FB7"/>
    <w:rsid w:val="00A52666"/>
    <w:rsid w:val="00A526E7"/>
    <w:rsid w:val="00A52A5C"/>
    <w:rsid w:val="00A5357B"/>
    <w:rsid w:val="00A53A41"/>
    <w:rsid w:val="00A53F61"/>
    <w:rsid w:val="00A54538"/>
    <w:rsid w:val="00A54640"/>
    <w:rsid w:val="00A54C19"/>
    <w:rsid w:val="00A54D8C"/>
    <w:rsid w:val="00A554AA"/>
    <w:rsid w:val="00A55EEE"/>
    <w:rsid w:val="00A55F89"/>
    <w:rsid w:val="00A5631B"/>
    <w:rsid w:val="00A56668"/>
    <w:rsid w:val="00A566DD"/>
    <w:rsid w:val="00A57D56"/>
    <w:rsid w:val="00A60056"/>
    <w:rsid w:val="00A60173"/>
    <w:rsid w:val="00A60553"/>
    <w:rsid w:val="00A6098B"/>
    <w:rsid w:val="00A609B8"/>
    <w:rsid w:val="00A60AEB"/>
    <w:rsid w:val="00A60F39"/>
    <w:rsid w:val="00A612D6"/>
    <w:rsid w:val="00A61790"/>
    <w:rsid w:val="00A6274E"/>
    <w:rsid w:val="00A62D91"/>
    <w:rsid w:val="00A62E65"/>
    <w:rsid w:val="00A6314F"/>
    <w:rsid w:val="00A632F8"/>
    <w:rsid w:val="00A6339B"/>
    <w:rsid w:val="00A6348E"/>
    <w:rsid w:val="00A636A1"/>
    <w:rsid w:val="00A63B7D"/>
    <w:rsid w:val="00A63E16"/>
    <w:rsid w:val="00A63E36"/>
    <w:rsid w:val="00A6415E"/>
    <w:rsid w:val="00A64435"/>
    <w:rsid w:val="00A645A8"/>
    <w:rsid w:val="00A6504E"/>
    <w:rsid w:val="00A657EF"/>
    <w:rsid w:val="00A65AEC"/>
    <w:rsid w:val="00A660DF"/>
    <w:rsid w:val="00A66267"/>
    <w:rsid w:val="00A66381"/>
    <w:rsid w:val="00A66DE5"/>
    <w:rsid w:val="00A67232"/>
    <w:rsid w:val="00A6753F"/>
    <w:rsid w:val="00A676BE"/>
    <w:rsid w:val="00A67C17"/>
    <w:rsid w:val="00A704CC"/>
    <w:rsid w:val="00A7054A"/>
    <w:rsid w:val="00A70A8A"/>
    <w:rsid w:val="00A70CD2"/>
    <w:rsid w:val="00A71439"/>
    <w:rsid w:val="00A714B9"/>
    <w:rsid w:val="00A716A4"/>
    <w:rsid w:val="00A71C50"/>
    <w:rsid w:val="00A722E7"/>
    <w:rsid w:val="00A72CD1"/>
    <w:rsid w:val="00A72D6D"/>
    <w:rsid w:val="00A730D7"/>
    <w:rsid w:val="00A738BC"/>
    <w:rsid w:val="00A7430C"/>
    <w:rsid w:val="00A74695"/>
    <w:rsid w:val="00A75028"/>
    <w:rsid w:val="00A7524E"/>
    <w:rsid w:val="00A756B0"/>
    <w:rsid w:val="00A7582C"/>
    <w:rsid w:val="00A75DB2"/>
    <w:rsid w:val="00A75E44"/>
    <w:rsid w:val="00A7630B"/>
    <w:rsid w:val="00A76AC2"/>
    <w:rsid w:val="00A76AEF"/>
    <w:rsid w:val="00A77B3A"/>
    <w:rsid w:val="00A77CEE"/>
    <w:rsid w:val="00A80672"/>
    <w:rsid w:val="00A80850"/>
    <w:rsid w:val="00A809E3"/>
    <w:rsid w:val="00A80A81"/>
    <w:rsid w:val="00A80CC9"/>
    <w:rsid w:val="00A80E18"/>
    <w:rsid w:val="00A8123E"/>
    <w:rsid w:val="00A819E2"/>
    <w:rsid w:val="00A82618"/>
    <w:rsid w:val="00A829A3"/>
    <w:rsid w:val="00A82A25"/>
    <w:rsid w:val="00A82B5D"/>
    <w:rsid w:val="00A82CB7"/>
    <w:rsid w:val="00A83BAC"/>
    <w:rsid w:val="00A83F3E"/>
    <w:rsid w:val="00A840EE"/>
    <w:rsid w:val="00A84B1D"/>
    <w:rsid w:val="00A84D99"/>
    <w:rsid w:val="00A85070"/>
    <w:rsid w:val="00A8547A"/>
    <w:rsid w:val="00A86190"/>
    <w:rsid w:val="00A8619B"/>
    <w:rsid w:val="00A86293"/>
    <w:rsid w:val="00A8642F"/>
    <w:rsid w:val="00A8674B"/>
    <w:rsid w:val="00A86C5E"/>
    <w:rsid w:val="00A86CF8"/>
    <w:rsid w:val="00A86EC5"/>
    <w:rsid w:val="00A8770D"/>
    <w:rsid w:val="00A877D4"/>
    <w:rsid w:val="00A8796B"/>
    <w:rsid w:val="00A87E66"/>
    <w:rsid w:val="00A906F2"/>
    <w:rsid w:val="00A90777"/>
    <w:rsid w:val="00A90965"/>
    <w:rsid w:val="00A90D13"/>
    <w:rsid w:val="00A91161"/>
    <w:rsid w:val="00A91437"/>
    <w:rsid w:val="00A915B4"/>
    <w:rsid w:val="00A91E43"/>
    <w:rsid w:val="00A92129"/>
    <w:rsid w:val="00A927F2"/>
    <w:rsid w:val="00A92ACA"/>
    <w:rsid w:val="00A92E2C"/>
    <w:rsid w:val="00A9321A"/>
    <w:rsid w:val="00A93588"/>
    <w:rsid w:val="00A93646"/>
    <w:rsid w:val="00A9377C"/>
    <w:rsid w:val="00A94057"/>
    <w:rsid w:val="00A940CF"/>
    <w:rsid w:val="00A946B2"/>
    <w:rsid w:val="00A9511A"/>
    <w:rsid w:val="00A9546F"/>
    <w:rsid w:val="00A955A0"/>
    <w:rsid w:val="00A95EA0"/>
    <w:rsid w:val="00A96C1A"/>
    <w:rsid w:val="00A96FB6"/>
    <w:rsid w:val="00A97803"/>
    <w:rsid w:val="00A979D6"/>
    <w:rsid w:val="00A97B88"/>
    <w:rsid w:val="00A97E8C"/>
    <w:rsid w:val="00AA0273"/>
    <w:rsid w:val="00AA031F"/>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C69"/>
    <w:rsid w:val="00AA507C"/>
    <w:rsid w:val="00AA61B2"/>
    <w:rsid w:val="00AA6A60"/>
    <w:rsid w:val="00AA6D52"/>
    <w:rsid w:val="00AA718B"/>
    <w:rsid w:val="00AA749B"/>
    <w:rsid w:val="00AA7A29"/>
    <w:rsid w:val="00AA7FB2"/>
    <w:rsid w:val="00AB0066"/>
    <w:rsid w:val="00AB0679"/>
    <w:rsid w:val="00AB07A8"/>
    <w:rsid w:val="00AB1AE2"/>
    <w:rsid w:val="00AB1B6D"/>
    <w:rsid w:val="00AB203A"/>
    <w:rsid w:val="00AB2FF0"/>
    <w:rsid w:val="00AB3136"/>
    <w:rsid w:val="00AB3430"/>
    <w:rsid w:val="00AB35CF"/>
    <w:rsid w:val="00AB3A57"/>
    <w:rsid w:val="00AB3D6A"/>
    <w:rsid w:val="00AB4082"/>
    <w:rsid w:val="00AB420C"/>
    <w:rsid w:val="00AB4652"/>
    <w:rsid w:val="00AB4788"/>
    <w:rsid w:val="00AB4C5B"/>
    <w:rsid w:val="00AB4F33"/>
    <w:rsid w:val="00AB4FB3"/>
    <w:rsid w:val="00AB56F5"/>
    <w:rsid w:val="00AB5F82"/>
    <w:rsid w:val="00AB72EF"/>
    <w:rsid w:val="00AB7546"/>
    <w:rsid w:val="00AB79B1"/>
    <w:rsid w:val="00AB7C57"/>
    <w:rsid w:val="00AB7CAE"/>
    <w:rsid w:val="00AC0699"/>
    <w:rsid w:val="00AC1D7B"/>
    <w:rsid w:val="00AC1EC5"/>
    <w:rsid w:val="00AC2223"/>
    <w:rsid w:val="00AC237B"/>
    <w:rsid w:val="00AC2633"/>
    <w:rsid w:val="00AC267F"/>
    <w:rsid w:val="00AC2C0B"/>
    <w:rsid w:val="00AC2E76"/>
    <w:rsid w:val="00AC32D0"/>
    <w:rsid w:val="00AC41BC"/>
    <w:rsid w:val="00AC4E24"/>
    <w:rsid w:val="00AC511D"/>
    <w:rsid w:val="00AC5468"/>
    <w:rsid w:val="00AC555E"/>
    <w:rsid w:val="00AC5681"/>
    <w:rsid w:val="00AC58FB"/>
    <w:rsid w:val="00AC5F7F"/>
    <w:rsid w:val="00AC5FEB"/>
    <w:rsid w:val="00AC63CD"/>
    <w:rsid w:val="00AC68A9"/>
    <w:rsid w:val="00AC6B72"/>
    <w:rsid w:val="00AC6E50"/>
    <w:rsid w:val="00AC75C0"/>
    <w:rsid w:val="00AC772F"/>
    <w:rsid w:val="00AC776D"/>
    <w:rsid w:val="00AC7D9D"/>
    <w:rsid w:val="00AC7ECE"/>
    <w:rsid w:val="00AD012E"/>
    <w:rsid w:val="00AD01CB"/>
    <w:rsid w:val="00AD0B2A"/>
    <w:rsid w:val="00AD0D7D"/>
    <w:rsid w:val="00AD0DFF"/>
    <w:rsid w:val="00AD0F2E"/>
    <w:rsid w:val="00AD209D"/>
    <w:rsid w:val="00AD2167"/>
    <w:rsid w:val="00AD29C7"/>
    <w:rsid w:val="00AD34B4"/>
    <w:rsid w:val="00AD3651"/>
    <w:rsid w:val="00AD43B3"/>
    <w:rsid w:val="00AD4564"/>
    <w:rsid w:val="00AD4B00"/>
    <w:rsid w:val="00AD4C28"/>
    <w:rsid w:val="00AD4E79"/>
    <w:rsid w:val="00AD5433"/>
    <w:rsid w:val="00AD5C91"/>
    <w:rsid w:val="00AD5CA1"/>
    <w:rsid w:val="00AD5EBB"/>
    <w:rsid w:val="00AD5F9D"/>
    <w:rsid w:val="00AD6014"/>
    <w:rsid w:val="00AD6414"/>
    <w:rsid w:val="00AD6587"/>
    <w:rsid w:val="00AD66FF"/>
    <w:rsid w:val="00AD6D14"/>
    <w:rsid w:val="00AD6E8D"/>
    <w:rsid w:val="00AD6FF4"/>
    <w:rsid w:val="00AD7219"/>
    <w:rsid w:val="00AD776D"/>
    <w:rsid w:val="00AD7FF9"/>
    <w:rsid w:val="00AE05F8"/>
    <w:rsid w:val="00AE0B26"/>
    <w:rsid w:val="00AE0D20"/>
    <w:rsid w:val="00AE0E8E"/>
    <w:rsid w:val="00AE1443"/>
    <w:rsid w:val="00AE18BC"/>
    <w:rsid w:val="00AE1C3B"/>
    <w:rsid w:val="00AE1F81"/>
    <w:rsid w:val="00AE2756"/>
    <w:rsid w:val="00AE284D"/>
    <w:rsid w:val="00AE3EF8"/>
    <w:rsid w:val="00AE454D"/>
    <w:rsid w:val="00AE52BE"/>
    <w:rsid w:val="00AE5C46"/>
    <w:rsid w:val="00AE6049"/>
    <w:rsid w:val="00AE62CC"/>
    <w:rsid w:val="00AE661C"/>
    <w:rsid w:val="00AE728F"/>
    <w:rsid w:val="00AE7417"/>
    <w:rsid w:val="00AE785F"/>
    <w:rsid w:val="00AE7FB2"/>
    <w:rsid w:val="00AF0587"/>
    <w:rsid w:val="00AF0C3B"/>
    <w:rsid w:val="00AF17A5"/>
    <w:rsid w:val="00AF2BEC"/>
    <w:rsid w:val="00AF2F1D"/>
    <w:rsid w:val="00AF2F74"/>
    <w:rsid w:val="00AF3096"/>
    <w:rsid w:val="00AF30CE"/>
    <w:rsid w:val="00AF3371"/>
    <w:rsid w:val="00AF3C25"/>
    <w:rsid w:val="00AF3DD9"/>
    <w:rsid w:val="00AF3EB9"/>
    <w:rsid w:val="00AF3ECE"/>
    <w:rsid w:val="00AF43F2"/>
    <w:rsid w:val="00AF45E5"/>
    <w:rsid w:val="00AF4775"/>
    <w:rsid w:val="00AF4B9C"/>
    <w:rsid w:val="00AF4C05"/>
    <w:rsid w:val="00AF511E"/>
    <w:rsid w:val="00AF5220"/>
    <w:rsid w:val="00AF5782"/>
    <w:rsid w:val="00AF57AE"/>
    <w:rsid w:val="00AF5922"/>
    <w:rsid w:val="00AF5BC9"/>
    <w:rsid w:val="00AF5DCC"/>
    <w:rsid w:val="00AF5DF4"/>
    <w:rsid w:val="00AF68BC"/>
    <w:rsid w:val="00AF6911"/>
    <w:rsid w:val="00AF691A"/>
    <w:rsid w:val="00AF69F5"/>
    <w:rsid w:val="00AF74EC"/>
    <w:rsid w:val="00AF788F"/>
    <w:rsid w:val="00B002C0"/>
    <w:rsid w:val="00B0080C"/>
    <w:rsid w:val="00B0088F"/>
    <w:rsid w:val="00B00EDA"/>
    <w:rsid w:val="00B00F56"/>
    <w:rsid w:val="00B019E1"/>
    <w:rsid w:val="00B021AD"/>
    <w:rsid w:val="00B02785"/>
    <w:rsid w:val="00B029CA"/>
    <w:rsid w:val="00B02DD1"/>
    <w:rsid w:val="00B02E72"/>
    <w:rsid w:val="00B03334"/>
    <w:rsid w:val="00B03429"/>
    <w:rsid w:val="00B034BA"/>
    <w:rsid w:val="00B037E9"/>
    <w:rsid w:val="00B0382A"/>
    <w:rsid w:val="00B03AB5"/>
    <w:rsid w:val="00B04149"/>
    <w:rsid w:val="00B04518"/>
    <w:rsid w:val="00B0468A"/>
    <w:rsid w:val="00B0535A"/>
    <w:rsid w:val="00B0566F"/>
    <w:rsid w:val="00B05702"/>
    <w:rsid w:val="00B05AC3"/>
    <w:rsid w:val="00B05E0B"/>
    <w:rsid w:val="00B0633E"/>
    <w:rsid w:val="00B0715A"/>
    <w:rsid w:val="00B07796"/>
    <w:rsid w:val="00B101DE"/>
    <w:rsid w:val="00B1031A"/>
    <w:rsid w:val="00B103A2"/>
    <w:rsid w:val="00B103C1"/>
    <w:rsid w:val="00B110D6"/>
    <w:rsid w:val="00B119A5"/>
    <w:rsid w:val="00B11A3A"/>
    <w:rsid w:val="00B11CE0"/>
    <w:rsid w:val="00B12093"/>
    <w:rsid w:val="00B12CC9"/>
    <w:rsid w:val="00B1320C"/>
    <w:rsid w:val="00B1334D"/>
    <w:rsid w:val="00B1356A"/>
    <w:rsid w:val="00B140C8"/>
    <w:rsid w:val="00B140F3"/>
    <w:rsid w:val="00B143FA"/>
    <w:rsid w:val="00B1462A"/>
    <w:rsid w:val="00B14C07"/>
    <w:rsid w:val="00B15EEB"/>
    <w:rsid w:val="00B1605A"/>
    <w:rsid w:val="00B1694A"/>
    <w:rsid w:val="00B16C19"/>
    <w:rsid w:val="00B170FB"/>
    <w:rsid w:val="00B177A6"/>
    <w:rsid w:val="00B17A1C"/>
    <w:rsid w:val="00B203B6"/>
    <w:rsid w:val="00B2166F"/>
    <w:rsid w:val="00B217D4"/>
    <w:rsid w:val="00B21984"/>
    <w:rsid w:val="00B21B08"/>
    <w:rsid w:val="00B2241E"/>
    <w:rsid w:val="00B22CDA"/>
    <w:rsid w:val="00B22D1B"/>
    <w:rsid w:val="00B22DAC"/>
    <w:rsid w:val="00B23270"/>
    <w:rsid w:val="00B234C3"/>
    <w:rsid w:val="00B244B3"/>
    <w:rsid w:val="00B245E1"/>
    <w:rsid w:val="00B248CA"/>
    <w:rsid w:val="00B24DFE"/>
    <w:rsid w:val="00B24F3A"/>
    <w:rsid w:val="00B253D1"/>
    <w:rsid w:val="00B2542B"/>
    <w:rsid w:val="00B25D54"/>
    <w:rsid w:val="00B261DE"/>
    <w:rsid w:val="00B26405"/>
    <w:rsid w:val="00B268E4"/>
    <w:rsid w:val="00B26963"/>
    <w:rsid w:val="00B27542"/>
    <w:rsid w:val="00B275E0"/>
    <w:rsid w:val="00B27F0A"/>
    <w:rsid w:val="00B27F49"/>
    <w:rsid w:val="00B3008E"/>
    <w:rsid w:val="00B301EA"/>
    <w:rsid w:val="00B3024E"/>
    <w:rsid w:val="00B30796"/>
    <w:rsid w:val="00B30E61"/>
    <w:rsid w:val="00B3142E"/>
    <w:rsid w:val="00B31D57"/>
    <w:rsid w:val="00B31E48"/>
    <w:rsid w:val="00B3243F"/>
    <w:rsid w:val="00B3277D"/>
    <w:rsid w:val="00B33623"/>
    <w:rsid w:val="00B33895"/>
    <w:rsid w:val="00B33AF9"/>
    <w:rsid w:val="00B344FE"/>
    <w:rsid w:val="00B34AF3"/>
    <w:rsid w:val="00B34D5B"/>
    <w:rsid w:val="00B34DEC"/>
    <w:rsid w:val="00B35282"/>
    <w:rsid w:val="00B35457"/>
    <w:rsid w:val="00B3556B"/>
    <w:rsid w:val="00B35573"/>
    <w:rsid w:val="00B3587C"/>
    <w:rsid w:val="00B35A01"/>
    <w:rsid w:val="00B35F52"/>
    <w:rsid w:val="00B35FDC"/>
    <w:rsid w:val="00B36545"/>
    <w:rsid w:val="00B36A41"/>
    <w:rsid w:val="00B370A5"/>
    <w:rsid w:val="00B3748C"/>
    <w:rsid w:val="00B3786C"/>
    <w:rsid w:val="00B37920"/>
    <w:rsid w:val="00B37B94"/>
    <w:rsid w:val="00B37DFB"/>
    <w:rsid w:val="00B40690"/>
    <w:rsid w:val="00B40D02"/>
    <w:rsid w:val="00B40EF7"/>
    <w:rsid w:val="00B41536"/>
    <w:rsid w:val="00B423A3"/>
    <w:rsid w:val="00B425C8"/>
    <w:rsid w:val="00B42801"/>
    <w:rsid w:val="00B42950"/>
    <w:rsid w:val="00B431DF"/>
    <w:rsid w:val="00B43B44"/>
    <w:rsid w:val="00B43DB6"/>
    <w:rsid w:val="00B4411A"/>
    <w:rsid w:val="00B442DB"/>
    <w:rsid w:val="00B448C2"/>
    <w:rsid w:val="00B44ABC"/>
    <w:rsid w:val="00B44C50"/>
    <w:rsid w:val="00B45342"/>
    <w:rsid w:val="00B454E4"/>
    <w:rsid w:val="00B454EF"/>
    <w:rsid w:val="00B45AD8"/>
    <w:rsid w:val="00B46ABF"/>
    <w:rsid w:val="00B46D0B"/>
    <w:rsid w:val="00B46FC0"/>
    <w:rsid w:val="00B47CDE"/>
    <w:rsid w:val="00B5013E"/>
    <w:rsid w:val="00B506A7"/>
    <w:rsid w:val="00B50E30"/>
    <w:rsid w:val="00B50FD0"/>
    <w:rsid w:val="00B51473"/>
    <w:rsid w:val="00B51B72"/>
    <w:rsid w:val="00B51B77"/>
    <w:rsid w:val="00B52035"/>
    <w:rsid w:val="00B524D7"/>
    <w:rsid w:val="00B52737"/>
    <w:rsid w:val="00B52AC4"/>
    <w:rsid w:val="00B53197"/>
    <w:rsid w:val="00B53544"/>
    <w:rsid w:val="00B5363B"/>
    <w:rsid w:val="00B5366F"/>
    <w:rsid w:val="00B537BA"/>
    <w:rsid w:val="00B54289"/>
    <w:rsid w:val="00B5444F"/>
    <w:rsid w:val="00B54C36"/>
    <w:rsid w:val="00B54FFC"/>
    <w:rsid w:val="00B559A4"/>
    <w:rsid w:val="00B55A58"/>
    <w:rsid w:val="00B55A90"/>
    <w:rsid w:val="00B56D79"/>
    <w:rsid w:val="00B571EE"/>
    <w:rsid w:val="00B57AB2"/>
    <w:rsid w:val="00B57C05"/>
    <w:rsid w:val="00B57CAB"/>
    <w:rsid w:val="00B60163"/>
    <w:rsid w:val="00B60822"/>
    <w:rsid w:val="00B60A32"/>
    <w:rsid w:val="00B60C4A"/>
    <w:rsid w:val="00B6153F"/>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3BB"/>
    <w:rsid w:val="00B64AE1"/>
    <w:rsid w:val="00B64B60"/>
    <w:rsid w:val="00B64CD5"/>
    <w:rsid w:val="00B650D8"/>
    <w:rsid w:val="00B6515D"/>
    <w:rsid w:val="00B652FD"/>
    <w:rsid w:val="00B66B70"/>
    <w:rsid w:val="00B66C73"/>
    <w:rsid w:val="00B66CA3"/>
    <w:rsid w:val="00B66EBD"/>
    <w:rsid w:val="00B676DA"/>
    <w:rsid w:val="00B67983"/>
    <w:rsid w:val="00B67A08"/>
    <w:rsid w:val="00B7039D"/>
    <w:rsid w:val="00B703D2"/>
    <w:rsid w:val="00B70D2C"/>
    <w:rsid w:val="00B70DD1"/>
    <w:rsid w:val="00B713B0"/>
    <w:rsid w:val="00B713C8"/>
    <w:rsid w:val="00B71F33"/>
    <w:rsid w:val="00B7265F"/>
    <w:rsid w:val="00B72C24"/>
    <w:rsid w:val="00B72D6F"/>
    <w:rsid w:val="00B735AD"/>
    <w:rsid w:val="00B73784"/>
    <w:rsid w:val="00B73A44"/>
    <w:rsid w:val="00B74081"/>
    <w:rsid w:val="00B7434F"/>
    <w:rsid w:val="00B744AC"/>
    <w:rsid w:val="00B74EB7"/>
    <w:rsid w:val="00B7504E"/>
    <w:rsid w:val="00B75116"/>
    <w:rsid w:val="00B75402"/>
    <w:rsid w:val="00B75426"/>
    <w:rsid w:val="00B75954"/>
    <w:rsid w:val="00B75BEF"/>
    <w:rsid w:val="00B75EEA"/>
    <w:rsid w:val="00B7630D"/>
    <w:rsid w:val="00B767C6"/>
    <w:rsid w:val="00B76B40"/>
    <w:rsid w:val="00B76E97"/>
    <w:rsid w:val="00B7706C"/>
    <w:rsid w:val="00B77F59"/>
    <w:rsid w:val="00B803C6"/>
    <w:rsid w:val="00B80566"/>
    <w:rsid w:val="00B80E42"/>
    <w:rsid w:val="00B811E1"/>
    <w:rsid w:val="00B81AD8"/>
    <w:rsid w:val="00B81CDD"/>
    <w:rsid w:val="00B8298F"/>
    <w:rsid w:val="00B82A8A"/>
    <w:rsid w:val="00B82CA0"/>
    <w:rsid w:val="00B83219"/>
    <w:rsid w:val="00B8330F"/>
    <w:rsid w:val="00B834A9"/>
    <w:rsid w:val="00B846A1"/>
    <w:rsid w:val="00B85594"/>
    <w:rsid w:val="00B8562D"/>
    <w:rsid w:val="00B8588D"/>
    <w:rsid w:val="00B85CFC"/>
    <w:rsid w:val="00B862EA"/>
    <w:rsid w:val="00B87165"/>
    <w:rsid w:val="00B872F9"/>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3E73"/>
    <w:rsid w:val="00B94A67"/>
    <w:rsid w:val="00B94E64"/>
    <w:rsid w:val="00B95234"/>
    <w:rsid w:val="00B954ED"/>
    <w:rsid w:val="00B95769"/>
    <w:rsid w:val="00B957B8"/>
    <w:rsid w:val="00B966C7"/>
    <w:rsid w:val="00B96C54"/>
    <w:rsid w:val="00B972B3"/>
    <w:rsid w:val="00B9782B"/>
    <w:rsid w:val="00B978D7"/>
    <w:rsid w:val="00B97A1E"/>
    <w:rsid w:val="00B97CAC"/>
    <w:rsid w:val="00BA01CD"/>
    <w:rsid w:val="00BA0472"/>
    <w:rsid w:val="00BA0506"/>
    <w:rsid w:val="00BA071A"/>
    <w:rsid w:val="00BA088D"/>
    <w:rsid w:val="00BA095E"/>
    <w:rsid w:val="00BA09F0"/>
    <w:rsid w:val="00BA0A9F"/>
    <w:rsid w:val="00BA1238"/>
    <w:rsid w:val="00BA1853"/>
    <w:rsid w:val="00BA1908"/>
    <w:rsid w:val="00BA1E3D"/>
    <w:rsid w:val="00BA223E"/>
    <w:rsid w:val="00BA2E1F"/>
    <w:rsid w:val="00BA2F72"/>
    <w:rsid w:val="00BA3096"/>
    <w:rsid w:val="00BA31CE"/>
    <w:rsid w:val="00BA3A22"/>
    <w:rsid w:val="00BA3B8A"/>
    <w:rsid w:val="00BA3C2C"/>
    <w:rsid w:val="00BA4428"/>
    <w:rsid w:val="00BA4452"/>
    <w:rsid w:val="00BA4E1A"/>
    <w:rsid w:val="00BA5822"/>
    <w:rsid w:val="00BA5980"/>
    <w:rsid w:val="00BA59BC"/>
    <w:rsid w:val="00BA6031"/>
    <w:rsid w:val="00BA6127"/>
    <w:rsid w:val="00BA6697"/>
    <w:rsid w:val="00BA6817"/>
    <w:rsid w:val="00BA6CDA"/>
    <w:rsid w:val="00BA6EA1"/>
    <w:rsid w:val="00BA7267"/>
    <w:rsid w:val="00BA72FA"/>
    <w:rsid w:val="00BA743C"/>
    <w:rsid w:val="00BA76A7"/>
    <w:rsid w:val="00BA79FE"/>
    <w:rsid w:val="00BA7CF0"/>
    <w:rsid w:val="00BA7D2F"/>
    <w:rsid w:val="00BB096F"/>
    <w:rsid w:val="00BB0A54"/>
    <w:rsid w:val="00BB1138"/>
    <w:rsid w:val="00BB1282"/>
    <w:rsid w:val="00BB1859"/>
    <w:rsid w:val="00BB190B"/>
    <w:rsid w:val="00BB192C"/>
    <w:rsid w:val="00BB1CA6"/>
    <w:rsid w:val="00BB1E7C"/>
    <w:rsid w:val="00BB1EFE"/>
    <w:rsid w:val="00BB27C0"/>
    <w:rsid w:val="00BB2C7D"/>
    <w:rsid w:val="00BB2D70"/>
    <w:rsid w:val="00BB3278"/>
    <w:rsid w:val="00BB3516"/>
    <w:rsid w:val="00BB3817"/>
    <w:rsid w:val="00BB3FE2"/>
    <w:rsid w:val="00BB40A5"/>
    <w:rsid w:val="00BB45A5"/>
    <w:rsid w:val="00BB489C"/>
    <w:rsid w:val="00BB4D25"/>
    <w:rsid w:val="00BB5240"/>
    <w:rsid w:val="00BB55AC"/>
    <w:rsid w:val="00BB595F"/>
    <w:rsid w:val="00BB5A83"/>
    <w:rsid w:val="00BB5CC1"/>
    <w:rsid w:val="00BB66BC"/>
    <w:rsid w:val="00BB66C1"/>
    <w:rsid w:val="00BB69B6"/>
    <w:rsid w:val="00BB6CE5"/>
    <w:rsid w:val="00BB755D"/>
    <w:rsid w:val="00BB7F63"/>
    <w:rsid w:val="00BBA17B"/>
    <w:rsid w:val="00BC0644"/>
    <w:rsid w:val="00BC076D"/>
    <w:rsid w:val="00BC0E95"/>
    <w:rsid w:val="00BC0F21"/>
    <w:rsid w:val="00BC1631"/>
    <w:rsid w:val="00BC1666"/>
    <w:rsid w:val="00BC2297"/>
    <w:rsid w:val="00BC27AA"/>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11C7"/>
    <w:rsid w:val="00BD130C"/>
    <w:rsid w:val="00BD194C"/>
    <w:rsid w:val="00BD2D40"/>
    <w:rsid w:val="00BD2F18"/>
    <w:rsid w:val="00BD322B"/>
    <w:rsid w:val="00BD32BB"/>
    <w:rsid w:val="00BD3D6D"/>
    <w:rsid w:val="00BD4056"/>
    <w:rsid w:val="00BD4138"/>
    <w:rsid w:val="00BD421B"/>
    <w:rsid w:val="00BD4315"/>
    <w:rsid w:val="00BD4423"/>
    <w:rsid w:val="00BD4594"/>
    <w:rsid w:val="00BD4809"/>
    <w:rsid w:val="00BD502E"/>
    <w:rsid w:val="00BD5398"/>
    <w:rsid w:val="00BD5913"/>
    <w:rsid w:val="00BD5CAB"/>
    <w:rsid w:val="00BD676E"/>
    <w:rsid w:val="00BD6F20"/>
    <w:rsid w:val="00BD73C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2EE8"/>
    <w:rsid w:val="00BE38E3"/>
    <w:rsid w:val="00BE38F9"/>
    <w:rsid w:val="00BE3F4E"/>
    <w:rsid w:val="00BE4243"/>
    <w:rsid w:val="00BE4517"/>
    <w:rsid w:val="00BE4751"/>
    <w:rsid w:val="00BE47B7"/>
    <w:rsid w:val="00BE498C"/>
    <w:rsid w:val="00BE5227"/>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617"/>
    <w:rsid w:val="00BF1991"/>
    <w:rsid w:val="00BF19BC"/>
    <w:rsid w:val="00BF1EBE"/>
    <w:rsid w:val="00BF32DE"/>
    <w:rsid w:val="00BF39BA"/>
    <w:rsid w:val="00BF3C8E"/>
    <w:rsid w:val="00BF3CFF"/>
    <w:rsid w:val="00BF4518"/>
    <w:rsid w:val="00BF4B24"/>
    <w:rsid w:val="00BF550D"/>
    <w:rsid w:val="00BF6180"/>
    <w:rsid w:val="00BF6483"/>
    <w:rsid w:val="00BF67DD"/>
    <w:rsid w:val="00BF6D98"/>
    <w:rsid w:val="00BF71A5"/>
    <w:rsid w:val="00BF7556"/>
    <w:rsid w:val="00C003E5"/>
    <w:rsid w:val="00C005DF"/>
    <w:rsid w:val="00C00A23"/>
    <w:rsid w:val="00C0106E"/>
    <w:rsid w:val="00C01B3E"/>
    <w:rsid w:val="00C01B95"/>
    <w:rsid w:val="00C029F5"/>
    <w:rsid w:val="00C02A9B"/>
    <w:rsid w:val="00C0300A"/>
    <w:rsid w:val="00C0349B"/>
    <w:rsid w:val="00C03567"/>
    <w:rsid w:val="00C03712"/>
    <w:rsid w:val="00C04195"/>
    <w:rsid w:val="00C041A0"/>
    <w:rsid w:val="00C0446A"/>
    <w:rsid w:val="00C04494"/>
    <w:rsid w:val="00C0459A"/>
    <w:rsid w:val="00C04703"/>
    <w:rsid w:val="00C0476D"/>
    <w:rsid w:val="00C04BD2"/>
    <w:rsid w:val="00C04D4F"/>
    <w:rsid w:val="00C05052"/>
    <w:rsid w:val="00C0541A"/>
    <w:rsid w:val="00C061E9"/>
    <w:rsid w:val="00C06372"/>
    <w:rsid w:val="00C0675B"/>
    <w:rsid w:val="00C071D3"/>
    <w:rsid w:val="00C07C57"/>
    <w:rsid w:val="00C07DE4"/>
    <w:rsid w:val="00C105A0"/>
    <w:rsid w:val="00C10949"/>
    <w:rsid w:val="00C10AC0"/>
    <w:rsid w:val="00C10B22"/>
    <w:rsid w:val="00C11002"/>
    <w:rsid w:val="00C1113C"/>
    <w:rsid w:val="00C11219"/>
    <w:rsid w:val="00C11825"/>
    <w:rsid w:val="00C12056"/>
    <w:rsid w:val="00C12579"/>
    <w:rsid w:val="00C12AE8"/>
    <w:rsid w:val="00C12B58"/>
    <w:rsid w:val="00C12E07"/>
    <w:rsid w:val="00C132D5"/>
    <w:rsid w:val="00C1364F"/>
    <w:rsid w:val="00C13BE0"/>
    <w:rsid w:val="00C13C71"/>
    <w:rsid w:val="00C13C7B"/>
    <w:rsid w:val="00C13E60"/>
    <w:rsid w:val="00C14068"/>
    <w:rsid w:val="00C15510"/>
    <w:rsid w:val="00C1561A"/>
    <w:rsid w:val="00C15866"/>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CF9"/>
    <w:rsid w:val="00C23E58"/>
    <w:rsid w:val="00C24076"/>
    <w:rsid w:val="00C24F11"/>
    <w:rsid w:val="00C2580E"/>
    <w:rsid w:val="00C263E8"/>
    <w:rsid w:val="00C2640E"/>
    <w:rsid w:val="00C26A90"/>
    <w:rsid w:val="00C26B82"/>
    <w:rsid w:val="00C27667"/>
    <w:rsid w:val="00C27B4A"/>
    <w:rsid w:val="00C27D4F"/>
    <w:rsid w:val="00C305BA"/>
    <w:rsid w:val="00C3061E"/>
    <w:rsid w:val="00C30D38"/>
    <w:rsid w:val="00C316DE"/>
    <w:rsid w:val="00C31B08"/>
    <w:rsid w:val="00C32223"/>
    <w:rsid w:val="00C327C0"/>
    <w:rsid w:val="00C327D5"/>
    <w:rsid w:val="00C32C6C"/>
    <w:rsid w:val="00C32D5E"/>
    <w:rsid w:val="00C32FBF"/>
    <w:rsid w:val="00C33B06"/>
    <w:rsid w:val="00C340A7"/>
    <w:rsid w:val="00C3432C"/>
    <w:rsid w:val="00C34809"/>
    <w:rsid w:val="00C34833"/>
    <w:rsid w:val="00C34C01"/>
    <w:rsid w:val="00C34C86"/>
    <w:rsid w:val="00C3521C"/>
    <w:rsid w:val="00C35604"/>
    <w:rsid w:val="00C3594B"/>
    <w:rsid w:val="00C35BE9"/>
    <w:rsid w:val="00C35E89"/>
    <w:rsid w:val="00C36029"/>
    <w:rsid w:val="00C36F6C"/>
    <w:rsid w:val="00C372F0"/>
    <w:rsid w:val="00C373B9"/>
    <w:rsid w:val="00C37679"/>
    <w:rsid w:val="00C37687"/>
    <w:rsid w:val="00C405BD"/>
    <w:rsid w:val="00C40E75"/>
    <w:rsid w:val="00C41215"/>
    <w:rsid w:val="00C41C9E"/>
    <w:rsid w:val="00C423A6"/>
    <w:rsid w:val="00C424E9"/>
    <w:rsid w:val="00C4254F"/>
    <w:rsid w:val="00C42582"/>
    <w:rsid w:val="00C42DBE"/>
    <w:rsid w:val="00C433F4"/>
    <w:rsid w:val="00C437BC"/>
    <w:rsid w:val="00C43BC7"/>
    <w:rsid w:val="00C440FD"/>
    <w:rsid w:val="00C443C3"/>
    <w:rsid w:val="00C44420"/>
    <w:rsid w:val="00C44449"/>
    <w:rsid w:val="00C44917"/>
    <w:rsid w:val="00C44AA6"/>
    <w:rsid w:val="00C44B35"/>
    <w:rsid w:val="00C44E1D"/>
    <w:rsid w:val="00C44EE9"/>
    <w:rsid w:val="00C454BC"/>
    <w:rsid w:val="00C45AAC"/>
    <w:rsid w:val="00C45DDD"/>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9B9"/>
    <w:rsid w:val="00C509E1"/>
    <w:rsid w:val="00C50E21"/>
    <w:rsid w:val="00C51D7F"/>
    <w:rsid w:val="00C51E63"/>
    <w:rsid w:val="00C51FE0"/>
    <w:rsid w:val="00C520C1"/>
    <w:rsid w:val="00C5247B"/>
    <w:rsid w:val="00C52504"/>
    <w:rsid w:val="00C527F2"/>
    <w:rsid w:val="00C5294A"/>
    <w:rsid w:val="00C5310F"/>
    <w:rsid w:val="00C5320F"/>
    <w:rsid w:val="00C532A9"/>
    <w:rsid w:val="00C536F6"/>
    <w:rsid w:val="00C544EF"/>
    <w:rsid w:val="00C54C70"/>
    <w:rsid w:val="00C55188"/>
    <w:rsid w:val="00C55298"/>
    <w:rsid w:val="00C5540C"/>
    <w:rsid w:val="00C5553F"/>
    <w:rsid w:val="00C555F5"/>
    <w:rsid w:val="00C55E4A"/>
    <w:rsid w:val="00C562B7"/>
    <w:rsid w:val="00C5684A"/>
    <w:rsid w:val="00C569C6"/>
    <w:rsid w:val="00C56D2D"/>
    <w:rsid w:val="00C56E59"/>
    <w:rsid w:val="00C57015"/>
    <w:rsid w:val="00C570A2"/>
    <w:rsid w:val="00C6013D"/>
    <w:rsid w:val="00C6039E"/>
    <w:rsid w:val="00C603FF"/>
    <w:rsid w:val="00C608F7"/>
    <w:rsid w:val="00C614E6"/>
    <w:rsid w:val="00C6171B"/>
    <w:rsid w:val="00C61986"/>
    <w:rsid w:val="00C61B10"/>
    <w:rsid w:val="00C6214C"/>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DEC"/>
    <w:rsid w:val="00C65E7E"/>
    <w:rsid w:val="00C666A4"/>
    <w:rsid w:val="00C66BDF"/>
    <w:rsid w:val="00C66FB2"/>
    <w:rsid w:val="00C66FCD"/>
    <w:rsid w:val="00C67731"/>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67"/>
    <w:rsid w:val="00C752F6"/>
    <w:rsid w:val="00C75540"/>
    <w:rsid w:val="00C7612E"/>
    <w:rsid w:val="00C77546"/>
    <w:rsid w:val="00C77AB9"/>
    <w:rsid w:val="00C77E47"/>
    <w:rsid w:val="00C77F03"/>
    <w:rsid w:val="00C80056"/>
    <w:rsid w:val="00C80403"/>
    <w:rsid w:val="00C80790"/>
    <w:rsid w:val="00C808BA"/>
    <w:rsid w:val="00C80A22"/>
    <w:rsid w:val="00C8102F"/>
    <w:rsid w:val="00C8107A"/>
    <w:rsid w:val="00C81C12"/>
    <w:rsid w:val="00C81E09"/>
    <w:rsid w:val="00C824B6"/>
    <w:rsid w:val="00C8255B"/>
    <w:rsid w:val="00C825F5"/>
    <w:rsid w:val="00C82966"/>
    <w:rsid w:val="00C82EF2"/>
    <w:rsid w:val="00C8384F"/>
    <w:rsid w:val="00C84605"/>
    <w:rsid w:val="00C84B02"/>
    <w:rsid w:val="00C85828"/>
    <w:rsid w:val="00C85861"/>
    <w:rsid w:val="00C85DCC"/>
    <w:rsid w:val="00C865A9"/>
    <w:rsid w:val="00C866A1"/>
    <w:rsid w:val="00C8690D"/>
    <w:rsid w:val="00C86A17"/>
    <w:rsid w:val="00C86F01"/>
    <w:rsid w:val="00C87389"/>
    <w:rsid w:val="00C87997"/>
    <w:rsid w:val="00C87A41"/>
    <w:rsid w:val="00C87F52"/>
    <w:rsid w:val="00C90075"/>
    <w:rsid w:val="00C90862"/>
    <w:rsid w:val="00C90ECF"/>
    <w:rsid w:val="00C911EF"/>
    <w:rsid w:val="00C919FF"/>
    <w:rsid w:val="00C921E2"/>
    <w:rsid w:val="00C92343"/>
    <w:rsid w:val="00C92B03"/>
    <w:rsid w:val="00C92DDC"/>
    <w:rsid w:val="00C934A1"/>
    <w:rsid w:val="00C93694"/>
    <w:rsid w:val="00C93A95"/>
    <w:rsid w:val="00C93B64"/>
    <w:rsid w:val="00C93F00"/>
    <w:rsid w:val="00C943B9"/>
    <w:rsid w:val="00C94909"/>
    <w:rsid w:val="00C94938"/>
    <w:rsid w:val="00C94EC4"/>
    <w:rsid w:val="00C9527E"/>
    <w:rsid w:val="00C95495"/>
    <w:rsid w:val="00C955D7"/>
    <w:rsid w:val="00C95C83"/>
    <w:rsid w:val="00C963E1"/>
    <w:rsid w:val="00C96964"/>
    <w:rsid w:val="00C96F9F"/>
    <w:rsid w:val="00C96FC7"/>
    <w:rsid w:val="00C97C07"/>
    <w:rsid w:val="00CA0246"/>
    <w:rsid w:val="00CA0276"/>
    <w:rsid w:val="00CA05A3"/>
    <w:rsid w:val="00CA08AA"/>
    <w:rsid w:val="00CA08B7"/>
    <w:rsid w:val="00CA0915"/>
    <w:rsid w:val="00CA0E73"/>
    <w:rsid w:val="00CA1310"/>
    <w:rsid w:val="00CA2597"/>
    <w:rsid w:val="00CA2933"/>
    <w:rsid w:val="00CA2BD1"/>
    <w:rsid w:val="00CA2D47"/>
    <w:rsid w:val="00CA30AC"/>
    <w:rsid w:val="00CA3A03"/>
    <w:rsid w:val="00CA3C70"/>
    <w:rsid w:val="00CA3DC1"/>
    <w:rsid w:val="00CA473B"/>
    <w:rsid w:val="00CA4B92"/>
    <w:rsid w:val="00CA4F17"/>
    <w:rsid w:val="00CA5788"/>
    <w:rsid w:val="00CA594F"/>
    <w:rsid w:val="00CA5AC5"/>
    <w:rsid w:val="00CA5ED8"/>
    <w:rsid w:val="00CA674B"/>
    <w:rsid w:val="00CA6874"/>
    <w:rsid w:val="00CA69C2"/>
    <w:rsid w:val="00CA6BF5"/>
    <w:rsid w:val="00CA6C54"/>
    <w:rsid w:val="00CA6E80"/>
    <w:rsid w:val="00CA7156"/>
    <w:rsid w:val="00CA7414"/>
    <w:rsid w:val="00CB01A4"/>
    <w:rsid w:val="00CB09AA"/>
    <w:rsid w:val="00CB0BF2"/>
    <w:rsid w:val="00CB1014"/>
    <w:rsid w:val="00CB1C3C"/>
    <w:rsid w:val="00CB2005"/>
    <w:rsid w:val="00CB21FC"/>
    <w:rsid w:val="00CB2486"/>
    <w:rsid w:val="00CB3345"/>
    <w:rsid w:val="00CB338C"/>
    <w:rsid w:val="00CB3591"/>
    <w:rsid w:val="00CB3E6D"/>
    <w:rsid w:val="00CB40A7"/>
    <w:rsid w:val="00CB4900"/>
    <w:rsid w:val="00CB4EC7"/>
    <w:rsid w:val="00CB50EF"/>
    <w:rsid w:val="00CB529B"/>
    <w:rsid w:val="00CB52D5"/>
    <w:rsid w:val="00CB5565"/>
    <w:rsid w:val="00CB5965"/>
    <w:rsid w:val="00CB5998"/>
    <w:rsid w:val="00CB5C90"/>
    <w:rsid w:val="00CB60EC"/>
    <w:rsid w:val="00CB6198"/>
    <w:rsid w:val="00CB67D9"/>
    <w:rsid w:val="00CB711C"/>
    <w:rsid w:val="00CB71E3"/>
    <w:rsid w:val="00CB7798"/>
    <w:rsid w:val="00CB7E87"/>
    <w:rsid w:val="00CC0B01"/>
    <w:rsid w:val="00CC0E54"/>
    <w:rsid w:val="00CC1962"/>
    <w:rsid w:val="00CC19DE"/>
    <w:rsid w:val="00CC20B0"/>
    <w:rsid w:val="00CC2315"/>
    <w:rsid w:val="00CC248C"/>
    <w:rsid w:val="00CC281A"/>
    <w:rsid w:val="00CC2BD2"/>
    <w:rsid w:val="00CC2CEE"/>
    <w:rsid w:val="00CC30E0"/>
    <w:rsid w:val="00CC3428"/>
    <w:rsid w:val="00CC34C5"/>
    <w:rsid w:val="00CC3E6C"/>
    <w:rsid w:val="00CC409B"/>
    <w:rsid w:val="00CC41D8"/>
    <w:rsid w:val="00CC4692"/>
    <w:rsid w:val="00CC5075"/>
    <w:rsid w:val="00CC5954"/>
    <w:rsid w:val="00CC5C6B"/>
    <w:rsid w:val="00CC5F61"/>
    <w:rsid w:val="00CC5F63"/>
    <w:rsid w:val="00CC5F7B"/>
    <w:rsid w:val="00CC6068"/>
    <w:rsid w:val="00CC61FB"/>
    <w:rsid w:val="00CC6807"/>
    <w:rsid w:val="00CC6D15"/>
    <w:rsid w:val="00CC7266"/>
    <w:rsid w:val="00CC730D"/>
    <w:rsid w:val="00CC75C6"/>
    <w:rsid w:val="00CC7A62"/>
    <w:rsid w:val="00CC7C11"/>
    <w:rsid w:val="00CC7F06"/>
    <w:rsid w:val="00CD0BF5"/>
    <w:rsid w:val="00CD190B"/>
    <w:rsid w:val="00CD1E81"/>
    <w:rsid w:val="00CD1EAB"/>
    <w:rsid w:val="00CD22FC"/>
    <w:rsid w:val="00CD2453"/>
    <w:rsid w:val="00CD28D7"/>
    <w:rsid w:val="00CD292F"/>
    <w:rsid w:val="00CD30CD"/>
    <w:rsid w:val="00CD3359"/>
    <w:rsid w:val="00CD33AA"/>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411"/>
    <w:rsid w:val="00CF055D"/>
    <w:rsid w:val="00CF0616"/>
    <w:rsid w:val="00CF07CA"/>
    <w:rsid w:val="00CF0825"/>
    <w:rsid w:val="00CF0AE2"/>
    <w:rsid w:val="00CF0EF7"/>
    <w:rsid w:val="00CF16F5"/>
    <w:rsid w:val="00CF1823"/>
    <w:rsid w:val="00CF193D"/>
    <w:rsid w:val="00CF2215"/>
    <w:rsid w:val="00CF2EA9"/>
    <w:rsid w:val="00CF4332"/>
    <w:rsid w:val="00CF449F"/>
    <w:rsid w:val="00CF460A"/>
    <w:rsid w:val="00CF4781"/>
    <w:rsid w:val="00CF4830"/>
    <w:rsid w:val="00CF5F62"/>
    <w:rsid w:val="00CF6A27"/>
    <w:rsid w:val="00CF74E0"/>
    <w:rsid w:val="00CF76EF"/>
    <w:rsid w:val="00CF7D41"/>
    <w:rsid w:val="00CF7F57"/>
    <w:rsid w:val="00D0044C"/>
    <w:rsid w:val="00D01065"/>
    <w:rsid w:val="00D0197E"/>
    <w:rsid w:val="00D019A2"/>
    <w:rsid w:val="00D01DAE"/>
    <w:rsid w:val="00D01E86"/>
    <w:rsid w:val="00D02360"/>
    <w:rsid w:val="00D02499"/>
    <w:rsid w:val="00D026EE"/>
    <w:rsid w:val="00D02772"/>
    <w:rsid w:val="00D034D3"/>
    <w:rsid w:val="00D0363B"/>
    <w:rsid w:val="00D03695"/>
    <w:rsid w:val="00D037E4"/>
    <w:rsid w:val="00D03CE3"/>
    <w:rsid w:val="00D03F1D"/>
    <w:rsid w:val="00D041D9"/>
    <w:rsid w:val="00D05FEE"/>
    <w:rsid w:val="00D06220"/>
    <w:rsid w:val="00D062FC"/>
    <w:rsid w:val="00D06415"/>
    <w:rsid w:val="00D06473"/>
    <w:rsid w:val="00D06511"/>
    <w:rsid w:val="00D07144"/>
    <w:rsid w:val="00D0731F"/>
    <w:rsid w:val="00D0744B"/>
    <w:rsid w:val="00D07552"/>
    <w:rsid w:val="00D077DA"/>
    <w:rsid w:val="00D07E2C"/>
    <w:rsid w:val="00D10613"/>
    <w:rsid w:val="00D10C46"/>
    <w:rsid w:val="00D110AB"/>
    <w:rsid w:val="00D1213B"/>
    <w:rsid w:val="00D123FA"/>
    <w:rsid w:val="00D12578"/>
    <w:rsid w:val="00D1260D"/>
    <w:rsid w:val="00D1293D"/>
    <w:rsid w:val="00D13387"/>
    <w:rsid w:val="00D141EC"/>
    <w:rsid w:val="00D1544A"/>
    <w:rsid w:val="00D15519"/>
    <w:rsid w:val="00D157D1"/>
    <w:rsid w:val="00D15AE5"/>
    <w:rsid w:val="00D160DE"/>
    <w:rsid w:val="00D16649"/>
    <w:rsid w:val="00D16734"/>
    <w:rsid w:val="00D16846"/>
    <w:rsid w:val="00D16AC1"/>
    <w:rsid w:val="00D16CAF"/>
    <w:rsid w:val="00D1709C"/>
    <w:rsid w:val="00D21078"/>
    <w:rsid w:val="00D21300"/>
    <w:rsid w:val="00D215FF"/>
    <w:rsid w:val="00D216AC"/>
    <w:rsid w:val="00D21D2F"/>
    <w:rsid w:val="00D223A9"/>
    <w:rsid w:val="00D2247E"/>
    <w:rsid w:val="00D224C6"/>
    <w:rsid w:val="00D22735"/>
    <w:rsid w:val="00D22A36"/>
    <w:rsid w:val="00D22AD4"/>
    <w:rsid w:val="00D22F83"/>
    <w:rsid w:val="00D234E4"/>
    <w:rsid w:val="00D23527"/>
    <w:rsid w:val="00D2352F"/>
    <w:rsid w:val="00D238E9"/>
    <w:rsid w:val="00D23E64"/>
    <w:rsid w:val="00D240A8"/>
    <w:rsid w:val="00D24367"/>
    <w:rsid w:val="00D246F9"/>
    <w:rsid w:val="00D2474F"/>
    <w:rsid w:val="00D247A9"/>
    <w:rsid w:val="00D24C4A"/>
    <w:rsid w:val="00D24DFF"/>
    <w:rsid w:val="00D25479"/>
    <w:rsid w:val="00D25966"/>
    <w:rsid w:val="00D259B6"/>
    <w:rsid w:val="00D25B65"/>
    <w:rsid w:val="00D25BB2"/>
    <w:rsid w:val="00D25F9B"/>
    <w:rsid w:val="00D26406"/>
    <w:rsid w:val="00D26542"/>
    <w:rsid w:val="00D26782"/>
    <w:rsid w:val="00D26E66"/>
    <w:rsid w:val="00D26F3B"/>
    <w:rsid w:val="00D27083"/>
    <w:rsid w:val="00D274C4"/>
    <w:rsid w:val="00D2799D"/>
    <w:rsid w:val="00D27E04"/>
    <w:rsid w:val="00D30011"/>
    <w:rsid w:val="00D3026D"/>
    <w:rsid w:val="00D30279"/>
    <w:rsid w:val="00D30331"/>
    <w:rsid w:val="00D309AF"/>
    <w:rsid w:val="00D309B2"/>
    <w:rsid w:val="00D30A57"/>
    <w:rsid w:val="00D315F6"/>
    <w:rsid w:val="00D31BFB"/>
    <w:rsid w:val="00D31D25"/>
    <w:rsid w:val="00D321A3"/>
    <w:rsid w:val="00D325D4"/>
    <w:rsid w:val="00D32AB7"/>
    <w:rsid w:val="00D32F17"/>
    <w:rsid w:val="00D337DA"/>
    <w:rsid w:val="00D33A89"/>
    <w:rsid w:val="00D33E2F"/>
    <w:rsid w:val="00D33F74"/>
    <w:rsid w:val="00D3412B"/>
    <w:rsid w:val="00D341B1"/>
    <w:rsid w:val="00D34A4B"/>
    <w:rsid w:val="00D35062"/>
    <w:rsid w:val="00D3508E"/>
    <w:rsid w:val="00D357A8"/>
    <w:rsid w:val="00D3630F"/>
    <w:rsid w:val="00D3638F"/>
    <w:rsid w:val="00D367AD"/>
    <w:rsid w:val="00D36BC0"/>
    <w:rsid w:val="00D36C53"/>
    <w:rsid w:val="00D3709A"/>
    <w:rsid w:val="00D375FC"/>
    <w:rsid w:val="00D37760"/>
    <w:rsid w:val="00D37816"/>
    <w:rsid w:val="00D4133A"/>
    <w:rsid w:val="00D41350"/>
    <w:rsid w:val="00D4175A"/>
    <w:rsid w:val="00D41D61"/>
    <w:rsid w:val="00D42378"/>
    <w:rsid w:val="00D42DB0"/>
    <w:rsid w:val="00D4304E"/>
    <w:rsid w:val="00D430E1"/>
    <w:rsid w:val="00D43534"/>
    <w:rsid w:val="00D435FF"/>
    <w:rsid w:val="00D4375A"/>
    <w:rsid w:val="00D43F09"/>
    <w:rsid w:val="00D442C2"/>
    <w:rsid w:val="00D445B8"/>
    <w:rsid w:val="00D44875"/>
    <w:rsid w:val="00D44C5D"/>
    <w:rsid w:val="00D4539C"/>
    <w:rsid w:val="00D45471"/>
    <w:rsid w:val="00D46123"/>
    <w:rsid w:val="00D464C5"/>
    <w:rsid w:val="00D466E2"/>
    <w:rsid w:val="00D467B9"/>
    <w:rsid w:val="00D46A1E"/>
    <w:rsid w:val="00D47BB3"/>
    <w:rsid w:val="00D47FF2"/>
    <w:rsid w:val="00D50187"/>
    <w:rsid w:val="00D509B6"/>
    <w:rsid w:val="00D51144"/>
    <w:rsid w:val="00D51A33"/>
    <w:rsid w:val="00D52871"/>
    <w:rsid w:val="00D52D71"/>
    <w:rsid w:val="00D52DA6"/>
    <w:rsid w:val="00D5319B"/>
    <w:rsid w:val="00D53819"/>
    <w:rsid w:val="00D53E06"/>
    <w:rsid w:val="00D544E5"/>
    <w:rsid w:val="00D55236"/>
    <w:rsid w:val="00D553FE"/>
    <w:rsid w:val="00D55569"/>
    <w:rsid w:val="00D55A5D"/>
    <w:rsid w:val="00D55DA2"/>
    <w:rsid w:val="00D560F4"/>
    <w:rsid w:val="00D56425"/>
    <w:rsid w:val="00D56679"/>
    <w:rsid w:val="00D5699E"/>
    <w:rsid w:val="00D56ACD"/>
    <w:rsid w:val="00D56C14"/>
    <w:rsid w:val="00D56DB0"/>
    <w:rsid w:val="00D56F1C"/>
    <w:rsid w:val="00D5717B"/>
    <w:rsid w:val="00D5737B"/>
    <w:rsid w:val="00D57916"/>
    <w:rsid w:val="00D57B36"/>
    <w:rsid w:val="00D605A6"/>
    <w:rsid w:val="00D60A4F"/>
    <w:rsid w:val="00D6146D"/>
    <w:rsid w:val="00D616B4"/>
    <w:rsid w:val="00D6171E"/>
    <w:rsid w:val="00D6178D"/>
    <w:rsid w:val="00D61BDB"/>
    <w:rsid w:val="00D6216B"/>
    <w:rsid w:val="00D6216E"/>
    <w:rsid w:val="00D623E4"/>
    <w:rsid w:val="00D62922"/>
    <w:rsid w:val="00D62AEE"/>
    <w:rsid w:val="00D62EF7"/>
    <w:rsid w:val="00D631C2"/>
    <w:rsid w:val="00D63B29"/>
    <w:rsid w:val="00D63BE0"/>
    <w:rsid w:val="00D6414E"/>
    <w:rsid w:val="00D64175"/>
    <w:rsid w:val="00D64589"/>
    <w:rsid w:val="00D65012"/>
    <w:rsid w:val="00D65162"/>
    <w:rsid w:val="00D65326"/>
    <w:rsid w:val="00D654D1"/>
    <w:rsid w:val="00D658EA"/>
    <w:rsid w:val="00D65913"/>
    <w:rsid w:val="00D65E37"/>
    <w:rsid w:val="00D661A6"/>
    <w:rsid w:val="00D66933"/>
    <w:rsid w:val="00D66945"/>
    <w:rsid w:val="00D66C41"/>
    <w:rsid w:val="00D66C4A"/>
    <w:rsid w:val="00D66D2A"/>
    <w:rsid w:val="00D6726E"/>
    <w:rsid w:val="00D6747B"/>
    <w:rsid w:val="00D70983"/>
    <w:rsid w:val="00D70A89"/>
    <w:rsid w:val="00D70BD5"/>
    <w:rsid w:val="00D70CB8"/>
    <w:rsid w:val="00D70E7E"/>
    <w:rsid w:val="00D7132C"/>
    <w:rsid w:val="00D71FAF"/>
    <w:rsid w:val="00D72C77"/>
    <w:rsid w:val="00D72CC2"/>
    <w:rsid w:val="00D72E82"/>
    <w:rsid w:val="00D7373B"/>
    <w:rsid w:val="00D737D9"/>
    <w:rsid w:val="00D73B48"/>
    <w:rsid w:val="00D73F32"/>
    <w:rsid w:val="00D748CA"/>
    <w:rsid w:val="00D74A26"/>
    <w:rsid w:val="00D74A82"/>
    <w:rsid w:val="00D74C2F"/>
    <w:rsid w:val="00D74E3D"/>
    <w:rsid w:val="00D75210"/>
    <w:rsid w:val="00D7573B"/>
    <w:rsid w:val="00D76305"/>
    <w:rsid w:val="00D76C60"/>
    <w:rsid w:val="00D777DC"/>
    <w:rsid w:val="00D77F75"/>
    <w:rsid w:val="00D80169"/>
    <w:rsid w:val="00D805AF"/>
    <w:rsid w:val="00D80BBC"/>
    <w:rsid w:val="00D80EC3"/>
    <w:rsid w:val="00D8100A"/>
    <w:rsid w:val="00D81656"/>
    <w:rsid w:val="00D81AB5"/>
    <w:rsid w:val="00D82883"/>
    <w:rsid w:val="00D83146"/>
    <w:rsid w:val="00D83778"/>
    <w:rsid w:val="00D837C1"/>
    <w:rsid w:val="00D83D54"/>
    <w:rsid w:val="00D83D89"/>
    <w:rsid w:val="00D84C52"/>
    <w:rsid w:val="00D84DB9"/>
    <w:rsid w:val="00D85151"/>
    <w:rsid w:val="00D86059"/>
    <w:rsid w:val="00D861AD"/>
    <w:rsid w:val="00D865E9"/>
    <w:rsid w:val="00D8690B"/>
    <w:rsid w:val="00D86B1C"/>
    <w:rsid w:val="00D86FD8"/>
    <w:rsid w:val="00D909D7"/>
    <w:rsid w:val="00D90C5E"/>
    <w:rsid w:val="00D90C75"/>
    <w:rsid w:val="00D90E3A"/>
    <w:rsid w:val="00D90E50"/>
    <w:rsid w:val="00D916D8"/>
    <w:rsid w:val="00D91882"/>
    <w:rsid w:val="00D92129"/>
    <w:rsid w:val="00D925D1"/>
    <w:rsid w:val="00D925F4"/>
    <w:rsid w:val="00D92BA5"/>
    <w:rsid w:val="00D92F2C"/>
    <w:rsid w:val="00D93256"/>
    <w:rsid w:val="00D93356"/>
    <w:rsid w:val="00D93639"/>
    <w:rsid w:val="00D9394E"/>
    <w:rsid w:val="00D93DBA"/>
    <w:rsid w:val="00D941DF"/>
    <w:rsid w:val="00D94360"/>
    <w:rsid w:val="00D94866"/>
    <w:rsid w:val="00D95587"/>
    <w:rsid w:val="00D95709"/>
    <w:rsid w:val="00D96857"/>
    <w:rsid w:val="00D972B4"/>
    <w:rsid w:val="00D973D5"/>
    <w:rsid w:val="00D97E09"/>
    <w:rsid w:val="00D97F59"/>
    <w:rsid w:val="00DA0F58"/>
    <w:rsid w:val="00DA1261"/>
    <w:rsid w:val="00DA14E3"/>
    <w:rsid w:val="00DA1A2D"/>
    <w:rsid w:val="00DA1B01"/>
    <w:rsid w:val="00DA1D5A"/>
    <w:rsid w:val="00DA1FB2"/>
    <w:rsid w:val="00DA1FE8"/>
    <w:rsid w:val="00DA2493"/>
    <w:rsid w:val="00DA2A66"/>
    <w:rsid w:val="00DA323C"/>
    <w:rsid w:val="00DA3243"/>
    <w:rsid w:val="00DA37DA"/>
    <w:rsid w:val="00DA455E"/>
    <w:rsid w:val="00DA46C2"/>
    <w:rsid w:val="00DA4924"/>
    <w:rsid w:val="00DA532E"/>
    <w:rsid w:val="00DA572C"/>
    <w:rsid w:val="00DA5B26"/>
    <w:rsid w:val="00DA5DBC"/>
    <w:rsid w:val="00DA5F83"/>
    <w:rsid w:val="00DA6BAC"/>
    <w:rsid w:val="00DA6D87"/>
    <w:rsid w:val="00DA77ED"/>
    <w:rsid w:val="00DB0214"/>
    <w:rsid w:val="00DB02E2"/>
    <w:rsid w:val="00DB03DA"/>
    <w:rsid w:val="00DB0812"/>
    <w:rsid w:val="00DB10D3"/>
    <w:rsid w:val="00DB189E"/>
    <w:rsid w:val="00DB19AB"/>
    <w:rsid w:val="00DB1A59"/>
    <w:rsid w:val="00DB23FD"/>
    <w:rsid w:val="00DB2498"/>
    <w:rsid w:val="00DB253D"/>
    <w:rsid w:val="00DB2662"/>
    <w:rsid w:val="00DB284F"/>
    <w:rsid w:val="00DB2EE7"/>
    <w:rsid w:val="00DB31BE"/>
    <w:rsid w:val="00DB39B2"/>
    <w:rsid w:val="00DB3B13"/>
    <w:rsid w:val="00DB3D77"/>
    <w:rsid w:val="00DB41D5"/>
    <w:rsid w:val="00DB4312"/>
    <w:rsid w:val="00DB461F"/>
    <w:rsid w:val="00DB49A5"/>
    <w:rsid w:val="00DB4ED6"/>
    <w:rsid w:val="00DB5880"/>
    <w:rsid w:val="00DB5975"/>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AA6"/>
    <w:rsid w:val="00DC1AD8"/>
    <w:rsid w:val="00DC1AF9"/>
    <w:rsid w:val="00DC1B55"/>
    <w:rsid w:val="00DC1FC1"/>
    <w:rsid w:val="00DC2386"/>
    <w:rsid w:val="00DC28AD"/>
    <w:rsid w:val="00DC2B9D"/>
    <w:rsid w:val="00DC2FBF"/>
    <w:rsid w:val="00DC3182"/>
    <w:rsid w:val="00DC33E0"/>
    <w:rsid w:val="00DC3A0D"/>
    <w:rsid w:val="00DC3E91"/>
    <w:rsid w:val="00DC43BD"/>
    <w:rsid w:val="00DC44AB"/>
    <w:rsid w:val="00DC463D"/>
    <w:rsid w:val="00DC47E8"/>
    <w:rsid w:val="00DC49F1"/>
    <w:rsid w:val="00DC5ABD"/>
    <w:rsid w:val="00DC6045"/>
    <w:rsid w:val="00DC6625"/>
    <w:rsid w:val="00DC7173"/>
    <w:rsid w:val="00DC735A"/>
    <w:rsid w:val="00DC789B"/>
    <w:rsid w:val="00DC7AC1"/>
    <w:rsid w:val="00DC7FED"/>
    <w:rsid w:val="00DD12AB"/>
    <w:rsid w:val="00DD1397"/>
    <w:rsid w:val="00DD1825"/>
    <w:rsid w:val="00DD1890"/>
    <w:rsid w:val="00DD2263"/>
    <w:rsid w:val="00DD2341"/>
    <w:rsid w:val="00DD23DD"/>
    <w:rsid w:val="00DD266B"/>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E0DEB"/>
    <w:rsid w:val="00DE10F0"/>
    <w:rsid w:val="00DE1441"/>
    <w:rsid w:val="00DE1E1C"/>
    <w:rsid w:val="00DE21BE"/>
    <w:rsid w:val="00DE236D"/>
    <w:rsid w:val="00DE251C"/>
    <w:rsid w:val="00DE2864"/>
    <w:rsid w:val="00DE2A7D"/>
    <w:rsid w:val="00DE362B"/>
    <w:rsid w:val="00DE364C"/>
    <w:rsid w:val="00DE3898"/>
    <w:rsid w:val="00DE3A6C"/>
    <w:rsid w:val="00DE3B4B"/>
    <w:rsid w:val="00DE3E19"/>
    <w:rsid w:val="00DE4588"/>
    <w:rsid w:val="00DE45D6"/>
    <w:rsid w:val="00DE4EB1"/>
    <w:rsid w:val="00DE4ED0"/>
    <w:rsid w:val="00DE4FB5"/>
    <w:rsid w:val="00DE4FEA"/>
    <w:rsid w:val="00DE5148"/>
    <w:rsid w:val="00DE5289"/>
    <w:rsid w:val="00DE528D"/>
    <w:rsid w:val="00DE5860"/>
    <w:rsid w:val="00DE5B8F"/>
    <w:rsid w:val="00DE5EFB"/>
    <w:rsid w:val="00DE61B4"/>
    <w:rsid w:val="00DE6662"/>
    <w:rsid w:val="00DE6E70"/>
    <w:rsid w:val="00DE709B"/>
    <w:rsid w:val="00DE76D5"/>
    <w:rsid w:val="00DE7AFE"/>
    <w:rsid w:val="00DF03FD"/>
    <w:rsid w:val="00DF04D9"/>
    <w:rsid w:val="00DF0C5F"/>
    <w:rsid w:val="00DF143F"/>
    <w:rsid w:val="00DF19C3"/>
    <w:rsid w:val="00DF23C0"/>
    <w:rsid w:val="00DF277C"/>
    <w:rsid w:val="00DF2C28"/>
    <w:rsid w:val="00DF3080"/>
    <w:rsid w:val="00DF3365"/>
    <w:rsid w:val="00DF3442"/>
    <w:rsid w:val="00DF36D6"/>
    <w:rsid w:val="00DF39B9"/>
    <w:rsid w:val="00DF400A"/>
    <w:rsid w:val="00DF4238"/>
    <w:rsid w:val="00DF4430"/>
    <w:rsid w:val="00DF48D2"/>
    <w:rsid w:val="00DF4BF1"/>
    <w:rsid w:val="00DF4D03"/>
    <w:rsid w:val="00DF4DE1"/>
    <w:rsid w:val="00DF4FF2"/>
    <w:rsid w:val="00DF557B"/>
    <w:rsid w:val="00DF5A71"/>
    <w:rsid w:val="00DF5FD1"/>
    <w:rsid w:val="00DF68A6"/>
    <w:rsid w:val="00DF713A"/>
    <w:rsid w:val="00DF7258"/>
    <w:rsid w:val="00DF729D"/>
    <w:rsid w:val="00DF757F"/>
    <w:rsid w:val="00DF797F"/>
    <w:rsid w:val="00DF7AD6"/>
    <w:rsid w:val="00DF7DF6"/>
    <w:rsid w:val="00E0017E"/>
    <w:rsid w:val="00E00330"/>
    <w:rsid w:val="00E004F6"/>
    <w:rsid w:val="00E00946"/>
    <w:rsid w:val="00E00EE7"/>
    <w:rsid w:val="00E01055"/>
    <w:rsid w:val="00E0167F"/>
    <w:rsid w:val="00E0169D"/>
    <w:rsid w:val="00E016B6"/>
    <w:rsid w:val="00E01806"/>
    <w:rsid w:val="00E01A67"/>
    <w:rsid w:val="00E01BD5"/>
    <w:rsid w:val="00E02864"/>
    <w:rsid w:val="00E02B34"/>
    <w:rsid w:val="00E04962"/>
    <w:rsid w:val="00E04F76"/>
    <w:rsid w:val="00E05363"/>
    <w:rsid w:val="00E05737"/>
    <w:rsid w:val="00E05B8D"/>
    <w:rsid w:val="00E05E2E"/>
    <w:rsid w:val="00E06111"/>
    <w:rsid w:val="00E06993"/>
    <w:rsid w:val="00E0740C"/>
    <w:rsid w:val="00E07A74"/>
    <w:rsid w:val="00E07C21"/>
    <w:rsid w:val="00E07E87"/>
    <w:rsid w:val="00E102CA"/>
    <w:rsid w:val="00E10670"/>
    <w:rsid w:val="00E10E0C"/>
    <w:rsid w:val="00E10EE8"/>
    <w:rsid w:val="00E11248"/>
    <w:rsid w:val="00E1141B"/>
    <w:rsid w:val="00E117CC"/>
    <w:rsid w:val="00E11906"/>
    <w:rsid w:val="00E11A25"/>
    <w:rsid w:val="00E11B54"/>
    <w:rsid w:val="00E124CC"/>
    <w:rsid w:val="00E125FC"/>
    <w:rsid w:val="00E1268D"/>
    <w:rsid w:val="00E12FF3"/>
    <w:rsid w:val="00E13ABA"/>
    <w:rsid w:val="00E13D21"/>
    <w:rsid w:val="00E1487B"/>
    <w:rsid w:val="00E14AA2"/>
    <w:rsid w:val="00E151CF"/>
    <w:rsid w:val="00E15631"/>
    <w:rsid w:val="00E15DBA"/>
    <w:rsid w:val="00E15F98"/>
    <w:rsid w:val="00E16075"/>
    <w:rsid w:val="00E16499"/>
    <w:rsid w:val="00E168E1"/>
    <w:rsid w:val="00E16BC6"/>
    <w:rsid w:val="00E16D05"/>
    <w:rsid w:val="00E177CD"/>
    <w:rsid w:val="00E17EB7"/>
    <w:rsid w:val="00E2010E"/>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0D4"/>
    <w:rsid w:val="00E2773D"/>
    <w:rsid w:val="00E27E87"/>
    <w:rsid w:val="00E304AE"/>
    <w:rsid w:val="00E30BCD"/>
    <w:rsid w:val="00E30D6C"/>
    <w:rsid w:val="00E30F0E"/>
    <w:rsid w:val="00E31142"/>
    <w:rsid w:val="00E3184C"/>
    <w:rsid w:val="00E31F1A"/>
    <w:rsid w:val="00E31F2B"/>
    <w:rsid w:val="00E3217B"/>
    <w:rsid w:val="00E33894"/>
    <w:rsid w:val="00E343BD"/>
    <w:rsid w:val="00E34672"/>
    <w:rsid w:val="00E35270"/>
    <w:rsid w:val="00E35F74"/>
    <w:rsid w:val="00E3670A"/>
    <w:rsid w:val="00E36F9C"/>
    <w:rsid w:val="00E37271"/>
    <w:rsid w:val="00E37323"/>
    <w:rsid w:val="00E37820"/>
    <w:rsid w:val="00E378CF"/>
    <w:rsid w:val="00E37A7A"/>
    <w:rsid w:val="00E37EAA"/>
    <w:rsid w:val="00E40466"/>
    <w:rsid w:val="00E409EF"/>
    <w:rsid w:val="00E40AF5"/>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51B"/>
    <w:rsid w:val="00E501A0"/>
    <w:rsid w:val="00E5048B"/>
    <w:rsid w:val="00E50D9B"/>
    <w:rsid w:val="00E50E51"/>
    <w:rsid w:val="00E50E74"/>
    <w:rsid w:val="00E51BF3"/>
    <w:rsid w:val="00E52567"/>
    <w:rsid w:val="00E52611"/>
    <w:rsid w:val="00E52861"/>
    <w:rsid w:val="00E52A8C"/>
    <w:rsid w:val="00E5313F"/>
    <w:rsid w:val="00E542FD"/>
    <w:rsid w:val="00E5481C"/>
    <w:rsid w:val="00E549A8"/>
    <w:rsid w:val="00E54A27"/>
    <w:rsid w:val="00E5540E"/>
    <w:rsid w:val="00E5559B"/>
    <w:rsid w:val="00E55CDE"/>
    <w:rsid w:val="00E564B5"/>
    <w:rsid w:val="00E568A0"/>
    <w:rsid w:val="00E56916"/>
    <w:rsid w:val="00E57AE8"/>
    <w:rsid w:val="00E57E37"/>
    <w:rsid w:val="00E60075"/>
    <w:rsid w:val="00E60118"/>
    <w:rsid w:val="00E6035B"/>
    <w:rsid w:val="00E609CF"/>
    <w:rsid w:val="00E60F07"/>
    <w:rsid w:val="00E612E1"/>
    <w:rsid w:val="00E613DC"/>
    <w:rsid w:val="00E61531"/>
    <w:rsid w:val="00E61585"/>
    <w:rsid w:val="00E6160E"/>
    <w:rsid w:val="00E618BA"/>
    <w:rsid w:val="00E61955"/>
    <w:rsid w:val="00E61EFA"/>
    <w:rsid w:val="00E62A77"/>
    <w:rsid w:val="00E62EC2"/>
    <w:rsid w:val="00E62FC6"/>
    <w:rsid w:val="00E63780"/>
    <w:rsid w:val="00E642FF"/>
    <w:rsid w:val="00E6434E"/>
    <w:rsid w:val="00E64B31"/>
    <w:rsid w:val="00E65348"/>
    <w:rsid w:val="00E65AEC"/>
    <w:rsid w:val="00E65E4A"/>
    <w:rsid w:val="00E65E54"/>
    <w:rsid w:val="00E65FD5"/>
    <w:rsid w:val="00E67001"/>
    <w:rsid w:val="00E670C8"/>
    <w:rsid w:val="00E672DF"/>
    <w:rsid w:val="00E67509"/>
    <w:rsid w:val="00E679A5"/>
    <w:rsid w:val="00E67D76"/>
    <w:rsid w:val="00E67FA0"/>
    <w:rsid w:val="00E702C3"/>
    <w:rsid w:val="00E70563"/>
    <w:rsid w:val="00E7085D"/>
    <w:rsid w:val="00E70B24"/>
    <w:rsid w:val="00E70B84"/>
    <w:rsid w:val="00E70FC3"/>
    <w:rsid w:val="00E713D7"/>
    <w:rsid w:val="00E713F7"/>
    <w:rsid w:val="00E715FF"/>
    <w:rsid w:val="00E71660"/>
    <w:rsid w:val="00E71F95"/>
    <w:rsid w:val="00E7244B"/>
    <w:rsid w:val="00E725A1"/>
    <w:rsid w:val="00E72E65"/>
    <w:rsid w:val="00E72F97"/>
    <w:rsid w:val="00E73330"/>
    <w:rsid w:val="00E74401"/>
    <w:rsid w:val="00E74782"/>
    <w:rsid w:val="00E74C7A"/>
    <w:rsid w:val="00E74F62"/>
    <w:rsid w:val="00E75678"/>
    <w:rsid w:val="00E758A7"/>
    <w:rsid w:val="00E758C6"/>
    <w:rsid w:val="00E75B84"/>
    <w:rsid w:val="00E761B0"/>
    <w:rsid w:val="00E76701"/>
    <w:rsid w:val="00E7698F"/>
    <w:rsid w:val="00E77035"/>
    <w:rsid w:val="00E777CE"/>
    <w:rsid w:val="00E80883"/>
    <w:rsid w:val="00E8123F"/>
    <w:rsid w:val="00E81FE6"/>
    <w:rsid w:val="00E82270"/>
    <w:rsid w:val="00E827CB"/>
    <w:rsid w:val="00E82C80"/>
    <w:rsid w:val="00E83000"/>
    <w:rsid w:val="00E836DF"/>
    <w:rsid w:val="00E844CF"/>
    <w:rsid w:val="00E8463C"/>
    <w:rsid w:val="00E848F0"/>
    <w:rsid w:val="00E84C08"/>
    <w:rsid w:val="00E8512F"/>
    <w:rsid w:val="00E86452"/>
    <w:rsid w:val="00E86828"/>
    <w:rsid w:val="00E868CA"/>
    <w:rsid w:val="00E86F95"/>
    <w:rsid w:val="00E8740F"/>
    <w:rsid w:val="00E87725"/>
    <w:rsid w:val="00E8781D"/>
    <w:rsid w:val="00E87A9F"/>
    <w:rsid w:val="00E87EE6"/>
    <w:rsid w:val="00E901B0"/>
    <w:rsid w:val="00E9024D"/>
    <w:rsid w:val="00E9034D"/>
    <w:rsid w:val="00E90A33"/>
    <w:rsid w:val="00E90FAC"/>
    <w:rsid w:val="00E9120E"/>
    <w:rsid w:val="00E91253"/>
    <w:rsid w:val="00E912F9"/>
    <w:rsid w:val="00E91346"/>
    <w:rsid w:val="00E91D07"/>
    <w:rsid w:val="00E91EEB"/>
    <w:rsid w:val="00E9203E"/>
    <w:rsid w:val="00E92433"/>
    <w:rsid w:val="00E9263A"/>
    <w:rsid w:val="00E92AD3"/>
    <w:rsid w:val="00E92C1C"/>
    <w:rsid w:val="00E93142"/>
    <w:rsid w:val="00E93452"/>
    <w:rsid w:val="00E93559"/>
    <w:rsid w:val="00E93865"/>
    <w:rsid w:val="00E94319"/>
    <w:rsid w:val="00E94664"/>
    <w:rsid w:val="00E947E1"/>
    <w:rsid w:val="00E94D78"/>
    <w:rsid w:val="00E95A4F"/>
    <w:rsid w:val="00E95DE8"/>
    <w:rsid w:val="00E96419"/>
    <w:rsid w:val="00E96BFC"/>
    <w:rsid w:val="00E97331"/>
    <w:rsid w:val="00E97651"/>
    <w:rsid w:val="00E97896"/>
    <w:rsid w:val="00E978D4"/>
    <w:rsid w:val="00E97AE4"/>
    <w:rsid w:val="00EA0008"/>
    <w:rsid w:val="00EA0689"/>
    <w:rsid w:val="00EA0CA5"/>
    <w:rsid w:val="00EA1249"/>
    <w:rsid w:val="00EA1E01"/>
    <w:rsid w:val="00EA219C"/>
    <w:rsid w:val="00EA22C7"/>
    <w:rsid w:val="00EA25E5"/>
    <w:rsid w:val="00EA2798"/>
    <w:rsid w:val="00EA2AC6"/>
    <w:rsid w:val="00EA2E33"/>
    <w:rsid w:val="00EA2F7E"/>
    <w:rsid w:val="00EA31CF"/>
    <w:rsid w:val="00EA31F3"/>
    <w:rsid w:val="00EA33C3"/>
    <w:rsid w:val="00EA3407"/>
    <w:rsid w:val="00EA3755"/>
    <w:rsid w:val="00EA3BA7"/>
    <w:rsid w:val="00EA3C79"/>
    <w:rsid w:val="00EA3FBE"/>
    <w:rsid w:val="00EA44DF"/>
    <w:rsid w:val="00EA468D"/>
    <w:rsid w:val="00EA4D44"/>
    <w:rsid w:val="00EA5B87"/>
    <w:rsid w:val="00EA5C97"/>
    <w:rsid w:val="00EA5F08"/>
    <w:rsid w:val="00EA6441"/>
    <w:rsid w:val="00EA65A8"/>
    <w:rsid w:val="00EA65DF"/>
    <w:rsid w:val="00EA66C4"/>
    <w:rsid w:val="00EA6FE5"/>
    <w:rsid w:val="00EA6FF6"/>
    <w:rsid w:val="00EA73A7"/>
    <w:rsid w:val="00EA7553"/>
    <w:rsid w:val="00EA7767"/>
    <w:rsid w:val="00EA77B2"/>
    <w:rsid w:val="00EA7C3F"/>
    <w:rsid w:val="00EB00C2"/>
    <w:rsid w:val="00EB0B40"/>
    <w:rsid w:val="00EB0E40"/>
    <w:rsid w:val="00EB156E"/>
    <w:rsid w:val="00EB1611"/>
    <w:rsid w:val="00EB1883"/>
    <w:rsid w:val="00EB1A7C"/>
    <w:rsid w:val="00EB1F16"/>
    <w:rsid w:val="00EB2519"/>
    <w:rsid w:val="00EB2585"/>
    <w:rsid w:val="00EB25FD"/>
    <w:rsid w:val="00EB3B4E"/>
    <w:rsid w:val="00EB3BC2"/>
    <w:rsid w:val="00EB426A"/>
    <w:rsid w:val="00EB4A7F"/>
    <w:rsid w:val="00EB4B3B"/>
    <w:rsid w:val="00EB4FAC"/>
    <w:rsid w:val="00EB603C"/>
    <w:rsid w:val="00EB6211"/>
    <w:rsid w:val="00EB6292"/>
    <w:rsid w:val="00EB63A8"/>
    <w:rsid w:val="00EB657F"/>
    <w:rsid w:val="00EB6C63"/>
    <w:rsid w:val="00EB71D0"/>
    <w:rsid w:val="00EB7891"/>
    <w:rsid w:val="00EB7A60"/>
    <w:rsid w:val="00EB7A96"/>
    <w:rsid w:val="00EB7C8D"/>
    <w:rsid w:val="00EB7DFD"/>
    <w:rsid w:val="00EC00A0"/>
    <w:rsid w:val="00EC00AC"/>
    <w:rsid w:val="00EC0119"/>
    <w:rsid w:val="00EC0532"/>
    <w:rsid w:val="00EC05F6"/>
    <w:rsid w:val="00EC0A30"/>
    <w:rsid w:val="00EC1759"/>
    <w:rsid w:val="00EC19C5"/>
    <w:rsid w:val="00EC1C84"/>
    <w:rsid w:val="00EC2110"/>
    <w:rsid w:val="00EC22E9"/>
    <w:rsid w:val="00EC29BB"/>
    <w:rsid w:val="00EC2A9B"/>
    <w:rsid w:val="00EC2B19"/>
    <w:rsid w:val="00EC2C00"/>
    <w:rsid w:val="00EC3443"/>
    <w:rsid w:val="00EC38C6"/>
    <w:rsid w:val="00EC3E55"/>
    <w:rsid w:val="00EC3EEA"/>
    <w:rsid w:val="00EC4730"/>
    <w:rsid w:val="00EC4E01"/>
    <w:rsid w:val="00EC4E1A"/>
    <w:rsid w:val="00EC520A"/>
    <w:rsid w:val="00EC553F"/>
    <w:rsid w:val="00EC5F3E"/>
    <w:rsid w:val="00EC6700"/>
    <w:rsid w:val="00EC70BA"/>
    <w:rsid w:val="00EC74B2"/>
    <w:rsid w:val="00EC7A24"/>
    <w:rsid w:val="00ED0B6C"/>
    <w:rsid w:val="00ED0BFF"/>
    <w:rsid w:val="00ED0E4B"/>
    <w:rsid w:val="00ED108D"/>
    <w:rsid w:val="00ED1567"/>
    <w:rsid w:val="00ED1A8D"/>
    <w:rsid w:val="00ED1F6F"/>
    <w:rsid w:val="00ED242A"/>
    <w:rsid w:val="00ED24B6"/>
    <w:rsid w:val="00ED2770"/>
    <w:rsid w:val="00ED2835"/>
    <w:rsid w:val="00ED2C98"/>
    <w:rsid w:val="00ED30A0"/>
    <w:rsid w:val="00ED3B47"/>
    <w:rsid w:val="00ED3D5A"/>
    <w:rsid w:val="00ED4074"/>
    <w:rsid w:val="00ED4675"/>
    <w:rsid w:val="00ED51EA"/>
    <w:rsid w:val="00ED5222"/>
    <w:rsid w:val="00ED55DE"/>
    <w:rsid w:val="00ED57F1"/>
    <w:rsid w:val="00ED60FE"/>
    <w:rsid w:val="00ED629A"/>
    <w:rsid w:val="00ED69BA"/>
    <w:rsid w:val="00ED6BF7"/>
    <w:rsid w:val="00ED6F60"/>
    <w:rsid w:val="00ED7208"/>
    <w:rsid w:val="00ED7578"/>
    <w:rsid w:val="00ED77CB"/>
    <w:rsid w:val="00ED78E4"/>
    <w:rsid w:val="00ED7B36"/>
    <w:rsid w:val="00EE01EA"/>
    <w:rsid w:val="00EE0F34"/>
    <w:rsid w:val="00EE1832"/>
    <w:rsid w:val="00EE185A"/>
    <w:rsid w:val="00EE187E"/>
    <w:rsid w:val="00EE1AC6"/>
    <w:rsid w:val="00EE241A"/>
    <w:rsid w:val="00EE31E2"/>
    <w:rsid w:val="00EE3B06"/>
    <w:rsid w:val="00EE4426"/>
    <w:rsid w:val="00EE494F"/>
    <w:rsid w:val="00EE4AED"/>
    <w:rsid w:val="00EE5222"/>
    <w:rsid w:val="00EE5815"/>
    <w:rsid w:val="00EE5A98"/>
    <w:rsid w:val="00EE5F6A"/>
    <w:rsid w:val="00EE64BD"/>
    <w:rsid w:val="00EE6928"/>
    <w:rsid w:val="00EE7540"/>
    <w:rsid w:val="00EE76EB"/>
    <w:rsid w:val="00EE7A6A"/>
    <w:rsid w:val="00EE7E11"/>
    <w:rsid w:val="00EEF01B"/>
    <w:rsid w:val="00EF07BF"/>
    <w:rsid w:val="00EF082E"/>
    <w:rsid w:val="00EF0857"/>
    <w:rsid w:val="00EF0F46"/>
    <w:rsid w:val="00EF1978"/>
    <w:rsid w:val="00EF1BFC"/>
    <w:rsid w:val="00EF1CCA"/>
    <w:rsid w:val="00EF1DF4"/>
    <w:rsid w:val="00EF21AA"/>
    <w:rsid w:val="00EF241F"/>
    <w:rsid w:val="00EF2A03"/>
    <w:rsid w:val="00EF2A1E"/>
    <w:rsid w:val="00EF3189"/>
    <w:rsid w:val="00EF345B"/>
    <w:rsid w:val="00EF3613"/>
    <w:rsid w:val="00EF374F"/>
    <w:rsid w:val="00EF39D2"/>
    <w:rsid w:val="00EF3A8A"/>
    <w:rsid w:val="00EF3BAC"/>
    <w:rsid w:val="00EF3FA5"/>
    <w:rsid w:val="00EF40F3"/>
    <w:rsid w:val="00EF45DE"/>
    <w:rsid w:val="00EF4B11"/>
    <w:rsid w:val="00EF52AA"/>
    <w:rsid w:val="00EF573F"/>
    <w:rsid w:val="00EF60B9"/>
    <w:rsid w:val="00EF6290"/>
    <w:rsid w:val="00EF648A"/>
    <w:rsid w:val="00EF6522"/>
    <w:rsid w:val="00EF6B24"/>
    <w:rsid w:val="00EF6EC0"/>
    <w:rsid w:val="00EF7045"/>
    <w:rsid w:val="00EF7DCA"/>
    <w:rsid w:val="00EF7EA2"/>
    <w:rsid w:val="00F00396"/>
    <w:rsid w:val="00F0079C"/>
    <w:rsid w:val="00F007B9"/>
    <w:rsid w:val="00F0187B"/>
    <w:rsid w:val="00F018B2"/>
    <w:rsid w:val="00F01A06"/>
    <w:rsid w:val="00F01E31"/>
    <w:rsid w:val="00F02300"/>
    <w:rsid w:val="00F0366E"/>
    <w:rsid w:val="00F03A39"/>
    <w:rsid w:val="00F03AE9"/>
    <w:rsid w:val="00F03C2E"/>
    <w:rsid w:val="00F04161"/>
    <w:rsid w:val="00F0586A"/>
    <w:rsid w:val="00F05DC3"/>
    <w:rsid w:val="00F05E80"/>
    <w:rsid w:val="00F05EED"/>
    <w:rsid w:val="00F0626A"/>
    <w:rsid w:val="00F06C42"/>
    <w:rsid w:val="00F06F14"/>
    <w:rsid w:val="00F07147"/>
    <w:rsid w:val="00F0729C"/>
    <w:rsid w:val="00F07B46"/>
    <w:rsid w:val="00F07D8D"/>
    <w:rsid w:val="00F10417"/>
    <w:rsid w:val="00F1050B"/>
    <w:rsid w:val="00F106C1"/>
    <w:rsid w:val="00F10D9B"/>
    <w:rsid w:val="00F10E51"/>
    <w:rsid w:val="00F1163E"/>
    <w:rsid w:val="00F116EE"/>
    <w:rsid w:val="00F11A4A"/>
    <w:rsid w:val="00F11D4C"/>
    <w:rsid w:val="00F11DBA"/>
    <w:rsid w:val="00F12ABB"/>
    <w:rsid w:val="00F12C7D"/>
    <w:rsid w:val="00F12CEF"/>
    <w:rsid w:val="00F13B7F"/>
    <w:rsid w:val="00F13F8D"/>
    <w:rsid w:val="00F143B4"/>
    <w:rsid w:val="00F148D5"/>
    <w:rsid w:val="00F14912"/>
    <w:rsid w:val="00F149C2"/>
    <w:rsid w:val="00F14D4E"/>
    <w:rsid w:val="00F155D1"/>
    <w:rsid w:val="00F155D2"/>
    <w:rsid w:val="00F155F1"/>
    <w:rsid w:val="00F1578B"/>
    <w:rsid w:val="00F15D6B"/>
    <w:rsid w:val="00F15FF0"/>
    <w:rsid w:val="00F162C6"/>
    <w:rsid w:val="00F165C7"/>
    <w:rsid w:val="00F169D3"/>
    <w:rsid w:val="00F1755A"/>
    <w:rsid w:val="00F177E8"/>
    <w:rsid w:val="00F17A4F"/>
    <w:rsid w:val="00F17E78"/>
    <w:rsid w:val="00F2014A"/>
    <w:rsid w:val="00F202AB"/>
    <w:rsid w:val="00F209EB"/>
    <w:rsid w:val="00F20B1A"/>
    <w:rsid w:val="00F21D15"/>
    <w:rsid w:val="00F21D47"/>
    <w:rsid w:val="00F21FB7"/>
    <w:rsid w:val="00F22F0C"/>
    <w:rsid w:val="00F23967"/>
    <w:rsid w:val="00F23B64"/>
    <w:rsid w:val="00F242BF"/>
    <w:rsid w:val="00F2469B"/>
    <w:rsid w:val="00F24812"/>
    <w:rsid w:val="00F249AB"/>
    <w:rsid w:val="00F24E28"/>
    <w:rsid w:val="00F256A1"/>
    <w:rsid w:val="00F25943"/>
    <w:rsid w:val="00F2605C"/>
    <w:rsid w:val="00F26346"/>
    <w:rsid w:val="00F26364"/>
    <w:rsid w:val="00F26567"/>
    <w:rsid w:val="00F26673"/>
    <w:rsid w:val="00F26980"/>
    <w:rsid w:val="00F26B87"/>
    <w:rsid w:val="00F272B8"/>
    <w:rsid w:val="00F27820"/>
    <w:rsid w:val="00F30291"/>
    <w:rsid w:val="00F307C4"/>
    <w:rsid w:val="00F30D5C"/>
    <w:rsid w:val="00F31493"/>
    <w:rsid w:val="00F31A2F"/>
    <w:rsid w:val="00F31DEE"/>
    <w:rsid w:val="00F31E64"/>
    <w:rsid w:val="00F31F13"/>
    <w:rsid w:val="00F31FC6"/>
    <w:rsid w:val="00F3239C"/>
    <w:rsid w:val="00F32A81"/>
    <w:rsid w:val="00F32B9F"/>
    <w:rsid w:val="00F33172"/>
    <w:rsid w:val="00F336C7"/>
    <w:rsid w:val="00F338FD"/>
    <w:rsid w:val="00F341AB"/>
    <w:rsid w:val="00F3440D"/>
    <w:rsid w:val="00F34658"/>
    <w:rsid w:val="00F34661"/>
    <w:rsid w:val="00F346A0"/>
    <w:rsid w:val="00F34A25"/>
    <w:rsid w:val="00F35347"/>
    <w:rsid w:val="00F3548D"/>
    <w:rsid w:val="00F354DF"/>
    <w:rsid w:val="00F3564C"/>
    <w:rsid w:val="00F3566B"/>
    <w:rsid w:val="00F36134"/>
    <w:rsid w:val="00F36650"/>
    <w:rsid w:val="00F368D3"/>
    <w:rsid w:val="00F4003A"/>
    <w:rsid w:val="00F40B50"/>
    <w:rsid w:val="00F40BD0"/>
    <w:rsid w:val="00F41270"/>
    <w:rsid w:val="00F416DC"/>
    <w:rsid w:val="00F41E96"/>
    <w:rsid w:val="00F42126"/>
    <w:rsid w:val="00F421E8"/>
    <w:rsid w:val="00F4235E"/>
    <w:rsid w:val="00F42FC6"/>
    <w:rsid w:val="00F436AD"/>
    <w:rsid w:val="00F43727"/>
    <w:rsid w:val="00F43895"/>
    <w:rsid w:val="00F438EB"/>
    <w:rsid w:val="00F43906"/>
    <w:rsid w:val="00F43B4B"/>
    <w:rsid w:val="00F43E44"/>
    <w:rsid w:val="00F44197"/>
    <w:rsid w:val="00F44EBE"/>
    <w:rsid w:val="00F44FFA"/>
    <w:rsid w:val="00F45098"/>
    <w:rsid w:val="00F450A9"/>
    <w:rsid w:val="00F451E7"/>
    <w:rsid w:val="00F458B1"/>
    <w:rsid w:val="00F45EA9"/>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0FA"/>
    <w:rsid w:val="00F63103"/>
    <w:rsid w:val="00F63A86"/>
    <w:rsid w:val="00F63B8E"/>
    <w:rsid w:val="00F6512C"/>
    <w:rsid w:val="00F651F7"/>
    <w:rsid w:val="00F654AF"/>
    <w:rsid w:val="00F65879"/>
    <w:rsid w:val="00F659A4"/>
    <w:rsid w:val="00F65A0D"/>
    <w:rsid w:val="00F6635F"/>
    <w:rsid w:val="00F66AE9"/>
    <w:rsid w:val="00F66BFE"/>
    <w:rsid w:val="00F66D93"/>
    <w:rsid w:val="00F66E38"/>
    <w:rsid w:val="00F673EF"/>
    <w:rsid w:val="00F6758C"/>
    <w:rsid w:val="00F6760F"/>
    <w:rsid w:val="00F67F63"/>
    <w:rsid w:val="00F70035"/>
    <w:rsid w:val="00F705C4"/>
    <w:rsid w:val="00F706F6"/>
    <w:rsid w:val="00F707AC"/>
    <w:rsid w:val="00F709A0"/>
    <w:rsid w:val="00F70A1C"/>
    <w:rsid w:val="00F70D93"/>
    <w:rsid w:val="00F70FD2"/>
    <w:rsid w:val="00F71B1A"/>
    <w:rsid w:val="00F71EC3"/>
    <w:rsid w:val="00F721FA"/>
    <w:rsid w:val="00F725FA"/>
    <w:rsid w:val="00F726DE"/>
    <w:rsid w:val="00F72925"/>
    <w:rsid w:val="00F72BA1"/>
    <w:rsid w:val="00F72E35"/>
    <w:rsid w:val="00F73F10"/>
    <w:rsid w:val="00F7453A"/>
    <w:rsid w:val="00F74F67"/>
    <w:rsid w:val="00F75321"/>
    <w:rsid w:val="00F7558E"/>
    <w:rsid w:val="00F760C7"/>
    <w:rsid w:val="00F761B2"/>
    <w:rsid w:val="00F764A6"/>
    <w:rsid w:val="00F7703F"/>
    <w:rsid w:val="00F77139"/>
    <w:rsid w:val="00F775C8"/>
    <w:rsid w:val="00F77BF8"/>
    <w:rsid w:val="00F77FD2"/>
    <w:rsid w:val="00F80B1E"/>
    <w:rsid w:val="00F80B2E"/>
    <w:rsid w:val="00F80B81"/>
    <w:rsid w:val="00F80C19"/>
    <w:rsid w:val="00F80DC9"/>
    <w:rsid w:val="00F80EA9"/>
    <w:rsid w:val="00F8130B"/>
    <w:rsid w:val="00F8150A"/>
    <w:rsid w:val="00F81655"/>
    <w:rsid w:val="00F81726"/>
    <w:rsid w:val="00F818C4"/>
    <w:rsid w:val="00F81C05"/>
    <w:rsid w:val="00F820F3"/>
    <w:rsid w:val="00F820F6"/>
    <w:rsid w:val="00F83229"/>
    <w:rsid w:val="00F83637"/>
    <w:rsid w:val="00F83B58"/>
    <w:rsid w:val="00F83E0D"/>
    <w:rsid w:val="00F84769"/>
    <w:rsid w:val="00F84D39"/>
    <w:rsid w:val="00F84DFD"/>
    <w:rsid w:val="00F850F1"/>
    <w:rsid w:val="00F856C8"/>
    <w:rsid w:val="00F85CEF"/>
    <w:rsid w:val="00F85D21"/>
    <w:rsid w:val="00F85DDB"/>
    <w:rsid w:val="00F86064"/>
    <w:rsid w:val="00F860BD"/>
    <w:rsid w:val="00F862E4"/>
    <w:rsid w:val="00F86831"/>
    <w:rsid w:val="00F86A3C"/>
    <w:rsid w:val="00F86B7E"/>
    <w:rsid w:val="00F874CE"/>
    <w:rsid w:val="00F87D71"/>
    <w:rsid w:val="00F903B9"/>
    <w:rsid w:val="00F9072E"/>
    <w:rsid w:val="00F907FE"/>
    <w:rsid w:val="00F90F00"/>
    <w:rsid w:val="00F91457"/>
    <w:rsid w:val="00F91795"/>
    <w:rsid w:val="00F918EC"/>
    <w:rsid w:val="00F919AA"/>
    <w:rsid w:val="00F91CB5"/>
    <w:rsid w:val="00F91D4A"/>
    <w:rsid w:val="00F91DDD"/>
    <w:rsid w:val="00F92D83"/>
    <w:rsid w:val="00F92E61"/>
    <w:rsid w:val="00F93464"/>
    <w:rsid w:val="00F93501"/>
    <w:rsid w:val="00F93A95"/>
    <w:rsid w:val="00F94B6B"/>
    <w:rsid w:val="00F9513D"/>
    <w:rsid w:val="00F951FB"/>
    <w:rsid w:val="00F95362"/>
    <w:rsid w:val="00F95B0D"/>
    <w:rsid w:val="00F95C0C"/>
    <w:rsid w:val="00F95E74"/>
    <w:rsid w:val="00F95F53"/>
    <w:rsid w:val="00F962DC"/>
    <w:rsid w:val="00F969B3"/>
    <w:rsid w:val="00F96E87"/>
    <w:rsid w:val="00F9713A"/>
    <w:rsid w:val="00F975C8"/>
    <w:rsid w:val="00F97926"/>
    <w:rsid w:val="00FA01F0"/>
    <w:rsid w:val="00FA0C01"/>
    <w:rsid w:val="00FA1449"/>
    <w:rsid w:val="00FA1509"/>
    <w:rsid w:val="00FA1748"/>
    <w:rsid w:val="00FA1FAA"/>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996"/>
    <w:rsid w:val="00FB0CB8"/>
    <w:rsid w:val="00FB0E13"/>
    <w:rsid w:val="00FB18C8"/>
    <w:rsid w:val="00FB20CD"/>
    <w:rsid w:val="00FB2195"/>
    <w:rsid w:val="00FB259B"/>
    <w:rsid w:val="00FB2729"/>
    <w:rsid w:val="00FB2F0B"/>
    <w:rsid w:val="00FB2FBD"/>
    <w:rsid w:val="00FB365D"/>
    <w:rsid w:val="00FB3F7F"/>
    <w:rsid w:val="00FB40D6"/>
    <w:rsid w:val="00FB424E"/>
    <w:rsid w:val="00FB43DF"/>
    <w:rsid w:val="00FB455D"/>
    <w:rsid w:val="00FB4659"/>
    <w:rsid w:val="00FB4685"/>
    <w:rsid w:val="00FB46EB"/>
    <w:rsid w:val="00FB4F5A"/>
    <w:rsid w:val="00FB4F6B"/>
    <w:rsid w:val="00FB576A"/>
    <w:rsid w:val="00FB58C5"/>
    <w:rsid w:val="00FB6160"/>
    <w:rsid w:val="00FB631F"/>
    <w:rsid w:val="00FB645D"/>
    <w:rsid w:val="00FB66E8"/>
    <w:rsid w:val="00FB67FF"/>
    <w:rsid w:val="00FB6810"/>
    <w:rsid w:val="00FB76F0"/>
    <w:rsid w:val="00FB785C"/>
    <w:rsid w:val="00FB7AE6"/>
    <w:rsid w:val="00FB7C84"/>
    <w:rsid w:val="00FC084E"/>
    <w:rsid w:val="00FC0D8E"/>
    <w:rsid w:val="00FC0E51"/>
    <w:rsid w:val="00FC1197"/>
    <w:rsid w:val="00FC1563"/>
    <w:rsid w:val="00FC1983"/>
    <w:rsid w:val="00FC1F40"/>
    <w:rsid w:val="00FC2186"/>
    <w:rsid w:val="00FC232C"/>
    <w:rsid w:val="00FC23A1"/>
    <w:rsid w:val="00FC2F48"/>
    <w:rsid w:val="00FC307F"/>
    <w:rsid w:val="00FC3920"/>
    <w:rsid w:val="00FC3D29"/>
    <w:rsid w:val="00FC4334"/>
    <w:rsid w:val="00FC45AC"/>
    <w:rsid w:val="00FC46F2"/>
    <w:rsid w:val="00FC4799"/>
    <w:rsid w:val="00FC4BA8"/>
    <w:rsid w:val="00FC4E90"/>
    <w:rsid w:val="00FC5639"/>
    <w:rsid w:val="00FC5731"/>
    <w:rsid w:val="00FC5BF0"/>
    <w:rsid w:val="00FC614D"/>
    <w:rsid w:val="00FC61F5"/>
    <w:rsid w:val="00FC62E9"/>
    <w:rsid w:val="00FC6412"/>
    <w:rsid w:val="00FC64A6"/>
    <w:rsid w:val="00FC64BD"/>
    <w:rsid w:val="00FC651D"/>
    <w:rsid w:val="00FC66E2"/>
    <w:rsid w:val="00FC6716"/>
    <w:rsid w:val="00FC67AB"/>
    <w:rsid w:val="00FC6DAC"/>
    <w:rsid w:val="00FC72C8"/>
    <w:rsid w:val="00FC7419"/>
    <w:rsid w:val="00FC74D7"/>
    <w:rsid w:val="00FD015A"/>
    <w:rsid w:val="00FD0205"/>
    <w:rsid w:val="00FD03D8"/>
    <w:rsid w:val="00FD0583"/>
    <w:rsid w:val="00FD0A7D"/>
    <w:rsid w:val="00FD0E3D"/>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8F1"/>
    <w:rsid w:val="00FD3A09"/>
    <w:rsid w:val="00FD3CB6"/>
    <w:rsid w:val="00FD4B9E"/>
    <w:rsid w:val="00FD512F"/>
    <w:rsid w:val="00FD531C"/>
    <w:rsid w:val="00FD5690"/>
    <w:rsid w:val="00FD6088"/>
    <w:rsid w:val="00FD6211"/>
    <w:rsid w:val="00FD65CF"/>
    <w:rsid w:val="00FD680D"/>
    <w:rsid w:val="00FD78D1"/>
    <w:rsid w:val="00FD7959"/>
    <w:rsid w:val="00FD7A2E"/>
    <w:rsid w:val="00FD7BC6"/>
    <w:rsid w:val="00FD7C01"/>
    <w:rsid w:val="00FD7CF9"/>
    <w:rsid w:val="00FD7EF4"/>
    <w:rsid w:val="00FE02FF"/>
    <w:rsid w:val="00FE032B"/>
    <w:rsid w:val="00FE1A14"/>
    <w:rsid w:val="00FE1AC0"/>
    <w:rsid w:val="00FE1B2D"/>
    <w:rsid w:val="00FE27CA"/>
    <w:rsid w:val="00FE2963"/>
    <w:rsid w:val="00FE2D4B"/>
    <w:rsid w:val="00FE3129"/>
    <w:rsid w:val="00FE352F"/>
    <w:rsid w:val="00FE3AE0"/>
    <w:rsid w:val="00FE4753"/>
    <w:rsid w:val="00FE47C8"/>
    <w:rsid w:val="00FE5128"/>
    <w:rsid w:val="00FE5150"/>
    <w:rsid w:val="00FE5381"/>
    <w:rsid w:val="00FE57B4"/>
    <w:rsid w:val="00FE5DFC"/>
    <w:rsid w:val="00FE6719"/>
    <w:rsid w:val="00FE6FF1"/>
    <w:rsid w:val="00FE7267"/>
    <w:rsid w:val="00FE7389"/>
    <w:rsid w:val="00FE7503"/>
    <w:rsid w:val="00FE78A0"/>
    <w:rsid w:val="00FE7E2C"/>
    <w:rsid w:val="00FF0208"/>
    <w:rsid w:val="00FF081D"/>
    <w:rsid w:val="00FF0DB4"/>
    <w:rsid w:val="00FF167B"/>
    <w:rsid w:val="00FF1770"/>
    <w:rsid w:val="00FF210D"/>
    <w:rsid w:val="00FF265E"/>
    <w:rsid w:val="00FF2A1B"/>
    <w:rsid w:val="00FF2D5E"/>
    <w:rsid w:val="00FF3481"/>
    <w:rsid w:val="00FF35F2"/>
    <w:rsid w:val="00FF3760"/>
    <w:rsid w:val="00FF3970"/>
    <w:rsid w:val="00FF40BD"/>
    <w:rsid w:val="00FF5194"/>
    <w:rsid w:val="00FF560A"/>
    <w:rsid w:val="00FF56DD"/>
    <w:rsid w:val="00FF5FEE"/>
    <w:rsid w:val="00FF6217"/>
    <w:rsid w:val="00FF660B"/>
    <w:rsid w:val="00FF7013"/>
    <w:rsid w:val="00FF7036"/>
    <w:rsid w:val="00FF72E3"/>
    <w:rsid w:val="00FF794E"/>
    <w:rsid w:val="00FF7AA2"/>
    <w:rsid w:val="00FF7B46"/>
    <w:rsid w:val="010B2229"/>
    <w:rsid w:val="012CAA39"/>
    <w:rsid w:val="014E2C91"/>
    <w:rsid w:val="018972CD"/>
    <w:rsid w:val="01C2FAD3"/>
    <w:rsid w:val="01D8E4FF"/>
    <w:rsid w:val="020A75CA"/>
    <w:rsid w:val="0221F8FE"/>
    <w:rsid w:val="024D29E2"/>
    <w:rsid w:val="02E080A9"/>
    <w:rsid w:val="030279E1"/>
    <w:rsid w:val="03129D5E"/>
    <w:rsid w:val="039E7682"/>
    <w:rsid w:val="03BD7CD1"/>
    <w:rsid w:val="03CBF590"/>
    <w:rsid w:val="03D0E90B"/>
    <w:rsid w:val="03F6B3BF"/>
    <w:rsid w:val="03FE72CB"/>
    <w:rsid w:val="0441044E"/>
    <w:rsid w:val="04601F14"/>
    <w:rsid w:val="04A5E243"/>
    <w:rsid w:val="04C22F9D"/>
    <w:rsid w:val="04C6CDBE"/>
    <w:rsid w:val="050B9A89"/>
    <w:rsid w:val="056E18E3"/>
    <w:rsid w:val="059A432C"/>
    <w:rsid w:val="05AEA072"/>
    <w:rsid w:val="05F25CC5"/>
    <w:rsid w:val="0615FA99"/>
    <w:rsid w:val="064330C9"/>
    <w:rsid w:val="065E6895"/>
    <w:rsid w:val="07004E8E"/>
    <w:rsid w:val="0727D9DC"/>
    <w:rsid w:val="0764069F"/>
    <w:rsid w:val="08673BE6"/>
    <w:rsid w:val="08762D2D"/>
    <w:rsid w:val="0899A6F9"/>
    <w:rsid w:val="08A0E184"/>
    <w:rsid w:val="08FCB49B"/>
    <w:rsid w:val="0904DCAD"/>
    <w:rsid w:val="0926A5AB"/>
    <w:rsid w:val="0931F31F"/>
    <w:rsid w:val="09C98896"/>
    <w:rsid w:val="09CFE07E"/>
    <w:rsid w:val="0A2C9DEC"/>
    <w:rsid w:val="0A945169"/>
    <w:rsid w:val="0ABA3B2D"/>
    <w:rsid w:val="0B6E6A58"/>
    <w:rsid w:val="0B7616B0"/>
    <w:rsid w:val="0B7FF2CF"/>
    <w:rsid w:val="0BCC44A7"/>
    <w:rsid w:val="0C1FBF12"/>
    <w:rsid w:val="0C81DDB3"/>
    <w:rsid w:val="0CDB3DFB"/>
    <w:rsid w:val="0D3CAF91"/>
    <w:rsid w:val="0D43269C"/>
    <w:rsid w:val="0D506AB9"/>
    <w:rsid w:val="0D75D5DB"/>
    <w:rsid w:val="0D8F0C2C"/>
    <w:rsid w:val="0D9F9F19"/>
    <w:rsid w:val="0DB359F0"/>
    <w:rsid w:val="0DCE6310"/>
    <w:rsid w:val="0DD31AB0"/>
    <w:rsid w:val="0DE91D10"/>
    <w:rsid w:val="0E35F760"/>
    <w:rsid w:val="0E991804"/>
    <w:rsid w:val="0ED04711"/>
    <w:rsid w:val="0EF49DE8"/>
    <w:rsid w:val="0F161B55"/>
    <w:rsid w:val="0F20AB20"/>
    <w:rsid w:val="0F93C1BE"/>
    <w:rsid w:val="0FA59734"/>
    <w:rsid w:val="0FC4CB10"/>
    <w:rsid w:val="100A2E46"/>
    <w:rsid w:val="1079CD72"/>
    <w:rsid w:val="1107A849"/>
    <w:rsid w:val="110BC455"/>
    <w:rsid w:val="112A1ED8"/>
    <w:rsid w:val="1154D3C2"/>
    <w:rsid w:val="11AD3F31"/>
    <w:rsid w:val="1228FE6D"/>
    <w:rsid w:val="12747016"/>
    <w:rsid w:val="12CE1193"/>
    <w:rsid w:val="134A0A44"/>
    <w:rsid w:val="1371959B"/>
    <w:rsid w:val="13A973F3"/>
    <w:rsid w:val="13ADB73D"/>
    <w:rsid w:val="13C46033"/>
    <w:rsid w:val="13C782B8"/>
    <w:rsid w:val="13F64B3B"/>
    <w:rsid w:val="1420B76F"/>
    <w:rsid w:val="14504EEA"/>
    <w:rsid w:val="148013DC"/>
    <w:rsid w:val="14980577"/>
    <w:rsid w:val="14BCD940"/>
    <w:rsid w:val="14BE2249"/>
    <w:rsid w:val="14EDE861"/>
    <w:rsid w:val="1521DAE8"/>
    <w:rsid w:val="15240D11"/>
    <w:rsid w:val="156C1426"/>
    <w:rsid w:val="1571FD47"/>
    <w:rsid w:val="15FA13EB"/>
    <w:rsid w:val="16076B2F"/>
    <w:rsid w:val="160A3EC7"/>
    <w:rsid w:val="160F54F5"/>
    <w:rsid w:val="169A76F6"/>
    <w:rsid w:val="16A93DE1"/>
    <w:rsid w:val="16FF4362"/>
    <w:rsid w:val="17720B1E"/>
    <w:rsid w:val="17A41197"/>
    <w:rsid w:val="17BD0BFE"/>
    <w:rsid w:val="186645FF"/>
    <w:rsid w:val="188BC30F"/>
    <w:rsid w:val="18CD698F"/>
    <w:rsid w:val="18D8C543"/>
    <w:rsid w:val="18E8C96E"/>
    <w:rsid w:val="18E92037"/>
    <w:rsid w:val="1909C5C7"/>
    <w:rsid w:val="1910AA69"/>
    <w:rsid w:val="1916A81A"/>
    <w:rsid w:val="193C4140"/>
    <w:rsid w:val="19482D49"/>
    <w:rsid w:val="19677105"/>
    <w:rsid w:val="1A052636"/>
    <w:rsid w:val="1A4A4F85"/>
    <w:rsid w:val="1AEE0C55"/>
    <w:rsid w:val="1B36CE05"/>
    <w:rsid w:val="1B424394"/>
    <w:rsid w:val="1B7B7398"/>
    <w:rsid w:val="1B96185B"/>
    <w:rsid w:val="1BC1383D"/>
    <w:rsid w:val="1BE185E1"/>
    <w:rsid w:val="1C734DFB"/>
    <w:rsid w:val="1CA3F891"/>
    <w:rsid w:val="1CD1683C"/>
    <w:rsid w:val="1CD48F82"/>
    <w:rsid w:val="1D13B054"/>
    <w:rsid w:val="1D6541F7"/>
    <w:rsid w:val="1E0EAE4F"/>
    <w:rsid w:val="1E5AEBD2"/>
    <w:rsid w:val="1E6C15CC"/>
    <w:rsid w:val="1E707C8D"/>
    <w:rsid w:val="1ED4241A"/>
    <w:rsid w:val="1EE56194"/>
    <w:rsid w:val="1F3CB230"/>
    <w:rsid w:val="1F7AEB5C"/>
    <w:rsid w:val="1F7EEBD5"/>
    <w:rsid w:val="1FEB06C2"/>
    <w:rsid w:val="20464F6A"/>
    <w:rsid w:val="204D98DE"/>
    <w:rsid w:val="2079DAB1"/>
    <w:rsid w:val="208488DF"/>
    <w:rsid w:val="20DBE8FD"/>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23DFA9"/>
    <w:rsid w:val="2255C1A2"/>
    <w:rsid w:val="229EB47C"/>
    <w:rsid w:val="237A5C1E"/>
    <w:rsid w:val="239FCE20"/>
    <w:rsid w:val="23B2CA6A"/>
    <w:rsid w:val="23B45E53"/>
    <w:rsid w:val="23C0BECB"/>
    <w:rsid w:val="23D8A7C7"/>
    <w:rsid w:val="23F266FC"/>
    <w:rsid w:val="240CF797"/>
    <w:rsid w:val="240F11EB"/>
    <w:rsid w:val="241121F5"/>
    <w:rsid w:val="241C0054"/>
    <w:rsid w:val="241D24EB"/>
    <w:rsid w:val="2443EED1"/>
    <w:rsid w:val="24878152"/>
    <w:rsid w:val="24911E1A"/>
    <w:rsid w:val="2497C5B3"/>
    <w:rsid w:val="24FC8933"/>
    <w:rsid w:val="24FF8108"/>
    <w:rsid w:val="25902C1F"/>
    <w:rsid w:val="25E5DB3C"/>
    <w:rsid w:val="25E7A65D"/>
    <w:rsid w:val="261C5CF0"/>
    <w:rsid w:val="2622433B"/>
    <w:rsid w:val="262CE180"/>
    <w:rsid w:val="26B65297"/>
    <w:rsid w:val="26C66419"/>
    <w:rsid w:val="27079E86"/>
    <w:rsid w:val="2713EDDB"/>
    <w:rsid w:val="2781AE1A"/>
    <w:rsid w:val="279073D1"/>
    <w:rsid w:val="27B61CD6"/>
    <w:rsid w:val="27BD2CD7"/>
    <w:rsid w:val="27F001AD"/>
    <w:rsid w:val="2811A650"/>
    <w:rsid w:val="2821DC33"/>
    <w:rsid w:val="282D8A18"/>
    <w:rsid w:val="2835463A"/>
    <w:rsid w:val="283EDE83"/>
    <w:rsid w:val="2880C957"/>
    <w:rsid w:val="288C3D80"/>
    <w:rsid w:val="28920556"/>
    <w:rsid w:val="28B321D6"/>
    <w:rsid w:val="294028EB"/>
    <w:rsid w:val="29D328E6"/>
    <w:rsid w:val="29E8DEC8"/>
    <w:rsid w:val="2A4E5870"/>
    <w:rsid w:val="2A5DCAF9"/>
    <w:rsid w:val="2A987622"/>
    <w:rsid w:val="2A9B029A"/>
    <w:rsid w:val="2AA9A041"/>
    <w:rsid w:val="2ABD867E"/>
    <w:rsid w:val="2AC8BFEB"/>
    <w:rsid w:val="2AEA6D20"/>
    <w:rsid w:val="2B02C769"/>
    <w:rsid w:val="2B12922B"/>
    <w:rsid w:val="2B9C9C6B"/>
    <w:rsid w:val="2BDD5945"/>
    <w:rsid w:val="2C649BAD"/>
    <w:rsid w:val="2C88EB12"/>
    <w:rsid w:val="2C8BF1F3"/>
    <w:rsid w:val="2C929E65"/>
    <w:rsid w:val="2C9BE2B3"/>
    <w:rsid w:val="2CBA7DCD"/>
    <w:rsid w:val="2CBBAFFA"/>
    <w:rsid w:val="2CD06859"/>
    <w:rsid w:val="2D04FFC3"/>
    <w:rsid w:val="2D0753B0"/>
    <w:rsid w:val="2D1E955B"/>
    <w:rsid w:val="2D33DAA9"/>
    <w:rsid w:val="2D8996F5"/>
    <w:rsid w:val="2D927B68"/>
    <w:rsid w:val="2D9777F3"/>
    <w:rsid w:val="2E5B1B1E"/>
    <w:rsid w:val="2E7BD852"/>
    <w:rsid w:val="2E8A7B45"/>
    <w:rsid w:val="2F1ECDBC"/>
    <w:rsid w:val="2F2BCA97"/>
    <w:rsid w:val="2F952299"/>
    <w:rsid w:val="2FABE38F"/>
    <w:rsid w:val="2FC0AA6F"/>
    <w:rsid w:val="2FD6EBA1"/>
    <w:rsid w:val="305FE201"/>
    <w:rsid w:val="3078E444"/>
    <w:rsid w:val="308097F7"/>
    <w:rsid w:val="30955B50"/>
    <w:rsid w:val="30A3009C"/>
    <w:rsid w:val="30B5066C"/>
    <w:rsid w:val="30D42E5C"/>
    <w:rsid w:val="3125FA78"/>
    <w:rsid w:val="3174B92F"/>
    <w:rsid w:val="31AD2AFA"/>
    <w:rsid w:val="31DABEE3"/>
    <w:rsid w:val="320F077A"/>
    <w:rsid w:val="3262DA53"/>
    <w:rsid w:val="32901020"/>
    <w:rsid w:val="329CA7EF"/>
    <w:rsid w:val="32CDA72B"/>
    <w:rsid w:val="32FB1985"/>
    <w:rsid w:val="33CF2721"/>
    <w:rsid w:val="343844A4"/>
    <w:rsid w:val="34949D3C"/>
    <w:rsid w:val="349E4854"/>
    <w:rsid w:val="34DE569F"/>
    <w:rsid w:val="352006A5"/>
    <w:rsid w:val="35406B00"/>
    <w:rsid w:val="356343E4"/>
    <w:rsid w:val="358922F0"/>
    <w:rsid w:val="35BCDA9B"/>
    <w:rsid w:val="36172DB7"/>
    <w:rsid w:val="36AA46C3"/>
    <w:rsid w:val="36B52E25"/>
    <w:rsid w:val="36C0B07B"/>
    <w:rsid w:val="36CF1D8D"/>
    <w:rsid w:val="371709A4"/>
    <w:rsid w:val="3757A77E"/>
    <w:rsid w:val="3796796E"/>
    <w:rsid w:val="384E561C"/>
    <w:rsid w:val="385F1599"/>
    <w:rsid w:val="38967287"/>
    <w:rsid w:val="38B16880"/>
    <w:rsid w:val="38BE7DD3"/>
    <w:rsid w:val="39421DE4"/>
    <w:rsid w:val="39529338"/>
    <w:rsid w:val="3966CF35"/>
    <w:rsid w:val="3971FA68"/>
    <w:rsid w:val="397ED285"/>
    <w:rsid w:val="398769DA"/>
    <w:rsid w:val="399978C0"/>
    <w:rsid w:val="39FC4806"/>
    <w:rsid w:val="39FDA578"/>
    <w:rsid w:val="3A193CEA"/>
    <w:rsid w:val="3ABD4400"/>
    <w:rsid w:val="3AFCF8C3"/>
    <w:rsid w:val="3B117B57"/>
    <w:rsid w:val="3B444425"/>
    <w:rsid w:val="3C3F5863"/>
    <w:rsid w:val="3C91C6DA"/>
    <w:rsid w:val="3C9D71FB"/>
    <w:rsid w:val="3CAA1B85"/>
    <w:rsid w:val="3CAE4A08"/>
    <w:rsid w:val="3CAE6058"/>
    <w:rsid w:val="3D4CD0B5"/>
    <w:rsid w:val="3DDC15A1"/>
    <w:rsid w:val="3E4436FE"/>
    <w:rsid w:val="3E5B5546"/>
    <w:rsid w:val="3E5DA307"/>
    <w:rsid w:val="3E88A6C4"/>
    <w:rsid w:val="3EDF8B3F"/>
    <w:rsid w:val="3F168156"/>
    <w:rsid w:val="3F1E1BCD"/>
    <w:rsid w:val="3F71B5AC"/>
    <w:rsid w:val="3FB387C8"/>
    <w:rsid w:val="3FB88B56"/>
    <w:rsid w:val="3FE92E6C"/>
    <w:rsid w:val="4054B405"/>
    <w:rsid w:val="407A89BD"/>
    <w:rsid w:val="407D26EE"/>
    <w:rsid w:val="409C3B2B"/>
    <w:rsid w:val="40B81DC0"/>
    <w:rsid w:val="40D1130A"/>
    <w:rsid w:val="40EF853F"/>
    <w:rsid w:val="4100657B"/>
    <w:rsid w:val="410AE552"/>
    <w:rsid w:val="4122AF17"/>
    <w:rsid w:val="4131C196"/>
    <w:rsid w:val="41D9E3EB"/>
    <w:rsid w:val="41DDBD89"/>
    <w:rsid w:val="41EC023C"/>
    <w:rsid w:val="4253BE41"/>
    <w:rsid w:val="425620FD"/>
    <w:rsid w:val="4287A5B7"/>
    <w:rsid w:val="428D1E60"/>
    <w:rsid w:val="42D7DC18"/>
    <w:rsid w:val="431B68DA"/>
    <w:rsid w:val="438861A6"/>
    <w:rsid w:val="43970492"/>
    <w:rsid w:val="4398D32F"/>
    <w:rsid w:val="43C36DEB"/>
    <w:rsid w:val="43F10A90"/>
    <w:rsid w:val="4429452F"/>
    <w:rsid w:val="4479DBCD"/>
    <w:rsid w:val="44FAE3A4"/>
    <w:rsid w:val="44FC7A05"/>
    <w:rsid w:val="4522E279"/>
    <w:rsid w:val="45B86FBF"/>
    <w:rsid w:val="45C6A9B3"/>
    <w:rsid w:val="461F3A61"/>
    <w:rsid w:val="4645984C"/>
    <w:rsid w:val="46556A07"/>
    <w:rsid w:val="465F2C6A"/>
    <w:rsid w:val="46C70D14"/>
    <w:rsid w:val="4737E40F"/>
    <w:rsid w:val="47392F08"/>
    <w:rsid w:val="47465555"/>
    <w:rsid w:val="478400B3"/>
    <w:rsid w:val="47A2E3BA"/>
    <w:rsid w:val="47AE04A9"/>
    <w:rsid w:val="47CCA0D8"/>
    <w:rsid w:val="47D602BF"/>
    <w:rsid w:val="482B99CA"/>
    <w:rsid w:val="483A478B"/>
    <w:rsid w:val="48624D0B"/>
    <w:rsid w:val="4873D2EF"/>
    <w:rsid w:val="48A79DBB"/>
    <w:rsid w:val="48AD5D97"/>
    <w:rsid w:val="48C4214B"/>
    <w:rsid w:val="49421274"/>
    <w:rsid w:val="49562826"/>
    <w:rsid w:val="4983E19C"/>
    <w:rsid w:val="49AE1B4C"/>
    <w:rsid w:val="49FE92EC"/>
    <w:rsid w:val="4A5BD0CC"/>
    <w:rsid w:val="4A7872D3"/>
    <w:rsid w:val="4A79D329"/>
    <w:rsid w:val="4A7CEA18"/>
    <w:rsid w:val="4A9C8909"/>
    <w:rsid w:val="4A9D0B25"/>
    <w:rsid w:val="4AAF1565"/>
    <w:rsid w:val="4AB8FF93"/>
    <w:rsid w:val="4AC30C78"/>
    <w:rsid w:val="4AD876A9"/>
    <w:rsid w:val="4ADDE2D5"/>
    <w:rsid w:val="4B195244"/>
    <w:rsid w:val="4B3B894D"/>
    <w:rsid w:val="4B4FF9C5"/>
    <w:rsid w:val="4B98FE4B"/>
    <w:rsid w:val="4BB05F3B"/>
    <w:rsid w:val="4BC485D9"/>
    <w:rsid w:val="4BFCA659"/>
    <w:rsid w:val="4C365A53"/>
    <w:rsid w:val="4C454C45"/>
    <w:rsid w:val="4CA8D805"/>
    <w:rsid w:val="4CB139C2"/>
    <w:rsid w:val="4CCBFC44"/>
    <w:rsid w:val="4CD7817D"/>
    <w:rsid w:val="4CDA5647"/>
    <w:rsid w:val="4CE87FF7"/>
    <w:rsid w:val="4D7B12D8"/>
    <w:rsid w:val="4D861196"/>
    <w:rsid w:val="4D9102E1"/>
    <w:rsid w:val="4DB03034"/>
    <w:rsid w:val="4DB701D5"/>
    <w:rsid w:val="4DD36F9F"/>
    <w:rsid w:val="4E45D29C"/>
    <w:rsid w:val="4E5C89A1"/>
    <w:rsid w:val="4E82E515"/>
    <w:rsid w:val="4EC89398"/>
    <w:rsid w:val="4EF6D06A"/>
    <w:rsid w:val="4F0107CC"/>
    <w:rsid w:val="4F5C289F"/>
    <w:rsid w:val="4F7E50B3"/>
    <w:rsid w:val="4F9602A2"/>
    <w:rsid w:val="4FB906B3"/>
    <w:rsid w:val="4FF29604"/>
    <w:rsid w:val="4FFCA3CA"/>
    <w:rsid w:val="508C4D55"/>
    <w:rsid w:val="50CE15B9"/>
    <w:rsid w:val="50DC75E5"/>
    <w:rsid w:val="51329B36"/>
    <w:rsid w:val="5168DDD0"/>
    <w:rsid w:val="518137AA"/>
    <w:rsid w:val="51924886"/>
    <w:rsid w:val="51F7DD55"/>
    <w:rsid w:val="52061A94"/>
    <w:rsid w:val="520682EF"/>
    <w:rsid w:val="5240A862"/>
    <w:rsid w:val="5279E90A"/>
    <w:rsid w:val="52BF64D7"/>
    <w:rsid w:val="52EBB755"/>
    <w:rsid w:val="53349D19"/>
    <w:rsid w:val="5335E5DF"/>
    <w:rsid w:val="548835A0"/>
    <w:rsid w:val="54B476AF"/>
    <w:rsid w:val="54EC4C0D"/>
    <w:rsid w:val="54FCAE4E"/>
    <w:rsid w:val="5509CD88"/>
    <w:rsid w:val="5549ED21"/>
    <w:rsid w:val="55557254"/>
    <w:rsid w:val="556324A4"/>
    <w:rsid w:val="55814F7C"/>
    <w:rsid w:val="55BD287B"/>
    <w:rsid w:val="56103D07"/>
    <w:rsid w:val="563A339F"/>
    <w:rsid w:val="56957738"/>
    <w:rsid w:val="570B652F"/>
    <w:rsid w:val="5718ED76"/>
    <w:rsid w:val="5774896F"/>
    <w:rsid w:val="585898D5"/>
    <w:rsid w:val="58916176"/>
    <w:rsid w:val="58C4BD8A"/>
    <w:rsid w:val="5917A121"/>
    <w:rsid w:val="591E29C2"/>
    <w:rsid w:val="59778DC2"/>
    <w:rsid w:val="59E72CD7"/>
    <w:rsid w:val="5A00D1CE"/>
    <w:rsid w:val="5A5A0DFA"/>
    <w:rsid w:val="5A80601D"/>
    <w:rsid w:val="5AA881A3"/>
    <w:rsid w:val="5AB60239"/>
    <w:rsid w:val="5B167887"/>
    <w:rsid w:val="5B2F8054"/>
    <w:rsid w:val="5B369C3E"/>
    <w:rsid w:val="5B4B0C7B"/>
    <w:rsid w:val="5B60E72E"/>
    <w:rsid w:val="5B7E6E91"/>
    <w:rsid w:val="5B8A3982"/>
    <w:rsid w:val="5BDC1D66"/>
    <w:rsid w:val="5BF70448"/>
    <w:rsid w:val="5C1B8D43"/>
    <w:rsid w:val="5C34DEE2"/>
    <w:rsid w:val="5C6B11CD"/>
    <w:rsid w:val="5C81BE8B"/>
    <w:rsid w:val="5C932BAA"/>
    <w:rsid w:val="5CCC4D2C"/>
    <w:rsid w:val="5D5FC062"/>
    <w:rsid w:val="5D856F17"/>
    <w:rsid w:val="5D97B7A9"/>
    <w:rsid w:val="5DC0AF6A"/>
    <w:rsid w:val="5E01DDD6"/>
    <w:rsid w:val="5E0D9182"/>
    <w:rsid w:val="5E6F14CA"/>
    <w:rsid w:val="5F38497E"/>
    <w:rsid w:val="5F643371"/>
    <w:rsid w:val="5F718BFC"/>
    <w:rsid w:val="5F9A03A8"/>
    <w:rsid w:val="5FAAE127"/>
    <w:rsid w:val="5FC277B6"/>
    <w:rsid w:val="5FE37AFA"/>
    <w:rsid w:val="5FFEBE9B"/>
    <w:rsid w:val="6028F105"/>
    <w:rsid w:val="6031E44F"/>
    <w:rsid w:val="60400DE0"/>
    <w:rsid w:val="60424EA3"/>
    <w:rsid w:val="606574AD"/>
    <w:rsid w:val="60A09F29"/>
    <w:rsid w:val="60AD32DA"/>
    <w:rsid w:val="60B31EA0"/>
    <w:rsid w:val="60E37F73"/>
    <w:rsid w:val="60F8A968"/>
    <w:rsid w:val="6115F0B1"/>
    <w:rsid w:val="6152C743"/>
    <w:rsid w:val="61581B61"/>
    <w:rsid w:val="618B9600"/>
    <w:rsid w:val="62352B13"/>
    <w:rsid w:val="624795AC"/>
    <w:rsid w:val="62914312"/>
    <w:rsid w:val="629E6BB3"/>
    <w:rsid w:val="62F4F6B5"/>
    <w:rsid w:val="6354AC8C"/>
    <w:rsid w:val="6361E452"/>
    <w:rsid w:val="63DF5F16"/>
    <w:rsid w:val="6447811C"/>
    <w:rsid w:val="64BFF80E"/>
    <w:rsid w:val="657D4547"/>
    <w:rsid w:val="65AA5820"/>
    <w:rsid w:val="65F20B41"/>
    <w:rsid w:val="66167F09"/>
    <w:rsid w:val="6639A8AC"/>
    <w:rsid w:val="667750C8"/>
    <w:rsid w:val="67031295"/>
    <w:rsid w:val="67D23FAC"/>
    <w:rsid w:val="67D3035A"/>
    <w:rsid w:val="67D82B26"/>
    <w:rsid w:val="6832F859"/>
    <w:rsid w:val="684D5C5A"/>
    <w:rsid w:val="68AEC9E7"/>
    <w:rsid w:val="69070490"/>
    <w:rsid w:val="692731BA"/>
    <w:rsid w:val="692AB71D"/>
    <w:rsid w:val="697BCC94"/>
    <w:rsid w:val="69BAA98D"/>
    <w:rsid w:val="69CB5087"/>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E8BD955"/>
    <w:rsid w:val="6F13B8C1"/>
    <w:rsid w:val="6F31CF78"/>
    <w:rsid w:val="6F72B021"/>
    <w:rsid w:val="6FA97C67"/>
    <w:rsid w:val="6FCEB30A"/>
    <w:rsid w:val="70095400"/>
    <w:rsid w:val="702669FC"/>
    <w:rsid w:val="70449B1F"/>
    <w:rsid w:val="70522E96"/>
    <w:rsid w:val="7060AF01"/>
    <w:rsid w:val="707260E0"/>
    <w:rsid w:val="7118CEB9"/>
    <w:rsid w:val="715D4C66"/>
    <w:rsid w:val="720C341E"/>
    <w:rsid w:val="72646E67"/>
    <w:rsid w:val="7273D8B9"/>
    <w:rsid w:val="72754BCF"/>
    <w:rsid w:val="72879262"/>
    <w:rsid w:val="72A7FDE3"/>
    <w:rsid w:val="72ACAFD8"/>
    <w:rsid w:val="72E274DD"/>
    <w:rsid w:val="7324C582"/>
    <w:rsid w:val="736F69C7"/>
    <w:rsid w:val="7373F569"/>
    <w:rsid w:val="738D79C5"/>
    <w:rsid w:val="73948262"/>
    <w:rsid w:val="73E8C8C0"/>
    <w:rsid w:val="73EA5F79"/>
    <w:rsid w:val="73EE434D"/>
    <w:rsid w:val="7431EE63"/>
    <w:rsid w:val="743B5DAC"/>
    <w:rsid w:val="7455F550"/>
    <w:rsid w:val="7477C58A"/>
    <w:rsid w:val="74A05488"/>
    <w:rsid w:val="74B2E44D"/>
    <w:rsid w:val="74C77E53"/>
    <w:rsid w:val="74CD7CEC"/>
    <w:rsid w:val="74D92395"/>
    <w:rsid w:val="74FC4625"/>
    <w:rsid w:val="752FFFFA"/>
    <w:rsid w:val="7535123A"/>
    <w:rsid w:val="755634D5"/>
    <w:rsid w:val="7560D709"/>
    <w:rsid w:val="75A46857"/>
    <w:rsid w:val="75CD064F"/>
    <w:rsid w:val="75E10FBD"/>
    <w:rsid w:val="7606127C"/>
    <w:rsid w:val="7632AEEF"/>
    <w:rsid w:val="767A4CDE"/>
    <w:rsid w:val="767CB4EF"/>
    <w:rsid w:val="76A81383"/>
    <w:rsid w:val="76F2C8DE"/>
    <w:rsid w:val="771CE17A"/>
    <w:rsid w:val="77DE2B87"/>
    <w:rsid w:val="780E7A30"/>
    <w:rsid w:val="782B1992"/>
    <w:rsid w:val="78B36EB0"/>
    <w:rsid w:val="78B91A09"/>
    <w:rsid w:val="78D3D531"/>
    <w:rsid w:val="78DA113D"/>
    <w:rsid w:val="78EC3366"/>
    <w:rsid w:val="78F942BB"/>
    <w:rsid w:val="790AC320"/>
    <w:rsid w:val="793EB99B"/>
    <w:rsid w:val="7946ECAB"/>
    <w:rsid w:val="79595F0C"/>
    <w:rsid w:val="795A1A9E"/>
    <w:rsid w:val="799BA909"/>
    <w:rsid w:val="79D3D928"/>
    <w:rsid w:val="7A151476"/>
    <w:rsid w:val="7A6E3429"/>
    <w:rsid w:val="7A7C9400"/>
    <w:rsid w:val="7A8E9676"/>
    <w:rsid w:val="7A8EBEC3"/>
    <w:rsid w:val="7A8FB5FF"/>
    <w:rsid w:val="7ACCB8EC"/>
    <w:rsid w:val="7AD3C8E2"/>
    <w:rsid w:val="7AF651A0"/>
    <w:rsid w:val="7AF9D15D"/>
    <w:rsid w:val="7B13A577"/>
    <w:rsid w:val="7B55BD14"/>
    <w:rsid w:val="7BB44A9E"/>
    <w:rsid w:val="7BB50B29"/>
    <w:rsid w:val="7C15158A"/>
    <w:rsid w:val="7C5B44C6"/>
    <w:rsid w:val="7C87D6C8"/>
    <w:rsid w:val="7C8C2575"/>
    <w:rsid w:val="7CB5BEF5"/>
    <w:rsid w:val="7D8B2C46"/>
    <w:rsid w:val="7D8F3146"/>
    <w:rsid w:val="7DDE8758"/>
    <w:rsid w:val="7E0BC160"/>
    <w:rsid w:val="7E635E8C"/>
    <w:rsid w:val="7E8D657B"/>
    <w:rsid w:val="7E91B135"/>
    <w:rsid w:val="7E91F846"/>
    <w:rsid w:val="7EC60CB4"/>
    <w:rsid w:val="7EE563E9"/>
    <w:rsid w:val="7F2B01A7"/>
    <w:rsid w:val="7F4C564D"/>
    <w:rsid w:val="7F66CE07"/>
    <w:rsid w:val="7FC35809"/>
    <w:rsid w:val="7FD0F1EB"/>
    <w:rsid w:val="7FD5D839"/>
    <w:rsid w:val="7FD722F3"/>
    <w:rsid w:val="7FD936CC"/>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72820AAB-BB3C-447B-8CD4-D088EC266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84"/>
    <w:pPr>
      <w:spacing w:before="120" w:after="120" w:line="240" w:lineRule="auto"/>
    </w:pPr>
    <w:rPr>
      <w:rFonts w:eastAsia="Times New Roman" w:cs="Times New Roman"/>
      <w:sz w:val="20"/>
      <w:szCs w:val="24"/>
      <w:lang w:val="en-GB"/>
    </w:rPr>
  </w:style>
  <w:style w:type="paragraph" w:styleId="Heading1">
    <w:name w:val="heading 1"/>
    <w:aliases w:val="H1"/>
    <w:basedOn w:val="Normal"/>
    <w:next w:val="Normal"/>
    <w:link w:val="Heading1Char"/>
    <w:qFormat/>
    <w:rsid w:val="00BD4138"/>
    <w:pPr>
      <w:keepNext/>
      <w:pageBreakBefore/>
      <w:numPr>
        <w:numId w:val="1"/>
      </w:numPr>
      <w:spacing w:after="480"/>
      <w:outlineLvl w:val="0"/>
    </w:pPr>
    <w:rPr>
      <w:rFonts w:cs="Arial"/>
      <w:bCs/>
      <w:kern w:val="32"/>
      <w:sz w:val="32"/>
      <w:szCs w:val="32"/>
    </w:rPr>
  </w:style>
  <w:style w:type="paragraph" w:styleId="Heading2">
    <w:name w:val="heading 2"/>
    <w:aliases w:val="H2"/>
    <w:basedOn w:val="Normal"/>
    <w:next w:val="Normal"/>
    <w:link w:val="Heading2Char"/>
    <w:unhideWhenUsed/>
    <w:qFormat/>
    <w:rsid w:val="00BD4138"/>
    <w:pPr>
      <w:keepNext/>
      <w:numPr>
        <w:ilvl w:val="1"/>
        <w:numId w:val="1"/>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Heading3">
    <w:name w:val="heading 3"/>
    <w:basedOn w:val="Normal"/>
    <w:next w:val="Normal"/>
    <w:link w:val="Heading3Char"/>
    <w:unhideWhenUsed/>
    <w:qFormat/>
    <w:rsid w:val="00BD4138"/>
    <w:pPr>
      <w:keepNext/>
      <w:numPr>
        <w:ilvl w:val="2"/>
        <w:numId w:val="1"/>
      </w:numPr>
      <w:spacing w:before="240" w:after="60"/>
      <w:outlineLvl w:val="2"/>
    </w:pPr>
    <w:rPr>
      <w:rFonts w:cs="Arial"/>
      <w:b/>
      <w:bCs/>
      <w:i/>
      <w:color w:val="4472C4" w:themeColor="accent1"/>
      <w:sz w:val="22"/>
      <w:szCs w:val="26"/>
    </w:rPr>
  </w:style>
  <w:style w:type="paragraph" w:styleId="Heading4">
    <w:name w:val="heading 4"/>
    <w:basedOn w:val="Normal"/>
    <w:next w:val="Normal"/>
    <w:link w:val="Heading4Char"/>
    <w:unhideWhenUsed/>
    <w:qFormat/>
    <w:rsid w:val="008E6360"/>
    <w:pPr>
      <w:keepNext/>
      <w:numPr>
        <w:ilvl w:val="3"/>
        <w:numId w:val="1"/>
      </w:numPr>
      <w:tabs>
        <w:tab w:val="num" w:pos="4194"/>
      </w:tabs>
      <w:spacing w:before="240" w:after="60"/>
      <w:outlineLvl w:val="3"/>
    </w:pPr>
    <w:rPr>
      <w:bCs/>
      <w:i/>
      <w:color w:val="2F5496" w:themeColor="accent1" w:themeShade="BF"/>
      <w:sz w:val="22"/>
      <w:szCs w:val="28"/>
    </w:rPr>
  </w:style>
  <w:style w:type="paragraph" w:styleId="Heading5">
    <w:name w:val="heading 5"/>
    <w:basedOn w:val="Normal"/>
    <w:next w:val="Normal"/>
    <w:link w:val="Heading5Char"/>
    <w:unhideWhenUsed/>
    <w:qFormat/>
    <w:rsid w:val="00BD4138"/>
    <w:pPr>
      <w:numPr>
        <w:ilvl w:val="4"/>
        <w:numId w:val="1"/>
      </w:numPr>
      <w:spacing w:before="240" w:after="60"/>
      <w:outlineLvl w:val="4"/>
    </w:pPr>
    <w:rPr>
      <w:rFonts w:ascii="Arial" w:hAnsi="Arial"/>
      <w:b/>
      <w:bCs/>
      <w:i/>
      <w:iCs/>
      <w:sz w:val="26"/>
      <w:szCs w:val="26"/>
    </w:rPr>
  </w:style>
  <w:style w:type="paragraph" w:styleId="Heading6">
    <w:name w:val="heading 6"/>
    <w:basedOn w:val="Normal"/>
    <w:next w:val="Normal"/>
    <w:link w:val="Heading6Char"/>
    <w:unhideWhenUsed/>
    <w:qFormat/>
    <w:rsid w:val="00BD4138"/>
    <w:pPr>
      <w:numPr>
        <w:ilvl w:val="5"/>
        <w:numId w:val="1"/>
      </w:numPr>
      <w:spacing w:before="240" w:after="60"/>
      <w:outlineLvl w:val="5"/>
    </w:pPr>
    <w:rPr>
      <w:b/>
      <w:bCs/>
      <w:sz w:val="22"/>
      <w:szCs w:val="22"/>
    </w:rPr>
  </w:style>
  <w:style w:type="paragraph" w:styleId="Heading7">
    <w:name w:val="heading 7"/>
    <w:basedOn w:val="Normal"/>
    <w:next w:val="Normal"/>
    <w:link w:val="Heading7Char"/>
    <w:unhideWhenUsed/>
    <w:qFormat/>
    <w:rsid w:val="00BD4138"/>
    <w:pPr>
      <w:numPr>
        <w:ilvl w:val="6"/>
        <w:numId w:val="1"/>
      </w:numPr>
      <w:spacing w:before="240" w:after="60"/>
      <w:outlineLvl w:val="6"/>
    </w:pPr>
  </w:style>
  <w:style w:type="paragraph" w:styleId="Heading8">
    <w:name w:val="heading 8"/>
    <w:basedOn w:val="Normal"/>
    <w:next w:val="Normal"/>
    <w:link w:val="Heading8Char"/>
    <w:unhideWhenUsed/>
    <w:qFormat/>
    <w:rsid w:val="00BD4138"/>
    <w:pPr>
      <w:numPr>
        <w:ilvl w:val="7"/>
        <w:numId w:val="1"/>
      </w:numPr>
      <w:spacing w:before="240" w:after="60"/>
      <w:outlineLvl w:val="7"/>
    </w:pPr>
    <w:rPr>
      <w:i/>
      <w:iCs/>
    </w:rPr>
  </w:style>
  <w:style w:type="paragraph" w:styleId="Heading9">
    <w:name w:val="heading 9"/>
    <w:basedOn w:val="Normal"/>
    <w:next w:val="Normal"/>
    <w:link w:val="Heading9Char"/>
    <w:semiHidden/>
    <w:unhideWhenUsed/>
    <w:qFormat/>
    <w:rsid w:val="00BD4138"/>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BD4138"/>
    <w:rPr>
      <w:rFonts w:eastAsia="Times New Roman" w:cs="Arial"/>
      <w:bCs/>
      <w:kern w:val="32"/>
      <w:sz w:val="32"/>
      <w:szCs w:val="32"/>
      <w:lang w:val="en-GB"/>
    </w:rPr>
  </w:style>
  <w:style w:type="character" w:customStyle="1" w:styleId="Heading2Char">
    <w:name w:val="Heading 2 Char"/>
    <w:aliases w:val="H2 Char"/>
    <w:basedOn w:val="DefaultParagraphFont"/>
    <w:link w:val="Heading2"/>
    <w:rsid w:val="00BD4138"/>
    <w:rPr>
      <w:rFonts w:eastAsia="Times New Roman" w:cs="Arial"/>
      <w:bCs/>
      <w:iCs/>
      <w:sz w:val="24"/>
      <w:szCs w:val="28"/>
      <w:shd w:val="clear" w:color="auto" w:fill="BDCBE4"/>
      <w:lang w:val="en-GB"/>
    </w:rPr>
  </w:style>
  <w:style w:type="character" w:customStyle="1" w:styleId="Heading3Char">
    <w:name w:val="Heading 3 Char"/>
    <w:basedOn w:val="DefaultParagraphFont"/>
    <w:link w:val="Heading3"/>
    <w:rsid w:val="00BD4138"/>
    <w:rPr>
      <w:rFonts w:eastAsia="Times New Roman" w:cs="Arial"/>
      <w:b/>
      <w:bCs/>
      <w:i/>
      <w:color w:val="4472C4" w:themeColor="accent1"/>
      <w:szCs w:val="26"/>
      <w:lang w:val="en-GB"/>
    </w:rPr>
  </w:style>
  <w:style w:type="character" w:customStyle="1" w:styleId="Heading4Char">
    <w:name w:val="Heading 4 Char"/>
    <w:basedOn w:val="DefaultParagraphFont"/>
    <w:link w:val="Heading4"/>
    <w:rsid w:val="008E6360"/>
    <w:rPr>
      <w:rFonts w:eastAsia="Times New Roman" w:cs="Times New Roman"/>
      <w:bCs/>
      <w:i/>
      <w:color w:val="2F5496" w:themeColor="accent1" w:themeShade="BF"/>
      <w:szCs w:val="28"/>
      <w:lang w:val="en-GB"/>
    </w:rPr>
  </w:style>
  <w:style w:type="character" w:customStyle="1" w:styleId="Heading5Char">
    <w:name w:val="Heading 5 Char"/>
    <w:basedOn w:val="DefaultParagraphFont"/>
    <w:link w:val="Heading5"/>
    <w:rsid w:val="00BD4138"/>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BD4138"/>
    <w:rPr>
      <w:rFonts w:eastAsia="Times New Roman" w:cs="Times New Roman"/>
      <w:b/>
      <w:bCs/>
      <w:lang w:val="en-GB"/>
    </w:rPr>
  </w:style>
  <w:style w:type="character" w:customStyle="1" w:styleId="Heading7Char">
    <w:name w:val="Heading 7 Char"/>
    <w:basedOn w:val="DefaultParagraphFont"/>
    <w:link w:val="Heading7"/>
    <w:rsid w:val="00BD4138"/>
    <w:rPr>
      <w:rFonts w:eastAsia="Times New Roman" w:cs="Times New Roman"/>
      <w:sz w:val="20"/>
      <w:szCs w:val="24"/>
      <w:lang w:val="en-GB"/>
    </w:rPr>
  </w:style>
  <w:style w:type="character" w:customStyle="1" w:styleId="Heading8Char">
    <w:name w:val="Heading 8 Char"/>
    <w:basedOn w:val="DefaultParagraphFont"/>
    <w:link w:val="Heading8"/>
    <w:rsid w:val="00BD4138"/>
    <w:rPr>
      <w:rFonts w:eastAsia="Times New Roman" w:cs="Times New Roman"/>
      <w:i/>
      <w:iCs/>
      <w:sz w:val="20"/>
      <w:szCs w:val="24"/>
      <w:lang w:val="en-GB"/>
    </w:rPr>
  </w:style>
  <w:style w:type="character" w:customStyle="1" w:styleId="Heading9Char">
    <w:name w:val="Heading 9 Char"/>
    <w:basedOn w:val="DefaultParagraphFont"/>
    <w:link w:val="Heading9"/>
    <w:semiHidden/>
    <w:rsid w:val="00BD4138"/>
    <w:rPr>
      <w:rFonts w:ascii="Arial" w:eastAsia="Times New Roman" w:hAnsi="Arial" w:cs="Arial"/>
      <w:lang w:val="en-GB"/>
    </w:rPr>
  </w:style>
  <w:style w:type="character" w:styleId="Hyperlink">
    <w:name w:val="Hyperlink"/>
    <w:basedOn w:val="DefaultParagraphFont"/>
    <w:uiPriority w:val="99"/>
    <w:unhideWhenUsed/>
    <w:rsid w:val="00BD4138"/>
    <w:rPr>
      <w:rFonts w:ascii="Courier New" w:hAnsi="Courier New" w:cs="Times New Roman" w:hint="default"/>
      <w:color w:val="0000FF"/>
      <w:sz w:val="20"/>
      <w:szCs w:val="20"/>
      <w:u w:val="single"/>
    </w:rPr>
  </w:style>
  <w:style w:type="paragraph" w:styleId="TOC1">
    <w:name w:val="toc 1"/>
    <w:basedOn w:val="Normal"/>
    <w:next w:val="Normal"/>
    <w:autoRedefine/>
    <w:uiPriority w:val="39"/>
    <w:unhideWhenUsed/>
    <w:rsid w:val="00A50E85"/>
    <w:rPr>
      <w:rFonts w:cstheme="minorHAnsi"/>
      <w:b/>
      <w:bCs/>
      <w:caps/>
      <w:sz w:val="24"/>
      <w:szCs w:val="20"/>
    </w:rPr>
  </w:style>
  <w:style w:type="paragraph" w:styleId="TOC2">
    <w:name w:val="toc 2"/>
    <w:basedOn w:val="Normal"/>
    <w:next w:val="Normal"/>
    <w:autoRedefine/>
    <w:uiPriority w:val="39"/>
    <w:unhideWhenUsed/>
    <w:rsid w:val="00A50E85"/>
    <w:pPr>
      <w:spacing w:before="0" w:after="0"/>
      <w:ind w:left="200"/>
    </w:pPr>
    <w:rPr>
      <w:rFonts w:cstheme="minorHAnsi"/>
      <w:smallCaps/>
      <w:sz w:val="24"/>
      <w:szCs w:val="20"/>
    </w:rPr>
  </w:style>
  <w:style w:type="paragraph" w:styleId="TOC3">
    <w:name w:val="toc 3"/>
    <w:basedOn w:val="Normal"/>
    <w:next w:val="Normal"/>
    <w:autoRedefine/>
    <w:uiPriority w:val="39"/>
    <w:unhideWhenUsed/>
    <w:rsid w:val="00A50E85"/>
    <w:pPr>
      <w:spacing w:before="0" w:after="0"/>
      <w:ind w:left="400"/>
    </w:pPr>
    <w:rPr>
      <w:rFonts w:cstheme="minorHAnsi"/>
      <w:i/>
      <w:iCs/>
      <w:sz w:val="24"/>
      <w:szCs w:val="20"/>
    </w:rPr>
  </w:style>
  <w:style w:type="paragraph" w:styleId="TOCHeading">
    <w:name w:val="TOC Heading"/>
    <w:basedOn w:val="Heading1"/>
    <w:next w:val="Normal"/>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TableNormal"/>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ListParagraph">
    <w:name w:val="List Paragraph"/>
    <w:basedOn w:val="Normal"/>
    <w:link w:val="ListParagraphChar"/>
    <w:uiPriority w:val="1"/>
    <w:qFormat/>
    <w:rsid w:val="004E33BB"/>
    <w:pPr>
      <w:ind w:left="720"/>
      <w:contextualSpacing/>
    </w:pPr>
  </w:style>
  <w:style w:type="character" w:styleId="CommentReference">
    <w:name w:val="annotation reference"/>
    <w:basedOn w:val="DefaultParagraphFont"/>
    <w:uiPriority w:val="99"/>
    <w:semiHidden/>
    <w:unhideWhenUsed/>
    <w:rsid w:val="00DD732F"/>
    <w:rPr>
      <w:sz w:val="16"/>
      <w:szCs w:val="16"/>
    </w:rPr>
  </w:style>
  <w:style w:type="paragraph" w:styleId="CommentText">
    <w:name w:val="annotation text"/>
    <w:basedOn w:val="Normal"/>
    <w:link w:val="CommentTextChar"/>
    <w:uiPriority w:val="99"/>
    <w:unhideWhenUsed/>
    <w:rsid w:val="00DD732F"/>
    <w:rPr>
      <w:szCs w:val="20"/>
    </w:rPr>
  </w:style>
  <w:style w:type="character" w:customStyle="1" w:styleId="CommentTextChar">
    <w:name w:val="Comment Text Char"/>
    <w:basedOn w:val="DefaultParagraphFont"/>
    <w:link w:val="CommentText"/>
    <w:uiPriority w:val="99"/>
    <w:rsid w:val="00DD732F"/>
    <w:rPr>
      <w:rFonts w:eastAsia="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D732F"/>
    <w:rPr>
      <w:b/>
      <w:bCs/>
    </w:rPr>
  </w:style>
  <w:style w:type="character" w:customStyle="1" w:styleId="CommentSubjectChar">
    <w:name w:val="Comment Subject Char"/>
    <w:basedOn w:val="CommentTextChar"/>
    <w:link w:val="CommentSubject"/>
    <w:uiPriority w:val="99"/>
    <w:semiHidden/>
    <w:rsid w:val="00DD732F"/>
    <w:rPr>
      <w:rFonts w:eastAsia="Times New Roman" w:cs="Times New Roman"/>
      <w:b/>
      <w:bCs/>
      <w:sz w:val="20"/>
      <w:szCs w:val="20"/>
      <w:lang w:val="en-GB"/>
    </w:rPr>
  </w:style>
  <w:style w:type="paragraph" w:styleId="Revision">
    <w:name w:val="Revision"/>
    <w:hidden/>
    <w:uiPriority w:val="99"/>
    <w:semiHidden/>
    <w:rsid w:val="000B2FD1"/>
    <w:pPr>
      <w:spacing w:after="0" w:line="240" w:lineRule="auto"/>
    </w:pPr>
    <w:rPr>
      <w:rFonts w:eastAsia="Times New Roman" w:cs="Times New Roman"/>
      <w:sz w:val="20"/>
      <w:szCs w:val="24"/>
      <w:lang w:val="en-GB"/>
    </w:rPr>
  </w:style>
  <w:style w:type="paragraph" w:styleId="BalloonText">
    <w:name w:val="Balloon Text"/>
    <w:basedOn w:val="Normal"/>
    <w:link w:val="BalloonTextChar"/>
    <w:uiPriority w:val="99"/>
    <w:semiHidden/>
    <w:unhideWhenUsed/>
    <w:rsid w:val="00117F0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F0E"/>
    <w:rPr>
      <w:rFonts w:ascii="Segoe UI" w:eastAsia="Times New Roman" w:hAnsi="Segoe UI" w:cs="Segoe UI"/>
      <w:sz w:val="18"/>
      <w:szCs w:val="18"/>
      <w:lang w:val="en-GB"/>
    </w:rPr>
  </w:style>
  <w:style w:type="paragraph" w:styleId="Header">
    <w:name w:val="header"/>
    <w:basedOn w:val="Normal"/>
    <w:link w:val="HeaderChar"/>
    <w:unhideWhenUsed/>
    <w:rsid w:val="006D1EB4"/>
    <w:pPr>
      <w:tabs>
        <w:tab w:val="center" w:pos="4513"/>
        <w:tab w:val="right" w:pos="9026"/>
      </w:tabs>
      <w:spacing w:before="0" w:after="0"/>
    </w:pPr>
  </w:style>
  <w:style w:type="character" w:customStyle="1" w:styleId="HeaderChar">
    <w:name w:val="Header Char"/>
    <w:basedOn w:val="DefaultParagraphFont"/>
    <w:link w:val="Header"/>
    <w:uiPriority w:val="99"/>
    <w:rsid w:val="00A10A86"/>
    <w:rPr>
      <w:rFonts w:eastAsia="Times New Roman" w:cs="Times New Roman"/>
      <w:sz w:val="20"/>
      <w:szCs w:val="24"/>
      <w:lang w:val="en-GB"/>
    </w:rPr>
  </w:style>
  <w:style w:type="paragraph" w:styleId="Footer">
    <w:name w:val="footer"/>
    <w:basedOn w:val="Normal"/>
    <w:link w:val="FooterChar"/>
    <w:uiPriority w:val="99"/>
    <w:unhideWhenUsed/>
    <w:rsid w:val="006D1EB4"/>
    <w:pPr>
      <w:tabs>
        <w:tab w:val="center" w:pos="4513"/>
        <w:tab w:val="right" w:pos="9026"/>
      </w:tabs>
      <w:spacing w:before="0" w:after="0"/>
    </w:pPr>
  </w:style>
  <w:style w:type="character" w:customStyle="1" w:styleId="FooterChar">
    <w:name w:val="Footer Char"/>
    <w:basedOn w:val="DefaultParagraphFont"/>
    <w:link w:val="Footer"/>
    <w:uiPriority w:val="99"/>
    <w:rsid w:val="00A10A86"/>
    <w:rPr>
      <w:rFonts w:eastAsia="Times New Roman" w:cs="Times New Roman"/>
      <w:sz w:val="20"/>
      <w:szCs w:val="24"/>
      <w:lang w:val="en-GB"/>
    </w:rPr>
  </w:style>
  <w:style w:type="paragraph" w:styleId="NoSpacing">
    <w:name w:val="No Spacing"/>
    <w:uiPriority w:val="1"/>
    <w:qFormat/>
    <w:rsid w:val="003B5CBD"/>
    <w:pPr>
      <w:spacing w:after="0" w:line="240" w:lineRule="auto"/>
    </w:pPr>
    <w:rPr>
      <w:rFonts w:eastAsia="Times New Roman" w:cs="Times New Roman"/>
      <w:sz w:val="20"/>
      <w:szCs w:val="24"/>
      <w:lang w:val="en-GB"/>
    </w:rPr>
  </w:style>
  <w:style w:type="table" w:styleId="TableGrid">
    <w:name w:val="Table Grid"/>
    <w:basedOn w:val="TableNormal"/>
    <w:uiPriority w:val="59"/>
    <w:qFormat/>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DefaultParagraphFont"/>
    <w:qFormat/>
    <w:rsid w:val="004A2482"/>
  </w:style>
  <w:style w:type="paragraph" w:styleId="TOC4">
    <w:name w:val="toc 4"/>
    <w:basedOn w:val="Normal"/>
    <w:next w:val="Normal"/>
    <w:autoRedefine/>
    <w:uiPriority w:val="39"/>
    <w:unhideWhenUsed/>
    <w:rsid w:val="00A50E85"/>
    <w:pPr>
      <w:spacing w:before="0" w:after="0"/>
      <w:ind w:left="600"/>
    </w:pPr>
    <w:rPr>
      <w:rFonts w:cstheme="minorHAnsi"/>
      <w:sz w:val="24"/>
      <w:szCs w:val="18"/>
    </w:rPr>
  </w:style>
  <w:style w:type="paragraph" w:styleId="TOC5">
    <w:name w:val="toc 5"/>
    <w:basedOn w:val="Normal"/>
    <w:next w:val="Normal"/>
    <w:autoRedefine/>
    <w:uiPriority w:val="39"/>
    <w:unhideWhenUsed/>
    <w:rsid w:val="00577EC0"/>
    <w:pPr>
      <w:spacing w:before="0" w:after="0"/>
      <w:ind w:left="800"/>
    </w:pPr>
    <w:rPr>
      <w:rFonts w:cstheme="minorHAnsi"/>
      <w:sz w:val="18"/>
      <w:szCs w:val="18"/>
    </w:rPr>
  </w:style>
  <w:style w:type="paragraph" w:styleId="TOC6">
    <w:name w:val="toc 6"/>
    <w:basedOn w:val="Normal"/>
    <w:next w:val="Normal"/>
    <w:autoRedefine/>
    <w:uiPriority w:val="39"/>
    <w:unhideWhenUsed/>
    <w:rsid w:val="00577EC0"/>
    <w:pPr>
      <w:spacing w:before="0" w:after="0"/>
      <w:ind w:left="1000"/>
    </w:pPr>
    <w:rPr>
      <w:rFonts w:cstheme="minorHAnsi"/>
      <w:sz w:val="18"/>
      <w:szCs w:val="18"/>
    </w:rPr>
  </w:style>
  <w:style w:type="paragraph" w:styleId="TOC7">
    <w:name w:val="toc 7"/>
    <w:basedOn w:val="Normal"/>
    <w:next w:val="Normal"/>
    <w:autoRedefine/>
    <w:uiPriority w:val="39"/>
    <w:unhideWhenUsed/>
    <w:rsid w:val="00577EC0"/>
    <w:pPr>
      <w:spacing w:before="0" w:after="0"/>
      <w:ind w:left="1200"/>
    </w:pPr>
    <w:rPr>
      <w:rFonts w:cstheme="minorHAnsi"/>
      <w:sz w:val="18"/>
      <w:szCs w:val="18"/>
    </w:rPr>
  </w:style>
  <w:style w:type="paragraph" w:styleId="TOC8">
    <w:name w:val="toc 8"/>
    <w:basedOn w:val="Normal"/>
    <w:next w:val="Normal"/>
    <w:autoRedefine/>
    <w:uiPriority w:val="39"/>
    <w:unhideWhenUsed/>
    <w:rsid w:val="00577EC0"/>
    <w:pPr>
      <w:spacing w:before="0" w:after="0"/>
      <w:ind w:left="1400"/>
    </w:pPr>
    <w:rPr>
      <w:rFonts w:cstheme="minorHAnsi"/>
      <w:sz w:val="18"/>
      <w:szCs w:val="18"/>
    </w:rPr>
  </w:style>
  <w:style w:type="paragraph" w:styleId="TOC9">
    <w:name w:val="toc 9"/>
    <w:basedOn w:val="Normal"/>
    <w:next w:val="Normal"/>
    <w:autoRedefine/>
    <w:uiPriority w:val="39"/>
    <w:unhideWhenUsed/>
    <w:rsid w:val="00577EC0"/>
    <w:pPr>
      <w:spacing w:before="0" w:after="0"/>
      <w:ind w:left="1600"/>
    </w:pPr>
    <w:rPr>
      <w:rFonts w:cstheme="minorHAnsi"/>
      <w:sz w:val="18"/>
      <w:szCs w:val="18"/>
    </w:rPr>
  </w:style>
  <w:style w:type="character" w:styleId="Mention">
    <w:name w:val="Mention"/>
    <w:basedOn w:val="DefaultParagraphFont"/>
    <w:uiPriority w:val="99"/>
    <w:unhideWhenUsed/>
    <w:rsid w:val="0039356D"/>
    <w:rPr>
      <w:color w:val="2B579A"/>
      <w:shd w:val="clear" w:color="auto" w:fill="E6E6E6"/>
    </w:rPr>
  </w:style>
  <w:style w:type="paragraph" w:styleId="NormalWeb">
    <w:name w:val="Normal (Web)"/>
    <w:basedOn w:val="Normal"/>
    <w:uiPriority w:val="99"/>
    <w:semiHidden/>
    <w:unhideWhenUsed/>
    <w:rsid w:val="003B3DDE"/>
    <w:rPr>
      <w:rFonts w:ascii="Times New Roman" w:hAnsi="Times New Roman"/>
      <w:sz w:val="24"/>
    </w:rPr>
  </w:style>
  <w:style w:type="table" w:styleId="GridTable4-Accent1">
    <w:name w:val="Grid Table 4 Accent 1"/>
    <w:basedOn w:val="TableNormal"/>
    <w:uiPriority w:val="49"/>
    <w:rsid w:val="00AB79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odyText">
    <w:name w:val="Body Text"/>
    <w:basedOn w:val="Normal"/>
    <w:link w:val="BodyTextChar"/>
    <w:uiPriority w:val="1"/>
    <w:qFormat/>
    <w:rsid w:val="009D73C6"/>
    <w:pPr>
      <w:widowControl w:val="0"/>
      <w:autoSpaceDE w:val="0"/>
      <w:autoSpaceDN w:val="0"/>
      <w:spacing w:before="0" w:after="0"/>
    </w:pPr>
    <w:rPr>
      <w:rFonts w:ascii="Arial MT" w:eastAsia="Arial MT" w:hAnsi="Arial MT" w:cs="Arial MT"/>
      <w:sz w:val="24"/>
      <w:lang w:val="en-US"/>
    </w:rPr>
  </w:style>
  <w:style w:type="character" w:customStyle="1" w:styleId="BodyTextChar">
    <w:name w:val="Body Text Char"/>
    <w:basedOn w:val="DefaultParagraphFont"/>
    <w:link w:val="BodyText"/>
    <w:uiPriority w:val="1"/>
    <w:rsid w:val="009D73C6"/>
    <w:rPr>
      <w:rFonts w:ascii="Arial MT" w:eastAsia="Arial MT" w:hAnsi="Arial MT" w:cs="Arial MT"/>
      <w:sz w:val="24"/>
      <w:szCs w:val="24"/>
    </w:rPr>
  </w:style>
  <w:style w:type="paragraph" w:customStyle="1" w:styleId="TableParagraph">
    <w:name w:val="Table Paragraph"/>
    <w:basedOn w:val="Normal"/>
    <w:uiPriority w:val="1"/>
    <w:qFormat/>
    <w:rsid w:val="009D73C6"/>
    <w:pPr>
      <w:widowControl w:val="0"/>
      <w:autoSpaceDE w:val="0"/>
      <w:autoSpaceDN w:val="0"/>
      <w:spacing w:before="165" w:after="0"/>
      <w:ind w:left="127"/>
    </w:pPr>
    <w:rPr>
      <w:rFonts w:ascii="Arial MT" w:eastAsia="Arial MT" w:hAnsi="Arial MT" w:cs="Arial MT"/>
      <w:sz w:val="22"/>
      <w:szCs w:val="22"/>
      <w:lang w:val="en-US"/>
    </w:rPr>
  </w:style>
  <w:style w:type="paragraph" w:customStyle="1" w:styleId="ds-markdown-paragraph">
    <w:name w:val="ds-markdown-paragraph"/>
    <w:basedOn w:val="Normal"/>
    <w:rsid w:val="00A809E3"/>
    <w:pPr>
      <w:spacing w:before="100" w:beforeAutospacing="1" w:after="100" w:afterAutospacing="1"/>
    </w:pPr>
    <w:rPr>
      <w:rFonts w:ascii="Times New Roman" w:hAnsi="Times New Roman"/>
      <w:sz w:val="24"/>
      <w:lang w:val="en-US" w:eastAsia="zh-CN"/>
    </w:rPr>
  </w:style>
  <w:style w:type="character" w:customStyle="1" w:styleId="ListParagraphChar">
    <w:name w:val="List Paragraph Char"/>
    <w:basedOn w:val="DefaultParagraphFont"/>
    <w:link w:val="ListParagraph"/>
    <w:uiPriority w:val="99"/>
    <w:qFormat/>
    <w:rsid w:val="00D3630F"/>
    <w:rPr>
      <w:rFonts w:eastAsia="Times New Roman" w:cs="Times New Roman"/>
      <w:sz w:val="20"/>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0000">
      <w:bodyDiv w:val="1"/>
      <w:marLeft w:val="0"/>
      <w:marRight w:val="0"/>
      <w:marTop w:val="0"/>
      <w:marBottom w:val="0"/>
      <w:divBdr>
        <w:top w:val="none" w:sz="0" w:space="0" w:color="auto"/>
        <w:left w:val="none" w:sz="0" w:space="0" w:color="auto"/>
        <w:bottom w:val="none" w:sz="0" w:space="0" w:color="auto"/>
        <w:right w:val="none" w:sz="0" w:space="0" w:color="auto"/>
      </w:divBdr>
      <w:divsChild>
        <w:div w:id="1377239292">
          <w:marLeft w:val="0"/>
          <w:marRight w:val="0"/>
          <w:marTop w:val="225"/>
          <w:marBottom w:val="225"/>
          <w:divBdr>
            <w:top w:val="none" w:sz="0" w:space="0" w:color="auto"/>
            <w:left w:val="single" w:sz="24" w:space="8" w:color="3498DB"/>
            <w:bottom w:val="none" w:sz="0" w:space="0" w:color="auto"/>
            <w:right w:val="none" w:sz="0" w:space="0" w:color="auto"/>
          </w:divBdr>
        </w:div>
      </w:divsChild>
    </w:div>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07551950">
      <w:bodyDiv w:val="1"/>
      <w:marLeft w:val="0"/>
      <w:marRight w:val="0"/>
      <w:marTop w:val="0"/>
      <w:marBottom w:val="0"/>
      <w:divBdr>
        <w:top w:val="none" w:sz="0" w:space="0" w:color="auto"/>
        <w:left w:val="none" w:sz="0" w:space="0" w:color="auto"/>
        <w:bottom w:val="none" w:sz="0" w:space="0" w:color="auto"/>
        <w:right w:val="none" w:sz="0" w:space="0" w:color="auto"/>
      </w:divBdr>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55001023">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196241396">
      <w:bodyDiv w:val="1"/>
      <w:marLeft w:val="0"/>
      <w:marRight w:val="0"/>
      <w:marTop w:val="0"/>
      <w:marBottom w:val="0"/>
      <w:divBdr>
        <w:top w:val="none" w:sz="0" w:space="0" w:color="auto"/>
        <w:left w:val="none" w:sz="0" w:space="0" w:color="auto"/>
        <w:bottom w:val="none" w:sz="0" w:space="0" w:color="auto"/>
        <w:right w:val="none" w:sz="0" w:space="0" w:color="auto"/>
      </w:divBdr>
      <w:divsChild>
        <w:div w:id="1534343396">
          <w:marLeft w:val="0"/>
          <w:marRight w:val="0"/>
          <w:marTop w:val="0"/>
          <w:marBottom w:val="0"/>
          <w:divBdr>
            <w:top w:val="none" w:sz="0" w:space="0" w:color="auto"/>
            <w:left w:val="none" w:sz="0" w:space="0" w:color="auto"/>
            <w:bottom w:val="none" w:sz="0" w:space="0" w:color="auto"/>
            <w:right w:val="none" w:sz="0" w:space="0" w:color="auto"/>
          </w:divBdr>
          <w:divsChild>
            <w:div w:id="607471630">
              <w:marLeft w:val="0"/>
              <w:marRight w:val="0"/>
              <w:marTop w:val="0"/>
              <w:marBottom w:val="0"/>
              <w:divBdr>
                <w:top w:val="none" w:sz="0" w:space="0" w:color="auto"/>
                <w:left w:val="none" w:sz="0" w:space="0" w:color="auto"/>
                <w:bottom w:val="none" w:sz="0" w:space="0" w:color="auto"/>
                <w:right w:val="none" w:sz="0" w:space="0" w:color="auto"/>
              </w:divBdr>
            </w:div>
            <w:div w:id="685519666">
              <w:marLeft w:val="0"/>
              <w:marRight w:val="0"/>
              <w:marTop w:val="0"/>
              <w:marBottom w:val="0"/>
              <w:divBdr>
                <w:top w:val="none" w:sz="0" w:space="0" w:color="auto"/>
                <w:left w:val="none" w:sz="0" w:space="0" w:color="auto"/>
                <w:bottom w:val="none" w:sz="0" w:space="0" w:color="auto"/>
                <w:right w:val="none" w:sz="0" w:space="0" w:color="auto"/>
              </w:divBdr>
            </w:div>
            <w:div w:id="808547511">
              <w:marLeft w:val="0"/>
              <w:marRight w:val="0"/>
              <w:marTop w:val="0"/>
              <w:marBottom w:val="0"/>
              <w:divBdr>
                <w:top w:val="none" w:sz="0" w:space="0" w:color="auto"/>
                <w:left w:val="none" w:sz="0" w:space="0" w:color="auto"/>
                <w:bottom w:val="none" w:sz="0" w:space="0" w:color="auto"/>
                <w:right w:val="none" w:sz="0" w:space="0" w:color="auto"/>
              </w:divBdr>
            </w:div>
            <w:div w:id="2045476089">
              <w:marLeft w:val="0"/>
              <w:marRight w:val="0"/>
              <w:marTop w:val="0"/>
              <w:marBottom w:val="0"/>
              <w:divBdr>
                <w:top w:val="none" w:sz="0" w:space="0" w:color="auto"/>
                <w:left w:val="none" w:sz="0" w:space="0" w:color="auto"/>
                <w:bottom w:val="none" w:sz="0" w:space="0" w:color="auto"/>
                <w:right w:val="none" w:sz="0" w:space="0" w:color="auto"/>
              </w:divBdr>
            </w:div>
            <w:div w:id="20573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34356">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29649625">
      <w:bodyDiv w:val="1"/>
      <w:marLeft w:val="0"/>
      <w:marRight w:val="0"/>
      <w:marTop w:val="0"/>
      <w:marBottom w:val="0"/>
      <w:divBdr>
        <w:top w:val="none" w:sz="0" w:space="0" w:color="auto"/>
        <w:left w:val="none" w:sz="0" w:space="0" w:color="auto"/>
        <w:bottom w:val="none" w:sz="0" w:space="0" w:color="auto"/>
        <w:right w:val="none" w:sz="0" w:space="0" w:color="auto"/>
      </w:divBdr>
    </w:div>
    <w:div w:id="345595999">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13941524">
      <w:bodyDiv w:val="1"/>
      <w:marLeft w:val="0"/>
      <w:marRight w:val="0"/>
      <w:marTop w:val="0"/>
      <w:marBottom w:val="0"/>
      <w:divBdr>
        <w:top w:val="none" w:sz="0" w:space="0" w:color="auto"/>
        <w:left w:val="none" w:sz="0" w:space="0" w:color="auto"/>
        <w:bottom w:val="none" w:sz="0" w:space="0" w:color="auto"/>
        <w:right w:val="none" w:sz="0" w:space="0" w:color="auto"/>
      </w:divBdr>
      <w:divsChild>
        <w:div w:id="2042047645">
          <w:marLeft w:val="0"/>
          <w:marRight w:val="0"/>
          <w:marTop w:val="225"/>
          <w:marBottom w:val="225"/>
          <w:divBdr>
            <w:top w:val="none" w:sz="0" w:space="0" w:color="auto"/>
            <w:left w:val="single" w:sz="24" w:space="8" w:color="3498DB"/>
            <w:bottom w:val="none" w:sz="0" w:space="0" w:color="auto"/>
            <w:right w:val="none" w:sz="0" w:space="0" w:color="auto"/>
          </w:divBdr>
        </w:div>
      </w:divsChild>
    </w:div>
    <w:div w:id="433280690">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89711375">
      <w:bodyDiv w:val="1"/>
      <w:marLeft w:val="0"/>
      <w:marRight w:val="0"/>
      <w:marTop w:val="0"/>
      <w:marBottom w:val="0"/>
      <w:divBdr>
        <w:top w:val="none" w:sz="0" w:space="0" w:color="auto"/>
        <w:left w:val="none" w:sz="0" w:space="0" w:color="auto"/>
        <w:bottom w:val="none" w:sz="0" w:space="0" w:color="auto"/>
        <w:right w:val="none" w:sz="0" w:space="0" w:color="auto"/>
      </w:divBdr>
    </w:div>
    <w:div w:id="492643201">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1649610">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45651">
      <w:bodyDiv w:val="1"/>
      <w:marLeft w:val="0"/>
      <w:marRight w:val="0"/>
      <w:marTop w:val="0"/>
      <w:marBottom w:val="0"/>
      <w:divBdr>
        <w:top w:val="none" w:sz="0" w:space="0" w:color="auto"/>
        <w:left w:val="none" w:sz="0" w:space="0" w:color="auto"/>
        <w:bottom w:val="none" w:sz="0" w:space="0" w:color="auto"/>
        <w:right w:val="none" w:sz="0" w:space="0" w:color="auto"/>
      </w:divBdr>
      <w:divsChild>
        <w:div w:id="810562668">
          <w:marLeft w:val="0"/>
          <w:marRight w:val="0"/>
          <w:marTop w:val="0"/>
          <w:marBottom w:val="0"/>
          <w:divBdr>
            <w:top w:val="none" w:sz="0" w:space="0" w:color="auto"/>
            <w:left w:val="none" w:sz="0" w:space="0" w:color="auto"/>
            <w:bottom w:val="none" w:sz="0" w:space="0" w:color="auto"/>
            <w:right w:val="none" w:sz="0" w:space="0" w:color="auto"/>
          </w:divBdr>
          <w:divsChild>
            <w:div w:id="326400774">
              <w:marLeft w:val="0"/>
              <w:marRight w:val="0"/>
              <w:marTop w:val="0"/>
              <w:marBottom w:val="0"/>
              <w:divBdr>
                <w:top w:val="none" w:sz="0" w:space="0" w:color="auto"/>
                <w:left w:val="none" w:sz="0" w:space="0" w:color="auto"/>
                <w:bottom w:val="none" w:sz="0" w:space="0" w:color="auto"/>
                <w:right w:val="none" w:sz="0" w:space="0" w:color="auto"/>
              </w:divBdr>
            </w:div>
            <w:div w:id="761147632">
              <w:marLeft w:val="0"/>
              <w:marRight w:val="0"/>
              <w:marTop w:val="0"/>
              <w:marBottom w:val="0"/>
              <w:divBdr>
                <w:top w:val="none" w:sz="0" w:space="0" w:color="auto"/>
                <w:left w:val="none" w:sz="0" w:space="0" w:color="auto"/>
                <w:bottom w:val="none" w:sz="0" w:space="0" w:color="auto"/>
                <w:right w:val="none" w:sz="0" w:space="0" w:color="auto"/>
              </w:divBdr>
            </w:div>
            <w:div w:id="879322538">
              <w:marLeft w:val="0"/>
              <w:marRight w:val="0"/>
              <w:marTop w:val="0"/>
              <w:marBottom w:val="0"/>
              <w:divBdr>
                <w:top w:val="none" w:sz="0" w:space="0" w:color="auto"/>
                <w:left w:val="none" w:sz="0" w:space="0" w:color="auto"/>
                <w:bottom w:val="none" w:sz="0" w:space="0" w:color="auto"/>
                <w:right w:val="none" w:sz="0" w:space="0" w:color="auto"/>
              </w:divBdr>
            </w:div>
            <w:div w:id="1259602865">
              <w:marLeft w:val="0"/>
              <w:marRight w:val="0"/>
              <w:marTop w:val="0"/>
              <w:marBottom w:val="0"/>
              <w:divBdr>
                <w:top w:val="none" w:sz="0" w:space="0" w:color="auto"/>
                <w:left w:val="none" w:sz="0" w:space="0" w:color="auto"/>
                <w:bottom w:val="none" w:sz="0" w:space="0" w:color="auto"/>
                <w:right w:val="none" w:sz="0" w:space="0" w:color="auto"/>
              </w:divBdr>
            </w:div>
            <w:div w:id="18592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9010">
      <w:bodyDiv w:val="1"/>
      <w:marLeft w:val="0"/>
      <w:marRight w:val="0"/>
      <w:marTop w:val="0"/>
      <w:marBottom w:val="0"/>
      <w:divBdr>
        <w:top w:val="none" w:sz="0" w:space="0" w:color="auto"/>
        <w:left w:val="none" w:sz="0" w:space="0" w:color="auto"/>
        <w:bottom w:val="none" w:sz="0" w:space="0" w:color="auto"/>
        <w:right w:val="none" w:sz="0" w:space="0" w:color="auto"/>
      </w:divBdr>
      <w:divsChild>
        <w:div w:id="2130276921">
          <w:marLeft w:val="0"/>
          <w:marRight w:val="0"/>
          <w:marTop w:val="225"/>
          <w:marBottom w:val="225"/>
          <w:divBdr>
            <w:top w:val="none" w:sz="0" w:space="0" w:color="auto"/>
            <w:left w:val="single" w:sz="24" w:space="8" w:color="3498DB"/>
            <w:bottom w:val="none" w:sz="0" w:space="0" w:color="auto"/>
            <w:right w:val="none" w:sz="0" w:space="0" w:color="auto"/>
          </w:divBdr>
        </w:div>
      </w:divsChild>
    </w:div>
    <w:div w:id="635452139">
      <w:bodyDiv w:val="1"/>
      <w:marLeft w:val="0"/>
      <w:marRight w:val="0"/>
      <w:marTop w:val="0"/>
      <w:marBottom w:val="0"/>
      <w:divBdr>
        <w:top w:val="none" w:sz="0" w:space="0" w:color="auto"/>
        <w:left w:val="none" w:sz="0" w:space="0" w:color="auto"/>
        <w:bottom w:val="none" w:sz="0" w:space="0" w:color="auto"/>
        <w:right w:val="none" w:sz="0" w:space="0" w:color="auto"/>
      </w:divBdr>
      <w:divsChild>
        <w:div w:id="1292131129">
          <w:marLeft w:val="0"/>
          <w:marRight w:val="0"/>
          <w:marTop w:val="225"/>
          <w:marBottom w:val="225"/>
          <w:divBdr>
            <w:top w:val="none" w:sz="0" w:space="0" w:color="auto"/>
            <w:left w:val="single" w:sz="24" w:space="8" w:color="3498DB"/>
            <w:bottom w:val="none" w:sz="0" w:space="0" w:color="auto"/>
            <w:right w:val="none" w:sz="0" w:space="0" w:color="auto"/>
          </w:divBdr>
        </w:div>
      </w:divsChild>
    </w:div>
    <w:div w:id="680593151">
      <w:bodyDiv w:val="1"/>
      <w:marLeft w:val="0"/>
      <w:marRight w:val="0"/>
      <w:marTop w:val="0"/>
      <w:marBottom w:val="0"/>
      <w:divBdr>
        <w:top w:val="none" w:sz="0" w:space="0" w:color="auto"/>
        <w:left w:val="none" w:sz="0" w:space="0" w:color="auto"/>
        <w:bottom w:val="none" w:sz="0" w:space="0" w:color="auto"/>
        <w:right w:val="none" w:sz="0" w:space="0" w:color="auto"/>
      </w:divBdr>
      <w:divsChild>
        <w:div w:id="773213530">
          <w:marLeft w:val="0"/>
          <w:marRight w:val="0"/>
          <w:marTop w:val="225"/>
          <w:marBottom w:val="225"/>
          <w:divBdr>
            <w:top w:val="none" w:sz="0" w:space="0" w:color="auto"/>
            <w:left w:val="single" w:sz="24" w:space="8" w:color="3498DB"/>
            <w:bottom w:val="none" w:sz="0" w:space="0" w:color="auto"/>
            <w:right w:val="none" w:sz="0" w:space="0" w:color="auto"/>
          </w:divBdr>
        </w:div>
      </w:divsChild>
    </w:div>
    <w:div w:id="683871276">
      <w:bodyDiv w:val="1"/>
      <w:marLeft w:val="0"/>
      <w:marRight w:val="0"/>
      <w:marTop w:val="0"/>
      <w:marBottom w:val="0"/>
      <w:divBdr>
        <w:top w:val="none" w:sz="0" w:space="0" w:color="auto"/>
        <w:left w:val="none" w:sz="0" w:space="0" w:color="auto"/>
        <w:bottom w:val="none" w:sz="0" w:space="0" w:color="auto"/>
        <w:right w:val="none" w:sz="0" w:space="0" w:color="auto"/>
      </w:divBdr>
      <w:divsChild>
        <w:div w:id="1429472130">
          <w:marLeft w:val="0"/>
          <w:marRight w:val="0"/>
          <w:marTop w:val="0"/>
          <w:marBottom w:val="0"/>
          <w:divBdr>
            <w:top w:val="none" w:sz="0" w:space="0" w:color="auto"/>
            <w:left w:val="none" w:sz="0" w:space="0" w:color="auto"/>
            <w:bottom w:val="none" w:sz="0" w:space="0" w:color="auto"/>
            <w:right w:val="none" w:sz="0" w:space="0" w:color="auto"/>
          </w:divBdr>
          <w:divsChild>
            <w:div w:id="168445672">
              <w:marLeft w:val="0"/>
              <w:marRight w:val="0"/>
              <w:marTop w:val="0"/>
              <w:marBottom w:val="0"/>
              <w:divBdr>
                <w:top w:val="none" w:sz="0" w:space="0" w:color="auto"/>
                <w:left w:val="none" w:sz="0" w:space="0" w:color="auto"/>
                <w:bottom w:val="none" w:sz="0" w:space="0" w:color="auto"/>
                <w:right w:val="none" w:sz="0" w:space="0" w:color="auto"/>
              </w:divBdr>
            </w:div>
            <w:div w:id="522859346">
              <w:marLeft w:val="0"/>
              <w:marRight w:val="0"/>
              <w:marTop w:val="0"/>
              <w:marBottom w:val="0"/>
              <w:divBdr>
                <w:top w:val="none" w:sz="0" w:space="0" w:color="auto"/>
                <w:left w:val="none" w:sz="0" w:space="0" w:color="auto"/>
                <w:bottom w:val="none" w:sz="0" w:space="0" w:color="auto"/>
                <w:right w:val="none" w:sz="0" w:space="0" w:color="auto"/>
              </w:divBdr>
            </w:div>
            <w:div w:id="1304852599">
              <w:marLeft w:val="0"/>
              <w:marRight w:val="0"/>
              <w:marTop w:val="0"/>
              <w:marBottom w:val="0"/>
              <w:divBdr>
                <w:top w:val="none" w:sz="0" w:space="0" w:color="auto"/>
                <w:left w:val="none" w:sz="0" w:space="0" w:color="auto"/>
                <w:bottom w:val="none" w:sz="0" w:space="0" w:color="auto"/>
                <w:right w:val="none" w:sz="0" w:space="0" w:color="auto"/>
              </w:divBdr>
            </w:div>
            <w:div w:id="1603950299">
              <w:marLeft w:val="0"/>
              <w:marRight w:val="0"/>
              <w:marTop w:val="0"/>
              <w:marBottom w:val="0"/>
              <w:divBdr>
                <w:top w:val="none" w:sz="0" w:space="0" w:color="auto"/>
                <w:left w:val="none" w:sz="0" w:space="0" w:color="auto"/>
                <w:bottom w:val="none" w:sz="0" w:space="0" w:color="auto"/>
                <w:right w:val="none" w:sz="0" w:space="0" w:color="auto"/>
              </w:divBdr>
            </w:div>
            <w:div w:id="18598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6655">
      <w:bodyDiv w:val="1"/>
      <w:marLeft w:val="0"/>
      <w:marRight w:val="0"/>
      <w:marTop w:val="0"/>
      <w:marBottom w:val="0"/>
      <w:divBdr>
        <w:top w:val="none" w:sz="0" w:space="0" w:color="auto"/>
        <w:left w:val="none" w:sz="0" w:space="0" w:color="auto"/>
        <w:bottom w:val="none" w:sz="0" w:space="0" w:color="auto"/>
        <w:right w:val="none" w:sz="0" w:space="0" w:color="auto"/>
      </w:divBdr>
      <w:divsChild>
        <w:div w:id="547188003">
          <w:marLeft w:val="0"/>
          <w:marRight w:val="0"/>
          <w:marTop w:val="225"/>
          <w:marBottom w:val="225"/>
          <w:divBdr>
            <w:top w:val="none" w:sz="0" w:space="0" w:color="auto"/>
            <w:left w:val="single" w:sz="24" w:space="8" w:color="3498DB"/>
            <w:bottom w:val="none" w:sz="0" w:space="0" w:color="auto"/>
            <w:right w:val="none" w:sz="0" w:space="0" w:color="auto"/>
          </w:divBdr>
        </w:div>
      </w:divsChild>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16412891">
      <w:bodyDiv w:val="1"/>
      <w:marLeft w:val="0"/>
      <w:marRight w:val="0"/>
      <w:marTop w:val="0"/>
      <w:marBottom w:val="0"/>
      <w:divBdr>
        <w:top w:val="none" w:sz="0" w:space="0" w:color="auto"/>
        <w:left w:val="none" w:sz="0" w:space="0" w:color="auto"/>
        <w:bottom w:val="none" w:sz="0" w:space="0" w:color="auto"/>
        <w:right w:val="none" w:sz="0" w:space="0" w:color="auto"/>
      </w:divBdr>
      <w:divsChild>
        <w:div w:id="260719933">
          <w:marLeft w:val="2290"/>
          <w:marRight w:val="0"/>
          <w:marTop w:val="0"/>
          <w:marBottom w:val="240"/>
          <w:divBdr>
            <w:top w:val="none" w:sz="0" w:space="0" w:color="auto"/>
            <w:left w:val="none" w:sz="0" w:space="0" w:color="auto"/>
            <w:bottom w:val="none" w:sz="0" w:space="0" w:color="auto"/>
            <w:right w:val="none" w:sz="0" w:space="0" w:color="auto"/>
          </w:divBdr>
        </w:div>
        <w:div w:id="1016423163">
          <w:marLeft w:val="259"/>
          <w:marRight w:val="0"/>
          <w:marTop w:val="0"/>
          <w:marBottom w:val="240"/>
          <w:divBdr>
            <w:top w:val="none" w:sz="0" w:space="0" w:color="auto"/>
            <w:left w:val="none" w:sz="0" w:space="0" w:color="auto"/>
            <w:bottom w:val="none" w:sz="0" w:space="0" w:color="auto"/>
            <w:right w:val="none" w:sz="0" w:space="0" w:color="auto"/>
          </w:divBdr>
        </w:div>
        <w:div w:id="1070228400">
          <w:marLeft w:val="259"/>
          <w:marRight w:val="0"/>
          <w:marTop w:val="0"/>
          <w:marBottom w:val="240"/>
          <w:divBdr>
            <w:top w:val="none" w:sz="0" w:space="0" w:color="auto"/>
            <w:left w:val="none" w:sz="0" w:space="0" w:color="auto"/>
            <w:bottom w:val="none" w:sz="0" w:space="0" w:color="auto"/>
            <w:right w:val="none" w:sz="0" w:space="0" w:color="auto"/>
          </w:divBdr>
        </w:div>
        <w:div w:id="1282222654">
          <w:marLeft w:val="2290"/>
          <w:marRight w:val="0"/>
          <w:marTop w:val="0"/>
          <w:marBottom w:val="240"/>
          <w:divBdr>
            <w:top w:val="none" w:sz="0" w:space="0" w:color="auto"/>
            <w:left w:val="none" w:sz="0" w:space="0" w:color="auto"/>
            <w:bottom w:val="none" w:sz="0" w:space="0" w:color="auto"/>
            <w:right w:val="none" w:sz="0" w:space="0" w:color="auto"/>
          </w:divBdr>
        </w:div>
        <w:div w:id="1465541054">
          <w:marLeft w:val="821"/>
          <w:marRight w:val="0"/>
          <w:marTop w:val="0"/>
          <w:marBottom w:val="240"/>
          <w:divBdr>
            <w:top w:val="none" w:sz="0" w:space="0" w:color="auto"/>
            <w:left w:val="none" w:sz="0" w:space="0" w:color="auto"/>
            <w:bottom w:val="none" w:sz="0" w:space="0" w:color="auto"/>
            <w:right w:val="none" w:sz="0" w:space="0" w:color="auto"/>
          </w:divBdr>
        </w:div>
        <w:div w:id="1494947742">
          <w:marLeft w:val="2290"/>
          <w:marRight w:val="0"/>
          <w:marTop w:val="0"/>
          <w:marBottom w:val="240"/>
          <w:divBdr>
            <w:top w:val="none" w:sz="0" w:space="0" w:color="auto"/>
            <w:left w:val="none" w:sz="0" w:space="0" w:color="auto"/>
            <w:bottom w:val="none" w:sz="0" w:space="0" w:color="auto"/>
            <w:right w:val="none" w:sz="0" w:space="0" w:color="auto"/>
          </w:divBdr>
        </w:div>
        <w:div w:id="1741978490">
          <w:marLeft w:val="821"/>
          <w:marRight w:val="0"/>
          <w:marTop w:val="0"/>
          <w:marBottom w:val="240"/>
          <w:divBdr>
            <w:top w:val="none" w:sz="0" w:space="0" w:color="auto"/>
            <w:left w:val="none" w:sz="0" w:space="0" w:color="auto"/>
            <w:bottom w:val="none" w:sz="0" w:space="0" w:color="auto"/>
            <w:right w:val="none" w:sz="0" w:space="0" w:color="auto"/>
          </w:divBdr>
        </w:div>
      </w:divsChild>
    </w:div>
    <w:div w:id="850147401">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0258341">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047947261">
      <w:bodyDiv w:val="1"/>
      <w:marLeft w:val="0"/>
      <w:marRight w:val="0"/>
      <w:marTop w:val="0"/>
      <w:marBottom w:val="0"/>
      <w:divBdr>
        <w:top w:val="none" w:sz="0" w:space="0" w:color="auto"/>
        <w:left w:val="none" w:sz="0" w:space="0" w:color="auto"/>
        <w:bottom w:val="none" w:sz="0" w:space="0" w:color="auto"/>
        <w:right w:val="none" w:sz="0" w:space="0" w:color="auto"/>
      </w:divBdr>
      <w:divsChild>
        <w:div w:id="1200822696">
          <w:marLeft w:val="259"/>
          <w:marRight w:val="0"/>
          <w:marTop w:val="0"/>
          <w:marBottom w:val="240"/>
          <w:divBdr>
            <w:top w:val="none" w:sz="0" w:space="0" w:color="auto"/>
            <w:left w:val="none" w:sz="0" w:space="0" w:color="auto"/>
            <w:bottom w:val="none" w:sz="0" w:space="0" w:color="auto"/>
            <w:right w:val="none" w:sz="0" w:space="0" w:color="auto"/>
          </w:divBdr>
        </w:div>
        <w:div w:id="1705641415">
          <w:marLeft w:val="259"/>
          <w:marRight w:val="0"/>
          <w:marTop w:val="0"/>
          <w:marBottom w:val="240"/>
          <w:divBdr>
            <w:top w:val="none" w:sz="0" w:space="0" w:color="auto"/>
            <w:left w:val="none" w:sz="0" w:space="0" w:color="auto"/>
            <w:bottom w:val="none" w:sz="0" w:space="0" w:color="auto"/>
            <w:right w:val="none" w:sz="0" w:space="0" w:color="auto"/>
          </w:divBdr>
        </w:div>
        <w:div w:id="2014843180">
          <w:marLeft w:val="259"/>
          <w:marRight w:val="0"/>
          <w:marTop w:val="0"/>
          <w:marBottom w:val="240"/>
          <w:divBdr>
            <w:top w:val="none" w:sz="0" w:space="0" w:color="auto"/>
            <w:left w:val="none" w:sz="0" w:space="0" w:color="auto"/>
            <w:bottom w:val="none" w:sz="0" w:space="0" w:color="auto"/>
            <w:right w:val="none" w:sz="0" w:space="0" w:color="auto"/>
          </w:divBdr>
        </w:div>
      </w:divsChild>
    </w:div>
    <w:div w:id="1103453567">
      <w:bodyDiv w:val="1"/>
      <w:marLeft w:val="0"/>
      <w:marRight w:val="0"/>
      <w:marTop w:val="0"/>
      <w:marBottom w:val="0"/>
      <w:divBdr>
        <w:top w:val="none" w:sz="0" w:space="0" w:color="auto"/>
        <w:left w:val="none" w:sz="0" w:space="0" w:color="auto"/>
        <w:bottom w:val="none" w:sz="0" w:space="0" w:color="auto"/>
        <w:right w:val="none" w:sz="0" w:space="0" w:color="auto"/>
      </w:divBdr>
    </w:div>
    <w:div w:id="1105883247">
      <w:bodyDiv w:val="1"/>
      <w:marLeft w:val="0"/>
      <w:marRight w:val="0"/>
      <w:marTop w:val="0"/>
      <w:marBottom w:val="0"/>
      <w:divBdr>
        <w:top w:val="none" w:sz="0" w:space="0" w:color="auto"/>
        <w:left w:val="none" w:sz="0" w:space="0" w:color="auto"/>
        <w:bottom w:val="none" w:sz="0" w:space="0" w:color="auto"/>
        <w:right w:val="none" w:sz="0" w:space="0" w:color="auto"/>
      </w:divBdr>
      <w:divsChild>
        <w:div w:id="1831674865">
          <w:marLeft w:val="0"/>
          <w:marRight w:val="0"/>
          <w:marTop w:val="225"/>
          <w:marBottom w:val="225"/>
          <w:divBdr>
            <w:top w:val="none" w:sz="0" w:space="0" w:color="auto"/>
            <w:left w:val="single" w:sz="24" w:space="8" w:color="3498DB"/>
            <w:bottom w:val="none" w:sz="0" w:space="0" w:color="auto"/>
            <w:right w:val="none" w:sz="0" w:space="0" w:color="auto"/>
          </w:divBdr>
        </w:div>
      </w:divsChild>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197738888">
      <w:bodyDiv w:val="1"/>
      <w:marLeft w:val="0"/>
      <w:marRight w:val="0"/>
      <w:marTop w:val="0"/>
      <w:marBottom w:val="0"/>
      <w:divBdr>
        <w:top w:val="none" w:sz="0" w:space="0" w:color="auto"/>
        <w:left w:val="none" w:sz="0" w:space="0" w:color="auto"/>
        <w:bottom w:val="none" w:sz="0" w:space="0" w:color="auto"/>
        <w:right w:val="none" w:sz="0" w:space="0" w:color="auto"/>
      </w:divBdr>
      <w:divsChild>
        <w:div w:id="1129322853">
          <w:marLeft w:val="0"/>
          <w:marRight w:val="0"/>
          <w:marTop w:val="225"/>
          <w:marBottom w:val="225"/>
          <w:divBdr>
            <w:top w:val="none" w:sz="0" w:space="0" w:color="auto"/>
            <w:left w:val="single" w:sz="24" w:space="8" w:color="3498DB"/>
            <w:bottom w:val="none" w:sz="0" w:space="0" w:color="auto"/>
            <w:right w:val="none" w:sz="0" w:space="0" w:color="auto"/>
          </w:divBdr>
        </w:div>
      </w:divsChild>
    </w:div>
    <w:div w:id="1219323621">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39753642">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305886383">
      <w:bodyDiv w:val="1"/>
      <w:marLeft w:val="0"/>
      <w:marRight w:val="0"/>
      <w:marTop w:val="0"/>
      <w:marBottom w:val="0"/>
      <w:divBdr>
        <w:top w:val="none" w:sz="0" w:space="0" w:color="auto"/>
        <w:left w:val="none" w:sz="0" w:space="0" w:color="auto"/>
        <w:bottom w:val="none" w:sz="0" w:space="0" w:color="auto"/>
        <w:right w:val="none" w:sz="0" w:space="0" w:color="auto"/>
      </w:divBdr>
      <w:divsChild>
        <w:div w:id="11421609">
          <w:marLeft w:val="0"/>
          <w:marRight w:val="0"/>
          <w:marTop w:val="0"/>
          <w:marBottom w:val="0"/>
          <w:divBdr>
            <w:top w:val="none" w:sz="0" w:space="0" w:color="auto"/>
            <w:left w:val="none" w:sz="0" w:space="0" w:color="auto"/>
            <w:bottom w:val="none" w:sz="0" w:space="0" w:color="auto"/>
            <w:right w:val="none" w:sz="0" w:space="0" w:color="auto"/>
          </w:divBdr>
          <w:divsChild>
            <w:div w:id="144205360">
              <w:marLeft w:val="0"/>
              <w:marRight w:val="0"/>
              <w:marTop w:val="0"/>
              <w:marBottom w:val="0"/>
              <w:divBdr>
                <w:top w:val="none" w:sz="0" w:space="0" w:color="auto"/>
                <w:left w:val="none" w:sz="0" w:space="0" w:color="auto"/>
                <w:bottom w:val="none" w:sz="0" w:space="0" w:color="auto"/>
                <w:right w:val="none" w:sz="0" w:space="0" w:color="auto"/>
              </w:divBdr>
            </w:div>
            <w:div w:id="1317998773">
              <w:marLeft w:val="0"/>
              <w:marRight w:val="0"/>
              <w:marTop w:val="0"/>
              <w:marBottom w:val="0"/>
              <w:divBdr>
                <w:top w:val="none" w:sz="0" w:space="0" w:color="auto"/>
                <w:left w:val="none" w:sz="0" w:space="0" w:color="auto"/>
                <w:bottom w:val="none" w:sz="0" w:space="0" w:color="auto"/>
                <w:right w:val="none" w:sz="0" w:space="0" w:color="auto"/>
              </w:divBdr>
            </w:div>
            <w:div w:id="1658144002">
              <w:marLeft w:val="0"/>
              <w:marRight w:val="0"/>
              <w:marTop w:val="0"/>
              <w:marBottom w:val="0"/>
              <w:divBdr>
                <w:top w:val="none" w:sz="0" w:space="0" w:color="auto"/>
                <w:left w:val="none" w:sz="0" w:space="0" w:color="auto"/>
                <w:bottom w:val="none" w:sz="0" w:space="0" w:color="auto"/>
                <w:right w:val="none" w:sz="0" w:space="0" w:color="auto"/>
              </w:divBdr>
            </w:div>
            <w:div w:id="1911387103">
              <w:marLeft w:val="0"/>
              <w:marRight w:val="0"/>
              <w:marTop w:val="0"/>
              <w:marBottom w:val="0"/>
              <w:divBdr>
                <w:top w:val="none" w:sz="0" w:space="0" w:color="auto"/>
                <w:left w:val="none" w:sz="0" w:space="0" w:color="auto"/>
                <w:bottom w:val="none" w:sz="0" w:space="0" w:color="auto"/>
                <w:right w:val="none" w:sz="0" w:space="0" w:color="auto"/>
              </w:divBdr>
            </w:div>
            <w:div w:id="205234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925766">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374234413">
      <w:bodyDiv w:val="1"/>
      <w:marLeft w:val="0"/>
      <w:marRight w:val="0"/>
      <w:marTop w:val="0"/>
      <w:marBottom w:val="0"/>
      <w:divBdr>
        <w:top w:val="none" w:sz="0" w:space="0" w:color="auto"/>
        <w:left w:val="none" w:sz="0" w:space="0" w:color="auto"/>
        <w:bottom w:val="none" w:sz="0" w:space="0" w:color="auto"/>
        <w:right w:val="none" w:sz="0" w:space="0" w:color="auto"/>
      </w:divBdr>
      <w:divsChild>
        <w:div w:id="683821754">
          <w:marLeft w:val="0"/>
          <w:marRight w:val="0"/>
          <w:marTop w:val="0"/>
          <w:marBottom w:val="0"/>
          <w:divBdr>
            <w:top w:val="none" w:sz="0" w:space="0" w:color="auto"/>
            <w:left w:val="none" w:sz="0" w:space="0" w:color="auto"/>
            <w:bottom w:val="none" w:sz="0" w:space="0" w:color="auto"/>
            <w:right w:val="none" w:sz="0" w:space="0" w:color="auto"/>
          </w:divBdr>
          <w:divsChild>
            <w:div w:id="138153753">
              <w:marLeft w:val="0"/>
              <w:marRight w:val="0"/>
              <w:marTop w:val="0"/>
              <w:marBottom w:val="0"/>
              <w:divBdr>
                <w:top w:val="none" w:sz="0" w:space="0" w:color="auto"/>
                <w:left w:val="none" w:sz="0" w:space="0" w:color="auto"/>
                <w:bottom w:val="none" w:sz="0" w:space="0" w:color="auto"/>
                <w:right w:val="none" w:sz="0" w:space="0" w:color="auto"/>
              </w:divBdr>
            </w:div>
            <w:div w:id="764612030">
              <w:marLeft w:val="0"/>
              <w:marRight w:val="0"/>
              <w:marTop w:val="0"/>
              <w:marBottom w:val="0"/>
              <w:divBdr>
                <w:top w:val="none" w:sz="0" w:space="0" w:color="auto"/>
                <w:left w:val="none" w:sz="0" w:space="0" w:color="auto"/>
                <w:bottom w:val="none" w:sz="0" w:space="0" w:color="auto"/>
                <w:right w:val="none" w:sz="0" w:space="0" w:color="auto"/>
              </w:divBdr>
            </w:div>
            <w:div w:id="1354070633">
              <w:marLeft w:val="0"/>
              <w:marRight w:val="0"/>
              <w:marTop w:val="0"/>
              <w:marBottom w:val="0"/>
              <w:divBdr>
                <w:top w:val="none" w:sz="0" w:space="0" w:color="auto"/>
                <w:left w:val="none" w:sz="0" w:space="0" w:color="auto"/>
                <w:bottom w:val="none" w:sz="0" w:space="0" w:color="auto"/>
                <w:right w:val="none" w:sz="0" w:space="0" w:color="auto"/>
              </w:divBdr>
            </w:div>
            <w:div w:id="1361393594">
              <w:marLeft w:val="0"/>
              <w:marRight w:val="0"/>
              <w:marTop w:val="0"/>
              <w:marBottom w:val="0"/>
              <w:divBdr>
                <w:top w:val="none" w:sz="0" w:space="0" w:color="auto"/>
                <w:left w:val="none" w:sz="0" w:space="0" w:color="auto"/>
                <w:bottom w:val="none" w:sz="0" w:space="0" w:color="auto"/>
                <w:right w:val="none" w:sz="0" w:space="0" w:color="auto"/>
              </w:divBdr>
            </w:div>
            <w:div w:id="213131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590965689">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52363658">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722943135">
      <w:bodyDiv w:val="1"/>
      <w:marLeft w:val="0"/>
      <w:marRight w:val="0"/>
      <w:marTop w:val="0"/>
      <w:marBottom w:val="0"/>
      <w:divBdr>
        <w:top w:val="none" w:sz="0" w:space="0" w:color="auto"/>
        <w:left w:val="none" w:sz="0" w:space="0" w:color="auto"/>
        <w:bottom w:val="none" w:sz="0" w:space="0" w:color="auto"/>
        <w:right w:val="none" w:sz="0" w:space="0" w:color="auto"/>
      </w:divBdr>
    </w:div>
    <w:div w:id="1900164921">
      <w:bodyDiv w:val="1"/>
      <w:marLeft w:val="0"/>
      <w:marRight w:val="0"/>
      <w:marTop w:val="0"/>
      <w:marBottom w:val="0"/>
      <w:divBdr>
        <w:top w:val="none" w:sz="0" w:space="0" w:color="auto"/>
        <w:left w:val="none" w:sz="0" w:space="0" w:color="auto"/>
        <w:bottom w:val="none" w:sz="0" w:space="0" w:color="auto"/>
        <w:right w:val="none" w:sz="0" w:space="0" w:color="auto"/>
      </w:divBdr>
      <w:divsChild>
        <w:div w:id="150604091">
          <w:marLeft w:val="259"/>
          <w:marRight w:val="0"/>
          <w:marTop w:val="0"/>
          <w:marBottom w:val="240"/>
          <w:divBdr>
            <w:top w:val="none" w:sz="0" w:space="0" w:color="auto"/>
            <w:left w:val="none" w:sz="0" w:space="0" w:color="auto"/>
            <w:bottom w:val="none" w:sz="0" w:space="0" w:color="auto"/>
            <w:right w:val="none" w:sz="0" w:space="0" w:color="auto"/>
          </w:divBdr>
        </w:div>
        <w:div w:id="338046399">
          <w:marLeft w:val="259"/>
          <w:marRight w:val="0"/>
          <w:marTop w:val="0"/>
          <w:marBottom w:val="240"/>
          <w:divBdr>
            <w:top w:val="none" w:sz="0" w:space="0" w:color="auto"/>
            <w:left w:val="none" w:sz="0" w:space="0" w:color="auto"/>
            <w:bottom w:val="none" w:sz="0" w:space="0" w:color="auto"/>
            <w:right w:val="none" w:sz="0" w:space="0" w:color="auto"/>
          </w:divBdr>
        </w:div>
        <w:div w:id="2131430123">
          <w:marLeft w:val="259"/>
          <w:marRight w:val="0"/>
          <w:marTop w:val="0"/>
          <w:marBottom w:val="240"/>
          <w:divBdr>
            <w:top w:val="none" w:sz="0" w:space="0" w:color="auto"/>
            <w:left w:val="none" w:sz="0" w:space="0" w:color="auto"/>
            <w:bottom w:val="none" w:sz="0" w:space="0" w:color="auto"/>
            <w:right w:val="none" w:sz="0" w:space="0" w:color="auto"/>
          </w:divBdr>
        </w:div>
      </w:divsChild>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1969821811">
      <w:bodyDiv w:val="1"/>
      <w:marLeft w:val="0"/>
      <w:marRight w:val="0"/>
      <w:marTop w:val="0"/>
      <w:marBottom w:val="0"/>
      <w:divBdr>
        <w:top w:val="none" w:sz="0" w:space="0" w:color="auto"/>
        <w:left w:val="none" w:sz="0" w:space="0" w:color="auto"/>
        <w:bottom w:val="none" w:sz="0" w:space="0" w:color="auto"/>
        <w:right w:val="none" w:sz="0" w:space="0" w:color="auto"/>
      </w:divBdr>
    </w:div>
    <w:div w:id="2012248276">
      <w:bodyDiv w:val="1"/>
      <w:marLeft w:val="0"/>
      <w:marRight w:val="0"/>
      <w:marTop w:val="0"/>
      <w:marBottom w:val="0"/>
      <w:divBdr>
        <w:top w:val="none" w:sz="0" w:space="0" w:color="auto"/>
        <w:left w:val="none" w:sz="0" w:space="0" w:color="auto"/>
        <w:bottom w:val="none" w:sz="0" w:space="0" w:color="auto"/>
        <w:right w:val="none" w:sz="0" w:space="0" w:color="auto"/>
      </w:divBdr>
    </w:div>
    <w:div w:id="2058816241">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095317045">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 w:id="2113044435">
      <w:bodyDiv w:val="1"/>
      <w:marLeft w:val="0"/>
      <w:marRight w:val="0"/>
      <w:marTop w:val="0"/>
      <w:marBottom w:val="0"/>
      <w:divBdr>
        <w:top w:val="none" w:sz="0" w:space="0" w:color="auto"/>
        <w:left w:val="none" w:sz="0" w:space="0" w:color="auto"/>
        <w:bottom w:val="none" w:sz="0" w:space="0" w:color="auto"/>
        <w:right w:val="none" w:sz="0" w:space="0" w:color="auto"/>
      </w:divBdr>
    </w:div>
    <w:div w:id="212665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2.xml"/><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3.jp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euc-word-edit.officeapps.live.com/we/%20https:/sfsext.henkelgroup.net/%20/VegamOauthServer/api/data/UpdateTrackingStatus"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hyperlink" Target="https://ap-hipas.henkelgroup.net/VegamOauthServer/GetAccessToken"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5.jp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hyperlink" Target="http://sfsdomain/VegamOauthServer/GetAccessToken" TargetMode="External"/><Relationship Id="rId30" Type="http://schemas.openxmlformats.org/officeDocument/2006/relationships/image" Target="media/image14.jpg"/><Relationship Id="rId35" Type="http://schemas.openxmlformats.org/officeDocument/2006/relationships/image" Target="media/image17.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euc-word-edit.officeapps.live.com/we/%20https:/sfsext.henkelgroup.net/%20/VegamOauthServer/api/data/UpdateTrackingStatus" TargetMode="External"/><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文档" ma:contentTypeID="0x01010092A6694D2AC78A48A7C8E53FEF04F831" ma:contentTypeVersion="13" ma:contentTypeDescription="新建文档。" ma:contentTypeScope="" ma:versionID="4fbc644ab500d02035f88d90a4f9a4be">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a720b221697682d17139fd6b73fa92f8"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图像标记"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D18118-B934-43A6-A42D-6D54C8206569}">
  <ds:schemaRefs>
    <ds:schemaRef ds:uri="http://schemas.microsoft.com/office/infopath/2007/PartnerControls"/>
    <ds:schemaRef ds:uri="http://schemas.microsoft.com/office/2006/metadata/properties"/>
    <ds:schemaRef ds:uri="http://purl.org/dc/terms/"/>
    <ds:schemaRef ds:uri="http://schemas.microsoft.com/office/2006/documentManagement/types"/>
    <ds:schemaRef ds:uri="ba70ad70-0f30-46d3-86a7-d1cada3d95e3"/>
    <ds:schemaRef ds:uri="http://schemas.openxmlformats.org/package/2006/metadata/core-properties"/>
    <ds:schemaRef ds:uri="1aeee127-3d40-4f17-84aa-69c1e23bd46c"/>
    <ds:schemaRef ds:uri="http://purl.org/dc/dcmitype/"/>
    <ds:schemaRef ds:uri="http://www.w3.org/XML/1998/namespace"/>
    <ds:schemaRef ds:uri="http://purl.org/dc/elements/1.1/"/>
  </ds:schemaRefs>
</ds:datastoreItem>
</file>

<file path=customXml/itemProps2.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3.xml><?xml version="1.0" encoding="utf-8"?>
<ds:datastoreItem xmlns:ds="http://schemas.openxmlformats.org/officeDocument/2006/customXml" ds:itemID="{D5A19021-9929-40A9-B203-47BBBF4D52DD}"/>
</file>

<file path=customXml/itemProps4.xml><?xml version="1.0" encoding="utf-8"?>
<ds:datastoreItem xmlns:ds="http://schemas.openxmlformats.org/officeDocument/2006/customXml" ds:itemID="{1348C6F3-3F98-49EC-94D9-7E54CE347F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6994</Words>
  <Characters>39871</Characters>
  <Application>Microsoft Office Word</Application>
  <DocSecurity>0</DocSecurity>
  <Lines>332</Lines>
  <Paragraphs>93</Paragraphs>
  <ScaleCrop>false</ScaleCrop>
  <Company/>
  <LinksUpToDate>false</LinksUpToDate>
  <CharactersWithSpaces>46772</CharactersWithSpaces>
  <SharedDoc>false</SharedDoc>
  <HLinks>
    <vt:vector size="114" baseType="variant">
      <vt:variant>
        <vt:i4>4587528</vt:i4>
      </vt:variant>
      <vt:variant>
        <vt:i4>113</vt:i4>
      </vt:variant>
      <vt:variant>
        <vt:i4>0</vt:i4>
      </vt:variant>
      <vt:variant>
        <vt:i4>5</vt:i4>
      </vt:variant>
      <vt:variant>
        <vt:lpwstr>https://euc-word-edit.officeapps.live.com/we/ https:/sfsext.henkelgroup.net/ /VegamOauthServer/api/data/UpdateTrackingStatus</vt:lpwstr>
      </vt:variant>
      <vt:variant>
        <vt:lpwstr/>
      </vt:variant>
      <vt:variant>
        <vt:i4>4587528</vt:i4>
      </vt:variant>
      <vt:variant>
        <vt:i4>110</vt:i4>
      </vt:variant>
      <vt:variant>
        <vt:i4>0</vt:i4>
      </vt:variant>
      <vt:variant>
        <vt:i4>5</vt:i4>
      </vt:variant>
      <vt:variant>
        <vt:lpwstr>https://euc-word-edit.officeapps.live.com/we/ https:/sfsext.henkelgroup.net/ /VegamOauthServer/api/data/UpdateTrackingStatus</vt:lpwstr>
      </vt:variant>
      <vt:variant>
        <vt:lpwstr/>
      </vt:variant>
      <vt:variant>
        <vt:i4>4980816</vt:i4>
      </vt:variant>
      <vt:variant>
        <vt:i4>107</vt:i4>
      </vt:variant>
      <vt:variant>
        <vt:i4>0</vt:i4>
      </vt:variant>
      <vt:variant>
        <vt:i4>5</vt:i4>
      </vt:variant>
      <vt:variant>
        <vt:lpwstr>https://ap-hipas.henkelgroup.net/VegamOauthServer/GetAccessToken</vt:lpwstr>
      </vt:variant>
      <vt:variant>
        <vt:lpwstr/>
      </vt:variant>
      <vt:variant>
        <vt:i4>786523</vt:i4>
      </vt:variant>
      <vt:variant>
        <vt:i4>104</vt:i4>
      </vt:variant>
      <vt:variant>
        <vt:i4>0</vt:i4>
      </vt:variant>
      <vt:variant>
        <vt:i4>5</vt:i4>
      </vt:variant>
      <vt:variant>
        <vt:lpwstr>http://sfsdomain/VegamOauthServer/GetAccessToken</vt:lpwstr>
      </vt:variant>
      <vt:variant>
        <vt:lpwstr/>
      </vt:variant>
      <vt:variant>
        <vt:i4>1966142</vt:i4>
      </vt:variant>
      <vt:variant>
        <vt:i4>97</vt:i4>
      </vt:variant>
      <vt:variant>
        <vt:i4>0</vt:i4>
      </vt:variant>
      <vt:variant>
        <vt:i4>5</vt:i4>
      </vt:variant>
      <vt:variant>
        <vt:lpwstr/>
      </vt:variant>
      <vt:variant>
        <vt:lpwstr>_Toc198810680</vt:lpwstr>
      </vt:variant>
      <vt:variant>
        <vt:i4>1114174</vt:i4>
      </vt:variant>
      <vt:variant>
        <vt:i4>91</vt:i4>
      </vt:variant>
      <vt:variant>
        <vt:i4>0</vt:i4>
      </vt:variant>
      <vt:variant>
        <vt:i4>5</vt:i4>
      </vt:variant>
      <vt:variant>
        <vt:lpwstr/>
      </vt:variant>
      <vt:variant>
        <vt:lpwstr>_Toc198810679</vt:lpwstr>
      </vt:variant>
      <vt:variant>
        <vt:i4>1114174</vt:i4>
      </vt:variant>
      <vt:variant>
        <vt:i4>85</vt:i4>
      </vt:variant>
      <vt:variant>
        <vt:i4>0</vt:i4>
      </vt:variant>
      <vt:variant>
        <vt:i4>5</vt:i4>
      </vt:variant>
      <vt:variant>
        <vt:lpwstr/>
      </vt:variant>
      <vt:variant>
        <vt:lpwstr>_Toc198810678</vt:lpwstr>
      </vt:variant>
      <vt:variant>
        <vt:i4>1114174</vt:i4>
      </vt:variant>
      <vt:variant>
        <vt:i4>79</vt:i4>
      </vt:variant>
      <vt:variant>
        <vt:i4>0</vt:i4>
      </vt:variant>
      <vt:variant>
        <vt:i4>5</vt:i4>
      </vt:variant>
      <vt:variant>
        <vt:lpwstr/>
      </vt:variant>
      <vt:variant>
        <vt:lpwstr>_Toc198810677</vt:lpwstr>
      </vt:variant>
      <vt:variant>
        <vt:i4>1114174</vt:i4>
      </vt:variant>
      <vt:variant>
        <vt:i4>73</vt:i4>
      </vt:variant>
      <vt:variant>
        <vt:i4>0</vt:i4>
      </vt:variant>
      <vt:variant>
        <vt:i4>5</vt:i4>
      </vt:variant>
      <vt:variant>
        <vt:lpwstr/>
      </vt:variant>
      <vt:variant>
        <vt:lpwstr>_Toc198810676</vt:lpwstr>
      </vt:variant>
      <vt:variant>
        <vt:i4>1114174</vt:i4>
      </vt:variant>
      <vt:variant>
        <vt:i4>67</vt:i4>
      </vt:variant>
      <vt:variant>
        <vt:i4>0</vt:i4>
      </vt:variant>
      <vt:variant>
        <vt:i4>5</vt:i4>
      </vt:variant>
      <vt:variant>
        <vt:lpwstr/>
      </vt:variant>
      <vt:variant>
        <vt:lpwstr>_Toc198810675</vt:lpwstr>
      </vt:variant>
      <vt:variant>
        <vt:i4>1114174</vt:i4>
      </vt:variant>
      <vt:variant>
        <vt:i4>61</vt:i4>
      </vt:variant>
      <vt:variant>
        <vt:i4>0</vt:i4>
      </vt:variant>
      <vt:variant>
        <vt:i4>5</vt:i4>
      </vt:variant>
      <vt:variant>
        <vt:lpwstr/>
      </vt:variant>
      <vt:variant>
        <vt:lpwstr>_Toc198810674</vt:lpwstr>
      </vt:variant>
      <vt:variant>
        <vt:i4>1114174</vt:i4>
      </vt:variant>
      <vt:variant>
        <vt:i4>55</vt:i4>
      </vt:variant>
      <vt:variant>
        <vt:i4>0</vt:i4>
      </vt:variant>
      <vt:variant>
        <vt:i4>5</vt:i4>
      </vt:variant>
      <vt:variant>
        <vt:lpwstr/>
      </vt:variant>
      <vt:variant>
        <vt:lpwstr>_Toc198810673</vt:lpwstr>
      </vt:variant>
      <vt:variant>
        <vt:i4>1114174</vt:i4>
      </vt:variant>
      <vt:variant>
        <vt:i4>49</vt:i4>
      </vt:variant>
      <vt:variant>
        <vt:i4>0</vt:i4>
      </vt:variant>
      <vt:variant>
        <vt:i4>5</vt:i4>
      </vt:variant>
      <vt:variant>
        <vt:lpwstr/>
      </vt:variant>
      <vt:variant>
        <vt:lpwstr>_Toc198810672</vt:lpwstr>
      </vt:variant>
      <vt:variant>
        <vt:i4>1114174</vt:i4>
      </vt:variant>
      <vt:variant>
        <vt:i4>43</vt:i4>
      </vt:variant>
      <vt:variant>
        <vt:i4>0</vt:i4>
      </vt:variant>
      <vt:variant>
        <vt:i4>5</vt:i4>
      </vt:variant>
      <vt:variant>
        <vt:lpwstr/>
      </vt:variant>
      <vt:variant>
        <vt:lpwstr>_Toc198810671</vt:lpwstr>
      </vt:variant>
      <vt:variant>
        <vt:i4>1114174</vt:i4>
      </vt:variant>
      <vt:variant>
        <vt:i4>37</vt:i4>
      </vt:variant>
      <vt:variant>
        <vt:i4>0</vt:i4>
      </vt:variant>
      <vt:variant>
        <vt:i4>5</vt:i4>
      </vt:variant>
      <vt:variant>
        <vt:lpwstr/>
      </vt:variant>
      <vt:variant>
        <vt:lpwstr>_Toc198810670</vt:lpwstr>
      </vt:variant>
      <vt:variant>
        <vt:i4>1048638</vt:i4>
      </vt:variant>
      <vt:variant>
        <vt:i4>31</vt:i4>
      </vt:variant>
      <vt:variant>
        <vt:i4>0</vt:i4>
      </vt:variant>
      <vt:variant>
        <vt:i4>5</vt:i4>
      </vt:variant>
      <vt:variant>
        <vt:lpwstr/>
      </vt:variant>
      <vt:variant>
        <vt:lpwstr>_Toc198810669</vt:lpwstr>
      </vt:variant>
      <vt:variant>
        <vt:i4>1048638</vt:i4>
      </vt:variant>
      <vt:variant>
        <vt:i4>25</vt:i4>
      </vt:variant>
      <vt:variant>
        <vt:i4>0</vt:i4>
      </vt:variant>
      <vt:variant>
        <vt:i4>5</vt:i4>
      </vt:variant>
      <vt:variant>
        <vt:lpwstr/>
      </vt:variant>
      <vt:variant>
        <vt:lpwstr>_Toc198810668</vt:lpwstr>
      </vt:variant>
      <vt:variant>
        <vt:i4>1048638</vt:i4>
      </vt:variant>
      <vt:variant>
        <vt:i4>19</vt:i4>
      </vt:variant>
      <vt:variant>
        <vt:i4>0</vt:i4>
      </vt:variant>
      <vt:variant>
        <vt:i4>5</vt:i4>
      </vt:variant>
      <vt:variant>
        <vt:lpwstr/>
      </vt:variant>
      <vt:variant>
        <vt:lpwstr>_Toc198810667</vt:lpwstr>
      </vt:variant>
      <vt:variant>
        <vt:i4>1048638</vt:i4>
      </vt:variant>
      <vt:variant>
        <vt:i4>13</vt:i4>
      </vt:variant>
      <vt:variant>
        <vt:i4>0</vt:i4>
      </vt:variant>
      <vt:variant>
        <vt:i4>5</vt:i4>
      </vt:variant>
      <vt:variant>
        <vt:lpwstr/>
      </vt:variant>
      <vt:variant>
        <vt:lpwstr>_Toc198810666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Mengran Xiao</cp:lastModifiedBy>
  <cp:revision>2</cp:revision>
  <cp:lastPrinted>2025-05-21T15:18:00Z</cp:lastPrinted>
  <dcterms:created xsi:type="dcterms:W3CDTF">2025-08-27T03:31:00Z</dcterms:created>
  <dcterms:modified xsi:type="dcterms:W3CDTF">2025-08-27T03:31:00Z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