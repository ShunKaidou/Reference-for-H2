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1D95" w14:textId="4AC6DEA1" w:rsidR="4B98FE4B" w:rsidRPr="00656F9B" w:rsidRDefault="4B98FE4B" w:rsidP="00FA5B26">
      <w:pPr>
        <w:jc w:val="both"/>
        <w:rPr>
          <w:rFonts w:ascii="Times New Roman" w:eastAsiaTheme="minorEastAsia" w:hAnsi="Times New Roman"/>
          <w:lang w:val="en-US" w:eastAsia="zh-CN"/>
        </w:rPr>
      </w:pPr>
    </w:p>
    <w:p w14:paraId="1E9892A3" w14:textId="595C2266" w:rsidR="4B98FE4B" w:rsidRPr="00C26A90" w:rsidRDefault="4B98FE4B" w:rsidP="00FA5B26">
      <w:pPr>
        <w:jc w:val="both"/>
        <w:rPr>
          <w:rFonts w:ascii="Times New Roman" w:hAnsi="Times New Roman"/>
        </w:rPr>
      </w:pPr>
    </w:p>
    <w:p w14:paraId="21801ED3" w14:textId="41781553" w:rsidR="00BD4138" w:rsidRPr="00C26A90" w:rsidRDefault="00BD4138" w:rsidP="00FA5B26">
      <w:pPr>
        <w:jc w:val="both"/>
        <w:rPr>
          <w:rFonts w:ascii="Times New Roman" w:hAnsi="Times New Roman"/>
        </w:rPr>
      </w:pPr>
    </w:p>
    <w:p w14:paraId="36D6F5C8" w14:textId="6F9FD152" w:rsidR="008D300A" w:rsidRPr="00C26A90" w:rsidRDefault="008D300A" w:rsidP="00FA5B26">
      <w:pPr>
        <w:jc w:val="both"/>
        <w:rPr>
          <w:rFonts w:ascii="Times New Roman" w:hAnsi="Times New Roman"/>
        </w:rPr>
      </w:pPr>
    </w:p>
    <w:p w14:paraId="612E248F" w14:textId="423D5FD6" w:rsidR="008D300A" w:rsidRPr="00C26A90" w:rsidRDefault="008D300A" w:rsidP="00FA5B26">
      <w:pPr>
        <w:jc w:val="both"/>
        <w:rPr>
          <w:rFonts w:ascii="Times New Roman" w:hAnsi="Times New Roman"/>
        </w:rPr>
      </w:pPr>
    </w:p>
    <w:tbl>
      <w:tblPr>
        <w:tblpPr w:leftFromText="181" w:rightFromText="181" w:vertAnchor="page" w:horzAnchor="margin" w:tblpY="3601"/>
        <w:tblW w:w="0" w:type="auto"/>
        <w:tblLook w:val="01E0" w:firstRow="1" w:lastRow="1" w:firstColumn="1" w:lastColumn="1" w:noHBand="0" w:noVBand="0"/>
      </w:tblPr>
      <w:tblGrid>
        <w:gridCol w:w="8551"/>
      </w:tblGrid>
      <w:tr w:rsidR="00874392" w:rsidRPr="00C26A90" w14:paraId="07F935F4" w14:textId="77777777" w:rsidTr="5C34DEE2">
        <w:tc>
          <w:tcPr>
            <w:tcW w:w="8551" w:type="dxa"/>
            <w:tcBorders>
              <w:top w:val="single" w:sz="4" w:space="0" w:color="auto"/>
              <w:left w:val="nil"/>
              <w:bottom w:val="nil"/>
              <w:right w:val="nil"/>
            </w:tcBorders>
          </w:tcPr>
          <w:p w14:paraId="35DA04DC" w14:textId="3BCE6F70" w:rsidR="00874392" w:rsidRPr="00C26A90" w:rsidRDefault="00874392" w:rsidP="004F0DBD">
            <w:pPr>
              <w:jc w:val="center"/>
              <w:rPr>
                <w:rFonts w:ascii="Times New Roman" w:hAnsi="Times New Roman"/>
                <w:sz w:val="36"/>
                <w:szCs w:val="36"/>
              </w:rPr>
            </w:pPr>
            <w:r w:rsidRPr="00C26A90">
              <w:rPr>
                <w:rFonts w:ascii="Times New Roman" w:hAnsi="Times New Roman"/>
                <w:color w:val="2B579A"/>
                <w:sz w:val="36"/>
                <w:szCs w:val="36"/>
                <w:shd w:val="clear" w:color="auto" w:fill="E6E6E6"/>
              </w:rPr>
              <w:fldChar w:fldCharType="begin"/>
            </w:r>
            <w:r w:rsidRPr="00C26A90">
              <w:rPr>
                <w:rFonts w:ascii="Times New Roman" w:hAnsi="Times New Roman"/>
                <w:sz w:val="36"/>
                <w:szCs w:val="36"/>
              </w:rPr>
              <w:instrText xml:space="preserve"> DOCPROPERTY  Subject  \* MERGEFORMAT </w:instrText>
            </w:r>
            <w:r w:rsidRPr="00C26A90">
              <w:rPr>
                <w:rFonts w:ascii="Times New Roman" w:hAnsi="Times New Roman"/>
                <w:color w:val="2B579A"/>
                <w:sz w:val="36"/>
                <w:szCs w:val="36"/>
                <w:shd w:val="clear" w:color="auto" w:fill="E6E6E6"/>
              </w:rPr>
              <w:fldChar w:fldCharType="separate"/>
            </w:r>
            <w:r w:rsidR="00736613">
              <w:rPr>
                <w:rFonts w:ascii="Times New Roman" w:hAnsi="Times New Roman"/>
                <w:sz w:val="36"/>
                <w:szCs w:val="36"/>
              </w:rPr>
              <w:t>Henkel</w:t>
            </w:r>
            <w:r w:rsidR="00523C29">
              <w:rPr>
                <w:rFonts w:ascii="Times New Roman" w:hAnsi="Times New Roman"/>
                <w:sz w:val="36"/>
                <w:szCs w:val="36"/>
              </w:rPr>
              <w:t xml:space="preserve"> </w:t>
            </w:r>
            <w:r w:rsidRPr="00C26A90">
              <w:rPr>
                <w:rFonts w:ascii="Times New Roman" w:hAnsi="Times New Roman"/>
                <w:color w:val="2B579A"/>
                <w:sz w:val="36"/>
                <w:szCs w:val="36"/>
                <w:shd w:val="clear" w:color="auto" w:fill="E6E6E6"/>
              </w:rPr>
              <w:fldChar w:fldCharType="end"/>
            </w:r>
          </w:p>
        </w:tc>
      </w:tr>
      <w:tr w:rsidR="00874392" w:rsidRPr="00C26A90" w14:paraId="1881030D" w14:textId="77777777" w:rsidTr="5C34DEE2">
        <w:tc>
          <w:tcPr>
            <w:tcW w:w="8551" w:type="dxa"/>
          </w:tcPr>
          <w:p w14:paraId="7E9796CC" w14:textId="77777777" w:rsidR="00874392" w:rsidRPr="00C26A90" w:rsidRDefault="00874392" w:rsidP="5C34DEE2">
            <w:pPr>
              <w:jc w:val="center"/>
              <w:rPr>
                <w:rFonts w:ascii="Times New Roman" w:hAnsi="Times New Roman"/>
                <w:b/>
                <w:bCs/>
                <w:sz w:val="24"/>
              </w:rPr>
            </w:pPr>
            <w:r w:rsidRPr="00C26A90">
              <w:rPr>
                <w:rFonts w:ascii="Times New Roman" w:hAnsi="Times New Roman"/>
                <w:color w:val="2B579A"/>
                <w:shd w:val="clear" w:color="auto" w:fill="E6E6E6"/>
              </w:rPr>
              <w:fldChar w:fldCharType="begin"/>
            </w:r>
            <w:r w:rsidRPr="00C26A90">
              <w:rPr>
                <w:rFonts w:ascii="Times New Roman" w:hAnsi="Times New Roman"/>
              </w:rPr>
              <w:instrText>DOCPROPERTY  Title  \* MERGEFORMAT</w:instrText>
            </w:r>
            <w:r w:rsidRPr="00C26A90">
              <w:rPr>
                <w:rFonts w:ascii="Times New Roman" w:hAnsi="Times New Roman"/>
                <w:color w:val="2B579A"/>
                <w:shd w:val="clear" w:color="auto" w:fill="E6E6E6"/>
              </w:rPr>
              <w:fldChar w:fldCharType="separate"/>
            </w:r>
            <w:r w:rsidRPr="00C26A90">
              <w:rPr>
                <w:rFonts w:ascii="Times New Roman" w:hAnsi="Times New Roman"/>
                <w:b/>
                <w:bCs/>
                <w:noProof/>
                <w:sz w:val="44"/>
                <w:szCs w:val="44"/>
              </w:rPr>
              <w:t>Functional Design Specification</w:t>
            </w:r>
            <w:r w:rsidRPr="00C26A90">
              <w:rPr>
                <w:rFonts w:ascii="Times New Roman" w:hAnsi="Times New Roman"/>
                <w:b/>
                <w:color w:val="2B579A"/>
                <w:sz w:val="44"/>
                <w:szCs w:val="44"/>
                <w:shd w:val="clear" w:color="auto" w:fill="E6E6E6"/>
              </w:rPr>
              <w:fldChar w:fldCharType="end"/>
            </w:r>
          </w:p>
        </w:tc>
      </w:tr>
      <w:tr w:rsidR="00874392" w:rsidRPr="00C26A90" w14:paraId="593BF4C7" w14:textId="77777777" w:rsidTr="5C34DEE2">
        <w:tc>
          <w:tcPr>
            <w:tcW w:w="8551" w:type="dxa"/>
            <w:tcBorders>
              <w:bottom w:val="single" w:sz="4" w:space="0" w:color="auto"/>
            </w:tcBorders>
          </w:tcPr>
          <w:p w14:paraId="285ED5C7" w14:textId="35867AA2" w:rsidR="00874392" w:rsidRPr="00BA743C" w:rsidRDefault="00874392" w:rsidP="004F0DBD">
            <w:pPr>
              <w:jc w:val="center"/>
              <w:rPr>
                <w:rFonts w:ascii="Times New Roman" w:eastAsiaTheme="minorEastAsia" w:hAnsi="Times New Roman"/>
                <w:sz w:val="36"/>
                <w:szCs w:val="36"/>
                <w:lang w:eastAsia="zh-CN"/>
              </w:rPr>
            </w:pPr>
            <w:proofErr w:type="spellStart"/>
            <w:r w:rsidRPr="00C26A90">
              <w:rPr>
                <w:rFonts w:ascii="Times New Roman" w:hAnsi="Times New Roman"/>
                <w:sz w:val="36"/>
                <w:szCs w:val="36"/>
              </w:rPr>
              <w:t>SampleManager</w:t>
            </w:r>
            <w:proofErr w:type="spellEnd"/>
            <w:r w:rsidRPr="00C26A90">
              <w:rPr>
                <w:rFonts w:ascii="Times New Roman" w:hAnsi="Times New Roman"/>
                <w:sz w:val="36"/>
                <w:szCs w:val="36"/>
              </w:rPr>
              <w:t xml:space="preserve"> </w:t>
            </w:r>
            <w:proofErr w:type="spellStart"/>
            <w:r w:rsidR="00784C53">
              <w:rPr>
                <w:rFonts w:ascii="Times New Roman" w:eastAsiaTheme="minorEastAsia" w:hAnsi="Times New Roman" w:hint="eastAsia"/>
                <w:sz w:val="36"/>
                <w:szCs w:val="36"/>
                <w:lang w:eastAsia="zh-CN"/>
              </w:rPr>
              <w:t>PhaseB</w:t>
            </w:r>
            <w:proofErr w:type="spellEnd"/>
            <w:r w:rsidR="00BA743C">
              <w:t xml:space="preserve"> </w:t>
            </w:r>
          </w:p>
        </w:tc>
      </w:tr>
    </w:tbl>
    <w:p w14:paraId="47925F12" w14:textId="479BCB40" w:rsidR="008D300A" w:rsidRPr="00C26A90" w:rsidRDefault="008D300A" w:rsidP="00FA5B26">
      <w:pPr>
        <w:tabs>
          <w:tab w:val="left" w:pos="1170"/>
        </w:tabs>
        <w:jc w:val="both"/>
        <w:rPr>
          <w:rFonts w:ascii="Times New Roman" w:hAnsi="Times New Roman"/>
        </w:rPr>
      </w:pPr>
    </w:p>
    <w:p w14:paraId="62ACC17E" w14:textId="63C29805" w:rsidR="008D300A" w:rsidRPr="00C26A90" w:rsidRDefault="008D300A" w:rsidP="00FA5B26">
      <w:pPr>
        <w:jc w:val="both"/>
        <w:rPr>
          <w:rFonts w:ascii="Times New Roman" w:hAnsi="Times New Roman"/>
        </w:rPr>
      </w:pPr>
    </w:p>
    <w:p w14:paraId="3B4EEC68" w14:textId="77777777" w:rsidR="00D157D1" w:rsidRPr="00C26A90" w:rsidRDefault="00D157D1" w:rsidP="00FA5B26">
      <w:pPr>
        <w:jc w:val="both"/>
        <w:rPr>
          <w:rFonts w:ascii="Times New Roman" w:hAnsi="Times New Roman"/>
        </w:rPr>
      </w:pPr>
    </w:p>
    <w:p w14:paraId="327063F6" w14:textId="1CB7A751" w:rsidR="008D300A" w:rsidRPr="00C26A90" w:rsidRDefault="008D300A" w:rsidP="00FA5B26">
      <w:pPr>
        <w:jc w:val="both"/>
        <w:rPr>
          <w:rFonts w:ascii="Times New Roman" w:hAnsi="Times New Roman"/>
        </w:rPr>
      </w:pPr>
    </w:p>
    <w:p w14:paraId="4C9A84D3" w14:textId="5EE6678B" w:rsidR="008D300A" w:rsidRPr="00C26A90" w:rsidRDefault="008D300A" w:rsidP="00FA5B26">
      <w:pPr>
        <w:jc w:val="both"/>
        <w:rPr>
          <w:rFonts w:ascii="Times New Roman" w:hAnsi="Times New Roman"/>
        </w:rPr>
      </w:pPr>
    </w:p>
    <w:p w14:paraId="481F37FB" w14:textId="70B37504" w:rsidR="008D300A" w:rsidRPr="00C26A90" w:rsidRDefault="008D300A" w:rsidP="00FA5B26">
      <w:pPr>
        <w:jc w:val="both"/>
        <w:rPr>
          <w:rFonts w:ascii="Times New Roman" w:hAnsi="Times New Roman"/>
        </w:rPr>
      </w:pPr>
    </w:p>
    <w:tbl>
      <w:tblPr>
        <w:tblpPr w:leftFromText="181" w:rightFromText="181" w:vertAnchor="page" w:horzAnchor="margin" w:tblpY="96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146"/>
      </w:tblGrid>
      <w:tr w:rsidR="00874392" w:rsidRPr="00C26A90" w14:paraId="25403CFA" w14:textId="77777777" w:rsidTr="52BF64D7">
        <w:tc>
          <w:tcPr>
            <w:tcW w:w="2405" w:type="dxa"/>
          </w:tcPr>
          <w:p w14:paraId="71348E4A" w14:textId="77777777" w:rsidR="00874392" w:rsidRPr="002A7DFD" w:rsidRDefault="00874392" w:rsidP="00FA5B26">
            <w:pPr>
              <w:jc w:val="both"/>
              <w:rPr>
                <w:rFonts w:ascii="Times New Roman" w:hAnsi="Times New Roman"/>
                <w:b/>
                <w:i/>
                <w:sz w:val="24"/>
              </w:rPr>
            </w:pPr>
            <w:r w:rsidRPr="002A7DFD">
              <w:rPr>
                <w:rFonts w:ascii="Times New Roman" w:hAnsi="Times New Roman"/>
                <w:b/>
                <w:i/>
                <w:noProof/>
                <w:color w:val="2B579A"/>
                <w:sz w:val="24"/>
                <w:shd w:val="clear" w:color="auto" w:fill="E6E6E6"/>
                <w:lang w:val="en-IN" w:eastAsia="en-IN"/>
              </w:rPr>
              <mc:AlternateContent>
                <mc:Choice Requires="wps">
                  <w:drawing>
                    <wp:anchor distT="0" distB="0" distL="114300" distR="114300" simplePos="0" relativeHeight="251658240" behindDoc="0" locked="0" layoutInCell="1" allowOverlap="1" wp14:anchorId="297D7624" wp14:editId="4D2A0F34">
                      <wp:simplePos x="0" y="0"/>
                      <wp:positionH relativeFrom="column">
                        <wp:posOffset>-1602105</wp:posOffset>
                      </wp:positionH>
                      <wp:positionV relativeFrom="paragraph">
                        <wp:posOffset>-6506845</wp:posOffset>
                      </wp:positionV>
                      <wp:extent cx="8001000" cy="114300"/>
                      <wp:effectExtent l="7620" t="8255" r="11430" b="1079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14300"/>
                              </a:xfrm>
                              <a:prstGeom prst="rect">
                                <a:avLst/>
                              </a:prstGeom>
                              <a:solidFill>
                                <a:srgbClr val="5C81AA"/>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06373F41" id="Rectangle 23" o:spid="_x0000_s1026" style="position:absolute;margin-left:-126.15pt;margin-top:-512.35pt;width:630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" fillcolor="#5c81aa"/>
                  </w:pict>
                </mc:Fallback>
              </mc:AlternateContent>
            </w:r>
            <w:r w:rsidRPr="002A7DFD">
              <w:rPr>
                <w:rFonts w:ascii="Times New Roman" w:hAnsi="Times New Roman"/>
                <w:b/>
                <w:i/>
                <w:sz w:val="24"/>
              </w:rPr>
              <w:t>Document Reference</w:t>
            </w:r>
          </w:p>
        </w:tc>
        <w:tc>
          <w:tcPr>
            <w:tcW w:w="6146" w:type="dxa"/>
          </w:tcPr>
          <w:p w14:paraId="08439F3B" w14:textId="2DF049B4" w:rsidR="00874392" w:rsidRPr="002A7DFD" w:rsidRDefault="27BD2CD7" w:rsidP="52BF64D7">
            <w:pPr>
              <w:jc w:val="both"/>
              <w:rPr>
                <w:rFonts w:ascii="Times New Roman" w:hAnsi="Times New Roman"/>
                <w:sz w:val="24"/>
              </w:rPr>
            </w:pPr>
            <w:proofErr w:type="gramStart"/>
            <w:r w:rsidRPr="52BF64D7">
              <w:rPr>
                <w:rFonts w:ascii="Times New Roman" w:hAnsi="Times New Roman"/>
                <w:b/>
                <w:bCs/>
                <w:sz w:val="24"/>
                <w:lang w:val="fr-FR"/>
              </w:rPr>
              <w:t>xxxx</w:t>
            </w:r>
            <w:proofErr w:type="gramEnd"/>
            <w:r w:rsidR="790AC320" w:rsidRPr="52BF64D7">
              <w:rPr>
                <w:rFonts w:ascii="Times New Roman" w:hAnsi="Times New Roman"/>
                <w:b/>
                <w:bCs/>
                <w:sz w:val="24"/>
                <w:lang w:val="fr-FR"/>
              </w:rPr>
              <w:t>-FDS-SAMPLEMANAGER-</w:t>
            </w:r>
            <w:r w:rsidR="767A4CDE" w:rsidRPr="52BF64D7">
              <w:rPr>
                <w:rFonts w:ascii="Times New Roman" w:hAnsi="Times New Roman"/>
                <w:b/>
                <w:bCs/>
                <w:sz w:val="24"/>
                <w:lang w:val="fr-FR"/>
              </w:rPr>
              <w:t>B</w:t>
            </w:r>
            <w:r w:rsidR="790AC320" w:rsidRPr="52BF64D7">
              <w:rPr>
                <w:rFonts w:ascii="Times New Roman" w:hAnsi="Times New Roman"/>
                <w:b/>
                <w:bCs/>
                <w:sz w:val="24"/>
                <w:lang w:val="fr-FR"/>
              </w:rPr>
              <w:t>001</w:t>
            </w:r>
          </w:p>
        </w:tc>
      </w:tr>
      <w:tr w:rsidR="00874392" w:rsidRPr="00C26A90" w14:paraId="06F8FB54" w14:textId="77777777" w:rsidTr="52BF64D7">
        <w:tc>
          <w:tcPr>
            <w:tcW w:w="2405" w:type="dxa"/>
          </w:tcPr>
          <w:p w14:paraId="2C70128C"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Version</w:t>
            </w:r>
          </w:p>
        </w:tc>
        <w:tc>
          <w:tcPr>
            <w:tcW w:w="6146" w:type="dxa"/>
          </w:tcPr>
          <w:p w14:paraId="62844286" w14:textId="42924438" w:rsidR="00874392" w:rsidRPr="002A7DFD" w:rsidRDefault="00736613" w:rsidP="00FA5B26">
            <w:pPr>
              <w:jc w:val="both"/>
              <w:rPr>
                <w:rFonts w:ascii="Times New Roman" w:hAnsi="Times New Roman"/>
                <w:sz w:val="24"/>
              </w:rPr>
            </w:pPr>
            <w:r>
              <w:rPr>
                <w:rFonts w:ascii="Times New Roman" w:hAnsi="Times New Roman"/>
                <w:sz w:val="24"/>
              </w:rPr>
              <w:t>1.0</w:t>
            </w:r>
          </w:p>
        </w:tc>
      </w:tr>
      <w:tr w:rsidR="00874392" w:rsidRPr="00C26A90" w14:paraId="0C235118" w14:textId="77777777" w:rsidTr="52BF64D7">
        <w:tc>
          <w:tcPr>
            <w:tcW w:w="2405" w:type="dxa"/>
          </w:tcPr>
          <w:p w14:paraId="18CE8788"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Last updated by</w:t>
            </w:r>
          </w:p>
        </w:tc>
        <w:tc>
          <w:tcPr>
            <w:tcW w:w="6146" w:type="dxa"/>
          </w:tcPr>
          <w:p w14:paraId="463220DB" w14:textId="6CAD1663" w:rsidR="00874392" w:rsidRPr="002A7DFD" w:rsidRDefault="00736613" w:rsidP="00FA5B26">
            <w:pPr>
              <w:jc w:val="both"/>
              <w:rPr>
                <w:rFonts w:ascii="Times New Roman" w:hAnsi="Times New Roman"/>
                <w:sz w:val="24"/>
              </w:rPr>
            </w:pPr>
            <w:proofErr w:type="spellStart"/>
            <w:r>
              <w:rPr>
                <w:rFonts w:ascii="Times New Roman" w:hAnsi="Times New Roman"/>
                <w:sz w:val="24"/>
              </w:rPr>
              <w:t>Zhenjuan.Zhang</w:t>
            </w:r>
            <w:proofErr w:type="spellEnd"/>
            <w:r w:rsidR="00874392" w:rsidRPr="002A7DFD">
              <w:rPr>
                <w:rFonts w:ascii="Times New Roman" w:hAnsi="Times New Roman"/>
                <w:color w:val="2B579A"/>
                <w:sz w:val="24"/>
                <w:shd w:val="clear" w:color="auto" w:fill="E6E6E6"/>
              </w:rPr>
              <w:fldChar w:fldCharType="begin"/>
            </w:r>
            <w:r w:rsidR="00874392" w:rsidRPr="002A7DFD">
              <w:rPr>
                <w:rFonts w:ascii="Times New Roman" w:hAnsi="Times New Roman"/>
                <w:sz w:val="24"/>
              </w:rPr>
              <w:instrText xml:space="preserve"> DOCPROPERTY  Author  \* MERGEFORMAT </w:instrText>
            </w:r>
            <w:r w:rsidR="00874392" w:rsidRPr="002A7DFD">
              <w:rPr>
                <w:rFonts w:ascii="Times New Roman" w:hAnsi="Times New Roman"/>
                <w:color w:val="2B579A"/>
                <w:sz w:val="24"/>
                <w:shd w:val="clear" w:color="auto" w:fill="E6E6E6"/>
              </w:rPr>
              <w:fldChar w:fldCharType="end"/>
            </w:r>
          </w:p>
        </w:tc>
      </w:tr>
      <w:tr w:rsidR="00874392" w:rsidRPr="00C26A90" w14:paraId="0D7F3402" w14:textId="77777777" w:rsidTr="52BF64D7">
        <w:tc>
          <w:tcPr>
            <w:tcW w:w="2405" w:type="dxa"/>
          </w:tcPr>
          <w:p w14:paraId="41EACFE6"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Template Version</w:t>
            </w:r>
          </w:p>
        </w:tc>
        <w:tc>
          <w:tcPr>
            <w:tcW w:w="6146" w:type="dxa"/>
          </w:tcPr>
          <w:p w14:paraId="68367DA6" w14:textId="77777777" w:rsidR="00874392" w:rsidRPr="002A7DFD" w:rsidRDefault="00874392" w:rsidP="00FA5B26">
            <w:pPr>
              <w:jc w:val="both"/>
              <w:rPr>
                <w:rFonts w:ascii="Times New Roman" w:hAnsi="Times New Roman"/>
                <w:sz w:val="24"/>
              </w:rPr>
            </w:pPr>
            <w:r w:rsidRPr="002A7DFD">
              <w:rPr>
                <w:rFonts w:ascii="Times New Roman" w:hAnsi="Times New Roman"/>
                <w:color w:val="2B579A"/>
                <w:sz w:val="24"/>
                <w:shd w:val="clear" w:color="auto" w:fill="E6E6E6"/>
              </w:rPr>
              <w:fldChar w:fldCharType="begin"/>
            </w:r>
            <w:r w:rsidRPr="002A7DFD">
              <w:rPr>
                <w:rFonts w:ascii="Times New Roman" w:hAnsi="Times New Roman"/>
                <w:sz w:val="24"/>
              </w:rPr>
              <w:instrText xml:space="preserve"> DOCPROPERTY  TemplateVersion  \* MERGEFORMAT </w:instrText>
            </w:r>
            <w:r w:rsidRPr="002A7DFD">
              <w:rPr>
                <w:rFonts w:ascii="Times New Roman" w:hAnsi="Times New Roman"/>
                <w:color w:val="2B579A"/>
                <w:sz w:val="24"/>
                <w:shd w:val="clear" w:color="auto" w:fill="E6E6E6"/>
              </w:rPr>
              <w:fldChar w:fldCharType="separate"/>
            </w:r>
            <w:r w:rsidRPr="002A7DFD">
              <w:rPr>
                <w:rFonts w:ascii="Times New Roman" w:hAnsi="Times New Roman"/>
                <w:sz w:val="24"/>
              </w:rPr>
              <w:t>1.0-0</w:t>
            </w:r>
            <w:r w:rsidRPr="002A7DFD">
              <w:rPr>
                <w:rFonts w:ascii="Times New Roman" w:hAnsi="Times New Roman"/>
                <w:color w:val="2B579A"/>
                <w:sz w:val="24"/>
                <w:shd w:val="clear" w:color="auto" w:fill="E6E6E6"/>
              </w:rPr>
              <w:fldChar w:fldCharType="end"/>
            </w:r>
          </w:p>
        </w:tc>
      </w:tr>
      <w:tr w:rsidR="00874392" w:rsidRPr="00C26A90" w14:paraId="06AF50F3" w14:textId="77777777" w:rsidTr="52BF64D7">
        <w:trPr>
          <w:trHeight w:val="203"/>
        </w:trPr>
        <w:tc>
          <w:tcPr>
            <w:tcW w:w="2405" w:type="dxa"/>
          </w:tcPr>
          <w:p w14:paraId="63FAD703"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Date</w:t>
            </w:r>
          </w:p>
        </w:tc>
        <w:tc>
          <w:tcPr>
            <w:tcW w:w="6146" w:type="dxa"/>
          </w:tcPr>
          <w:p w14:paraId="29178753" w14:textId="3EC9D6E3" w:rsidR="00874392" w:rsidRPr="002A7DFD" w:rsidRDefault="00874392" w:rsidP="0D75D5DB">
            <w:pPr>
              <w:jc w:val="both"/>
              <w:rPr>
                <w:rFonts w:ascii="Times New Roman" w:hAnsi="Times New Roman"/>
                <w:sz w:val="24"/>
              </w:rPr>
            </w:pPr>
          </w:p>
        </w:tc>
      </w:tr>
      <w:tr w:rsidR="00874392" w:rsidRPr="00C26A90" w14:paraId="3541699D" w14:textId="77777777" w:rsidTr="52BF64D7">
        <w:tc>
          <w:tcPr>
            <w:tcW w:w="2405" w:type="dxa"/>
          </w:tcPr>
          <w:p w14:paraId="0EC12CEF"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Status</w:t>
            </w:r>
          </w:p>
        </w:tc>
        <w:tc>
          <w:tcPr>
            <w:tcW w:w="6146" w:type="dxa"/>
          </w:tcPr>
          <w:p w14:paraId="23E57836" w14:textId="52061FA2" w:rsidR="00874392" w:rsidRPr="002A7DFD" w:rsidRDefault="00736613" w:rsidP="00FA5B26">
            <w:pPr>
              <w:jc w:val="both"/>
              <w:rPr>
                <w:rFonts w:ascii="Times New Roman" w:hAnsi="Times New Roman"/>
                <w:sz w:val="24"/>
              </w:rPr>
            </w:pPr>
            <w:r w:rsidRPr="00736613">
              <w:rPr>
                <w:rFonts w:ascii="Times New Roman" w:hAnsi="Times New Roman" w:hint="eastAsia"/>
                <w:sz w:val="24"/>
              </w:rPr>
              <w:t>Draft</w:t>
            </w:r>
          </w:p>
        </w:tc>
      </w:tr>
    </w:tbl>
    <w:p w14:paraId="2F9D1CAE" w14:textId="13EDBE5E" w:rsidR="00874392" w:rsidRPr="00C26A90" w:rsidRDefault="00874392" w:rsidP="00FA5B26">
      <w:pPr>
        <w:jc w:val="both"/>
        <w:rPr>
          <w:rFonts w:ascii="Times New Roman" w:hAnsi="Times New Roman"/>
        </w:rPr>
      </w:pPr>
    </w:p>
    <w:p w14:paraId="6A878117" w14:textId="77777777" w:rsidR="00874392" w:rsidRPr="00C26A90" w:rsidRDefault="00874392" w:rsidP="00FA5B26">
      <w:pPr>
        <w:jc w:val="both"/>
        <w:rPr>
          <w:rFonts w:ascii="Times New Roman" w:hAnsi="Times New Roman"/>
        </w:rPr>
      </w:pPr>
    </w:p>
    <w:p w14:paraId="22ACC609" w14:textId="525F9D9A" w:rsidR="00874392" w:rsidRPr="00C26A90" w:rsidRDefault="00874392" w:rsidP="00FA5B26">
      <w:pPr>
        <w:jc w:val="both"/>
        <w:rPr>
          <w:rFonts w:ascii="Times New Roman" w:hAnsi="Times New Roman"/>
        </w:rPr>
      </w:pPr>
    </w:p>
    <w:p w14:paraId="392E016D" w14:textId="04F81940" w:rsidR="00874392" w:rsidRPr="00C26A90" w:rsidRDefault="00874392" w:rsidP="00FA5B26">
      <w:pPr>
        <w:jc w:val="both"/>
        <w:rPr>
          <w:rFonts w:ascii="Times New Roman" w:hAnsi="Times New Roman"/>
        </w:rPr>
      </w:pPr>
    </w:p>
    <w:p w14:paraId="3CED6858" w14:textId="74E0F4C2" w:rsidR="008D300A" w:rsidRPr="00C26A90" w:rsidRDefault="00874392" w:rsidP="00FA5B26">
      <w:pPr>
        <w:tabs>
          <w:tab w:val="left" w:pos="2411"/>
        </w:tabs>
        <w:jc w:val="both"/>
        <w:rPr>
          <w:rFonts w:ascii="Times New Roman" w:hAnsi="Times New Roman"/>
        </w:rPr>
      </w:pPr>
      <w:r w:rsidRPr="00C26A90">
        <w:rPr>
          <w:rFonts w:ascii="Times New Roman" w:hAnsi="Times New Roman"/>
        </w:rPr>
        <w:tab/>
      </w:r>
    </w:p>
    <w:p w14:paraId="751AADD6" w14:textId="00E36E2B" w:rsidR="00874392" w:rsidRPr="00C26A90" w:rsidRDefault="00874392" w:rsidP="00FA5B26">
      <w:pPr>
        <w:tabs>
          <w:tab w:val="left" w:pos="2411"/>
        </w:tabs>
        <w:jc w:val="both"/>
        <w:rPr>
          <w:rFonts w:ascii="Times New Roman" w:hAnsi="Times New Roman"/>
        </w:rPr>
      </w:pPr>
    </w:p>
    <w:p w14:paraId="300606DE" w14:textId="0F63C633" w:rsidR="00874392" w:rsidRPr="00C26A90" w:rsidRDefault="00874392" w:rsidP="00FA5B26">
      <w:pPr>
        <w:tabs>
          <w:tab w:val="left" w:pos="2411"/>
        </w:tabs>
        <w:jc w:val="both"/>
        <w:rPr>
          <w:rFonts w:ascii="Times New Roman" w:hAnsi="Times New Roman"/>
        </w:rPr>
      </w:pPr>
    </w:p>
    <w:p w14:paraId="01B74D20" w14:textId="28903DAE" w:rsidR="00874392" w:rsidRPr="00C26A90" w:rsidRDefault="00874392" w:rsidP="00FA5B26">
      <w:pPr>
        <w:tabs>
          <w:tab w:val="left" w:pos="2411"/>
        </w:tabs>
        <w:jc w:val="both"/>
        <w:rPr>
          <w:rFonts w:ascii="Times New Roman" w:hAnsi="Times New Roman"/>
        </w:rPr>
      </w:pPr>
    </w:p>
    <w:p w14:paraId="409B12FA" w14:textId="09D574FB" w:rsidR="00874392" w:rsidRPr="00C26A90" w:rsidRDefault="00874392" w:rsidP="00FA5B26">
      <w:pPr>
        <w:tabs>
          <w:tab w:val="left" w:pos="2411"/>
        </w:tabs>
        <w:jc w:val="both"/>
        <w:rPr>
          <w:rFonts w:ascii="Times New Roman" w:hAnsi="Times New Roman"/>
        </w:rPr>
      </w:pPr>
    </w:p>
    <w:p w14:paraId="5CF58358" w14:textId="4E53A7C5" w:rsidR="00874392" w:rsidRPr="00C26A90" w:rsidRDefault="00874392" w:rsidP="00FA5B26">
      <w:pPr>
        <w:tabs>
          <w:tab w:val="left" w:pos="2411"/>
        </w:tabs>
        <w:jc w:val="both"/>
        <w:rPr>
          <w:rFonts w:ascii="Times New Roman" w:hAnsi="Times New Roman"/>
        </w:rPr>
      </w:pPr>
    </w:p>
    <w:p w14:paraId="7A580814" w14:textId="3DF6D0D0" w:rsidR="00874392" w:rsidRPr="00C26A90" w:rsidRDefault="00874392" w:rsidP="00FA5B26">
      <w:pPr>
        <w:tabs>
          <w:tab w:val="left" w:pos="2411"/>
        </w:tabs>
        <w:jc w:val="both"/>
        <w:rPr>
          <w:rFonts w:ascii="Times New Roman" w:hAnsi="Times New Roman"/>
        </w:rPr>
      </w:pPr>
    </w:p>
    <w:p w14:paraId="40B583CB" w14:textId="2F191273" w:rsidR="00874392" w:rsidRPr="00C26A90" w:rsidRDefault="00874392" w:rsidP="00FA5B26">
      <w:pPr>
        <w:tabs>
          <w:tab w:val="left" w:pos="2411"/>
        </w:tabs>
        <w:jc w:val="both"/>
        <w:rPr>
          <w:rFonts w:ascii="Times New Roman" w:hAnsi="Times New Roman"/>
        </w:rPr>
      </w:pPr>
    </w:p>
    <w:p w14:paraId="6FE59A98" w14:textId="4BFB50D4" w:rsidR="00874392" w:rsidRPr="00C26A90" w:rsidRDefault="00874392" w:rsidP="00FA5B26">
      <w:pPr>
        <w:tabs>
          <w:tab w:val="left" w:pos="2411"/>
        </w:tabs>
        <w:jc w:val="both"/>
        <w:rPr>
          <w:rFonts w:ascii="Times New Roman" w:hAnsi="Times New Roman"/>
        </w:rPr>
      </w:pPr>
    </w:p>
    <w:p w14:paraId="0358A531" w14:textId="167C58F6" w:rsidR="00874392" w:rsidRPr="00C26A90" w:rsidRDefault="00874392" w:rsidP="00FA5B26">
      <w:pPr>
        <w:tabs>
          <w:tab w:val="left" w:pos="2411"/>
        </w:tabs>
        <w:jc w:val="both"/>
        <w:rPr>
          <w:rFonts w:ascii="Times New Roman" w:hAnsi="Times New Roman"/>
        </w:rPr>
      </w:pPr>
    </w:p>
    <w:p w14:paraId="3B6DA371" w14:textId="7C7F84F7" w:rsidR="00874392" w:rsidRPr="00C26A90" w:rsidRDefault="00874392" w:rsidP="00FA5B26">
      <w:pPr>
        <w:tabs>
          <w:tab w:val="left" w:pos="2411"/>
        </w:tabs>
        <w:jc w:val="both"/>
        <w:rPr>
          <w:rFonts w:ascii="Times New Roman" w:hAnsi="Times New Roman"/>
        </w:rPr>
      </w:pPr>
    </w:p>
    <w:p w14:paraId="431CEF17" w14:textId="526B8CBD" w:rsidR="00874392" w:rsidRPr="00C26A90" w:rsidRDefault="00874392" w:rsidP="00FA5B26">
      <w:pPr>
        <w:tabs>
          <w:tab w:val="left" w:pos="2411"/>
        </w:tabs>
        <w:jc w:val="both"/>
        <w:rPr>
          <w:rFonts w:ascii="Times New Roman" w:hAnsi="Times New Roman"/>
        </w:rPr>
      </w:pPr>
    </w:p>
    <w:p w14:paraId="0303050E" w14:textId="5B8C98C9" w:rsidR="00874392" w:rsidRPr="00C26A90" w:rsidRDefault="00874392" w:rsidP="00FA5B26">
      <w:pPr>
        <w:tabs>
          <w:tab w:val="left" w:pos="2411"/>
        </w:tabs>
        <w:jc w:val="both"/>
        <w:rPr>
          <w:rFonts w:ascii="Times New Roman" w:hAnsi="Times New Roman"/>
        </w:rPr>
      </w:pPr>
    </w:p>
    <w:p w14:paraId="3BCE3248" w14:textId="26A3CFCC" w:rsidR="00874392" w:rsidRPr="00C26A90" w:rsidRDefault="00874392" w:rsidP="00FA5B26">
      <w:pPr>
        <w:tabs>
          <w:tab w:val="left" w:pos="2411"/>
        </w:tabs>
        <w:jc w:val="both"/>
        <w:rPr>
          <w:rFonts w:ascii="Times New Roman" w:hAnsi="Times New Roman"/>
        </w:rPr>
      </w:pPr>
    </w:p>
    <w:p w14:paraId="75677E20" w14:textId="074278AA" w:rsidR="00874392" w:rsidRPr="00C26A90" w:rsidRDefault="00874392" w:rsidP="00FA5B26">
      <w:pPr>
        <w:tabs>
          <w:tab w:val="left" w:pos="2411"/>
        </w:tabs>
        <w:jc w:val="both"/>
        <w:rPr>
          <w:rFonts w:ascii="Times New Roman" w:hAnsi="Times New Roman"/>
        </w:rPr>
      </w:pPr>
    </w:p>
    <w:p w14:paraId="1C1BCC81" w14:textId="6BF7BC6A" w:rsidR="00874392" w:rsidRPr="00C26A90" w:rsidRDefault="00874392" w:rsidP="00FA5B26">
      <w:pPr>
        <w:tabs>
          <w:tab w:val="left" w:pos="2411"/>
        </w:tabs>
        <w:jc w:val="both"/>
        <w:rPr>
          <w:rFonts w:ascii="Times New Roman" w:hAnsi="Times New Roman"/>
        </w:rPr>
      </w:pPr>
    </w:p>
    <w:p w14:paraId="1A041C5B" w14:textId="7E9895BD" w:rsidR="00874392" w:rsidRPr="00C26A90" w:rsidRDefault="00874392" w:rsidP="00FA5B26">
      <w:pPr>
        <w:tabs>
          <w:tab w:val="left" w:pos="2411"/>
        </w:tabs>
        <w:jc w:val="both"/>
        <w:rPr>
          <w:rFonts w:ascii="Times New Roman" w:hAnsi="Times New Roman"/>
        </w:rPr>
      </w:pPr>
    </w:p>
    <w:p w14:paraId="3EB5627B" w14:textId="61366297" w:rsidR="00874392" w:rsidRPr="00C26A90" w:rsidRDefault="00874392" w:rsidP="00FA5B26">
      <w:pPr>
        <w:tabs>
          <w:tab w:val="left" w:pos="2411"/>
        </w:tabs>
        <w:jc w:val="both"/>
        <w:rPr>
          <w:rFonts w:ascii="Times New Roman" w:hAnsi="Times New Roman"/>
        </w:rPr>
      </w:pPr>
    </w:p>
    <w:p w14:paraId="7E713403" w14:textId="5E17F7DD" w:rsidR="00874392" w:rsidRPr="00C26A90" w:rsidRDefault="00874392" w:rsidP="00FA5B26">
      <w:pPr>
        <w:tabs>
          <w:tab w:val="left" w:pos="2411"/>
        </w:tabs>
        <w:jc w:val="both"/>
        <w:rPr>
          <w:rFonts w:ascii="Times New Roman" w:hAnsi="Times New Roman"/>
        </w:rPr>
      </w:pPr>
    </w:p>
    <w:p w14:paraId="588CBE5D" w14:textId="39FB4285" w:rsidR="00874392" w:rsidRPr="00C26A90" w:rsidRDefault="00874392" w:rsidP="00FA5B26">
      <w:pPr>
        <w:tabs>
          <w:tab w:val="left" w:pos="2411"/>
        </w:tabs>
        <w:jc w:val="both"/>
        <w:rPr>
          <w:rFonts w:ascii="Times New Roman" w:hAnsi="Times New Roman"/>
        </w:rPr>
      </w:pPr>
    </w:p>
    <w:tbl>
      <w:tblPr>
        <w:tblStyle w:val="af2"/>
        <w:tblpPr w:leftFromText="180" w:rightFromText="180" w:vertAnchor="text" w:horzAnchor="margin" w:tblpY="-42"/>
        <w:tblW w:w="0" w:type="auto"/>
        <w:tblLook w:val="01E0" w:firstRow="1" w:lastRow="1" w:firstColumn="1" w:lastColumn="1" w:noHBand="0" w:noVBand="0"/>
      </w:tblPr>
      <w:tblGrid>
        <w:gridCol w:w="1710"/>
        <w:gridCol w:w="1942"/>
        <w:gridCol w:w="1653"/>
        <w:gridCol w:w="2250"/>
        <w:gridCol w:w="1710"/>
      </w:tblGrid>
      <w:tr w:rsidR="00E5313F" w:rsidRPr="00C26A90" w14:paraId="46E0B67D" w14:textId="77777777" w:rsidTr="00000908">
        <w:trPr>
          <w:trHeight w:val="421"/>
        </w:trPr>
        <w:tc>
          <w:tcPr>
            <w:tcW w:w="9265" w:type="dxa"/>
            <w:gridSpan w:val="5"/>
            <w:hideMark/>
          </w:tcPr>
          <w:p w14:paraId="35DEFEC6" w14:textId="0CABF4E6" w:rsidR="00E5313F" w:rsidRPr="00C26A90" w:rsidRDefault="00A151F1" w:rsidP="00FA5B26">
            <w:pPr>
              <w:jc w:val="both"/>
              <w:rPr>
                <w:rFonts w:ascii="Times New Roman" w:hAnsi="Times New Roman"/>
                <w:b/>
                <w:sz w:val="24"/>
                <w:szCs w:val="40"/>
              </w:rPr>
            </w:pPr>
            <w:proofErr w:type="spellStart"/>
            <w:r>
              <w:rPr>
                <w:rFonts w:ascii="Times New Roman" w:eastAsiaTheme="minorEastAsia" w:hAnsi="Times New Roman" w:hint="eastAsia"/>
                <w:b/>
                <w:sz w:val="24"/>
                <w:szCs w:val="40"/>
                <w:lang w:eastAsia="zh-CN"/>
              </w:rPr>
              <w:t>chuxia</w:t>
            </w:r>
            <w:r w:rsidR="00E5313F" w:rsidRPr="00C26A90">
              <w:rPr>
                <w:rFonts w:ascii="Times New Roman" w:hAnsi="Times New Roman"/>
                <w:b/>
                <w:sz w:val="24"/>
                <w:szCs w:val="40"/>
              </w:rPr>
              <w:t>Document</w:t>
            </w:r>
            <w:proofErr w:type="spellEnd"/>
            <w:r w:rsidR="00E5313F" w:rsidRPr="00C26A90">
              <w:rPr>
                <w:rFonts w:ascii="Times New Roman" w:hAnsi="Times New Roman"/>
                <w:b/>
                <w:sz w:val="24"/>
                <w:szCs w:val="40"/>
              </w:rPr>
              <w:t xml:space="preserve"> Signoff</w:t>
            </w:r>
          </w:p>
        </w:tc>
      </w:tr>
      <w:tr w:rsidR="00E5313F" w:rsidRPr="00C26A90" w14:paraId="0BAAD29F" w14:textId="77777777" w:rsidTr="000156D2">
        <w:trPr>
          <w:trHeight w:val="421"/>
        </w:trPr>
        <w:tc>
          <w:tcPr>
            <w:tcW w:w="1710" w:type="dxa"/>
            <w:hideMark/>
          </w:tcPr>
          <w:p w14:paraId="35C5BAF8"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Name</w:t>
            </w:r>
          </w:p>
        </w:tc>
        <w:tc>
          <w:tcPr>
            <w:tcW w:w="1942" w:type="dxa"/>
            <w:hideMark/>
          </w:tcPr>
          <w:p w14:paraId="7DA28299"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Position</w:t>
            </w:r>
          </w:p>
        </w:tc>
        <w:tc>
          <w:tcPr>
            <w:tcW w:w="1653" w:type="dxa"/>
            <w:hideMark/>
          </w:tcPr>
          <w:p w14:paraId="5E7924D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Company</w:t>
            </w:r>
          </w:p>
        </w:tc>
        <w:tc>
          <w:tcPr>
            <w:tcW w:w="2250" w:type="dxa"/>
            <w:hideMark/>
          </w:tcPr>
          <w:p w14:paraId="688800B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Signature</w:t>
            </w:r>
          </w:p>
        </w:tc>
        <w:tc>
          <w:tcPr>
            <w:tcW w:w="1710" w:type="dxa"/>
            <w:hideMark/>
          </w:tcPr>
          <w:p w14:paraId="44910CF4"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Date</w:t>
            </w:r>
          </w:p>
        </w:tc>
      </w:tr>
      <w:tr w:rsidR="00000908" w:rsidRPr="00C26A90" w14:paraId="60E441ED" w14:textId="77777777" w:rsidTr="00523C29">
        <w:trPr>
          <w:trHeight w:val="827"/>
        </w:trPr>
        <w:tc>
          <w:tcPr>
            <w:tcW w:w="1710" w:type="dxa"/>
          </w:tcPr>
          <w:p w14:paraId="335ED968" w14:textId="177D26AE" w:rsidR="00000908" w:rsidRPr="00C26A90" w:rsidRDefault="00000908" w:rsidP="00FA5B26">
            <w:pPr>
              <w:jc w:val="both"/>
              <w:rPr>
                <w:rFonts w:ascii="Times New Roman" w:hAnsi="Times New Roman"/>
                <w:sz w:val="24"/>
                <w:lang w:val="fr-FR"/>
              </w:rPr>
            </w:pPr>
          </w:p>
        </w:tc>
        <w:tc>
          <w:tcPr>
            <w:tcW w:w="1942" w:type="dxa"/>
          </w:tcPr>
          <w:p w14:paraId="58C734BC" w14:textId="1C4B8013" w:rsidR="00000908" w:rsidRPr="00C26A90" w:rsidRDefault="00000908" w:rsidP="00FA5B26">
            <w:pPr>
              <w:jc w:val="both"/>
              <w:rPr>
                <w:rFonts w:ascii="Times New Roman" w:hAnsi="Times New Roman"/>
                <w:sz w:val="24"/>
                <w:szCs w:val="40"/>
              </w:rPr>
            </w:pPr>
          </w:p>
        </w:tc>
        <w:tc>
          <w:tcPr>
            <w:tcW w:w="1653" w:type="dxa"/>
          </w:tcPr>
          <w:p w14:paraId="07885FCC" w14:textId="30ADF2E1" w:rsidR="00000908" w:rsidRPr="00C26A90" w:rsidRDefault="00000908" w:rsidP="00FA5B26">
            <w:pPr>
              <w:jc w:val="both"/>
              <w:rPr>
                <w:rFonts w:ascii="Times New Roman" w:hAnsi="Times New Roman"/>
                <w:sz w:val="24"/>
                <w:szCs w:val="40"/>
              </w:rPr>
            </w:pPr>
          </w:p>
        </w:tc>
        <w:tc>
          <w:tcPr>
            <w:tcW w:w="2250" w:type="dxa"/>
          </w:tcPr>
          <w:p w14:paraId="73EDDC05" w14:textId="77777777" w:rsidR="00000908" w:rsidRPr="00C26A90" w:rsidRDefault="00000908" w:rsidP="00FA5B26">
            <w:pPr>
              <w:jc w:val="both"/>
              <w:rPr>
                <w:rFonts w:ascii="Times New Roman" w:hAnsi="Times New Roman"/>
                <w:sz w:val="24"/>
                <w:szCs w:val="40"/>
              </w:rPr>
            </w:pPr>
          </w:p>
        </w:tc>
        <w:tc>
          <w:tcPr>
            <w:tcW w:w="1710" w:type="dxa"/>
          </w:tcPr>
          <w:p w14:paraId="15CFD327" w14:textId="63028D26" w:rsidR="00000908" w:rsidRPr="00C26A90" w:rsidRDefault="00000908" w:rsidP="00FA5B26">
            <w:pPr>
              <w:jc w:val="both"/>
              <w:rPr>
                <w:rFonts w:ascii="Times New Roman" w:hAnsi="Times New Roman"/>
                <w:sz w:val="24"/>
                <w:szCs w:val="40"/>
              </w:rPr>
            </w:pPr>
          </w:p>
        </w:tc>
      </w:tr>
      <w:tr w:rsidR="00000908" w:rsidRPr="00C26A90" w14:paraId="78990134" w14:textId="77777777" w:rsidTr="000156D2">
        <w:trPr>
          <w:trHeight w:val="800"/>
        </w:trPr>
        <w:tc>
          <w:tcPr>
            <w:tcW w:w="1710" w:type="dxa"/>
          </w:tcPr>
          <w:p w14:paraId="07205949" w14:textId="42DF38AA" w:rsidR="00000908" w:rsidRPr="00C26A90" w:rsidRDefault="00000908" w:rsidP="00FA5B26">
            <w:pPr>
              <w:jc w:val="both"/>
              <w:rPr>
                <w:rFonts w:ascii="Times New Roman" w:hAnsi="Times New Roman"/>
                <w:sz w:val="24"/>
                <w:lang w:val="fr-FR"/>
              </w:rPr>
            </w:pPr>
          </w:p>
        </w:tc>
        <w:tc>
          <w:tcPr>
            <w:tcW w:w="1942" w:type="dxa"/>
          </w:tcPr>
          <w:p w14:paraId="7F0DFF23" w14:textId="6D1111A8" w:rsidR="00000908" w:rsidRPr="00C26A90" w:rsidRDefault="00000908" w:rsidP="00FA5B26">
            <w:pPr>
              <w:jc w:val="both"/>
              <w:rPr>
                <w:rFonts w:ascii="Times New Roman" w:hAnsi="Times New Roman"/>
                <w:sz w:val="24"/>
                <w:szCs w:val="40"/>
              </w:rPr>
            </w:pPr>
          </w:p>
        </w:tc>
        <w:tc>
          <w:tcPr>
            <w:tcW w:w="1653" w:type="dxa"/>
          </w:tcPr>
          <w:p w14:paraId="5701D5B4" w14:textId="3741A985" w:rsidR="00000908" w:rsidRPr="00C26A90" w:rsidRDefault="00000908" w:rsidP="00FA5B26">
            <w:pPr>
              <w:jc w:val="both"/>
              <w:rPr>
                <w:rFonts w:ascii="Times New Roman" w:hAnsi="Times New Roman"/>
                <w:sz w:val="24"/>
                <w:szCs w:val="40"/>
              </w:rPr>
            </w:pPr>
          </w:p>
        </w:tc>
        <w:tc>
          <w:tcPr>
            <w:tcW w:w="2250" w:type="dxa"/>
          </w:tcPr>
          <w:p w14:paraId="6FBBC65C" w14:textId="77777777" w:rsidR="00000908" w:rsidRPr="00C26A90" w:rsidRDefault="00000908" w:rsidP="00FA5B26">
            <w:pPr>
              <w:jc w:val="both"/>
              <w:rPr>
                <w:rFonts w:ascii="Times New Roman" w:hAnsi="Times New Roman"/>
                <w:sz w:val="24"/>
                <w:szCs w:val="40"/>
              </w:rPr>
            </w:pPr>
          </w:p>
        </w:tc>
        <w:tc>
          <w:tcPr>
            <w:tcW w:w="1710" w:type="dxa"/>
          </w:tcPr>
          <w:p w14:paraId="7C703B1F" w14:textId="7D6390ED" w:rsidR="00000908" w:rsidRPr="00C26A90" w:rsidRDefault="00000908" w:rsidP="00FA5B26">
            <w:pPr>
              <w:jc w:val="both"/>
              <w:rPr>
                <w:rFonts w:ascii="Times New Roman" w:hAnsi="Times New Roman"/>
                <w:sz w:val="24"/>
                <w:szCs w:val="40"/>
              </w:rPr>
            </w:pPr>
          </w:p>
        </w:tc>
      </w:tr>
      <w:tr w:rsidR="00000908" w:rsidRPr="00C26A90" w14:paraId="6776B203" w14:textId="77777777" w:rsidTr="000156D2">
        <w:trPr>
          <w:trHeight w:val="1017"/>
        </w:trPr>
        <w:tc>
          <w:tcPr>
            <w:tcW w:w="1710" w:type="dxa"/>
          </w:tcPr>
          <w:p w14:paraId="529D1A3A" w14:textId="7B36EDD2" w:rsidR="00000908" w:rsidRPr="00C26A90" w:rsidRDefault="00000908" w:rsidP="00FA5B26">
            <w:pPr>
              <w:jc w:val="both"/>
              <w:rPr>
                <w:rFonts w:ascii="Times New Roman" w:hAnsi="Times New Roman"/>
                <w:sz w:val="24"/>
                <w:lang w:val="fr-FR"/>
              </w:rPr>
            </w:pPr>
          </w:p>
        </w:tc>
        <w:tc>
          <w:tcPr>
            <w:tcW w:w="1942" w:type="dxa"/>
          </w:tcPr>
          <w:p w14:paraId="70040214" w14:textId="405E42D6" w:rsidR="00000908" w:rsidRPr="00C26A90" w:rsidRDefault="00000908" w:rsidP="00FA5B26">
            <w:pPr>
              <w:jc w:val="both"/>
              <w:rPr>
                <w:rFonts w:ascii="Times New Roman" w:hAnsi="Times New Roman"/>
                <w:sz w:val="24"/>
                <w:szCs w:val="40"/>
              </w:rPr>
            </w:pPr>
          </w:p>
        </w:tc>
        <w:tc>
          <w:tcPr>
            <w:tcW w:w="1653" w:type="dxa"/>
          </w:tcPr>
          <w:p w14:paraId="64D09F64" w14:textId="088DBB7C" w:rsidR="00000908" w:rsidRPr="00C26A90" w:rsidRDefault="00000908" w:rsidP="00FA5B26">
            <w:pPr>
              <w:jc w:val="both"/>
              <w:rPr>
                <w:rFonts w:ascii="Times New Roman" w:hAnsi="Times New Roman"/>
                <w:sz w:val="24"/>
                <w:szCs w:val="40"/>
              </w:rPr>
            </w:pPr>
          </w:p>
        </w:tc>
        <w:tc>
          <w:tcPr>
            <w:tcW w:w="2250" w:type="dxa"/>
          </w:tcPr>
          <w:p w14:paraId="5606E608" w14:textId="77777777" w:rsidR="00000908" w:rsidRPr="00C26A90" w:rsidRDefault="00000908" w:rsidP="00FA5B26">
            <w:pPr>
              <w:jc w:val="both"/>
              <w:rPr>
                <w:rFonts w:ascii="Times New Roman" w:hAnsi="Times New Roman"/>
                <w:sz w:val="24"/>
                <w:szCs w:val="40"/>
              </w:rPr>
            </w:pPr>
          </w:p>
        </w:tc>
        <w:tc>
          <w:tcPr>
            <w:tcW w:w="1710" w:type="dxa"/>
          </w:tcPr>
          <w:p w14:paraId="327FAF59" w14:textId="3910D6A2" w:rsidR="00000908" w:rsidRPr="00C26A90" w:rsidRDefault="00000908" w:rsidP="00FA5B26">
            <w:pPr>
              <w:jc w:val="both"/>
              <w:rPr>
                <w:rFonts w:ascii="Times New Roman" w:hAnsi="Times New Roman"/>
                <w:sz w:val="24"/>
                <w:szCs w:val="40"/>
              </w:rPr>
            </w:pPr>
          </w:p>
        </w:tc>
      </w:tr>
    </w:tbl>
    <w:p w14:paraId="7733BAF6" w14:textId="09264108" w:rsidR="00874392" w:rsidRPr="00C26A90" w:rsidRDefault="00874392" w:rsidP="00FA5B26">
      <w:pPr>
        <w:tabs>
          <w:tab w:val="left" w:pos="2411"/>
        </w:tabs>
        <w:jc w:val="both"/>
        <w:rPr>
          <w:rFonts w:ascii="Times New Roman" w:hAnsi="Times New Roman"/>
        </w:rPr>
      </w:pPr>
    </w:p>
    <w:p w14:paraId="1B999092" w14:textId="1BE5ADEB" w:rsidR="00874392" w:rsidRPr="00C26A90" w:rsidRDefault="00874392" w:rsidP="00FA5B26">
      <w:pPr>
        <w:tabs>
          <w:tab w:val="left" w:pos="2411"/>
        </w:tabs>
        <w:jc w:val="both"/>
        <w:rPr>
          <w:rFonts w:ascii="Times New Roman" w:hAnsi="Times New Roman"/>
        </w:rPr>
      </w:pPr>
    </w:p>
    <w:p w14:paraId="554DE45D" w14:textId="05834F64" w:rsidR="00874392" w:rsidRPr="00C26A90" w:rsidRDefault="00874392" w:rsidP="00FA5B26">
      <w:pPr>
        <w:tabs>
          <w:tab w:val="left" w:pos="2411"/>
        </w:tabs>
        <w:jc w:val="both"/>
        <w:rPr>
          <w:rFonts w:ascii="Times New Roman" w:hAnsi="Times New Roman"/>
        </w:rPr>
      </w:pPr>
    </w:p>
    <w:p w14:paraId="198960A2" w14:textId="441B7B51" w:rsidR="00874392" w:rsidRPr="00C26A90" w:rsidRDefault="00874392" w:rsidP="00FA5B26">
      <w:pPr>
        <w:tabs>
          <w:tab w:val="left" w:pos="2411"/>
        </w:tabs>
        <w:jc w:val="both"/>
        <w:rPr>
          <w:rFonts w:ascii="Times New Roman" w:hAnsi="Times New Roman"/>
        </w:rPr>
      </w:pPr>
    </w:p>
    <w:p w14:paraId="626B1670" w14:textId="12151EF8" w:rsidR="00874392" w:rsidRPr="00C26A90" w:rsidRDefault="00874392" w:rsidP="00FA5B26">
      <w:pPr>
        <w:tabs>
          <w:tab w:val="left" w:pos="2411"/>
        </w:tabs>
        <w:jc w:val="both"/>
        <w:rPr>
          <w:rFonts w:ascii="Times New Roman" w:hAnsi="Times New Roman"/>
        </w:rPr>
      </w:pPr>
    </w:p>
    <w:p w14:paraId="4F51BDE0" w14:textId="5CCF864A" w:rsidR="00874392" w:rsidRPr="00C26A90" w:rsidRDefault="00874392" w:rsidP="00FA5B26">
      <w:pPr>
        <w:tabs>
          <w:tab w:val="left" w:pos="2411"/>
        </w:tabs>
        <w:jc w:val="both"/>
        <w:rPr>
          <w:rFonts w:ascii="Times New Roman" w:hAnsi="Times New Roman"/>
        </w:rPr>
      </w:pPr>
    </w:p>
    <w:p w14:paraId="205FA7F1" w14:textId="0B5AEB7D" w:rsidR="00874392" w:rsidRPr="00C26A90" w:rsidRDefault="00874392" w:rsidP="00FA5B26">
      <w:pPr>
        <w:tabs>
          <w:tab w:val="left" w:pos="2411"/>
        </w:tabs>
        <w:jc w:val="both"/>
        <w:rPr>
          <w:rFonts w:ascii="Times New Roman" w:hAnsi="Times New Roman"/>
        </w:rPr>
      </w:pPr>
    </w:p>
    <w:p w14:paraId="3A08C379" w14:textId="0A7C1EE5" w:rsidR="00874392" w:rsidRPr="00C26A90" w:rsidRDefault="00874392" w:rsidP="00FA5B26">
      <w:pPr>
        <w:tabs>
          <w:tab w:val="left" w:pos="2411"/>
        </w:tabs>
        <w:jc w:val="both"/>
        <w:rPr>
          <w:rFonts w:ascii="Times New Roman" w:hAnsi="Times New Roman"/>
        </w:rPr>
      </w:pPr>
    </w:p>
    <w:p w14:paraId="30DC5CAC" w14:textId="2476CAA2" w:rsidR="00874392" w:rsidRPr="00C26A90" w:rsidRDefault="00874392" w:rsidP="00FA5B26">
      <w:pPr>
        <w:tabs>
          <w:tab w:val="left" w:pos="2411"/>
        </w:tabs>
        <w:jc w:val="both"/>
        <w:rPr>
          <w:rFonts w:ascii="Times New Roman" w:hAnsi="Times New Roman"/>
        </w:rPr>
      </w:pPr>
    </w:p>
    <w:p w14:paraId="7C4877E6" w14:textId="3398CEC4" w:rsidR="00874392" w:rsidRPr="00C26A90" w:rsidRDefault="00874392" w:rsidP="00FA5B26">
      <w:pPr>
        <w:tabs>
          <w:tab w:val="left" w:pos="2411"/>
        </w:tabs>
        <w:jc w:val="both"/>
        <w:rPr>
          <w:rFonts w:ascii="Times New Roman" w:hAnsi="Times New Roman"/>
        </w:rPr>
      </w:pPr>
    </w:p>
    <w:p w14:paraId="08411291" w14:textId="41A2E5C3" w:rsidR="00874392" w:rsidRPr="00C26A90" w:rsidRDefault="00874392" w:rsidP="00FA5B26">
      <w:pPr>
        <w:tabs>
          <w:tab w:val="left" w:pos="2411"/>
        </w:tabs>
        <w:jc w:val="both"/>
        <w:rPr>
          <w:rFonts w:ascii="Times New Roman" w:hAnsi="Times New Roman"/>
        </w:rPr>
      </w:pPr>
    </w:p>
    <w:p w14:paraId="21553046" w14:textId="542FE7C1" w:rsidR="00874392" w:rsidRPr="00C26A90" w:rsidRDefault="00874392" w:rsidP="00FA5B26">
      <w:pPr>
        <w:tabs>
          <w:tab w:val="left" w:pos="2411"/>
        </w:tabs>
        <w:jc w:val="both"/>
        <w:rPr>
          <w:rFonts w:ascii="Times New Roman" w:hAnsi="Times New Roman"/>
        </w:rPr>
      </w:pPr>
    </w:p>
    <w:p w14:paraId="4CDABDC4" w14:textId="26AB5BF0" w:rsidR="00874392" w:rsidRPr="00C26A90" w:rsidRDefault="00874392" w:rsidP="00FA5B26">
      <w:pPr>
        <w:tabs>
          <w:tab w:val="left" w:pos="2411"/>
        </w:tabs>
        <w:jc w:val="both"/>
        <w:rPr>
          <w:rFonts w:ascii="Times New Roman" w:hAnsi="Times New Roman"/>
        </w:rPr>
      </w:pPr>
    </w:p>
    <w:p w14:paraId="16F2D4B7" w14:textId="4324494A" w:rsidR="00874392" w:rsidRPr="00C26A90" w:rsidRDefault="00874392" w:rsidP="00FA5B26">
      <w:pPr>
        <w:tabs>
          <w:tab w:val="left" w:pos="2411"/>
        </w:tabs>
        <w:jc w:val="both"/>
        <w:rPr>
          <w:rFonts w:ascii="Times New Roman" w:hAnsi="Times New Roman"/>
        </w:rPr>
      </w:pPr>
    </w:p>
    <w:p w14:paraId="382E32F8" w14:textId="4C6DF338" w:rsidR="00874392" w:rsidRPr="00C26A90" w:rsidRDefault="00874392" w:rsidP="00FA5B26">
      <w:pPr>
        <w:tabs>
          <w:tab w:val="left" w:pos="2411"/>
        </w:tabs>
        <w:jc w:val="both"/>
        <w:rPr>
          <w:rFonts w:ascii="Times New Roman" w:hAnsi="Times New Roman"/>
        </w:rPr>
      </w:pPr>
    </w:p>
    <w:p w14:paraId="31188CFA" w14:textId="61474D21" w:rsidR="00874392" w:rsidRPr="00C26A90" w:rsidRDefault="00874392" w:rsidP="00FA5B26">
      <w:pPr>
        <w:tabs>
          <w:tab w:val="left" w:pos="2411"/>
        </w:tabs>
        <w:jc w:val="both"/>
        <w:rPr>
          <w:rFonts w:ascii="Times New Roman" w:hAnsi="Times New Roman"/>
        </w:rPr>
      </w:pPr>
    </w:p>
    <w:p w14:paraId="0766D58A" w14:textId="200DD466" w:rsidR="00874392" w:rsidRPr="00C26A90" w:rsidRDefault="00874392" w:rsidP="00FA5B26">
      <w:pPr>
        <w:tabs>
          <w:tab w:val="left" w:pos="2411"/>
        </w:tabs>
        <w:jc w:val="both"/>
        <w:rPr>
          <w:rFonts w:ascii="Times New Roman" w:hAnsi="Times New Roman"/>
        </w:rPr>
      </w:pPr>
    </w:p>
    <w:p w14:paraId="4D9A0793" w14:textId="6D2C0627" w:rsidR="00874392" w:rsidRPr="00C26A90" w:rsidRDefault="00874392" w:rsidP="00FA5B26">
      <w:pPr>
        <w:tabs>
          <w:tab w:val="left" w:pos="2411"/>
        </w:tabs>
        <w:jc w:val="both"/>
        <w:rPr>
          <w:rFonts w:ascii="Times New Roman" w:hAnsi="Times New Roman"/>
        </w:rPr>
      </w:pPr>
    </w:p>
    <w:p w14:paraId="42A4E07D" w14:textId="7767AADC" w:rsidR="00874392" w:rsidRPr="00C26A90" w:rsidRDefault="00874392" w:rsidP="00FA5B26">
      <w:pPr>
        <w:tabs>
          <w:tab w:val="left" w:pos="2411"/>
        </w:tabs>
        <w:jc w:val="both"/>
        <w:rPr>
          <w:rFonts w:ascii="Times New Roman" w:hAnsi="Times New Roman"/>
        </w:rPr>
      </w:pPr>
    </w:p>
    <w:p w14:paraId="22E0FC93" w14:textId="345995FA" w:rsidR="00BD4138" w:rsidRPr="00C26A90" w:rsidRDefault="00BD4138" w:rsidP="00FA5B26">
      <w:pPr>
        <w:pStyle w:val="1"/>
        <w:jc w:val="both"/>
        <w:rPr>
          <w:rFonts w:ascii="Times New Roman" w:hAnsi="Times New Roman" w:cs="Times New Roman"/>
          <w:b/>
          <w:bCs w:val="0"/>
        </w:rPr>
      </w:pPr>
      <w:bookmarkStart w:id="0" w:name="_Ref811644"/>
      <w:bookmarkStart w:id="1" w:name="_Ref811642"/>
      <w:bookmarkStart w:id="2" w:name="_Ref811628"/>
      <w:bookmarkStart w:id="3" w:name="_Toc517274612"/>
      <w:bookmarkStart w:id="4" w:name="_Toc376341440"/>
      <w:bookmarkStart w:id="5" w:name="_Toc2017834906"/>
      <w:bookmarkStart w:id="6" w:name="_Toc135839029"/>
      <w:bookmarkStart w:id="7" w:name="_Toc198810666"/>
      <w:r w:rsidRPr="00C26A90">
        <w:rPr>
          <w:rFonts w:ascii="Times New Roman" w:hAnsi="Times New Roman" w:cs="Times New Roman"/>
          <w:b/>
          <w:bCs w:val="0"/>
        </w:rPr>
        <w:t>Table of Content</w:t>
      </w:r>
      <w:bookmarkStart w:id="8" w:name="_Toc376341441"/>
      <w:bookmarkEnd w:id="0"/>
      <w:bookmarkEnd w:id="1"/>
      <w:bookmarkEnd w:id="2"/>
      <w:bookmarkEnd w:id="3"/>
      <w:bookmarkEnd w:id="4"/>
      <w:r w:rsidRPr="00C26A90">
        <w:rPr>
          <w:rFonts w:ascii="Times New Roman" w:hAnsi="Times New Roman" w:cs="Times New Roman"/>
          <w:b/>
          <w:bCs w:val="0"/>
        </w:rPr>
        <w:t>s</w:t>
      </w:r>
      <w:bookmarkEnd w:id="5"/>
      <w:bookmarkEnd w:id="6"/>
      <w:bookmarkEnd w:id="7"/>
    </w:p>
    <w:sdt>
      <w:sdtPr>
        <w:rPr>
          <w:rFonts w:asciiTheme="minorHAnsi" w:eastAsia="Times New Roman" w:hAnsiTheme="minorHAnsi" w:cs="Times New Roman"/>
          <w:color w:val="auto"/>
          <w:sz w:val="20"/>
          <w:szCs w:val="20"/>
          <w:lang w:val="zh-CN" w:eastAsia="zh-CN"/>
        </w:rPr>
        <w:id w:val="-942842309"/>
        <w:docPartObj>
          <w:docPartGallery w:val="Table of Contents"/>
          <w:docPartUnique/>
        </w:docPartObj>
      </w:sdtPr>
      <w:sdtEndPr>
        <w:rPr>
          <w:b/>
          <w:bCs/>
          <w:lang w:eastAsia="en-US"/>
        </w:rPr>
      </w:sdtEndPr>
      <w:sdtContent>
        <w:p w14:paraId="062CF098" w14:textId="0993B0A4" w:rsidR="00B27542" w:rsidRDefault="00D25966">
          <w:pPr>
            <w:pStyle w:val="TOC"/>
          </w:pPr>
          <w:r>
            <w:rPr>
              <w:rFonts w:hint="eastAsia"/>
              <w:lang w:val="zh-CN" w:eastAsia="zh-CN"/>
            </w:rPr>
            <w:t>Contents</w:t>
          </w:r>
        </w:p>
        <w:p w14:paraId="3B45FABA" w14:textId="1F4B92EB" w:rsidR="00685A40" w:rsidRDefault="00B27542">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r>
            <w:fldChar w:fldCharType="begin"/>
          </w:r>
          <w:r>
            <w:instrText xml:space="preserve"> TOC \o "1-3" \h \z \u </w:instrText>
          </w:r>
          <w:r>
            <w:fldChar w:fldCharType="separate"/>
          </w:r>
          <w:hyperlink w:anchor="_Toc198810666" w:history="1">
            <w:r w:rsidR="00685A40" w:rsidRPr="007813ED">
              <w:rPr>
                <w:rStyle w:val="a3"/>
                <w:rFonts w:ascii="Times New Roman" w:hAnsi="Times New Roman"/>
                <w:noProof/>
              </w:rPr>
              <w:t>1</w:t>
            </w:r>
            <w:r w:rsidR="00685A40">
              <w:rPr>
                <w:rFonts w:eastAsiaTheme="minorEastAsia" w:cstheme="minorBidi"/>
                <w:b w:val="0"/>
                <w:bCs w:val="0"/>
                <w:caps w:val="0"/>
                <w:noProof/>
                <w:kern w:val="2"/>
                <w:sz w:val="22"/>
                <w:szCs w:val="24"/>
                <w:lang w:val="en-US" w:eastAsia="zh-CN"/>
                <w14:ligatures w14:val="standardContextual"/>
              </w:rPr>
              <w:tab/>
            </w:r>
            <w:r w:rsidR="00685A40" w:rsidRPr="007813ED">
              <w:rPr>
                <w:rStyle w:val="a3"/>
                <w:rFonts w:ascii="Times New Roman" w:hAnsi="Times New Roman"/>
                <w:noProof/>
              </w:rPr>
              <w:t>Table of Contents</w:t>
            </w:r>
            <w:r w:rsidR="00685A40">
              <w:rPr>
                <w:noProof/>
                <w:webHidden/>
              </w:rPr>
              <w:tab/>
            </w:r>
            <w:r w:rsidR="00685A40">
              <w:rPr>
                <w:noProof/>
                <w:webHidden/>
              </w:rPr>
              <w:fldChar w:fldCharType="begin"/>
            </w:r>
            <w:r w:rsidR="00685A40">
              <w:rPr>
                <w:noProof/>
                <w:webHidden/>
              </w:rPr>
              <w:instrText xml:space="preserve"> PAGEREF _Toc198810666 \h </w:instrText>
            </w:r>
            <w:r w:rsidR="00685A40">
              <w:rPr>
                <w:noProof/>
                <w:webHidden/>
              </w:rPr>
            </w:r>
            <w:r w:rsidR="00685A40">
              <w:rPr>
                <w:noProof/>
                <w:webHidden/>
              </w:rPr>
              <w:fldChar w:fldCharType="separate"/>
            </w:r>
            <w:r w:rsidR="0054245F">
              <w:rPr>
                <w:noProof/>
                <w:webHidden/>
              </w:rPr>
              <w:t>3</w:t>
            </w:r>
            <w:r w:rsidR="00685A40">
              <w:rPr>
                <w:noProof/>
                <w:webHidden/>
              </w:rPr>
              <w:fldChar w:fldCharType="end"/>
            </w:r>
          </w:hyperlink>
        </w:p>
        <w:p w14:paraId="06B08379" w14:textId="6819FBD6"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67" w:history="1">
            <w:r w:rsidRPr="007813ED">
              <w:rPr>
                <w:rStyle w:val="a3"/>
                <w:rFonts w:ascii="Times New Roman" w:hAnsi="Times New Roman"/>
                <w:noProof/>
              </w:rPr>
              <w:t>2</w:t>
            </w:r>
            <w:r>
              <w:rPr>
                <w:rFonts w:eastAsiaTheme="minorEastAsia" w:cstheme="minorBidi"/>
                <w:b w:val="0"/>
                <w:bCs w:val="0"/>
                <w:caps w:val="0"/>
                <w:noProof/>
                <w:kern w:val="2"/>
                <w:sz w:val="22"/>
                <w:szCs w:val="24"/>
                <w:lang w:val="en-US" w:eastAsia="zh-CN"/>
                <w14:ligatures w14:val="standardContextual"/>
              </w:rPr>
              <w:tab/>
            </w:r>
            <w:r w:rsidRPr="007813ED">
              <w:rPr>
                <w:rStyle w:val="a3"/>
                <w:rFonts w:ascii="Times New Roman" w:hAnsi="Times New Roman"/>
                <w:noProof/>
              </w:rPr>
              <w:t>Introduction</w:t>
            </w:r>
            <w:r>
              <w:rPr>
                <w:noProof/>
                <w:webHidden/>
              </w:rPr>
              <w:tab/>
            </w:r>
            <w:r>
              <w:rPr>
                <w:noProof/>
                <w:webHidden/>
              </w:rPr>
              <w:fldChar w:fldCharType="begin"/>
            </w:r>
            <w:r>
              <w:rPr>
                <w:noProof/>
                <w:webHidden/>
              </w:rPr>
              <w:instrText xml:space="preserve"> PAGEREF _Toc198810667 \h </w:instrText>
            </w:r>
            <w:r>
              <w:rPr>
                <w:noProof/>
                <w:webHidden/>
              </w:rPr>
            </w:r>
            <w:r>
              <w:rPr>
                <w:noProof/>
                <w:webHidden/>
              </w:rPr>
              <w:fldChar w:fldCharType="separate"/>
            </w:r>
            <w:r w:rsidR="0054245F">
              <w:rPr>
                <w:noProof/>
                <w:webHidden/>
              </w:rPr>
              <w:t>5</w:t>
            </w:r>
            <w:r>
              <w:rPr>
                <w:noProof/>
                <w:webHidden/>
              </w:rPr>
              <w:fldChar w:fldCharType="end"/>
            </w:r>
          </w:hyperlink>
        </w:p>
        <w:p w14:paraId="3CB05A87" w14:textId="56088C6B"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68" w:history="1">
            <w:r w:rsidRPr="007813ED">
              <w:rPr>
                <w:rStyle w:val="a3"/>
                <w:rFonts w:ascii="Times New Roman" w:hAnsi="Times New Roman"/>
                <w:noProof/>
              </w:rPr>
              <w:t>2.1</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This Document</w:t>
            </w:r>
            <w:r>
              <w:rPr>
                <w:noProof/>
                <w:webHidden/>
              </w:rPr>
              <w:tab/>
            </w:r>
            <w:r>
              <w:rPr>
                <w:noProof/>
                <w:webHidden/>
              </w:rPr>
              <w:fldChar w:fldCharType="begin"/>
            </w:r>
            <w:r>
              <w:rPr>
                <w:noProof/>
                <w:webHidden/>
              </w:rPr>
              <w:instrText xml:space="preserve"> PAGEREF _Toc198810668 \h </w:instrText>
            </w:r>
            <w:r>
              <w:rPr>
                <w:noProof/>
                <w:webHidden/>
              </w:rPr>
            </w:r>
            <w:r>
              <w:rPr>
                <w:noProof/>
                <w:webHidden/>
              </w:rPr>
              <w:fldChar w:fldCharType="separate"/>
            </w:r>
            <w:r w:rsidR="0054245F">
              <w:rPr>
                <w:noProof/>
                <w:webHidden/>
              </w:rPr>
              <w:t>5</w:t>
            </w:r>
            <w:r>
              <w:rPr>
                <w:noProof/>
                <w:webHidden/>
              </w:rPr>
              <w:fldChar w:fldCharType="end"/>
            </w:r>
          </w:hyperlink>
        </w:p>
        <w:p w14:paraId="548DAEE7" w14:textId="1157BA5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69" w:history="1">
            <w:r w:rsidRPr="007813ED">
              <w:rPr>
                <w:rStyle w:val="a3"/>
                <w:rFonts w:ascii="Times New Roman" w:hAnsi="Times New Roman"/>
                <w:noProof/>
              </w:rPr>
              <w:t>2.1.1</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rPr>
              <w:t>Document overview</w:t>
            </w:r>
            <w:r>
              <w:rPr>
                <w:noProof/>
                <w:webHidden/>
              </w:rPr>
              <w:tab/>
            </w:r>
            <w:r>
              <w:rPr>
                <w:noProof/>
                <w:webHidden/>
              </w:rPr>
              <w:fldChar w:fldCharType="begin"/>
            </w:r>
            <w:r>
              <w:rPr>
                <w:noProof/>
                <w:webHidden/>
              </w:rPr>
              <w:instrText xml:space="preserve"> PAGEREF _Toc198810669 \h </w:instrText>
            </w:r>
            <w:r>
              <w:rPr>
                <w:noProof/>
                <w:webHidden/>
              </w:rPr>
            </w:r>
            <w:r>
              <w:rPr>
                <w:noProof/>
                <w:webHidden/>
              </w:rPr>
              <w:fldChar w:fldCharType="separate"/>
            </w:r>
            <w:r w:rsidR="0054245F">
              <w:rPr>
                <w:noProof/>
                <w:webHidden/>
              </w:rPr>
              <w:t>5</w:t>
            </w:r>
            <w:r>
              <w:rPr>
                <w:noProof/>
                <w:webHidden/>
              </w:rPr>
              <w:fldChar w:fldCharType="end"/>
            </w:r>
          </w:hyperlink>
        </w:p>
        <w:p w14:paraId="5A7BC728" w14:textId="07D9FCB7"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0" w:history="1">
            <w:r w:rsidRPr="007813ED">
              <w:rPr>
                <w:rStyle w:val="a3"/>
                <w:rFonts w:ascii="Times New Roman" w:hAnsi="Times New Roman"/>
                <w:noProof/>
              </w:rPr>
              <w:t>2.1.2</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lang w:eastAsia="zh-CN"/>
              </w:rPr>
              <w:t>D</w:t>
            </w:r>
            <w:r w:rsidRPr="007813ED">
              <w:rPr>
                <w:rStyle w:val="a3"/>
                <w:rFonts w:ascii="Times New Roman" w:hAnsi="Times New Roman"/>
                <w:noProof/>
              </w:rPr>
              <w:t>isclaimer</w:t>
            </w:r>
            <w:r>
              <w:rPr>
                <w:noProof/>
                <w:webHidden/>
              </w:rPr>
              <w:tab/>
            </w:r>
            <w:r>
              <w:rPr>
                <w:noProof/>
                <w:webHidden/>
              </w:rPr>
              <w:fldChar w:fldCharType="begin"/>
            </w:r>
            <w:r>
              <w:rPr>
                <w:noProof/>
                <w:webHidden/>
              </w:rPr>
              <w:instrText xml:space="preserve"> PAGEREF _Toc198810670 \h </w:instrText>
            </w:r>
            <w:r>
              <w:rPr>
                <w:noProof/>
                <w:webHidden/>
              </w:rPr>
            </w:r>
            <w:r>
              <w:rPr>
                <w:noProof/>
                <w:webHidden/>
              </w:rPr>
              <w:fldChar w:fldCharType="separate"/>
            </w:r>
            <w:r w:rsidR="0054245F">
              <w:rPr>
                <w:noProof/>
                <w:webHidden/>
              </w:rPr>
              <w:t>5</w:t>
            </w:r>
            <w:r>
              <w:rPr>
                <w:noProof/>
                <w:webHidden/>
              </w:rPr>
              <w:fldChar w:fldCharType="end"/>
            </w:r>
          </w:hyperlink>
        </w:p>
        <w:p w14:paraId="5994314E" w14:textId="0D5A879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1" w:history="1">
            <w:r w:rsidRPr="007813ED">
              <w:rPr>
                <w:rStyle w:val="a3"/>
                <w:rFonts w:ascii="Times New Roman" w:hAnsi="Times New Roman"/>
                <w:noProof/>
              </w:rPr>
              <w:t>2.1.3</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rPr>
              <w:t>Purpose</w:t>
            </w:r>
            <w:r>
              <w:rPr>
                <w:noProof/>
                <w:webHidden/>
              </w:rPr>
              <w:tab/>
            </w:r>
            <w:r>
              <w:rPr>
                <w:noProof/>
                <w:webHidden/>
              </w:rPr>
              <w:fldChar w:fldCharType="begin"/>
            </w:r>
            <w:r>
              <w:rPr>
                <w:noProof/>
                <w:webHidden/>
              </w:rPr>
              <w:instrText xml:space="preserve"> PAGEREF _Toc198810671 \h </w:instrText>
            </w:r>
            <w:r>
              <w:rPr>
                <w:noProof/>
                <w:webHidden/>
              </w:rPr>
            </w:r>
            <w:r>
              <w:rPr>
                <w:noProof/>
                <w:webHidden/>
              </w:rPr>
              <w:fldChar w:fldCharType="separate"/>
            </w:r>
            <w:r w:rsidR="0054245F">
              <w:rPr>
                <w:noProof/>
                <w:webHidden/>
              </w:rPr>
              <w:t>5</w:t>
            </w:r>
            <w:r>
              <w:rPr>
                <w:noProof/>
                <w:webHidden/>
              </w:rPr>
              <w:fldChar w:fldCharType="end"/>
            </w:r>
          </w:hyperlink>
        </w:p>
        <w:p w14:paraId="25346D22" w14:textId="5924B1AC"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2" w:history="1">
            <w:r w:rsidRPr="007813ED">
              <w:rPr>
                <w:rStyle w:val="a3"/>
                <w:rFonts w:ascii="Times New Roman" w:hAnsi="Times New Roman"/>
                <w:noProof/>
              </w:rPr>
              <w:t>2.1.4</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rPr>
              <w:t>Scope</w:t>
            </w:r>
            <w:r>
              <w:rPr>
                <w:noProof/>
                <w:webHidden/>
              </w:rPr>
              <w:tab/>
            </w:r>
            <w:r>
              <w:rPr>
                <w:noProof/>
                <w:webHidden/>
              </w:rPr>
              <w:fldChar w:fldCharType="begin"/>
            </w:r>
            <w:r>
              <w:rPr>
                <w:noProof/>
                <w:webHidden/>
              </w:rPr>
              <w:instrText xml:space="preserve"> PAGEREF _Toc198810672 \h </w:instrText>
            </w:r>
            <w:r>
              <w:rPr>
                <w:noProof/>
                <w:webHidden/>
              </w:rPr>
            </w:r>
            <w:r>
              <w:rPr>
                <w:noProof/>
                <w:webHidden/>
              </w:rPr>
              <w:fldChar w:fldCharType="separate"/>
            </w:r>
            <w:r w:rsidR="0054245F">
              <w:rPr>
                <w:noProof/>
                <w:webHidden/>
              </w:rPr>
              <w:t>5</w:t>
            </w:r>
            <w:r>
              <w:rPr>
                <w:noProof/>
                <w:webHidden/>
              </w:rPr>
              <w:fldChar w:fldCharType="end"/>
            </w:r>
          </w:hyperlink>
        </w:p>
        <w:p w14:paraId="674B6520" w14:textId="5699E39E"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3" w:history="1">
            <w:r w:rsidRPr="007813ED">
              <w:rPr>
                <w:rStyle w:val="a3"/>
                <w:rFonts w:ascii="Times New Roman" w:hAnsi="Times New Roman"/>
                <w:noProof/>
              </w:rPr>
              <w:t>2.2</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Synopsis</w:t>
            </w:r>
            <w:r>
              <w:rPr>
                <w:noProof/>
                <w:webHidden/>
              </w:rPr>
              <w:tab/>
            </w:r>
            <w:r>
              <w:rPr>
                <w:noProof/>
                <w:webHidden/>
              </w:rPr>
              <w:fldChar w:fldCharType="begin"/>
            </w:r>
            <w:r>
              <w:rPr>
                <w:noProof/>
                <w:webHidden/>
              </w:rPr>
              <w:instrText xml:space="preserve"> PAGEREF _Toc198810673 \h </w:instrText>
            </w:r>
            <w:r>
              <w:rPr>
                <w:noProof/>
                <w:webHidden/>
              </w:rPr>
            </w:r>
            <w:r>
              <w:rPr>
                <w:noProof/>
                <w:webHidden/>
              </w:rPr>
              <w:fldChar w:fldCharType="separate"/>
            </w:r>
            <w:r w:rsidR="0054245F">
              <w:rPr>
                <w:noProof/>
                <w:webHidden/>
              </w:rPr>
              <w:t>5</w:t>
            </w:r>
            <w:r>
              <w:rPr>
                <w:noProof/>
                <w:webHidden/>
              </w:rPr>
              <w:fldChar w:fldCharType="end"/>
            </w:r>
          </w:hyperlink>
        </w:p>
        <w:p w14:paraId="52736A2B" w14:textId="5D84282C"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4" w:history="1">
            <w:r w:rsidRPr="007813ED">
              <w:rPr>
                <w:rStyle w:val="a3"/>
                <w:rFonts w:ascii="Times New Roman" w:hAnsi="Times New Roman"/>
                <w:noProof/>
              </w:rPr>
              <w:t>2.3</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Definitions</w:t>
            </w:r>
            <w:r>
              <w:rPr>
                <w:noProof/>
                <w:webHidden/>
              </w:rPr>
              <w:tab/>
            </w:r>
            <w:r>
              <w:rPr>
                <w:noProof/>
                <w:webHidden/>
              </w:rPr>
              <w:fldChar w:fldCharType="begin"/>
            </w:r>
            <w:r>
              <w:rPr>
                <w:noProof/>
                <w:webHidden/>
              </w:rPr>
              <w:instrText xml:space="preserve"> PAGEREF _Toc198810674 \h </w:instrText>
            </w:r>
            <w:r>
              <w:rPr>
                <w:noProof/>
                <w:webHidden/>
              </w:rPr>
            </w:r>
            <w:r>
              <w:rPr>
                <w:noProof/>
                <w:webHidden/>
              </w:rPr>
              <w:fldChar w:fldCharType="separate"/>
            </w:r>
            <w:r w:rsidR="0054245F">
              <w:rPr>
                <w:noProof/>
                <w:webHidden/>
              </w:rPr>
              <w:t>5</w:t>
            </w:r>
            <w:r>
              <w:rPr>
                <w:noProof/>
                <w:webHidden/>
              </w:rPr>
              <w:fldChar w:fldCharType="end"/>
            </w:r>
          </w:hyperlink>
        </w:p>
        <w:p w14:paraId="30BCE2E4" w14:textId="2E19799D"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5" w:history="1">
            <w:r w:rsidRPr="007813ED">
              <w:rPr>
                <w:rStyle w:val="a3"/>
                <w:rFonts w:ascii="Times New Roman" w:hAnsi="Times New Roman"/>
                <w:noProof/>
              </w:rPr>
              <w:t>2.4</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References</w:t>
            </w:r>
            <w:r>
              <w:rPr>
                <w:noProof/>
                <w:webHidden/>
              </w:rPr>
              <w:tab/>
            </w:r>
            <w:r>
              <w:rPr>
                <w:noProof/>
                <w:webHidden/>
              </w:rPr>
              <w:fldChar w:fldCharType="begin"/>
            </w:r>
            <w:r>
              <w:rPr>
                <w:noProof/>
                <w:webHidden/>
              </w:rPr>
              <w:instrText xml:space="preserve"> PAGEREF _Toc198810675 \h </w:instrText>
            </w:r>
            <w:r>
              <w:rPr>
                <w:noProof/>
                <w:webHidden/>
              </w:rPr>
            </w:r>
            <w:r>
              <w:rPr>
                <w:noProof/>
                <w:webHidden/>
              </w:rPr>
              <w:fldChar w:fldCharType="separate"/>
            </w:r>
            <w:r w:rsidR="0054245F">
              <w:rPr>
                <w:noProof/>
                <w:webHidden/>
              </w:rPr>
              <w:t>6</w:t>
            </w:r>
            <w:r>
              <w:rPr>
                <w:noProof/>
                <w:webHidden/>
              </w:rPr>
              <w:fldChar w:fldCharType="end"/>
            </w:r>
          </w:hyperlink>
        </w:p>
        <w:p w14:paraId="5959148D" w14:textId="2322D942"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76" w:history="1">
            <w:r w:rsidRPr="007813ED">
              <w:rPr>
                <w:rStyle w:val="a3"/>
                <w:rFonts w:ascii="Times New Roman" w:hAnsi="Times New Roman"/>
                <w:noProof/>
              </w:rPr>
              <w:t>3</w:t>
            </w:r>
            <w:r>
              <w:rPr>
                <w:rFonts w:eastAsiaTheme="minorEastAsia" w:cstheme="minorBidi"/>
                <w:b w:val="0"/>
                <w:bCs w:val="0"/>
                <w:caps w:val="0"/>
                <w:noProof/>
                <w:kern w:val="2"/>
                <w:sz w:val="22"/>
                <w:szCs w:val="24"/>
                <w:lang w:val="en-US" w:eastAsia="zh-CN"/>
                <w14:ligatures w14:val="standardContextual"/>
              </w:rPr>
              <w:tab/>
            </w:r>
            <w:r w:rsidRPr="007813ED">
              <w:rPr>
                <w:rStyle w:val="a3"/>
                <w:rFonts w:ascii="Times New Roman" w:hAnsi="Times New Roman"/>
                <w:noProof/>
              </w:rPr>
              <w:t>Project Brief</w:t>
            </w:r>
            <w:r>
              <w:rPr>
                <w:noProof/>
                <w:webHidden/>
              </w:rPr>
              <w:tab/>
            </w:r>
            <w:r>
              <w:rPr>
                <w:noProof/>
                <w:webHidden/>
              </w:rPr>
              <w:fldChar w:fldCharType="begin"/>
            </w:r>
            <w:r>
              <w:rPr>
                <w:noProof/>
                <w:webHidden/>
              </w:rPr>
              <w:instrText xml:space="preserve"> PAGEREF _Toc198810676 \h </w:instrText>
            </w:r>
            <w:r>
              <w:rPr>
                <w:noProof/>
                <w:webHidden/>
              </w:rPr>
            </w:r>
            <w:r>
              <w:rPr>
                <w:noProof/>
                <w:webHidden/>
              </w:rPr>
              <w:fldChar w:fldCharType="separate"/>
            </w:r>
            <w:r w:rsidR="0054245F">
              <w:rPr>
                <w:noProof/>
                <w:webHidden/>
              </w:rPr>
              <w:t>7</w:t>
            </w:r>
            <w:r>
              <w:rPr>
                <w:noProof/>
                <w:webHidden/>
              </w:rPr>
              <w:fldChar w:fldCharType="end"/>
            </w:r>
          </w:hyperlink>
        </w:p>
        <w:p w14:paraId="49764940" w14:textId="07C987BA"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7" w:history="1">
            <w:r w:rsidRPr="007813ED">
              <w:rPr>
                <w:rStyle w:val="a3"/>
                <w:rFonts w:ascii="Times New Roman" w:hAnsi="Times New Roman"/>
                <w:noProof/>
              </w:rPr>
              <w:t>3.1</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Project Overview</w:t>
            </w:r>
            <w:r>
              <w:rPr>
                <w:noProof/>
                <w:webHidden/>
              </w:rPr>
              <w:tab/>
            </w:r>
            <w:r>
              <w:rPr>
                <w:noProof/>
                <w:webHidden/>
              </w:rPr>
              <w:fldChar w:fldCharType="begin"/>
            </w:r>
            <w:r>
              <w:rPr>
                <w:noProof/>
                <w:webHidden/>
              </w:rPr>
              <w:instrText xml:space="preserve"> PAGEREF _Toc198810677 \h </w:instrText>
            </w:r>
            <w:r>
              <w:rPr>
                <w:noProof/>
                <w:webHidden/>
              </w:rPr>
            </w:r>
            <w:r>
              <w:rPr>
                <w:noProof/>
                <w:webHidden/>
              </w:rPr>
              <w:fldChar w:fldCharType="separate"/>
            </w:r>
            <w:r w:rsidR="0054245F">
              <w:rPr>
                <w:noProof/>
                <w:webHidden/>
              </w:rPr>
              <w:t>7</w:t>
            </w:r>
            <w:r>
              <w:rPr>
                <w:noProof/>
                <w:webHidden/>
              </w:rPr>
              <w:fldChar w:fldCharType="end"/>
            </w:r>
          </w:hyperlink>
        </w:p>
        <w:p w14:paraId="59E508E5" w14:textId="1BB818BA"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8" w:history="1">
            <w:r w:rsidRPr="007813ED">
              <w:rPr>
                <w:rStyle w:val="a3"/>
                <w:rFonts w:ascii="Times New Roman" w:hAnsi="Times New Roman"/>
                <w:noProof/>
              </w:rPr>
              <w:t>3.1.1</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rPr>
              <w:t>Project detail</w:t>
            </w:r>
            <w:r>
              <w:rPr>
                <w:noProof/>
                <w:webHidden/>
              </w:rPr>
              <w:tab/>
            </w:r>
            <w:r>
              <w:rPr>
                <w:noProof/>
                <w:webHidden/>
              </w:rPr>
              <w:fldChar w:fldCharType="begin"/>
            </w:r>
            <w:r>
              <w:rPr>
                <w:noProof/>
                <w:webHidden/>
              </w:rPr>
              <w:instrText xml:space="preserve"> PAGEREF _Toc198810678 \h </w:instrText>
            </w:r>
            <w:r>
              <w:rPr>
                <w:noProof/>
                <w:webHidden/>
              </w:rPr>
            </w:r>
            <w:r>
              <w:rPr>
                <w:noProof/>
                <w:webHidden/>
              </w:rPr>
              <w:fldChar w:fldCharType="separate"/>
            </w:r>
            <w:r w:rsidR="0054245F">
              <w:rPr>
                <w:noProof/>
                <w:webHidden/>
              </w:rPr>
              <w:t>7</w:t>
            </w:r>
            <w:r>
              <w:rPr>
                <w:noProof/>
                <w:webHidden/>
              </w:rPr>
              <w:fldChar w:fldCharType="end"/>
            </w:r>
          </w:hyperlink>
        </w:p>
        <w:p w14:paraId="42932191" w14:textId="14E39165"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9" w:history="1">
            <w:r w:rsidRPr="007813ED">
              <w:rPr>
                <w:rStyle w:val="a3"/>
                <w:rFonts w:ascii="Times New Roman" w:hAnsi="Times New Roman"/>
                <w:noProof/>
              </w:rPr>
              <w:t>3.2</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Functional Requirements</w:t>
            </w:r>
            <w:r>
              <w:rPr>
                <w:noProof/>
                <w:webHidden/>
              </w:rPr>
              <w:tab/>
            </w:r>
            <w:r>
              <w:rPr>
                <w:noProof/>
                <w:webHidden/>
              </w:rPr>
              <w:fldChar w:fldCharType="begin"/>
            </w:r>
            <w:r>
              <w:rPr>
                <w:noProof/>
                <w:webHidden/>
              </w:rPr>
              <w:instrText xml:space="preserve"> PAGEREF _Toc198810679 \h </w:instrText>
            </w:r>
            <w:r>
              <w:rPr>
                <w:noProof/>
                <w:webHidden/>
              </w:rPr>
            </w:r>
            <w:r>
              <w:rPr>
                <w:noProof/>
                <w:webHidden/>
              </w:rPr>
              <w:fldChar w:fldCharType="separate"/>
            </w:r>
            <w:r w:rsidR="0054245F">
              <w:rPr>
                <w:noProof/>
                <w:webHidden/>
              </w:rPr>
              <w:t>7</w:t>
            </w:r>
            <w:r>
              <w:rPr>
                <w:noProof/>
                <w:webHidden/>
              </w:rPr>
              <w:fldChar w:fldCharType="end"/>
            </w:r>
          </w:hyperlink>
        </w:p>
        <w:p w14:paraId="217B927E" w14:textId="2F855096"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80" w:history="1">
            <w:r w:rsidRPr="007813ED">
              <w:rPr>
                <w:rStyle w:val="a3"/>
                <w:noProof/>
              </w:rPr>
              <w:t>3.2.1</w:t>
            </w:r>
            <w:r>
              <w:rPr>
                <w:rFonts w:eastAsiaTheme="minorEastAsia" w:cstheme="minorBidi"/>
                <w:i w:val="0"/>
                <w:iCs w:val="0"/>
                <w:noProof/>
                <w:kern w:val="2"/>
                <w:sz w:val="22"/>
                <w:szCs w:val="24"/>
                <w:lang w:val="en-US" w:eastAsia="zh-CN"/>
                <w14:ligatures w14:val="standardContextual"/>
              </w:rPr>
              <w:tab/>
            </w:r>
            <w:r w:rsidRPr="007813ED">
              <w:rPr>
                <w:rStyle w:val="a3"/>
                <w:noProof/>
              </w:rPr>
              <w:t>Sample Management</w:t>
            </w:r>
            <w:r>
              <w:rPr>
                <w:noProof/>
                <w:webHidden/>
              </w:rPr>
              <w:tab/>
            </w:r>
            <w:r>
              <w:rPr>
                <w:noProof/>
                <w:webHidden/>
              </w:rPr>
              <w:fldChar w:fldCharType="begin"/>
            </w:r>
            <w:r>
              <w:rPr>
                <w:noProof/>
                <w:webHidden/>
              </w:rPr>
              <w:instrText xml:space="preserve"> PAGEREF _Toc198810680 \h </w:instrText>
            </w:r>
            <w:r>
              <w:rPr>
                <w:noProof/>
                <w:webHidden/>
              </w:rPr>
            </w:r>
            <w:r>
              <w:rPr>
                <w:noProof/>
                <w:webHidden/>
              </w:rPr>
              <w:fldChar w:fldCharType="separate"/>
            </w:r>
            <w:r w:rsidR="0054245F">
              <w:rPr>
                <w:noProof/>
                <w:webHidden/>
              </w:rPr>
              <w:t>7</w:t>
            </w:r>
            <w:r>
              <w:rPr>
                <w:noProof/>
                <w:webHidden/>
              </w:rPr>
              <w:fldChar w:fldCharType="end"/>
            </w:r>
          </w:hyperlink>
        </w:p>
        <w:p w14:paraId="0516A454" w14:textId="1CAFA4F2" w:rsidR="00B27542" w:rsidRDefault="00B27542">
          <w:r>
            <w:rPr>
              <w:b/>
              <w:bCs/>
              <w:lang w:val="zh-CN"/>
            </w:rPr>
            <w:fldChar w:fldCharType="end"/>
          </w:r>
        </w:p>
      </w:sdtContent>
    </w:sdt>
    <w:p w14:paraId="4E9C805B" w14:textId="77777777" w:rsidR="00C85861" w:rsidRPr="00B27542" w:rsidRDefault="00C85861" w:rsidP="00FA5B26">
      <w:pPr>
        <w:jc w:val="both"/>
        <w:rPr>
          <w:rFonts w:ascii="Times New Roman" w:hAnsi="Times New Roman"/>
          <w:b/>
          <w:sz w:val="28"/>
          <w:szCs w:val="36"/>
          <w:lang w:eastAsia="zh-CN"/>
        </w:rPr>
      </w:pPr>
    </w:p>
    <w:p w14:paraId="3385BE8A" w14:textId="77777777" w:rsidR="00523C29" w:rsidRDefault="00523C29" w:rsidP="00FA5B26">
      <w:pPr>
        <w:jc w:val="both"/>
        <w:rPr>
          <w:rFonts w:ascii="Times New Roman" w:hAnsi="Times New Roman"/>
          <w:b/>
          <w:sz w:val="28"/>
          <w:szCs w:val="36"/>
          <w:lang w:eastAsia="zh-CN"/>
        </w:rPr>
      </w:pPr>
    </w:p>
    <w:p w14:paraId="2F840CBE" w14:textId="77777777" w:rsidR="00523C29" w:rsidRDefault="00523C29" w:rsidP="00FA5B26">
      <w:pPr>
        <w:jc w:val="both"/>
        <w:rPr>
          <w:rFonts w:ascii="Times New Roman" w:hAnsi="Times New Roman"/>
          <w:b/>
          <w:sz w:val="28"/>
          <w:szCs w:val="36"/>
          <w:lang w:eastAsia="zh-CN"/>
        </w:rPr>
      </w:pPr>
    </w:p>
    <w:p w14:paraId="5BCC1B9C" w14:textId="77777777" w:rsidR="00523C29" w:rsidRDefault="00523C29" w:rsidP="00FA5B26">
      <w:pPr>
        <w:jc w:val="both"/>
        <w:rPr>
          <w:rFonts w:ascii="Times New Roman" w:hAnsi="Times New Roman"/>
          <w:b/>
          <w:sz w:val="28"/>
          <w:szCs w:val="36"/>
          <w:lang w:eastAsia="zh-CN"/>
        </w:rPr>
      </w:pPr>
    </w:p>
    <w:p w14:paraId="42601DE1" w14:textId="77777777" w:rsidR="00523C29" w:rsidRDefault="00523C29" w:rsidP="00FA5B26">
      <w:pPr>
        <w:jc w:val="both"/>
        <w:rPr>
          <w:rFonts w:ascii="Times New Roman" w:hAnsi="Times New Roman"/>
          <w:b/>
          <w:sz w:val="28"/>
          <w:szCs w:val="36"/>
          <w:lang w:eastAsia="zh-CN"/>
        </w:rPr>
      </w:pPr>
    </w:p>
    <w:p w14:paraId="1AE0AC87" w14:textId="77777777" w:rsidR="00523C29" w:rsidRPr="00C26A90" w:rsidRDefault="00523C29" w:rsidP="00FA5B26">
      <w:pPr>
        <w:jc w:val="both"/>
        <w:rPr>
          <w:rFonts w:ascii="Times New Roman" w:hAnsi="Times New Roman"/>
          <w:b/>
          <w:sz w:val="28"/>
          <w:szCs w:val="36"/>
          <w:lang w:eastAsia="zh-CN"/>
        </w:rPr>
      </w:pPr>
    </w:p>
    <w:p w14:paraId="23A58B9A" w14:textId="77777777" w:rsidR="00C85861" w:rsidRPr="00C26A90" w:rsidRDefault="00C85861" w:rsidP="00FA5B26">
      <w:pPr>
        <w:jc w:val="both"/>
        <w:rPr>
          <w:rFonts w:ascii="Times New Roman" w:hAnsi="Times New Roman"/>
          <w:b/>
          <w:sz w:val="28"/>
          <w:szCs w:val="36"/>
          <w:lang w:eastAsia="zh-CN"/>
        </w:rPr>
      </w:pPr>
    </w:p>
    <w:p w14:paraId="3389A904" w14:textId="77777777" w:rsidR="00C85861" w:rsidRPr="00C26A90" w:rsidRDefault="00C85861" w:rsidP="00FA5B26">
      <w:pPr>
        <w:jc w:val="both"/>
        <w:rPr>
          <w:rFonts w:ascii="Times New Roman" w:hAnsi="Times New Roman"/>
          <w:b/>
          <w:sz w:val="28"/>
          <w:szCs w:val="36"/>
          <w:lang w:eastAsia="zh-CN"/>
        </w:rPr>
      </w:pPr>
    </w:p>
    <w:p w14:paraId="1B1BC71F" w14:textId="77777777" w:rsidR="00C85861" w:rsidRPr="00C26A90" w:rsidRDefault="00C85861" w:rsidP="00FA5B26">
      <w:pPr>
        <w:jc w:val="both"/>
        <w:rPr>
          <w:rFonts w:ascii="Times New Roman" w:hAnsi="Times New Roman"/>
          <w:b/>
          <w:sz w:val="28"/>
          <w:szCs w:val="36"/>
          <w:lang w:eastAsia="zh-CN"/>
        </w:rPr>
      </w:pPr>
    </w:p>
    <w:p w14:paraId="4B7C0A93" w14:textId="77777777" w:rsidR="00C85861" w:rsidRPr="00C26A90" w:rsidRDefault="00C85861" w:rsidP="00FA5B26">
      <w:pPr>
        <w:jc w:val="both"/>
        <w:rPr>
          <w:rFonts w:ascii="Times New Roman" w:hAnsi="Times New Roman"/>
          <w:b/>
          <w:sz w:val="28"/>
          <w:szCs w:val="36"/>
          <w:lang w:eastAsia="zh-CN"/>
        </w:rPr>
      </w:pPr>
    </w:p>
    <w:p w14:paraId="74BF32BB" w14:textId="77777777" w:rsidR="00C85861" w:rsidRPr="00C26A90" w:rsidRDefault="00C85861" w:rsidP="00FA5B26">
      <w:pPr>
        <w:jc w:val="both"/>
        <w:rPr>
          <w:rFonts w:ascii="Times New Roman" w:hAnsi="Times New Roman"/>
          <w:b/>
          <w:sz w:val="28"/>
          <w:szCs w:val="36"/>
          <w:lang w:eastAsia="zh-CN"/>
        </w:rPr>
      </w:pPr>
    </w:p>
    <w:p w14:paraId="43BEB8D2" w14:textId="77777777" w:rsidR="003C1C96" w:rsidRPr="00C26A90" w:rsidRDefault="003C1C96" w:rsidP="00FA5B26">
      <w:pPr>
        <w:jc w:val="both"/>
        <w:rPr>
          <w:rFonts w:ascii="Times New Roman" w:hAnsi="Times New Roman"/>
          <w:b/>
          <w:sz w:val="28"/>
          <w:szCs w:val="36"/>
          <w:lang w:eastAsia="zh-CN"/>
        </w:rPr>
      </w:pPr>
    </w:p>
    <w:p w14:paraId="207B7F4A" w14:textId="29684AF1" w:rsidR="00BD4138" w:rsidRPr="00C26A90" w:rsidRDefault="00BD4138" w:rsidP="00FA5B26">
      <w:pPr>
        <w:jc w:val="both"/>
        <w:rPr>
          <w:rFonts w:ascii="Times New Roman" w:hAnsi="Times New Roman"/>
          <w:b/>
          <w:sz w:val="28"/>
          <w:szCs w:val="36"/>
          <w:lang w:val="en-US"/>
        </w:rPr>
      </w:pPr>
      <w:r w:rsidRPr="00C26A90">
        <w:rPr>
          <w:rFonts w:ascii="Times New Roman" w:hAnsi="Times New Roman"/>
          <w:b/>
          <w:sz w:val="28"/>
          <w:szCs w:val="36"/>
        </w:rPr>
        <w:t>Version</w:t>
      </w:r>
      <w:r w:rsidRPr="00C26A90">
        <w:rPr>
          <w:rFonts w:ascii="Times New Roman" w:hAnsi="Times New Roman"/>
          <w:b/>
          <w:sz w:val="28"/>
          <w:szCs w:val="36"/>
          <w:lang w:val="en-US"/>
        </w:rPr>
        <w:t xml:space="preserve"> </w:t>
      </w:r>
      <w:r w:rsidR="00712EA3" w:rsidRPr="00C26A90">
        <w:rPr>
          <w:rFonts w:ascii="Times New Roman" w:hAnsi="Times New Roman"/>
          <w:b/>
          <w:sz w:val="28"/>
          <w:szCs w:val="36"/>
          <w:lang w:val="en-US"/>
        </w:rPr>
        <w:t>M</w:t>
      </w:r>
      <w:r w:rsidRPr="00C26A90">
        <w:rPr>
          <w:rFonts w:ascii="Times New Roman" w:hAnsi="Times New Roman"/>
          <w:b/>
          <w:sz w:val="28"/>
          <w:szCs w:val="36"/>
          <w:lang w:val="en-US"/>
        </w:rPr>
        <w:t>anagement</w:t>
      </w:r>
      <w:bookmarkEnd w:id="8"/>
    </w:p>
    <w:tbl>
      <w:tblPr>
        <w:tblStyle w:val="SignoffTable"/>
        <w:tblW w:w="9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3644"/>
        <w:gridCol w:w="2317"/>
        <w:gridCol w:w="2194"/>
      </w:tblGrid>
      <w:tr w:rsidR="00397E4F" w:rsidRPr="00C26A90" w14:paraId="79DE9BC7" w14:textId="77777777" w:rsidTr="00EB2519">
        <w:trPr>
          <w:cnfStyle w:val="100000000000" w:firstRow="1" w:lastRow="0" w:firstColumn="0" w:lastColumn="0" w:oddVBand="0" w:evenVBand="0" w:oddHBand="0" w:evenHBand="0" w:firstRowFirstColumn="0" w:firstRowLastColumn="0" w:lastRowFirstColumn="0" w:lastRowLastColumn="0"/>
          <w:cantSplit/>
          <w:tblHeader/>
        </w:trPr>
        <w:tc>
          <w:tcPr>
            <w:tcW w:w="1110" w:type="dxa"/>
            <w:hideMark/>
          </w:tcPr>
          <w:p w14:paraId="6B814A1E"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Version</w:t>
            </w:r>
          </w:p>
        </w:tc>
        <w:tc>
          <w:tcPr>
            <w:tcW w:w="3644" w:type="dxa"/>
            <w:hideMark/>
          </w:tcPr>
          <w:p w14:paraId="31FF54C8"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Description</w:t>
            </w:r>
          </w:p>
        </w:tc>
        <w:tc>
          <w:tcPr>
            <w:tcW w:w="2317" w:type="dxa"/>
            <w:hideMark/>
          </w:tcPr>
          <w:p w14:paraId="76CAFD79"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Name</w:t>
            </w:r>
          </w:p>
        </w:tc>
        <w:tc>
          <w:tcPr>
            <w:tcW w:w="2194" w:type="dxa"/>
            <w:hideMark/>
          </w:tcPr>
          <w:p w14:paraId="5F3F821A"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Date</w:t>
            </w:r>
          </w:p>
        </w:tc>
      </w:tr>
      <w:tr w:rsidR="00946C2D" w:rsidRPr="00C26A90" w14:paraId="2960E9FF" w14:textId="77777777" w:rsidTr="00EB2519">
        <w:trPr>
          <w:cantSplit/>
        </w:trPr>
        <w:tc>
          <w:tcPr>
            <w:tcW w:w="1110" w:type="dxa"/>
          </w:tcPr>
          <w:p w14:paraId="245A5BCD" w14:textId="5357810E"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1.0</w:t>
            </w:r>
          </w:p>
        </w:tc>
        <w:tc>
          <w:tcPr>
            <w:tcW w:w="3644" w:type="dxa"/>
          </w:tcPr>
          <w:p w14:paraId="061E2AC6" w14:textId="72BD4EC6" w:rsidR="00BD4138" w:rsidRPr="00C26A90" w:rsidRDefault="00BA743C" w:rsidP="00FA5B26">
            <w:pPr>
              <w:jc w:val="both"/>
              <w:rPr>
                <w:rFonts w:ascii="Times New Roman" w:hAnsi="Times New Roman"/>
                <w:sz w:val="24"/>
                <w:szCs w:val="32"/>
                <w:lang w:val="en-US"/>
              </w:rPr>
            </w:pPr>
            <w:r>
              <w:rPr>
                <w:rFonts w:asciiTheme="minorEastAsia" w:eastAsiaTheme="minorEastAsia" w:hAnsiTheme="minorEastAsia" w:hint="eastAsia"/>
                <w:sz w:val="24"/>
                <w:szCs w:val="32"/>
                <w:lang w:val="en-US" w:eastAsia="zh-CN"/>
              </w:rPr>
              <w:t>Created</w:t>
            </w:r>
          </w:p>
        </w:tc>
        <w:tc>
          <w:tcPr>
            <w:tcW w:w="2317" w:type="dxa"/>
          </w:tcPr>
          <w:p w14:paraId="6C04F45F" w14:textId="2A82C328" w:rsidR="00BD4138" w:rsidRPr="00BA743C" w:rsidRDefault="00BA743C" w:rsidP="00FA5B26">
            <w:pPr>
              <w:jc w:val="both"/>
              <w:rPr>
                <w:rFonts w:ascii="Times New Roman" w:eastAsiaTheme="minorEastAsia" w:hAnsi="Times New Roman"/>
                <w:sz w:val="24"/>
                <w:szCs w:val="32"/>
                <w:lang w:val="en-US" w:eastAsia="zh-CN"/>
              </w:rPr>
            </w:pPr>
            <w:proofErr w:type="spellStart"/>
            <w:r>
              <w:rPr>
                <w:rFonts w:ascii="Times New Roman" w:eastAsiaTheme="minorEastAsia" w:hAnsi="Times New Roman" w:hint="eastAsia"/>
                <w:sz w:val="24"/>
                <w:szCs w:val="32"/>
                <w:lang w:val="en-US" w:eastAsia="zh-CN"/>
              </w:rPr>
              <w:t>Zhenjuan.Zhang</w:t>
            </w:r>
            <w:proofErr w:type="spellEnd"/>
          </w:p>
        </w:tc>
        <w:tc>
          <w:tcPr>
            <w:tcW w:w="2194" w:type="dxa"/>
          </w:tcPr>
          <w:p w14:paraId="34004F05" w14:textId="6045A4D8" w:rsidR="00BD4138" w:rsidRPr="00BA743C" w:rsidRDefault="00BD4138" w:rsidP="00FA5B26">
            <w:pPr>
              <w:jc w:val="both"/>
              <w:rPr>
                <w:rFonts w:ascii="Times New Roman" w:eastAsiaTheme="minorEastAsia" w:hAnsi="Times New Roman"/>
                <w:sz w:val="24"/>
                <w:szCs w:val="32"/>
                <w:lang w:val="en-US" w:eastAsia="zh-CN"/>
              </w:rPr>
            </w:pPr>
          </w:p>
        </w:tc>
      </w:tr>
    </w:tbl>
    <w:p w14:paraId="2890CC80" w14:textId="1F523601" w:rsidR="21A1B1DA" w:rsidRPr="00C26A90" w:rsidRDefault="21A1B1DA" w:rsidP="00FA5B26">
      <w:pPr>
        <w:jc w:val="both"/>
        <w:rPr>
          <w:rFonts w:ascii="Times New Roman" w:hAnsi="Times New Roman"/>
        </w:rPr>
      </w:pPr>
    </w:p>
    <w:p w14:paraId="2946DB82" w14:textId="4ECE6C86" w:rsidR="00BD4138" w:rsidRPr="00C26A90" w:rsidRDefault="00BD4138" w:rsidP="00FA5B26">
      <w:pPr>
        <w:jc w:val="both"/>
        <w:rPr>
          <w:rFonts w:ascii="Times New Roman" w:hAnsi="Times New Roman"/>
          <w:lang w:val="en-US"/>
        </w:rPr>
      </w:pPr>
    </w:p>
    <w:p w14:paraId="60263934" w14:textId="1B806BF7" w:rsidR="000A31F0" w:rsidRPr="00C26A90" w:rsidRDefault="000A31F0" w:rsidP="00FA5B26">
      <w:pPr>
        <w:jc w:val="both"/>
        <w:rPr>
          <w:rFonts w:ascii="Times New Roman" w:hAnsi="Times New Roman"/>
          <w:lang w:val="en-US"/>
        </w:rPr>
      </w:pPr>
    </w:p>
    <w:p w14:paraId="28BA9EE6" w14:textId="1A6EB1ED" w:rsidR="00785F3D" w:rsidRPr="00C26A90" w:rsidRDefault="00785F3D" w:rsidP="00FA5B26">
      <w:pPr>
        <w:jc w:val="both"/>
        <w:rPr>
          <w:rFonts w:ascii="Times New Roman" w:hAnsi="Times New Roman"/>
          <w:lang w:val="en-US"/>
        </w:rPr>
      </w:pPr>
    </w:p>
    <w:p w14:paraId="23AC98CE" w14:textId="73C44137" w:rsidR="00785F3D" w:rsidRPr="00C26A90" w:rsidRDefault="00785F3D" w:rsidP="00FA5B26">
      <w:pPr>
        <w:jc w:val="both"/>
        <w:rPr>
          <w:rFonts w:ascii="Times New Roman" w:hAnsi="Times New Roman"/>
          <w:lang w:val="en-US"/>
        </w:rPr>
      </w:pPr>
    </w:p>
    <w:p w14:paraId="4B06D557" w14:textId="714F3597" w:rsidR="00785F3D" w:rsidRPr="00C26A90" w:rsidRDefault="00785F3D" w:rsidP="00FA5B26">
      <w:pPr>
        <w:jc w:val="both"/>
        <w:rPr>
          <w:rFonts w:ascii="Times New Roman" w:hAnsi="Times New Roman"/>
          <w:lang w:val="en-US"/>
        </w:rPr>
      </w:pPr>
    </w:p>
    <w:p w14:paraId="06C7DA7E" w14:textId="367E8D32" w:rsidR="00785F3D" w:rsidRPr="00C26A90" w:rsidRDefault="00785F3D" w:rsidP="00FA5B26">
      <w:pPr>
        <w:jc w:val="both"/>
        <w:rPr>
          <w:rFonts w:ascii="Times New Roman" w:hAnsi="Times New Roman"/>
          <w:lang w:val="en-US"/>
        </w:rPr>
      </w:pPr>
    </w:p>
    <w:p w14:paraId="2FFB8E15" w14:textId="5E92A0B6" w:rsidR="00785F3D" w:rsidRPr="00C26A90" w:rsidRDefault="00785F3D" w:rsidP="00FA5B26">
      <w:pPr>
        <w:jc w:val="both"/>
        <w:rPr>
          <w:rFonts w:ascii="Times New Roman" w:hAnsi="Times New Roman"/>
          <w:lang w:val="en-US"/>
        </w:rPr>
      </w:pPr>
    </w:p>
    <w:p w14:paraId="3E7A9F1C" w14:textId="1E2ED575" w:rsidR="00BD4138" w:rsidRPr="00C26A90" w:rsidRDefault="00BD4138" w:rsidP="00FA5B26">
      <w:pPr>
        <w:pStyle w:val="1"/>
        <w:jc w:val="both"/>
        <w:rPr>
          <w:rFonts w:ascii="Times New Roman" w:hAnsi="Times New Roman" w:cs="Times New Roman"/>
          <w:b/>
          <w:bCs w:val="0"/>
          <w:sz w:val="36"/>
          <w:szCs w:val="36"/>
        </w:rPr>
      </w:pPr>
      <w:bookmarkStart w:id="9" w:name="_Toc517274613"/>
      <w:bookmarkStart w:id="10" w:name="_Toc376341442"/>
      <w:bookmarkStart w:id="11" w:name="_Toc1400476651"/>
      <w:bookmarkStart w:id="12" w:name="_Toc135839030"/>
      <w:bookmarkStart w:id="13" w:name="_Toc198810667"/>
      <w:r w:rsidRPr="00C26A90">
        <w:rPr>
          <w:rFonts w:ascii="Times New Roman" w:hAnsi="Times New Roman" w:cs="Times New Roman"/>
          <w:b/>
          <w:bCs w:val="0"/>
          <w:sz w:val="36"/>
          <w:szCs w:val="36"/>
        </w:rPr>
        <w:t>Introduction</w:t>
      </w:r>
      <w:bookmarkEnd w:id="9"/>
      <w:bookmarkEnd w:id="10"/>
      <w:bookmarkEnd w:id="11"/>
      <w:bookmarkEnd w:id="12"/>
      <w:bookmarkEnd w:id="13"/>
    </w:p>
    <w:p w14:paraId="234696E2" w14:textId="39B58294" w:rsidR="00BD4138" w:rsidRPr="00C26A90" w:rsidRDefault="00BD4138" w:rsidP="00FA5B26">
      <w:pPr>
        <w:pStyle w:val="2"/>
        <w:jc w:val="both"/>
        <w:rPr>
          <w:rFonts w:ascii="Times New Roman" w:hAnsi="Times New Roman" w:cs="Times New Roman"/>
          <w:sz w:val="32"/>
          <w:szCs w:val="36"/>
        </w:rPr>
      </w:pPr>
      <w:bookmarkStart w:id="14" w:name="_Toc517274614"/>
      <w:bookmarkStart w:id="15" w:name="_Toc376341443"/>
      <w:bookmarkStart w:id="16" w:name="_Toc502016387"/>
      <w:bookmarkStart w:id="17" w:name="_Toc135839031"/>
      <w:bookmarkStart w:id="18" w:name="_Toc198810668"/>
      <w:r w:rsidRPr="00C26A90">
        <w:rPr>
          <w:rFonts w:ascii="Times New Roman" w:hAnsi="Times New Roman" w:cs="Times New Roman"/>
          <w:sz w:val="32"/>
          <w:szCs w:val="36"/>
        </w:rPr>
        <w:t>This Document</w:t>
      </w:r>
      <w:bookmarkEnd w:id="14"/>
      <w:bookmarkEnd w:id="15"/>
      <w:bookmarkEnd w:id="16"/>
      <w:bookmarkEnd w:id="17"/>
      <w:bookmarkEnd w:id="18"/>
    </w:p>
    <w:p w14:paraId="1576BB30" w14:textId="4132B78D" w:rsidR="00BD4138" w:rsidRPr="00C26A90" w:rsidRDefault="00BD4138" w:rsidP="00FA5B26">
      <w:pPr>
        <w:pStyle w:val="3"/>
        <w:jc w:val="both"/>
        <w:rPr>
          <w:rFonts w:ascii="Times New Roman" w:hAnsi="Times New Roman" w:cs="Times New Roman"/>
          <w:sz w:val="28"/>
          <w:szCs w:val="32"/>
        </w:rPr>
      </w:pPr>
      <w:bookmarkStart w:id="19" w:name="_Ref90788390"/>
      <w:bookmarkStart w:id="20" w:name="_Toc624247946"/>
      <w:bookmarkStart w:id="21" w:name="_Toc135839032"/>
      <w:bookmarkStart w:id="22" w:name="_Toc198810669"/>
      <w:r w:rsidRPr="00C26A90">
        <w:rPr>
          <w:rFonts w:ascii="Times New Roman" w:hAnsi="Times New Roman" w:cs="Times New Roman"/>
          <w:sz w:val="28"/>
          <w:szCs w:val="32"/>
        </w:rPr>
        <w:t>Document overview</w:t>
      </w:r>
      <w:bookmarkEnd w:id="19"/>
      <w:bookmarkEnd w:id="20"/>
      <w:bookmarkEnd w:id="21"/>
      <w:bookmarkEnd w:id="22"/>
    </w:p>
    <w:p w14:paraId="65BEAA18" w14:textId="3E52CD98" w:rsidR="00924322" w:rsidRDefault="006C1138" w:rsidP="00FA5B26">
      <w:pPr>
        <w:jc w:val="both"/>
        <w:rPr>
          <w:rFonts w:ascii="Times New Roman" w:eastAsiaTheme="minorEastAsia" w:hAnsi="Times New Roman"/>
          <w:sz w:val="24"/>
          <w:lang w:eastAsia="zh-CN"/>
        </w:rPr>
      </w:pPr>
      <w:r w:rsidRPr="00EB7DFD">
        <w:rPr>
          <w:rFonts w:ascii="Times New Roman" w:eastAsiaTheme="minorEastAsia" w:hAnsi="Times New Roman"/>
          <w:sz w:val="24"/>
          <w:lang w:eastAsia="zh-CN"/>
        </w:rPr>
        <w:t>This document describes the system functionality</w:t>
      </w:r>
      <w:r w:rsidR="00530CF1">
        <w:rPr>
          <w:rFonts w:ascii="Times New Roman" w:eastAsiaTheme="minorEastAsia" w:hAnsi="Times New Roman" w:hint="eastAsia"/>
          <w:sz w:val="24"/>
          <w:lang w:eastAsia="zh-CN"/>
        </w:rPr>
        <w:t xml:space="preserve"> of Phase B </w:t>
      </w:r>
      <w:r w:rsidR="00083816">
        <w:rPr>
          <w:rFonts w:ascii="Times New Roman" w:eastAsiaTheme="minorEastAsia" w:hAnsi="Times New Roman" w:hint="eastAsia"/>
          <w:sz w:val="24"/>
          <w:lang w:eastAsia="zh-CN"/>
        </w:rPr>
        <w:t>pilot stage</w:t>
      </w:r>
      <w:r w:rsidRPr="00EB7DFD">
        <w:rPr>
          <w:rFonts w:ascii="Times New Roman" w:eastAsiaTheme="minorEastAsia" w:hAnsi="Times New Roman"/>
          <w:sz w:val="24"/>
          <w:lang w:eastAsia="zh-CN"/>
        </w:rPr>
        <w:t xml:space="preserve"> covered in the Henkel </w:t>
      </w:r>
      <w:proofErr w:type="spellStart"/>
      <w:r w:rsidR="000A0F30">
        <w:rPr>
          <w:rFonts w:ascii="Times New Roman" w:eastAsiaTheme="minorEastAsia" w:hAnsi="Times New Roman" w:hint="eastAsia"/>
          <w:sz w:val="24"/>
          <w:lang w:eastAsia="zh-CN"/>
        </w:rPr>
        <w:t>QCLad</w:t>
      </w:r>
      <w:proofErr w:type="spellEnd"/>
      <w:r w:rsidRPr="00EB7DFD">
        <w:rPr>
          <w:rFonts w:ascii="Times New Roman" w:eastAsiaTheme="minorEastAsia" w:hAnsi="Times New Roman"/>
          <w:sz w:val="24"/>
          <w:lang w:eastAsia="zh-CN"/>
        </w:rPr>
        <w:t xml:space="preserve"> System RTM User Requirements Analysis Report</w:t>
      </w:r>
      <w:r w:rsidRPr="00935D9A">
        <w:rPr>
          <w:rFonts w:ascii="Times New Roman" w:eastAsiaTheme="minorEastAsia" w:hAnsi="Times New Roman"/>
          <w:sz w:val="24"/>
          <w:lang w:eastAsia="zh-CN"/>
        </w:rPr>
        <w:t>.</w:t>
      </w:r>
    </w:p>
    <w:p w14:paraId="622B8196" w14:textId="2A10BEF3" w:rsidR="00711F52" w:rsidRPr="00C26A90" w:rsidRDefault="00704480" w:rsidP="00711F52">
      <w:pPr>
        <w:pStyle w:val="3"/>
        <w:tabs>
          <w:tab w:val="num" w:pos="2160"/>
        </w:tabs>
        <w:jc w:val="both"/>
        <w:rPr>
          <w:rFonts w:ascii="Times New Roman" w:hAnsi="Times New Roman" w:cs="Times New Roman"/>
          <w:sz w:val="28"/>
          <w:szCs w:val="32"/>
        </w:rPr>
      </w:pPr>
      <w:bookmarkStart w:id="23" w:name="_Toc198810670"/>
      <w:r>
        <w:rPr>
          <w:rFonts w:ascii="Times New Roman" w:eastAsiaTheme="minorEastAsia" w:hAnsi="Times New Roman" w:cs="Times New Roman" w:hint="eastAsia"/>
          <w:sz w:val="28"/>
          <w:szCs w:val="32"/>
          <w:lang w:eastAsia="zh-CN"/>
        </w:rPr>
        <w:t>D</w:t>
      </w:r>
      <w:r w:rsidR="00711F52">
        <w:rPr>
          <w:rFonts w:ascii="Times New Roman" w:eastAsiaTheme="minorEastAsia" w:hAnsi="Times New Roman" w:cs="Times New Roman" w:hint="eastAsia"/>
          <w:sz w:val="28"/>
          <w:szCs w:val="32"/>
        </w:rPr>
        <w:t>isclaimer</w:t>
      </w:r>
      <w:bookmarkEnd w:id="23"/>
    </w:p>
    <w:p w14:paraId="78E2E71B" w14:textId="6F00ABB9" w:rsidR="008E40CA" w:rsidRPr="005577DF" w:rsidRDefault="005577DF" w:rsidP="008E40CA">
      <w:pPr>
        <w:jc w:val="both"/>
        <w:rPr>
          <w:rFonts w:ascii="Times New Roman" w:eastAsiaTheme="minorEastAsia" w:hAnsi="Times New Roman"/>
          <w:sz w:val="24"/>
          <w:szCs w:val="32"/>
          <w:lang w:eastAsia="zh-CN"/>
        </w:rPr>
      </w:pPr>
      <w:r w:rsidRPr="005577DF">
        <w:rPr>
          <w:rFonts w:ascii="Times New Roman" w:hAnsi="Times New Roman" w:hint="eastAsia"/>
          <w:sz w:val="24"/>
          <w:szCs w:val="32"/>
        </w:rPr>
        <w:t xml:space="preserve">The screenshots used below are screenshots generated during the system standard functions or system configuration, as well as customer sample screenshots, the final design may be different from the screenshots in the document, and the data on the screenshots is not the real data of the system, </w:t>
      </w:r>
      <w:r>
        <w:rPr>
          <w:rFonts w:ascii="Times New Roman" w:eastAsiaTheme="minorEastAsia" w:hAnsi="Times New Roman" w:hint="eastAsia"/>
          <w:sz w:val="24"/>
          <w:szCs w:val="32"/>
          <w:lang w:eastAsia="zh-CN"/>
        </w:rPr>
        <w:t>only</w:t>
      </w:r>
      <w:r w:rsidRPr="005577DF">
        <w:rPr>
          <w:rFonts w:ascii="Times New Roman" w:hAnsi="Times New Roman" w:hint="eastAsia"/>
          <w:sz w:val="24"/>
          <w:szCs w:val="32"/>
        </w:rPr>
        <w:t xml:space="preserve"> for reference</w:t>
      </w:r>
      <w:r>
        <w:rPr>
          <w:rFonts w:ascii="SimSun" w:eastAsia="SimSun" w:hAnsi="SimSun" w:cs="SimSun" w:hint="eastAsia"/>
          <w:sz w:val="24"/>
          <w:szCs w:val="32"/>
          <w:lang w:eastAsia="zh-CN"/>
        </w:rPr>
        <w:t>.</w:t>
      </w:r>
    </w:p>
    <w:p w14:paraId="39EC13BE" w14:textId="5B0D675E" w:rsidR="00BD4138" w:rsidRPr="00C26A90" w:rsidRDefault="00BD4138" w:rsidP="00FA5B26">
      <w:pPr>
        <w:pStyle w:val="3"/>
        <w:jc w:val="both"/>
        <w:rPr>
          <w:rFonts w:ascii="Times New Roman" w:hAnsi="Times New Roman" w:cs="Times New Roman"/>
          <w:sz w:val="28"/>
          <w:szCs w:val="32"/>
        </w:rPr>
      </w:pPr>
      <w:bookmarkStart w:id="24" w:name="_Toc1284859256"/>
      <w:bookmarkStart w:id="25" w:name="_Toc135839033"/>
      <w:bookmarkStart w:id="26" w:name="_Toc198810671"/>
      <w:r w:rsidRPr="00C26A90">
        <w:rPr>
          <w:rFonts w:ascii="Times New Roman" w:hAnsi="Times New Roman" w:cs="Times New Roman"/>
          <w:sz w:val="28"/>
          <w:szCs w:val="32"/>
        </w:rPr>
        <w:t>Purpose</w:t>
      </w:r>
      <w:bookmarkEnd w:id="24"/>
      <w:bookmarkEnd w:id="25"/>
      <w:bookmarkEnd w:id="26"/>
    </w:p>
    <w:p w14:paraId="1C5EC47A" w14:textId="1B418A4E" w:rsidR="00B454E4" w:rsidRPr="00B454E4" w:rsidRDefault="007121AB" w:rsidP="00FA5B26">
      <w:pPr>
        <w:jc w:val="both"/>
        <w:rPr>
          <w:rFonts w:ascii="Times New Roman" w:eastAsiaTheme="minorEastAsia" w:hAnsi="Times New Roman"/>
          <w:sz w:val="24"/>
          <w:szCs w:val="32"/>
          <w:lang w:eastAsia="zh-CN"/>
        </w:rPr>
      </w:pPr>
      <w:r w:rsidRPr="007121AB">
        <w:rPr>
          <w:rFonts w:ascii="Times New Roman" w:eastAsiaTheme="minorEastAsia" w:hAnsi="Times New Roman"/>
          <w:sz w:val="24"/>
          <w:szCs w:val="32"/>
          <w:lang w:eastAsia="zh-CN"/>
        </w:rPr>
        <w:t xml:space="preserve">This document is used to provide a detailed description of the functionality of the </w:t>
      </w:r>
      <w:proofErr w:type="spellStart"/>
      <w:r w:rsidRPr="007121AB">
        <w:rPr>
          <w:rFonts w:ascii="Times New Roman" w:eastAsiaTheme="minorEastAsia" w:hAnsi="Times New Roman"/>
          <w:sz w:val="24"/>
          <w:szCs w:val="32"/>
          <w:lang w:eastAsia="zh-CN"/>
        </w:rPr>
        <w:t>SampleManager</w:t>
      </w:r>
      <w:proofErr w:type="spellEnd"/>
      <w:r w:rsidRPr="007121AB">
        <w:rPr>
          <w:rFonts w:ascii="Times New Roman" w:eastAsiaTheme="minorEastAsia" w:hAnsi="Times New Roman"/>
          <w:sz w:val="24"/>
          <w:szCs w:val="32"/>
          <w:lang w:eastAsia="zh-CN"/>
        </w:rPr>
        <w:t xml:space="preserve"> system, identifying a description of the system functionality that meets the user's business needs as specified in the </w:t>
      </w:r>
      <w:r w:rsidR="006C3295">
        <w:rPr>
          <w:rFonts w:ascii="Times New Roman" w:eastAsiaTheme="minorEastAsia" w:hAnsi="Times New Roman" w:hint="eastAsia"/>
          <w:sz w:val="24"/>
          <w:szCs w:val="32"/>
          <w:lang w:eastAsia="zh-CN"/>
        </w:rPr>
        <w:t>phase B</w:t>
      </w:r>
      <w:r w:rsidR="00083816">
        <w:rPr>
          <w:rFonts w:ascii="Times New Roman" w:eastAsiaTheme="minorEastAsia" w:hAnsi="Times New Roman" w:hint="eastAsia"/>
          <w:sz w:val="24"/>
          <w:szCs w:val="32"/>
          <w:lang w:eastAsia="zh-CN"/>
        </w:rPr>
        <w:t xml:space="preserve"> pilot</w:t>
      </w:r>
      <w:r w:rsidR="006C3295">
        <w:rPr>
          <w:rFonts w:ascii="Times New Roman" w:eastAsiaTheme="minorEastAsia" w:hAnsi="Times New Roman" w:hint="eastAsia"/>
          <w:sz w:val="24"/>
          <w:szCs w:val="32"/>
          <w:lang w:eastAsia="zh-CN"/>
        </w:rPr>
        <w:t xml:space="preserve"> stage of </w:t>
      </w:r>
      <w:r w:rsidRPr="007121AB">
        <w:rPr>
          <w:rFonts w:ascii="Times New Roman" w:eastAsiaTheme="minorEastAsia" w:hAnsi="Times New Roman"/>
          <w:sz w:val="24"/>
          <w:szCs w:val="32"/>
          <w:lang w:eastAsia="zh-CN"/>
        </w:rPr>
        <w:t>User Requirements Analysis Report.</w:t>
      </w:r>
      <w:r w:rsidR="006C3295">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The functionality of phase</w:t>
      </w:r>
      <w:r w:rsidR="00BC319F">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A, which is already deployed in the system, will not be described further</w:t>
      </w:r>
    </w:p>
    <w:p w14:paraId="56DABE0D" w14:textId="5B76ABB0" w:rsidR="00BD4138" w:rsidRPr="00C26A90" w:rsidRDefault="00BD4138" w:rsidP="00FA5B26">
      <w:pPr>
        <w:pStyle w:val="3"/>
        <w:jc w:val="both"/>
        <w:rPr>
          <w:rFonts w:ascii="Times New Roman" w:hAnsi="Times New Roman" w:cs="Times New Roman"/>
          <w:sz w:val="28"/>
          <w:szCs w:val="32"/>
        </w:rPr>
      </w:pPr>
      <w:bookmarkStart w:id="27" w:name="_Toc706268524"/>
      <w:bookmarkStart w:id="28" w:name="_Toc135839034"/>
      <w:bookmarkStart w:id="29" w:name="_Toc198810672"/>
      <w:r w:rsidRPr="00C26A90">
        <w:rPr>
          <w:rFonts w:ascii="Times New Roman" w:hAnsi="Times New Roman" w:cs="Times New Roman"/>
          <w:sz w:val="28"/>
          <w:szCs w:val="32"/>
        </w:rPr>
        <w:t>Scope</w:t>
      </w:r>
      <w:bookmarkEnd w:id="27"/>
      <w:bookmarkEnd w:id="28"/>
      <w:bookmarkEnd w:id="29"/>
    </w:p>
    <w:p w14:paraId="59481423" w14:textId="77777777" w:rsidR="006C1138" w:rsidRPr="006C1138"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Document the functional specifications of the laboratory management system based on the requirements described in the User Requirements Analysis Report.</w:t>
      </w:r>
    </w:p>
    <w:p w14:paraId="0CBB4311" w14:textId="3C9F8256" w:rsidR="00DF3442" w:rsidRPr="00DF3442"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xml:space="preserve">- Determine the implementation of functionality in the system based on the needs described in the user needs analysis report </w:t>
      </w:r>
    </w:p>
    <w:p w14:paraId="38F7E435" w14:textId="7CEE17F7" w:rsidR="00BD4138" w:rsidRPr="00C26A90" w:rsidRDefault="00BD4138" w:rsidP="00FA5B26">
      <w:pPr>
        <w:pStyle w:val="2"/>
        <w:jc w:val="both"/>
        <w:rPr>
          <w:rFonts w:ascii="Times New Roman" w:hAnsi="Times New Roman" w:cs="Times New Roman"/>
          <w:sz w:val="32"/>
          <w:szCs w:val="36"/>
        </w:rPr>
      </w:pPr>
      <w:bookmarkStart w:id="30" w:name="_Toc517274615"/>
      <w:bookmarkStart w:id="31" w:name="_Toc1571401131"/>
      <w:bookmarkStart w:id="32" w:name="_Toc135839035"/>
      <w:bookmarkStart w:id="33" w:name="_Toc198810673"/>
      <w:r w:rsidRPr="00C26A90">
        <w:rPr>
          <w:rFonts w:ascii="Times New Roman" w:hAnsi="Times New Roman" w:cs="Times New Roman"/>
          <w:sz w:val="32"/>
          <w:szCs w:val="36"/>
        </w:rPr>
        <w:t>Synopsis</w:t>
      </w:r>
      <w:bookmarkEnd w:id="30"/>
      <w:bookmarkEnd w:id="31"/>
      <w:bookmarkEnd w:id="32"/>
      <w:bookmarkEnd w:id="33"/>
    </w:p>
    <w:p w14:paraId="450DC931" w14:textId="60BCE2D4" w:rsidR="00A3439B" w:rsidRPr="00A3439B" w:rsidRDefault="00B96C54" w:rsidP="00FA5B26">
      <w:pPr>
        <w:jc w:val="both"/>
        <w:rPr>
          <w:rFonts w:ascii="Times New Roman" w:eastAsiaTheme="minorEastAsia" w:hAnsi="Times New Roman"/>
          <w:sz w:val="24"/>
          <w:lang w:eastAsia="zh-CN"/>
        </w:rPr>
      </w:pPr>
      <w:r w:rsidRPr="00B96C54">
        <w:rPr>
          <w:rFonts w:ascii="Times New Roman" w:eastAsiaTheme="minorEastAsia" w:hAnsi="Times New Roman"/>
          <w:sz w:val="24"/>
          <w:lang w:eastAsia="zh-CN"/>
        </w:rPr>
        <w:t xml:space="preserve">The core application functionality of the </w:t>
      </w:r>
      <w:proofErr w:type="spellStart"/>
      <w:r w:rsidR="000A0F30">
        <w:rPr>
          <w:rFonts w:ascii="Times New Roman" w:eastAsiaTheme="minorEastAsia" w:hAnsi="Times New Roman" w:hint="eastAsia"/>
          <w:sz w:val="24"/>
          <w:lang w:eastAsia="zh-CN"/>
        </w:rPr>
        <w:t>QCLad</w:t>
      </w:r>
      <w:proofErr w:type="spellEnd"/>
      <w:r w:rsidRPr="00B96C54">
        <w:rPr>
          <w:rFonts w:ascii="Times New Roman" w:eastAsiaTheme="minorEastAsia" w:hAnsi="Times New Roman"/>
          <w:sz w:val="24"/>
          <w:lang w:eastAsia="zh-CN"/>
        </w:rPr>
        <w:t xml:space="preserve"> system is the laboratory sample process management functionality, including sample management, SAP interface, task scheduling, master data, reporting, architecture and security</w:t>
      </w:r>
      <w:proofErr w:type="gramStart"/>
      <w:r w:rsidRPr="00B96C54">
        <w:rPr>
          <w:rFonts w:ascii="Times New Roman" w:eastAsiaTheme="minorEastAsia" w:hAnsi="Times New Roman"/>
          <w:sz w:val="24"/>
          <w:lang w:eastAsia="zh-CN"/>
        </w:rPr>
        <w:t>.</w:t>
      </w:r>
      <w:r w:rsidR="00A3439B" w:rsidRPr="00A3439B">
        <w:rPr>
          <w:rFonts w:ascii="Times New Roman" w:eastAsiaTheme="minorEastAsia" w:hAnsi="Times New Roman"/>
          <w:sz w:val="24"/>
          <w:lang w:eastAsia="zh-CN"/>
        </w:rPr>
        <w:t>;</w:t>
      </w:r>
      <w:proofErr w:type="gramEnd"/>
    </w:p>
    <w:p w14:paraId="32E1BFAF" w14:textId="650F2A0F" w:rsidR="00BD4138" w:rsidRPr="00C26A90" w:rsidRDefault="00BD4138" w:rsidP="00FA5B26">
      <w:pPr>
        <w:pStyle w:val="2"/>
        <w:jc w:val="both"/>
        <w:rPr>
          <w:rFonts w:ascii="Times New Roman" w:hAnsi="Times New Roman" w:cs="Times New Roman"/>
          <w:sz w:val="32"/>
          <w:szCs w:val="36"/>
        </w:rPr>
      </w:pPr>
      <w:bookmarkStart w:id="34" w:name="_Toc517274616"/>
      <w:bookmarkStart w:id="35" w:name="_Toc376341444"/>
      <w:bookmarkStart w:id="36" w:name="_Toc175579213"/>
      <w:bookmarkStart w:id="37" w:name="_Toc135839036"/>
      <w:bookmarkStart w:id="38" w:name="_Toc198810674"/>
      <w:r w:rsidRPr="00C26A90">
        <w:rPr>
          <w:rFonts w:ascii="Times New Roman" w:hAnsi="Times New Roman" w:cs="Times New Roman"/>
          <w:sz w:val="32"/>
          <w:szCs w:val="36"/>
        </w:rPr>
        <w:t>Definitions</w:t>
      </w:r>
      <w:bookmarkEnd w:id="34"/>
      <w:bookmarkEnd w:id="35"/>
      <w:bookmarkEnd w:id="36"/>
      <w:bookmarkEnd w:id="37"/>
      <w:bookmarkEnd w:id="38"/>
    </w:p>
    <w:p w14:paraId="7E30DE2B"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abbreviations and definitions are assumed throughout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3"/>
        <w:gridCol w:w="3527"/>
        <w:gridCol w:w="4395"/>
      </w:tblGrid>
      <w:tr w:rsidR="00BD4138" w:rsidRPr="00C26A90" w14:paraId="75BDCC3A" w14:textId="77777777" w:rsidTr="00A07412">
        <w:trPr>
          <w:cantSplit/>
          <w:tblHeader/>
        </w:trPr>
        <w:tc>
          <w:tcPr>
            <w:tcW w:w="1463" w:type="dxa"/>
            <w:tcBorders>
              <w:top w:val="single" w:sz="4" w:space="0" w:color="auto"/>
              <w:left w:val="single" w:sz="4" w:space="0" w:color="auto"/>
              <w:bottom w:val="single" w:sz="4" w:space="0" w:color="auto"/>
              <w:right w:val="single" w:sz="4" w:space="0" w:color="auto"/>
            </w:tcBorders>
            <w:shd w:val="clear" w:color="auto" w:fill="9CC2E5"/>
            <w:hideMark/>
          </w:tcPr>
          <w:p w14:paraId="140A7A6D" w14:textId="77777777" w:rsidR="005F0126" w:rsidRPr="00C26A90" w:rsidRDefault="00BD4138" w:rsidP="00FA5B26">
            <w:pPr>
              <w:jc w:val="both"/>
              <w:rPr>
                <w:rFonts w:ascii="Times New Roman" w:hAnsi="Times New Roman"/>
                <w:b/>
                <w:sz w:val="22"/>
                <w:szCs w:val="22"/>
              </w:rPr>
            </w:pPr>
            <w:r w:rsidRPr="00C26A90">
              <w:rPr>
                <w:rFonts w:ascii="Times New Roman" w:hAnsi="Times New Roman"/>
                <w:b/>
                <w:sz w:val="22"/>
                <w:szCs w:val="22"/>
              </w:rPr>
              <w:t>Term/</w:t>
            </w:r>
          </w:p>
          <w:p w14:paraId="22E079A6" w14:textId="7A6F1F23"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Abbreviation</w:t>
            </w:r>
          </w:p>
        </w:tc>
        <w:tc>
          <w:tcPr>
            <w:tcW w:w="3527" w:type="dxa"/>
            <w:tcBorders>
              <w:top w:val="single" w:sz="4" w:space="0" w:color="auto"/>
              <w:left w:val="single" w:sz="4" w:space="0" w:color="auto"/>
              <w:bottom w:val="single" w:sz="4" w:space="0" w:color="auto"/>
              <w:right w:val="single" w:sz="4" w:space="0" w:color="auto"/>
            </w:tcBorders>
            <w:shd w:val="clear" w:color="auto" w:fill="9CC2E5"/>
            <w:hideMark/>
          </w:tcPr>
          <w:p w14:paraId="0FBE1196"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Meaning</w:t>
            </w:r>
          </w:p>
        </w:tc>
        <w:tc>
          <w:tcPr>
            <w:tcW w:w="4395" w:type="dxa"/>
            <w:tcBorders>
              <w:top w:val="single" w:sz="4" w:space="0" w:color="auto"/>
              <w:left w:val="single" w:sz="4" w:space="0" w:color="auto"/>
              <w:bottom w:val="single" w:sz="4" w:space="0" w:color="auto"/>
              <w:right w:val="single" w:sz="4" w:space="0" w:color="auto"/>
            </w:tcBorders>
            <w:shd w:val="clear" w:color="auto" w:fill="9CC2E5"/>
            <w:hideMark/>
          </w:tcPr>
          <w:p w14:paraId="02F99ED9"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Description</w:t>
            </w:r>
          </w:p>
        </w:tc>
      </w:tr>
      <w:tr w:rsidR="00BD4138" w:rsidRPr="00C26A90" w14:paraId="1F38DF2B" w14:textId="77777777" w:rsidTr="5C34DEE2">
        <w:trPr>
          <w:cantSplit/>
        </w:trPr>
        <w:tc>
          <w:tcPr>
            <w:tcW w:w="1463" w:type="dxa"/>
            <w:tcBorders>
              <w:top w:val="single" w:sz="4" w:space="0" w:color="auto"/>
              <w:left w:val="single" w:sz="4" w:space="0" w:color="auto"/>
              <w:bottom w:val="single" w:sz="4" w:space="0" w:color="auto"/>
              <w:right w:val="single" w:sz="4" w:space="0" w:color="auto"/>
            </w:tcBorders>
            <w:hideMark/>
          </w:tcPr>
          <w:p w14:paraId="79860FC0" w14:textId="166A44D2" w:rsidR="00BD4138" w:rsidRPr="00C26A90" w:rsidRDefault="00BD4138" w:rsidP="00FA5B26">
            <w:pPr>
              <w:jc w:val="both"/>
              <w:rPr>
                <w:rFonts w:ascii="Times New Roman" w:hAnsi="Times New Roman"/>
                <w:sz w:val="24"/>
              </w:rPr>
            </w:pPr>
            <w:r w:rsidRPr="00C26A90">
              <w:rPr>
                <w:rFonts w:ascii="Times New Roman" w:hAnsi="Times New Roman"/>
                <w:sz w:val="24"/>
              </w:rPr>
              <w:t>FS</w:t>
            </w:r>
          </w:p>
        </w:tc>
        <w:tc>
          <w:tcPr>
            <w:tcW w:w="3527" w:type="dxa"/>
            <w:tcBorders>
              <w:top w:val="single" w:sz="4" w:space="0" w:color="auto"/>
              <w:left w:val="single" w:sz="4" w:space="0" w:color="auto"/>
              <w:bottom w:val="single" w:sz="4" w:space="0" w:color="auto"/>
              <w:right w:val="single" w:sz="4" w:space="0" w:color="auto"/>
            </w:tcBorders>
            <w:hideMark/>
          </w:tcPr>
          <w:p w14:paraId="6A828530" w14:textId="0A05AA7D" w:rsidR="00BD4138" w:rsidRPr="00C26A90" w:rsidRDefault="00BD4138" w:rsidP="00FA5B26">
            <w:pPr>
              <w:jc w:val="both"/>
              <w:rPr>
                <w:rFonts w:ascii="Times New Roman" w:hAnsi="Times New Roman"/>
                <w:sz w:val="24"/>
              </w:rPr>
            </w:pPr>
            <w:r w:rsidRPr="00C26A90">
              <w:rPr>
                <w:rFonts w:ascii="Times New Roman" w:hAnsi="Times New Roman"/>
                <w:sz w:val="24"/>
              </w:rPr>
              <w:t>Function Specification</w:t>
            </w:r>
          </w:p>
        </w:tc>
        <w:tc>
          <w:tcPr>
            <w:tcW w:w="4395" w:type="dxa"/>
            <w:tcBorders>
              <w:top w:val="single" w:sz="4" w:space="0" w:color="auto"/>
              <w:left w:val="single" w:sz="4" w:space="0" w:color="auto"/>
              <w:bottom w:val="single" w:sz="4" w:space="0" w:color="auto"/>
              <w:right w:val="single" w:sz="4" w:space="0" w:color="auto"/>
            </w:tcBorders>
          </w:tcPr>
          <w:p w14:paraId="66204FF1" w14:textId="3BF1B5B1" w:rsidR="00BD4138" w:rsidRPr="00C26A90" w:rsidRDefault="00A122E0" w:rsidP="00FA5B26">
            <w:pPr>
              <w:jc w:val="both"/>
              <w:rPr>
                <w:rFonts w:ascii="Times New Roman" w:hAnsi="Times New Roman"/>
                <w:sz w:val="24"/>
              </w:rPr>
            </w:pPr>
            <w:r w:rsidRPr="00C26A90">
              <w:rPr>
                <w:rFonts w:ascii="Times New Roman" w:hAnsi="Times New Roman"/>
                <w:sz w:val="24"/>
              </w:rPr>
              <w:t>This Document</w:t>
            </w:r>
          </w:p>
        </w:tc>
      </w:tr>
      <w:tr w:rsidR="00BD4138" w:rsidRPr="00C26A90" w14:paraId="68E31556" w14:textId="77777777" w:rsidTr="5C34DEE2">
        <w:trPr>
          <w:cantSplit/>
          <w:trHeight w:val="485"/>
        </w:trPr>
        <w:tc>
          <w:tcPr>
            <w:tcW w:w="1463" w:type="dxa"/>
            <w:tcBorders>
              <w:top w:val="single" w:sz="4" w:space="0" w:color="auto"/>
              <w:left w:val="single" w:sz="4" w:space="0" w:color="auto"/>
              <w:bottom w:val="single" w:sz="4" w:space="0" w:color="auto"/>
              <w:right w:val="single" w:sz="4" w:space="0" w:color="auto"/>
            </w:tcBorders>
            <w:hideMark/>
          </w:tcPr>
          <w:p w14:paraId="489C7076" w14:textId="77777777" w:rsidR="00BD4138" w:rsidRPr="00C26A90" w:rsidRDefault="00BD4138" w:rsidP="00FA5B26">
            <w:pPr>
              <w:jc w:val="both"/>
              <w:rPr>
                <w:rFonts w:ascii="Times New Roman" w:hAnsi="Times New Roman"/>
                <w:sz w:val="24"/>
              </w:rPr>
            </w:pPr>
            <w:r w:rsidRPr="00C26A90">
              <w:rPr>
                <w:rFonts w:ascii="Times New Roman" w:hAnsi="Times New Roman"/>
                <w:sz w:val="24"/>
              </w:rPr>
              <w:t>RMB</w:t>
            </w:r>
          </w:p>
        </w:tc>
        <w:tc>
          <w:tcPr>
            <w:tcW w:w="3527" w:type="dxa"/>
            <w:tcBorders>
              <w:top w:val="single" w:sz="4" w:space="0" w:color="auto"/>
              <w:left w:val="single" w:sz="4" w:space="0" w:color="auto"/>
              <w:bottom w:val="single" w:sz="4" w:space="0" w:color="auto"/>
              <w:right w:val="single" w:sz="4" w:space="0" w:color="auto"/>
            </w:tcBorders>
            <w:hideMark/>
          </w:tcPr>
          <w:p w14:paraId="130E3A9C" w14:textId="77777777" w:rsidR="00BD4138" w:rsidRPr="00C26A90" w:rsidRDefault="00BD4138" w:rsidP="00FA5B26">
            <w:pPr>
              <w:jc w:val="both"/>
              <w:rPr>
                <w:rFonts w:ascii="Times New Roman" w:hAnsi="Times New Roman"/>
                <w:sz w:val="24"/>
              </w:rPr>
            </w:pPr>
            <w:r w:rsidRPr="00C26A90">
              <w:rPr>
                <w:rFonts w:ascii="Times New Roman" w:hAnsi="Times New Roman"/>
                <w:sz w:val="24"/>
              </w:rPr>
              <w:t>Right Mouse Button</w:t>
            </w:r>
          </w:p>
        </w:tc>
        <w:tc>
          <w:tcPr>
            <w:tcW w:w="4395" w:type="dxa"/>
            <w:tcBorders>
              <w:top w:val="single" w:sz="4" w:space="0" w:color="auto"/>
              <w:left w:val="single" w:sz="4" w:space="0" w:color="auto"/>
              <w:bottom w:val="single" w:sz="4" w:space="0" w:color="auto"/>
              <w:right w:val="single" w:sz="4" w:space="0" w:color="auto"/>
            </w:tcBorders>
            <w:hideMark/>
          </w:tcPr>
          <w:p w14:paraId="5C88C43A" w14:textId="77777777" w:rsidR="00BD4138" w:rsidRPr="00C26A90" w:rsidRDefault="00BD4138" w:rsidP="00FA5B26">
            <w:pPr>
              <w:jc w:val="both"/>
              <w:rPr>
                <w:rFonts w:ascii="Times New Roman" w:hAnsi="Times New Roman"/>
                <w:sz w:val="24"/>
              </w:rPr>
            </w:pPr>
            <w:r w:rsidRPr="00C26A90">
              <w:rPr>
                <w:rFonts w:ascii="Times New Roman" w:hAnsi="Times New Roman"/>
                <w:sz w:val="24"/>
              </w:rPr>
              <w:t>Using RMB various Sample Manager options can be displayed</w:t>
            </w:r>
          </w:p>
        </w:tc>
      </w:tr>
      <w:tr w:rsidR="00BD4138" w:rsidRPr="00C26A90" w14:paraId="07808A70" w14:textId="77777777" w:rsidTr="5C34DEE2">
        <w:trPr>
          <w:cantSplit/>
          <w:trHeight w:val="305"/>
        </w:trPr>
        <w:tc>
          <w:tcPr>
            <w:tcW w:w="1463" w:type="dxa"/>
            <w:tcBorders>
              <w:top w:val="single" w:sz="4" w:space="0" w:color="auto"/>
              <w:left w:val="single" w:sz="4" w:space="0" w:color="auto"/>
              <w:bottom w:val="single" w:sz="4" w:space="0" w:color="auto"/>
              <w:right w:val="single" w:sz="4" w:space="0" w:color="auto"/>
            </w:tcBorders>
            <w:hideMark/>
          </w:tcPr>
          <w:p w14:paraId="60513D13" w14:textId="1117859E" w:rsidR="00BD4138" w:rsidRPr="00BA743C" w:rsidRDefault="00BA743C" w:rsidP="00FA5B2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QCL</w:t>
            </w:r>
            <w:r w:rsidR="00620A39">
              <w:rPr>
                <w:rFonts w:ascii="Times New Roman" w:eastAsiaTheme="minorEastAsia" w:hAnsi="Times New Roman" w:hint="eastAsia"/>
                <w:sz w:val="24"/>
                <w:lang w:eastAsia="zh-CN"/>
              </w:rPr>
              <w:t>AD</w:t>
            </w:r>
          </w:p>
        </w:tc>
        <w:tc>
          <w:tcPr>
            <w:tcW w:w="3527" w:type="dxa"/>
            <w:tcBorders>
              <w:top w:val="single" w:sz="4" w:space="0" w:color="auto"/>
              <w:left w:val="single" w:sz="4" w:space="0" w:color="auto"/>
              <w:bottom w:val="single" w:sz="4" w:space="0" w:color="auto"/>
              <w:right w:val="single" w:sz="4" w:space="0" w:color="auto"/>
            </w:tcBorders>
            <w:hideMark/>
          </w:tcPr>
          <w:p w14:paraId="04950E52" w14:textId="187CC8F7" w:rsidR="00BD4138" w:rsidRPr="00C26A90" w:rsidRDefault="00BD4138" w:rsidP="00FA5B26">
            <w:pPr>
              <w:jc w:val="both"/>
              <w:rPr>
                <w:rFonts w:ascii="Times New Roman" w:hAnsi="Times New Roman"/>
                <w:sz w:val="24"/>
              </w:rPr>
            </w:pPr>
            <w:proofErr w:type="spellStart"/>
            <w:r w:rsidRPr="00C26A90">
              <w:rPr>
                <w:rFonts w:ascii="Times New Roman" w:hAnsi="Times New Roman"/>
                <w:sz w:val="24"/>
              </w:rPr>
              <w:t>SampleManager</w:t>
            </w:r>
            <w:proofErr w:type="spellEnd"/>
          </w:p>
        </w:tc>
        <w:tc>
          <w:tcPr>
            <w:tcW w:w="4395" w:type="dxa"/>
            <w:tcBorders>
              <w:top w:val="single" w:sz="4" w:space="0" w:color="auto"/>
              <w:left w:val="single" w:sz="4" w:space="0" w:color="auto"/>
              <w:bottom w:val="single" w:sz="4" w:space="0" w:color="auto"/>
              <w:right w:val="single" w:sz="4" w:space="0" w:color="auto"/>
            </w:tcBorders>
          </w:tcPr>
          <w:p w14:paraId="6B62F1B3" w14:textId="5CF408DA" w:rsidR="00BD4138" w:rsidRPr="00C26A90" w:rsidRDefault="3DDC15A1" w:rsidP="5C34DEE2">
            <w:pPr>
              <w:jc w:val="both"/>
              <w:rPr>
                <w:rFonts w:ascii="Times New Roman" w:hAnsi="Times New Roman"/>
                <w:sz w:val="24"/>
              </w:rPr>
            </w:pPr>
            <w:r w:rsidRPr="00C26A90">
              <w:rPr>
                <w:rFonts w:ascii="Times New Roman" w:hAnsi="Times New Roman"/>
                <w:sz w:val="24"/>
              </w:rPr>
              <w:t>Software Name</w:t>
            </w:r>
          </w:p>
        </w:tc>
      </w:tr>
    </w:tbl>
    <w:p w14:paraId="071E4E01" w14:textId="760F4138" w:rsidR="00BD4138" w:rsidRPr="00C26A90" w:rsidRDefault="00BD4138" w:rsidP="00FA5B26">
      <w:pPr>
        <w:pStyle w:val="2"/>
        <w:jc w:val="both"/>
        <w:rPr>
          <w:rFonts w:ascii="Times New Roman" w:hAnsi="Times New Roman" w:cs="Times New Roman"/>
          <w:sz w:val="32"/>
          <w:szCs w:val="36"/>
        </w:rPr>
      </w:pPr>
      <w:bookmarkStart w:id="39" w:name="_Ref811491"/>
      <w:bookmarkStart w:id="40" w:name="_Ref811489"/>
      <w:bookmarkStart w:id="41" w:name="_Ref811483"/>
      <w:bookmarkStart w:id="42" w:name="_Toc517274617"/>
      <w:bookmarkStart w:id="43" w:name="_Toc376341445"/>
      <w:bookmarkStart w:id="44" w:name="_Toc1283722327"/>
      <w:bookmarkStart w:id="45" w:name="_Toc135839037"/>
      <w:bookmarkStart w:id="46" w:name="_Toc198810675"/>
      <w:r w:rsidRPr="00C26A90">
        <w:rPr>
          <w:rFonts w:ascii="Times New Roman" w:hAnsi="Times New Roman" w:cs="Times New Roman"/>
          <w:sz w:val="32"/>
          <w:szCs w:val="36"/>
        </w:rPr>
        <w:t>References</w:t>
      </w:r>
      <w:bookmarkEnd w:id="39"/>
      <w:bookmarkEnd w:id="40"/>
      <w:bookmarkEnd w:id="41"/>
      <w:bookmarkEnd w:id="42"/>
      <w:bookmarkEnd w:id="43"/>
      <w:bookmarkEnd w:id="44"/>
      <w:bookmarkEnd w:id="45"/>
      <w:bookmarkEnd w:id="46"/>
    </w:p>
    <w:p w14:paraId="30410D85"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references are made in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3544"/>
        <w:gridCol w:w="4678"/>
      </w:tblGrid>
      <w:tr w:rsidR="00BD4138" w:rsidRPr="00C26A90" w14:paraId="6A5B1F0A" w14:textId="77777777" w:rsidTr="5C34DEE2">
        <w:trPr>
          <w:cantSplit/>
          <w:tblHeader/>
        </w:trPr>
        <w:tc>
          <w:tcPr>
            <w:tcW w:w="1163" w:type="dxa"/>
            <w:tcBorders>
              <w:top w:val="single" w:sz="4" w:space="0" w:color="auto"/>
              <w:left w:val="single" w:sz="4" w:space="0" w:color="auto"/>
              <w:bottom w:val="single" w:sz="4" w:space="0" w:color="auto"/>
              <w:right w:val="single" w:sz="4" w:space="0" w:color="auto"/>
            </w:tcBorders>
            <w:shd w:val="clear" w:color="auto" w:fill="BDCBE4"/>
            <w:hideMark/>
          </w:tcPr>
          <w:p w14:paraId="59AA214E" w14:textId="77777777" w:rsidR="00BD4138" w:rsidRPr="00C26A90" w:rsidRDefault="00BD4138" w:rsidP="00FA5B26">
            <w:pPr>
              <w:jc w:val="both"/>
              <w:rPr>
                <w:rFonts w:ascii="Times New Roman" w:hAnsi="Times New Roman"/>
                <w:b/>
                <w:sz w:val="24"/>
                <w:szCs w:val="40"/>
              </w:rPr>
            </w:pPr>
            <w:bookmarkStart w:id="47" w:name="_Hlk283815088"/>
            <w:r w:rsidRPr="00C26A90">
              <w:rPr>
                <w:rFonts w:ascii="Times New Roman" w:hAnsi="Times New Roman"/>
                <w:b/>
                <w:sz w:val="24"/>
                <w:szCs w:val="40"/>
              </w:rPr>
              <w:t>Ref. No.</w:t>
            </w:r>
          </w:p>
        </w:tc>
        <w:tc>
          <w:tcPr>
            <w:tcW w:w="3544" w:type="dxa"/>
            <w:tcBorders>
              <w:top w:val="single" w:sz="4" w:space="0" w:color="auto"/>
              <w:left w:val="single" w:sz="4" w:space="0" w:color="auto"/>
              <w:bottom w:val="single" w:sz="4" w:space="0" w:color="auto"/>
              <w:right w:val="single" w:sz="4" w:space="0" w:color="auto"/>
            </w:tcBorders>
            <w:shd w:val="clear" w:color="auto" w:fill="BDCBE4"/>
            <w:hideMark/>
          </w:tcPr>
          <w:p w14:paraId="6F3B69C3"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Reference</w:t>
            </w:r>
          </w:p>
        </w:tc>
        <w:tc>
          <w:tcPr>
            <w:tcW w:w="4678" w:type="dxa"/>
            <w:tcBorders>
              <w:top w:val="single" w:sz="4" w:space="0" w:color="auto"/>
              <w:left w:val="single" w:sz="4" w:space="0" w:color="auto"/>
              <w:bottom w:val="single" w:sz="4" w:space="0" w:color="auto"/>
              <w:right w:val="single" w:sz="4" w:space="0" w:color="auto"/>
            </w:tcBorders>
            <w:shd w:val="clear" w:color="auto" w:fill="BDCBE4"/>
            <w:hideMark/>
          </w:tcPr>
          <w:p w14:paraId="513D93E2"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Description</w:t>
            </w:r>
          </w:p>
        </w:tc>
      </w:tr>
      <w:tr w:rsidR="00BD4138" w:rsidRPr="00C26A90" w14:paraId="2D7EC2E9" w14:textId="77777777" w:rsidTr="007B42E8">
        <w:trPr>
          <w:cantSplit/>
        </w:trPr>
        <w:tc>
          <w:tcPr>
            <w:tcW w:w="1163" w:type="dxa"/>
            <w:tcBorders>
              <w:top w:val="single" w:sz="4" w:space="0" w:color="auto"/>
              <w:left w:val="single" w:sz="4" w:space="0" w:color="auto"/>
              <w:bottom w:val="single" w:sz="4" w:space="0" w:color="auto"/>
              <w:right w:val="single" w:sz="4" w:space="0" w:color="auto"/>
            </w:tcBorders>
          </w:tcPr>
          <w:p w14:paraId="44EE7857" w14:textId="4EBC0921" w:rsidR="00BD4138" w:rsidRPr="00C26A90" w:rsidRDefault="00BD4138" w:rsidP="00FA5B26">
            <w:pPr>
              <w:jc w:val="both"/>
              <w:rPr>
                <w:rFonts w:ascii="Times New Roman" w:hAnsi="Times New Roman"/>
                <w:sz w:val="24"/>
                <w:szCs w:val="40"/>
              </w:rPr>
            </w:pPr>
          </w:p>
        </w:tc>
        <w:tc>
          <w:tcPr>
            <w:tcW w:w="3544" w:type="dxa"/>
            <w:tcBorders>
              <w:top w:val="single" w:sz="4" w:space="0" w:color="auto"/>
              <w:left w:val="single" w:sz="4" w:space="0" w:color="auto"/>
              <w:bottom w:val="single" w:sz="4" w:space="0" w:color="auto"/>
              <w:right w:val="single" w:sz="4" w:space="0" w:color="auto"/>
            </w:tcBorders>
          </w:tcPr>
          <w:p w14:paraId="0B44DACD" w14:textId="029950C3" w:rsidR="00BD4138" w:rsidRPr="00C26A90" w:rsidRDefault="00BD4138" w:rsidP="00FA5B26">
            <w:pPr>
              <w:jc w:val="both"/>
              <w:rPr>
                <w:rFonts w:ascii="Times New Roman" w:hAnsi="Times New Roman"/>
                <w:sz w:val="24"/>
              </w:rPr>
            </w:pPr>
          </w:p>
        </w:tc>
        <w:tc>
          <w:tcPr>
            <w:tcW w:w="4678" w:type="dxa"/>
            <w:tcBorders>
              <w:top w:val="single" w:sz="4" w:space="0" w:color="auto"/>
              <w:left w:val="single" w:sz="4" w:space="0" w:color="auto"/>
              <w:bottom w:val="single" w:sz="4" w:space="0" w:color="auto"/>
              <w:right w:val="single" w:sz="4" w:space="0" w:color="auto"/>
            </w:tcBorders>
          </w:tcPr>
          <w:p w14:paraId="02F2C34E" w14:textId="0781334A" w:rsidR="00BD4138" w:rsidRPr="00C26A90" w:rsidRDefault="00BD4138" w:rsidP="00FA5B26">
            <w:pPr>
              <w:jc w:val="both"/>
              <w:rPr>
                <w:rFonts w:ascii="Times New Roman" w:hAnsi="Times New Roman"/>
                <w:sz w:val="24"/>
                <w:szCs w:val="40"/>
              </w:rPr>
            </w:pPr>
          </w:p>
        </w:tc>
      </w:tr>
    </w:tbl>
    <w:p w14:paraId="2FFCDA32" w14:textId="27050DBD" w:rsidR="08A0E184" w:rsidRPr="00C26A90" w:rsidRDefault="08A0E184" w:rsidP="00FA5B26">
      <w:pPr>
        <w:jc w:val="both"/>
        <w:rPr>
          <w:rFonts w:ascii="Times New Roman" w:hAnsi="Times New Roman"/>
        </w:rPr>
      </w:pPr>
    </w:p>
    <w:p w14:paraId="38599A14" w14:textId="6C2513EF" w:rsidR="00BD4138" w:rsidRPr="00C26A90" w:rsidRDefault="00BD4138" w:rsidP="00FA5B26">
      <w:pPr>
        <w:pStyle w:val="1"/>
        <w:jc w:val="both"/>
        <w:rPr>
          <w:rFonts w:ascii="Times New Roman" w:hAnsi="Times New Roman" w:cs="Times New Roman"/>
        </w:rPr>
      </w:pPr>
      <w:bookmarkStart w:id="48" w:name="_Toc517274618"/>
      <w:bookmarkStart w:id="49" w:name="_Toc376341446"/>
      <w:bookmarkStart w:id="50" w:name="_Toc492012159"/>
      <w:bookmarkStart w:id="51" w:name="_Toc135839038"/>
      <w:bookmarkStart w:id="52" w:name="_Toc198810676"/>
      <w:bookmarkEnd w:id="47"/>
      <w:r w:rsidRPr="00C26A90">
        <w:rPr>
          <w:rFonts w:ascii="Times New Roman" w:hAnsi="Times New Roman" w:cs="Times New Roman"/>
        </w:rPr>
        <w:t>Project Brief</w:t>
      </w:r>
      <w:bookmarkEnd w:id="48"/>
      <w:bookmarkEnd w:id="49"/>
      <w:bookmarkEnd w:id="50"/>
      <w:bookmarkEnd w:id="51"/>
      <w:bookmarkEnd w:id="52"/>
    </w:p>
    <w:p w14:paraId="0BC9FAE4" w14:textId="563540CA" w:rsidR="00BD4138" w:rsidRPr="00C26A90" w:rsidRDefault="00BD4138" w:rsidP="00FA5B26">
      <w:pPr>
        <w:pStyle w:val="2"/>
        <w:jc w:val="both"/>
        <w:rPr>
          <w:rFonts w:ascii="Times New Roman" w:hAnsi="Times New Roman" w:cs="Times New Roman"/>
          <w:sz w:val="32"/>
          <w:szCs w:val="36"/>
        </w:rPr>
      </w:pPr>
      <w:bookmarkStart w:id="53" w:name="_Toc517274619"/>
      <w:bookmarkStart w:id="54" w:name="_Toc376341447"/>
      <w:bookmarkStart w:id="55" w:name="_Toc1450675629"/>
      <w:bookmarkStart w:id="56" w:name="_Toc135839039"/>
      <w:bookmarkStart w:id="57" w:name="_Toc198810677"/>
      <w:r w:rsidRPr="00C26A90">
        <w:rPr>
          <w:rFonts w:ascii="Times New Roman" w:hAnsi="Times New Roman" w:cs="Times New Roman"/>
          <w:sz w:val="32"/>
          <w:szCs w:val="36"/>
        </w:rPr>
        <w:t>Project Overview</w:t>
      </w:r>
      <w:bookmarkEnd w:id="53"/>
      <w:bookmarkEnd w:id="54"/>
      <w:bookmarkEnd w:id="55"/>
      <w:bookmarkEnd w:id="56"/>
      <w:bookmarkEnd w:id="57"/>
    </w:p>
    <w:p w14:paraId="0FEAC268" w14:textId="0E24E486" w:rsidR="00A12600" w:rsidRPr="00C26A90" w:rsidRDefault="00BD4138" w:rsidP="00FA5B26">
      <w:pPr>
        <w:pStyle w:val="3"/>
        <w:jc w:val="both"/>
        <w:rPr>
          <w:rFonts w:ascii="Times New Roman" w:hAnsi="Times New Roman" w:cs="Times New Roman"/>
          <w:sz w:val="28"/>
          <w:szCs w:val="32"/>
        </w:rPr>
      </w:pPr>
      <w:bookmarkStart w:id="58" w:name="_Ref263317759"/>
      <w:bookmarkStart w:id="59" w:name="_Toc1427305024"/>
      <w:bookmarkStart w:id="60" w:name="_Toc135839040"/>
      <w:bookmarkStart w:id="61" w:name="_Toc198810678"/>
      <w:r w:rsidRPr="00C26A90">
        <w:rPr>
          <w:rFonts w:ascii="Times New Roman" w:hAnsi="Times New Roman" w:cs="Times New Roman"/>
          <w:sz w:val="28"/>
          <w:szCs w:val="32"/>
        </w:rPr>
        <w:t xml:space="preserve">Project </w:t>
      </w:r>
      <w:bookmarkEnd w:id="58"/>
      <w:r w:rsidRPr="00C26A90">
        <w:rPr>
          <w:rFonts w:ascii="Times New Roman" w:hAnsi="Times New Roman" w:cs="Times New Roman"/>
          <w:sz w:val="28"/>
          <w:szCs w:val="32"/>
        </w:rPr>
        <w:t>det</w:t>
      </w:r>
      <w:r w:rsidR="00A12600" w:rsidRPr="00C26A90">
        <w:rPr>
          <w:rFonts w:ascii="Times New Roman" w:hAnsi="Times New Roman" w:cs="Times New Roman"/>
          <w:sz w:val="28"/>
          <w:szCs w:val="32"/>
        </w:rPr>
        <w:t>a</w:t>
      </w:r>
      <w:r w:rsidR="009E4EAE" w:rsidRPr="00C26A90">
        <w:rPr>
          <w:rFonts w:ascii="Times New Roman" w:hAnsi="Times New Roman" w:cs="Times New Roman"/>
          <w:sz w:val="28"/>
          <w:szCs w:val="32"/>
        </w:rPr>
        <w:t>il</w:t>
      </w:r>
      <w:bookmarkEnd w:id="59"/>
      <w:bookmarkEnd w:id="60"/>
      <w:bookmarkEnd w:id="61"/>
    </w:p>
    <w:p w14:paraId="2377948F" w14:textId="6213032F" w:rsidR="00EC5F3E" w:rsidRPr="00EC5F3E" w:rsidRDefault="00CA6BF5" w:rsidP="00EC5F3E">
      <w:pPr>
        <w:jc w:val="both"/>
        <w:rPr>
          <w:rFonts w:ascii="Times New Roman" w:eastAsiaTheme="minorEastAsia" w:hAnsi="Times New Roman"/>
          <w:sz w:val="24"/>
          <w:szCs w:val="32"/>
          <w:lang w:eastAsia="zh-CN"/>
        </w:rPr>
      </w:pPr>
      <w:r w:rsidRPr="00CA6BF5">
        <w:rPr>
          <w:rFonts w:ascii="Times New Roman" w:eastAsiaTheme="minorEastAsia" w:hAnsi="Times New Roman"/>
          <w:sz w:val="24"/>
          <w:szCs w:val="32"/>
          <w:lang w:eastAsia="zh-CN"/>
        </w:rPr>
        <w:t xml:space="preserve">Implementation of </w:t>
      </w:r>
      <w:proofErr w:type="spellStart"/>
      <w:r w:rsidRPr="00CA6BF5">
        <w:rPr>
          <w:rFonts w:ascii="Times New Roman" w:eastAsiaTheme="minorEastAsia" w:hAnsi="Times New Roman"/>
          <w:sz w:val="24"/>
          <w:szCs w:val="32"/>
          <w:lang w:eastAsia="zh-CN"/>
        </w:rPr>
        <w:t>SampleManager</w:t>
      </w:r>
      <w:proofErr w:type="spellEnd"/>
      <w:r w:rsidRPr="00CA6BF5">
        <w:rPr>
          <w:rFonts w:ascii="Times New Roman" w:eastAsiaTheme="minorEastAsia" w:hAnsi="Times New Roman"/>
          <w:sz w:val="24"/>
          <w:szCs w:val="32"/>
          <w:lang w:eastAsia="zh-CN"/>
        </w:rPr>
        <w:t xml:space="preserve"> </w:t>
      </w:r>
      <w:proofErr w:type="spellStart"/>
      <w:r>
        <w:rPr>
          <w:rFonts w:ascii="Times New Roman" w:eastAsiaTheme="minorEastAsia" w:hAnsi="Times New Roman" w:hint="eastAsia"/>
          <w:sz w:val="24"/>
          <w:szCs w:val="32"/>
          <w:lang w:eastAsia="zh-CN"/>
        </w:rPr>
        <w:t>QCLad</w:t>
      </w:r>
      <w:proofErr w:type="spellEnd"/>
      <w:r w:rsidRPr="00CA6BF5">
        <w:rPr>
          <w:rFonts w:ascii="Times New Roman" w:eastAsiaTheme="minorEastAsia" w:hAnsi="Times New Roman"/>
          <w:sz w:val="24"/>
          <w:szCs w:val="32"/>
          <w:lang w:eastAsia="zh-CN"/>
        </w:rPr>
        <w:t xml:space="preserve"> will streamline Sample Management, Reports, Dashboards, Instrument and Equipment management, Instrument interfacing and External application integration together with the associated data acquisition across Henkel’s labs</w:t>
      </w:r>
      <w:r w:rsidR="00EC5F3E">
        <w:rPr>
          <w:rFonts w:ascii="Times New Roman" w:eastAsiaTheme="minorEastAsia" w:hAnsi="Times New Roman" w:hint="eastAsia"/>
          <w:sz w:val="24"/>
          <w:szCs w:val="32"/>
          <w:lang w:eastAsia="zh-CN"/>
        </w:rPr>
        <w:t>.</w:t>
      </w:r>
    </w:p>
    <w:p w14:paraId="2DB36D25" w14:textId="287066C0" w:rsidR="001F609D" w:rsidRPr="00C26A90" w:rsidRDefault="001F609D" w:rsidP="00FA5B26">
      <w:pPr>
        <w:pStyle w:val="2"/>
        <w:jc w:val="both"/>
        <w:rPr>
          <w:rFonts w:ascii="Times New Roman" w:hAnsi="Times New Roman" w:cs="Times New Roman"/>
          <w:sz w:val="32"/>
          <w:szCs w:val="36"/>
        </w:rPr>
      </w:pPr>
      <w:bookmarkStart w:id="62" w:name="_Toc275261461"/>
      <w:bookmarkStart w:id="63" w:name="_Toc135839041"/>
      <w:bookmarkStart w:id="64" w:name="_Toc198810679"/>
      <w:r w:rsidRPr="00C26A90">
        <w:rPr>
          <w:rFonts w:ascii="Times New Roman" w:hAnsi="Times New Roman" w:cs="Times New Roman"/>
          <w:sz w:val="32"/>
          <w:szCs w:val="36"/>
        </w:rPr>
        <w:t>Functional Requirements</w:t>
      </w:r>
      <w:bookmarkEnd w:id="62"/>
      <w:bookmarkEnd w:id="63"/>
      <w:bookmarkEnd w:id="64"/>
    </w:p>
    <w:p w14:paraId="0A1258CE" w14:textId="4E778C5C" w:rsidR="00237242" w:rsidRPr="00237242" w:rsidRDefault="00237242" w:rsidP="00237242">
      <w:pPr>
        <w:pStyle w:val="3"/>
        <w:rPr>
          <w:i w:val="0"/>
          <w:iCs/>
        </w:rPr>
      </w:pPr>
      <w:bookmarkStart w:id="65" w:name="_Toc198810680"/>
      <w:bookmarkStart w:id="66" w:name="_Toc720583739"/>
      <w:bookmarkStart w:id="67" w:name="_Toc135839042"/>
      <w:r w:rsidRPr="00237242">
        <w:rPr>
          <w:i w:val="0"/>
          <w:iCs/>
        </w:rPr>
        <w:t>Sample Management</w:t>
      </w:r>
      <w:bookmarkEnd w:id="65"/>
    </w:p>
    <w:p w14:paraId="3A6B5C4C" w14:textId="0B18CA0F" w:rsidR="00237242" w:rsidRDefault="008018BC" w:rsidP="00237242">
      <w:pPr>
        <w:pStyle w:val="4"/>
        <w:tabs>
          <w:tab w:val="clear" w:pos="3416"/>
        </w:tabs>
        <w:ind w:left="810" w:hanging="810"/>
        <w:rPr>
          <w:rFonts w:eastAsiaTheme="minorEastAsia"/>
          <w:i w:val="0"/>
          <w:iCs/>
          <w:lang w:eastAsia="zh-CN"/>
        </w:rPr>
      </w:pPr>
      <w:r>
        <w:rPr>
          <w:rFonts w:eastAsiaTheme="minorEastAsia" w:hint="eastAsia"/>
          <w:i w:val="0"/>
          <w:iCs/>
          <w:lang w:eastAsia="zh-CN"/>
        </w:rPr>
        <w:t xml:space="preserve">Lab </w:t>
      </w:r>
      <w:r w:rsidR="007913FA">
        <w:rPr>
          <w:rFonts w:eastAsiaTheme="minorEastAsia" w:hint="eastAsia"/>
          <w:i w:val="0"/>
          <w:iCs/>
          <w:lang w:eastAsia="zh-CN"/>
        </w:rPr>
        <w:t xml:space="preserve">Testing </w:t>
      </w:r>
      <w:r>
        <w:rPr>
          <w:rFonts w:eastAsiaTheme="minorEastAsia" w:hint="eastAsia"/>
          <w:i w:val="0"/>
          <w:iCs/>
          <w:lang w:eastAsia="zh-CN"/>
        </w:rPr>
        <w:t xml:space="preserve">Process </w:t>
      </w:r>
      <w:r w:rsidR="00C569C6">
        <w:rPr>
          <w:rFonts w:eastAsiaTheme="minorEastAsia" w:hint="eastAsia"/>
          <w:i w:val="0"/>
          <w:iCs/>
          <w:lang w:eastAsia="zh-CN"/>
        </w:rPr>
        <w:t>Workflow</w:t>
      </w:r>
    </w:p>
    <w:p w14:paraId="520DF80E" w14:textId="77777777" w:rsidR="005478F2" w:rsidRDefault="005478F2" w:rsidP="005478F2">
      <w:pPr>
        <w:pStyle w:val="5"/>
        <w:rPr>
          <w:rFonts w:eastAsiaTheme="minorEastAsia"/>
          <w:lang w:eastAsia="zh-CN"/>
        </w:rPr>
      </w:pPr>
      <w:r>
        <w:t>Business Scenarios</w:t>
      </w:r>
    </w:p>
    <w:p w14:paraId="7CF214F6" w14:textId="01C86FA1" w:rsidR="005478F2" w:rsidRPr="000E26FC" w:rsidRDefault="008B7E5C" w:rsidP="005478F2">
      <w:pPr>
        <w:jc w:val="both"/>
        <w:rPr>
          <w:rFonts w:ascii="Times New Roman" w:eastAsiaTheme="minorEastAsia" w:hAnsi="Times New Roman"/>
          <w:sz w:val="24"/>
          <w:lang w:eastAsia="zh-CN"/>
        </w:rPr>
      </w:pPr>
      <w:r w:rsidRPr="00A05A4B">
        <w:rPr>
          <w:rFonts w:ascii="Times New Roman" w:eastAsiaTheme="minorEastAsia" w:hAnsi="Times New Roman"/>
          <w:sz w:val="24"/>
          <w:lang w:eastAsia="zh-CN"/>
        </w:rPr>
        <w:t>Generally,</w:t>
      </w:r>
      <w:r w:rsidR="008018BC">
        <w:rPr>
          <w:rFonts w:ascii="Times New Roman" w:eastAsiaTheme="minorEastAsia" w:hAnsi="Times New Roman" w:hint="eastAsia"/>
          <w:sz w:val="24"/>
          <w:lang w:eastAsia="zh-CN"/>
        </w:rPr>
        <w:t xml:space="preserve"> samples and tests will flow the process of workflow</w:t>
      </w:r>
      <w:r>
        <w:rPr>
          <w:rFonts w:ascii="Times New Roman" w:eastAsiaTheme="minorEastAsia" w:hAnsi="Times New Roman" w:hint="eastAsia"/>
          <w:sz w:val="24"/>
          <w:lang w:eastAsia="zh-CN"/>
        </w:rPr>
        <w:t xml:space="preserve"> which is deployed </w:t>
      </w:r>
      <w:r>
        <w:rPr>
          <w:rFonts w:ascii="Times New Roman" w:eastAsiaTheme="minorEastAsia" w:hAnsi="Times New Roman"/>
          <w:sz w:val="24"/>
          <w:lang w:eastAsia="zh-CN"/>
        </w:rPr>
        <w:t>during</w:t>
      </w:r>
      <w:r>
        <w:rPr>
          <w:rFonts w:ascii="Times New Roman" w:eastAsiaTheme="minorEastAsia" w:hAnsi="Times New Roman" w:hint="eastAsia"/>
          <w:sz w:val="24"/>
          <w:lang w:eastAsia="zh-CN"/>
        </w:rPr>
        <w:t xml:space="preserve"> </w:t>
      </w:r>
      <w:r w:rsidR="007913FA">
        <w:rPr>
          <w:rFonts w:ascii="Times New Roman" w:eastAsiaTheme="minorEastAsia" w:hAnsi="Times New Roman" w:hint="eastAsia"/>
          <w:sz w:val="24"/>
          <w:lang w:eastAsia="zh-CN"/>
        </w:rPr>
        <w:t>project stage phase A</w:t>
      </w:r>
      <w:r w:rsidR="008018BC">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r w:rsidR="00D5737B" w:rsidRPr="00D5737B">
        <w:rPr>
          <w:rFonts w:ascii="Times New Roman" w:eastAsiaTheme="minorEastAsia" w:hAnsi="Times New Roman"/>
          <w:sz w:val="24"/>
          <w:lang w:eastAsia="zh-CN"/>
        </w:rPr>
        <w:t xml:space="preserve">In this document it will be referred to as the </w:t>
      </w:r>
      <w:r w:rsidR="00D5737B" w:rsidRPr="00D5737B">
        <w:rPr>
          <w:rFonts w:ascii="Times New Roman" w:eastAsiaTheme="minorEastAsia" w:hAnsi="Times New Roman"/>
          <w:i/>
          <w:iCs/>
          <w:sz w:val="24"/>
          <w:lang w:eastAsia="zh-CN"/>
        </w:rPr>
        <w:t xml:space="preserve">lab </w:t>
      </w:r>
      <w:r w:rsidR="00D5737B" w:rsidRPr="00D5737B">
        <w:rPr>
          <w:rFonts w:ascii="Times New Roman" w:eastAsiaTheme="minorEastAsia" w:hAnsi="Times New Roman" w:hint="eastAsia"/>
          <w:i/>
          <w:iCs/>
          <w:sz w:val="24"/>
          <w:lang w:eastAsia="zh-CN"/>
        </w:rPr>
        <w:t xml:space="preserve">testing </w:t>
      </w:r>
      <w:r w:rsidR="00D5737B" w:rsidRPr="00D5737B">
        <w:rPr>
          <w:rFonts w:ascii="Times New Roman" w:eastAsiaTheme="minorEastAsia" w:hAnsi="Times New Roman"/>
          <w:i/>
          <w:iCs/>
          <w:sz w:val="24"/>
          <w:lang w:eastAsia="zh-CN"/>
        </w:rPr>
        <w:t>process</w:t>
      </w:r>
      <w:r w:rsidR="00D5737B" w:rsidRPr="00D5737B">
        <w:rPr>
          <w:rFonts w:ascii="Times New Roman" w:eastAsiaTheme="minorEastAsia" w:hAnsi="Times New Roman"/>
          <w:sz w:val="24"/>
          <w:lang w:eastAsia="zh-CN"/>
        </w:rPr>
        <w:t xml:space="preserve"> and will be used in the lab as a base process for other subsequent workflows</w:t>
      </w:r>
      <w:r w:rsidR="00D5737B">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p>
    <w:p w14:paraId="6E1B2670" w14:textId="77777777" w:rsidR="005478F2" w:rsidRDefault="005478F2" w:rsidP="005478F2">
      <w:pPr>
        <w:pStyle w:val="5"/>
        <w:rPr>
          <w:rFonts w:eastAsiaTheme="minorEastAsia"/>
          <w:lang w:eastAsia="zh-CN"/>
        </w:rPr>
      </w:pPr>
      <w:r>
        <w:t>RTM Mapping</w:t>
      </w:r>
    </w:p>
    <w:p w14:paraId="229E874F" w14:textId="77777777" w:rsidR="005478F2" w:rsidRDefault="005478F2" w:rsidP="005478F2">
      <w:pPr>
        <w:rPr>
          <w:rFonts w:eastAsiaTheme="minorEastAsia"/>
          <w:lang w:eastAsia="zh-CN"/>
        </w:rPr>
      </w:pPr>
    </w:p>
    <w:tbl>
      <w:tblPr>
        <w:tblStyle w:val="af2"/>
        <w:tblW w:w="9535" w:type="dxa"/>
        <w:tblLook w:val="04A0" w:firstRow="1" w:lastRow="0" w:firstColumn="1" w:lastColumn="0" w:noHBand="0" w:noVBand="1"/>
      </w:tblPr>
      <w:tblGrid>
        <w:gridCol w:w="1615"/>
        <w:gridCol w:w="5940"/>
        <w:gridCol w:w="1980"/>
      </w:tblGrid>
      <w:tr w:rsidR="005478F2" w14:paraId="01A08E4B" w14:textId="77777777" w:rsidTr="00A72D6D">
        <w:tc>
          <w:tcPr>
            <w:tcW w:w="1615" w:type="dxa"/>
            <w:shd w:val="clear" w:color="auto" w:fill="9CC2E5" w:themeFill="accent5" w:themeFillTint="99"/>
          </w:tcPr>
          <w:p w14:paraId="36B9957A" w14:textId="77777777" w:rsidR="005478F2" w:rsidRDefault="005478F2" w:rsidP="00A72D6D">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8A83082" w14:textId="77777777" w:rsidR="005478F2" w:rsidRDefault="005478F2" w:rsidP="00A72D6D">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7598DC5" w14:textId="77777777" w:rsidR="005478F2" w:rsidRDefault="005478F2" w:rsidP="00A72D6D">
            <w:pPr>
              <w:rPr>
                <w:rFonts w:eastAsiaTheme="minorEastAsia"/>
                <w:lang w:eastAsia="zh-CN"/>
              </w:rPr>
            </w:pPr>
            <w:r>
              <w:rPr>
                <w:rFonts w:eastAsiaTheme="minorEastAsia" w:hint="eastAsia"/>
                <w:lang w:eastAsia="zh-CN"/>
              </w:rPr>
              <w:t>Type</w:t>
            </w:r>
          </w:p>
        </w:tc>
      </w:tr>
      <w:tr w:rsidR="0018212E" w14:paraId="15AA3CFA" w14:textId="77777777" w:rsidTr="00A72D6D">
        <w:tc>
          <w:tcPr>
            <w:tcW w:w="1615" w:type="dxa"/>
          </w:tcPr>
          <w:p w14:paraId="077F90EA" w14:textId="2341AE74" w:rsidR="0018212E" w:rsidRDefault="0018212E" w:rsidP="0018212E">
            <w:pPr>
              <w:rPr>
                <w:rFonts w:eastAsiaTheme="minorEastAsia"/>
                <w:lang w:eastAsia="zh-CN"/>
              </w:rPr>
            </w:pPr>
            <w:r w:rsidRPr="006F7D04">
              <w:t>4.1.5.1.1</w:t>
            </w:r>
          </w:p>
        </w:tc>
        <w:tc>
          <w:tcPr>
            <w:tcW w:w="5940" w:type="dxa"/>
          </w:tcPr>
          <w:p w14:paraId="43E7274B" w14:textId="68BE0203" w:rsidR="0018212E" w:rsidRDefault="0018212E" w:rsidP="0018212E">
            <w:pPr>
              <w:rPr>
                <w:rFonts w:eastAsiaTheme="minorEastAsia"/>
                <w:lang w:eastAsia="zh-CN"/>
              </w:rPr>
            </w:pPr>
            <w:r w:rsidRPr="00F43580">
              <w:t>System shall be able to manage Standard RM test for Incoming workflow.</w:t>
            </w:r>
            <w:r w:rsidR="00E26AE3" w:rsidRPr="00E26AE3">
              <w:rPr>
                <w:rFonts w:ascii="Microsoft YaHei" w:eastAsia="Microsoft YaHei" w:hAnsi="Microsoft YaHei" w:cs="Calibri" w:hint="eastAsia"/>
                <w:sz w:val="22"/>
                <w:szCs w:val="22"/>
                <w:lang w:bidi="ar-SA"/>
              </w:rPr>
              <w:t xml:space="preserve"> </w:t>
            </w:r>
            <w:r w:rsidR="00E26AE3" w:rsidRPr="00E26AE3">
              <w:rPr>
                <w:rFonts w:ascii="SimSun" w:eastAsia="SimSun" w:hAnsi="SimSun" w:cs="SimSun" w:hint="eastAsia"/>
              </w:rPr>
              <w:t>（</w:t>
            </w:r>
            <w:r w:rsidR="00E26AE3" w:rsidRPr="00E26AE3">
              <w:rPr>
                <w:rFonts w:hint="eastAsia"/>
              </w:rPr>
              <w:t>Standard RM</w:t>
            </w:r>
            <w:r w:rsidR="00E26AE3" w:rsidRPr="00E26AE3">
              <w:rPr>
                <w:rFonts w:ascii="SimSun" w:eastAsia="SimSun" w:hAnsi="SimSun" w:cs="SimSun" w:hint="eastAsia"/>
              </w:rPr>
              <w:t>）</w:t>
            </w:r>
          </w:p>
        </w:tc>
        <w:tc>
          <w:tcPr>
            <w:tcW w:w="1980" w:type="dxa"/>
          </w:tcPr>
          <w:p w14:paraId="15DB35C3" w14:textId="77777777" w:rsidR="0018212E" w:rsidRDefault="0018212E" w:rsidP="0018212E">
            <w:pPr>
              <w:rPr>
                <w:rFonts w:eastAsiaTheme="minorEastAsia"/>
                <w:lang w:eastAsia="zh-CN"/>
              </w:rPr>
            </w:pPr>
            <w:r w:rsidRPr="006603C1">
              <w:rPr>
                <w:rFonts w:eastAsiaTheme="minorEastAsia"/>
                <w:lang w:eastAsia="zh-CN"/>
              </w:rPr>
              <w:t>Configuration</w:t>
            </w:r>
          </w:p>
        </w:tc>
      </w:tr>
      <w:tr w:rsidR="0018212E" w14:paraId="1C6EB8F3" w14:textId="77777777" w:rsidTr="00A72D6D">
        <w:tc>
          <w:tcPr>
            <w:tcW w:w="1615" w:type="dxa"/>
          </w:tcPr>
          <w:p w14:paraId="3EF21312" w14:textId="6CDE1F8C" w:rsidR="0018212E" w:rsidRPr="006603C1" w:rsidRDefault="0018212E" w:rsidP="0018212E">
            <w:pPr>
              <w:rPr>
                <w:rFonts w:eastAsiaTheme="minorEastAsia"/>
                <w:lang w:eastAsia="zh-CN"/>
              </w:rPr>
            </w:pPr>
            <w:r w:rsidRPr="006F7D04">
              <w:t>4.1.5.1.2</w:t>
            </w:r>
          </w:p>
        </w:tc>
        <w:tc>
          <w:tcPr>
            <w:tcW w:w="5940" w:type="dxa"/>
          </w:tcPr>
          <w:p w14:paraId="67D2619E" w14:textId="63AC0E40" w:rsidR="0018212E" w:rsidRPr="006603C1" w:rsidRDefault="0018212E" w:rsidP="0018212E">
            <w:pPr>
              <w:rPr>
                <w:rFonts w:eastAsiaTheme="minorEastAsia"/>
                <w:lang w:eastAsia="zh-CN"/>
              </w:rPr>
            </w:pPr>
            <w:r w:rsidRPr="00F43580">
              <w:t xml:space="preserve">System shall be able to manage Standard in process testing for </w:t>
            </w:r>
            <w:proofErr w:type="spellStart"/>
            <w:r w:rsidRPr="00F43580">
              <w:t>semi finished</w:t>
            </w:r>
            <w:proofErr w:type="spellEnd"/>
            <w:r w:rsidRPr="00F43580">
              <w:t xml:space="preserve"> and finished goods workflow.</w:t>
            </w:r>
            <w:r w:rsidR="009D39C4" w:rsidRPr="009D39C4">
              <w:rPr>
                <w:rFonts w:ascii="Microsoft YaHei" w:eastAsia="Microsoft YaHei" w:hAnsi="Microsoft YaHei" w:cs="Calibri" w:hint="eastAsia"/>
                <w:sz w:val="22"/>
                <w:szCs w:val="22"/>
                <w:lang w:bidi="ar-SA"/>
              </w:rPr>
              <w:t xml:space="preserve"> </w:t>
            </w:r>
            <w:r w:rsidR="009D39C4" w:rsidRPr="009D39C4">
              <w:rPr>
                <w:rFonts w:ascii="SimSun" w:eastAsia="SimSun" w:hAnsi="SimSun" w:cs="SimSun" w:hint="eastAsia"/>
              </w:rPr>
              <w:t>（</w:t>
            </w:r>
            <w:r w:rsidR="009D39C4" w:rsidRPr="009D39C4">
              <w:rPr>
                <w:rFonts w:hint="eastAsia"/>
              </w:rPr>
              <w:t>without MES)</w:t>
            </w:r>
          </w:p>
        </w:tc>
        <w:tc>
          <w:tcPr>
            <w:tcW w:w="1980" w:type="dxa"/>
          </w:tcPr>
          <w:p w14:paraId="0CF7E090"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184E381D" w14:textId="77777777" w:rsidTr="00A72D6D">
        <w:tc>
          <w:tcPr>
            <w:tcW w:w="1615" w:type="dxa"/>
          </w:tcPr>
          <w:p w14:paraId="5EBA0470" w14:textId="17DC159E" w:rsidR="0018212E" w:rsidRPr="006603C1" w:rsidRDefault="0018212E" w:rsidP="0018212E">
            <w:pPr>
              <w:rPr>
                <w:rFonts w:eastAsiaTheme="minorEastAsia"/>
                <w:lang w:eastAsia="zh-CN"/>
              </w:rPr>
            </w:pPr>
            <w:r w:rsidRPr="006F7D04">
              <w:t>4.1.5.1.3</w:t>
            </w:r>
          </w:p>
        </w:tc>
        <w:tc>
          <w:tcPr>
            <w:tcW w:w="5940" w:type="dxa"/>
          </w:tcPr>
          <w:p w14:paraId="21492570" w14:textId="1AE6ED84" w:rsidR="0018212E" w:rsidRPr="006603C1" w:rsidRDefault="0018212E" w:rsidP="0018212E">
            <w:pPr>
              <w:rPr>
                <w:rFonts w:eastAsiaTheme="minorEastAsia"/>
                <w:lang w:eastAsia="zh-CN"/>
              </w:rPr>
            </w:pPr>
            <w:r w:rsidRPr="00F43580">
              <w:t>System shall be able to manage Standard finished goods outgoing test workflow.</w:t>
            </w:r>
          </w:p>
        </w:tc>
        <w:tc>
          <w:tcPr>
            <w:tcW w:w="1980" w:type="dxa"/>
          </w:tcPr>
          <w:p w14:paraId="0E2E10FB"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43884A2B" w14:textId="77777777" w:rsidTr="00A72D6D">
        <w:tc>
          <w:tcPr>
            <w:tcW w:w="1615" w:type="dxa"/>
          </w:tcPr>
          <w:p w14:paraId="0BCB7C97" w14:textId="6C536DF2" w:rsidR="0018212E" w:rsidRPr="006603C1" w:rsidRDefault="001431D0" w:rsidP="0018212E">
            <w:pPr>
              <w:rPr>
                <w:rFonts w:eastAsiaTheme="minorEastAsia"/>
                <w:lang w:eastAsia="zh-CN"/>
              </w:rPr>
            </w:pPr>
            <w:r w:rsidRPr="001431D0">
              <w:t>4.1.5.1.10</w:t>
            </w:r>
          </w:p>
        </w:tc>
        <w:tc>
          <w:tcPr>
            <w:tcW w:w="5940" w:type="dxa"/>
          </w:tcPr>
          <w:p w14:paraId="18776E58" w14:textId="56C00325" w:rsidR="0018212E" w:rsidRPr="006603C1" w:rsidRDefault="001431D0" w:rsidP="0018212E">
            <w:pPr>
              <w:rPr>
                <w:rFonts w:eastAsiaTheme="minorEastAsia"/>
                <w:lang w:eastAsia="zh-CN"/>
              </w:rPr>
            </w:pPr>
            <w:r w:rsidRPr="001431D0">
              <w:t>System shall be able to manage Test for SCMS/NCMR /CCMS investigation workflow.</w:t>
            </w:r>
          </w:p>
        </w:tc>
        <w:tc>
          <w:tcPr>
            <w:tcW w:w="1980" w:type="dxa"/>
          </w:tcPr>
          <w:p w14:paraId="38D0F65E"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bl>
    <w:p w14:paraId="513AA5D1" w14:textId="77777777" w:rsidR="005478F2" w:rsidRPr="000E26FC" w:rsidRDefault="005478F2" w:rsidP="005478F2">
      <w:pPr>
        <w:rPr>
          <w:rFonts w:eastAsiaTheme="minorEastAsia"/>
          <w:lang w:eastAsia="zh-CN"/>
        </w:rPr>
      </w:pPr>
    </w:p>
    <w:p w14:paraId="51F81DF6" w14:textId="77777777" w:rsidR="005478F2" w:rsidRDefault="005478F2" w:rsidP="005478F2">
      <w:pPr>
        <w:pStyle w:val="5"/>
      </w:pPr>
      <w:r>
        <w:t>Function Design</w:t>
      </w:r>
    </w:p>
    <w:p w14:paraId="131EE65B" w14:textId="69605E0D" w:rsidR="00436C09" w:rsidRDefault="00CC34C5" w:rsidP="003A7F4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w:t>
      </w:r>
      <w:r w:rsidRPr="00D5737B">
        <w:rPr>
          <w:rFonts w:ascii="Times New Roman" w:eastAsiaTheme="minorEastAsia" w:hAnsi="Times New Roman"/>
          <w:sz w:val="24"/>
          <w:lang w:eastAsia="zh-CN"/>
        </w:rPr>
        <w:t xml:space="preserve">he </w:t>
      </w:r>
      <w:r w:rsidRPr="00D5737B">
        <w:rPr>
          <w:rFonts w:ascii="Times New Roman" w:eastAsiaTheme="minorEastAsia" w:hAnsi="Times New Roman"/>
          <w:i/>
          <w:iCs/>
          <w:sz w:val="24"/>
          <w:lang w:eastAsia="zh-CN"/>
        </w:rPr>
        <w:t xml:space="preserve">lab </w:t>
      </w:r>
      <w:r w:rsidRPr="00D5737B">
        <w:rPr>
          <w:rFonts w:ascii="Times New Roman" w:eastAsiaTheme="minorEastAsia" w:hAnsi="Times New Roman" w:hint="eastAsia"/>
          <w:i/>
          <w:iCs/>
          <w:sz w:val="24"/>
          <w:lang w:eastAsia="zh-CN"/>
        </w:rPr>
        <w:t xml:space="preserve">testing </w:t>
      </w:r>
      <w:r w:rsidRPr="00D5737B">
        <w:rPr>
          <w:rFonts w:ascii="Times New Roman" w:eastAsiaTheme="minorEastAsia" w:hAnsi="Times New Roman"/>
          <w:i/>
          <w:iCs/>
          <w:sz w:val="24"/>
          <w:lang w:eastAsia="zh-CN"/>
        </w:rPr>
        <w:t>process</w:t>
      </w:r>
      <w:r>
        <w:rPr>
          <w:rFonts w:ascii="Times New Roman" w:eastAsiaTheme="minorEastAsia" w:hAnsi="Times New Roman" w:hint="eastAsia"/>
          <w:sz w:val="24"/>
          <w:lang w:eastAsia="zh-CN"/>
        </w:rPr>
        <w:t xml:space="preserve"> </w:t>
      </w:r>
      <w:r w:rsidR="00B35FDC" w:rsidRPr="00B35FDC">
        <w:rPr>
          <w:rFonts w:ascii="Times New Roman" w:eastAsiaTheme="minorEastAsia" w:hAnsi="Times New Roman"/>
          <w:sz w:val="24"/>
          <w:lang w:eastAsia="zh-CN"/>
        </w:rPr>
        <w:t>workflow defines the life</w:t>
      </w:r>
      <w:r w:rsidR="00B35FDC">
        <w:rPr>
          <w:rFonts w:ascii="Times New Roman" w:eastAsiaTheme="minorEastAsia" w:hAnsi="Times New Roman" w:hint="eastAsia"/>
          <w:sz w:val="24"/>
          <w:lang w:eastAsia="zh-CN"/>
        </w:rPr>
        <w:t>cycle</w:t>
      </w:r>
      <w:r w:rsidR="00B35FDC" w:rsidRPr="00B35FDC">
        <w:rPr>
          <w:rFonts w:ascii="Times New Roman" w:eastAsiaTheme="minorEastAsia" w:hAnsi="Times New Roman"/>
          <w:sz w:val="24"/>
          <w:lang w:eastAsia="zh-CN"/>
        </w:rPr>
        <w:t xml:space="preserve"> of a sample from </w:t>
      </w:r>
      <w:r w:rsidR="00B35FDC">
        <w:rPr>
          <w:rFonts w:ascii="Times New Roman" w:eastAsiaTheme="minorEastAsia" w:hAnsi="Times New Roman" w:hint="eastAsia"/>
          <w:sz w:val="24"/>
          <w:lang w:eastAsia="zh-CN"/>
        </w:rPr>
        <w:t>received status</w:t>
      </w:r>
      <w:r w:rsidR="00B35FDC" w:rsidRPr="00B35FDC">
        <w:rPr>
          <w:rFonts w:ascii="Times New Roman" w:eastAsiaTheme="minorEastAsia" w:hAnsi="Times New Roman"/>
          <w:sz w:val="24"/>
          <w:lang w:eastAsia="zh-CN"/>
        </w:rPr>
        <w:t xml:space="preserve"> to </w:t>
      </w:r>
      <w:r w:rsidR="00B35FDC">
        <w:rPr>
          <w:rFonts w:ascii="Times New Roman" w:eastAsiaTheme="minorEastAsia" w:hAnsi="Times New Roman" w:hint="eastAsia"/>
          <w:sz w:val="24"/>
          <w:lang w:eastAsia="zh-CN"/>
        </w:rPr>
        <w:t>authorization</w:t>
      </w:r>
      <w:r w:rsidR="00B35FDC" w:rsidRPr="00B35FDC">
        <w:rPr>
          <w:rFonts w:ascii="Times New Roman" w:eastAsiaTheme="minorEastAsia" w:hAnsi="Times New Roman"/>
          <w:sz w:val="24"/>
          <w:lang w:eastAsia="zh-CN"/>
        </w:rPr>
        <w:t>.</w:t>
      </w:r>
      <w:r w:rsidR="00436C09" w:rsidRPr="00436C09">
        <w:t xml:space="preserve"> </w:t>
      </w:r>
      <w:r w:rsidR="00436C09" w:rsidRPr="00436C09">
        <w:rPr>
          <w:rFonts w:ascii="Times New Roman" w:eastAsiaTheme="minorEastAsia" w:hAnsi="Times New Roman"/>
          <w:sz w:val="24"/>
          <w:lang w:eastAsia="zh-CN"/>
        </w:rPr>
        <w:t>See the flow chart belo</w:t>
      </w:r>
      <w:r w:rsidR="00527B63">
        <w:rPr>
          <w:rFonts w:ascii="Times New Roman" w:eastAsiaTheme="minorEastAsia" w:hAnsi="Times New Roman" w:hint="eastAsia"/>
          <w:sz w:val="24"/>
          <w:lang w:eastAsia="zh-CN"/>
        </w:rPr>
        <w:t>w</w:t>
      </w:r>
      <w:r w:rsidR="00436C09" w:rsidRPr="00436C09">
        <w:rPr>
          <w:rFonts w:ascii="Times New Roman" w:eastAsiaTheme="minorEastAsia" w:hAnsi="Times New Roman"/>
          <w:sz w:val="24"/>
          <w:lang w:eastAsia="zh-CN"/>
        </w:rPr>
        <w:t>.</w:t>
      </w:r>
    </w:p>
    <w:p w14:paraId="7DC2789B" w14:textId="6BE1FBFD" w:rsidR="005B4EC8" w:rsidRDefault="00436C09" w:rsidP="003A7F46">
      <w:pPr>
        <w:jc w:val="both"/>
        <w:rPr>
          <w:rFonts w:ascii="Times New Roman" w:eastAsiaTheme="minorEastAsia" w:hAnsi="Times New Roman"/>
          <w:sz w:val="24"/>
          <w:lang w:eastAsia="zh-CN"/>
        </w:rPr>
      </w:pPr>
      <w:r w:rsidRPr="00436C09">
        <w:rPr>
          <w:rFonts w:ascii="Times New Roman" w:eastAsiaTheme="minorEastAsia" w:hAnsi="Times New Roman"/>
          <w:sz w:val="24"/>
          <w:lang w:eastAsia="zh-CN"/>
        </w:rPr>
        <w:t>Samples</w:t>
      </w:r>
      <w:r>
        <w:rPr>
          <w:rFonts w:ascii="Times New Roman" w:eastAsiaTheme="minorEastAsia" w:hAnsi="Times New Roman" w:hint="eastAsia"/>
          <w:sz w:val="24"/>
          <w:lang w:eastAsia="zh-CN"/>
        </w:rPr>
        <w:t xml:space="preserve"> and tests</w:t>
      </w:r>
      <w:r w:rsidRPr="00436C09">
        <w:rPr>
          <w:rFonts w:ascii="Times New Roman" w:eastAsiaTheme="minorEastAsia" w:hAnsi="Times New Roman"/>
          <w:sz w:val="24"/>
          <w:lang w:eastAsia="zh-CN"/>
        </w:rPr>
        <w:t xml:space="preserve"> will be run according to this workflow if not otherwise specified</w:t>
      </w:r>
      <w:r>
        <w:rPr>
          <w:rFonts w:ascii="Times New Roman" w:eastAsiaTheme="minorEastAsia" w:hAnsi="Times New Roman" w:hint="eastAsia"/>
          <w:sz w:val="24"/>
          <w:lang w:eastAsia="zh-CN"/>
        </w:rPr>
        <w:t>.</w:t>
      </w:r>
    </w:p>
    <w:p w14:paraId="5E9286D9" w14:textId="7DC96580" w:rsidR="00436C09" w:rsidRPr="00436C09" w:rsidRDefault="001D29EC" w:rsidP="003A7F46">
      <w:pPr>
        <w:jc w:val="both"/>
        <w:rPr>
          <w:rFonts w:ascii="Times New Roman" w:eastAsiaTheme="minorEastAsia" w:hAnsi="Times New Roman"/>
          <w:sz w:val="24"/>
          <w:lang w:eastAsia="zh-CN"/>
        </w:rPr>
      </w:pPr>
      <w:r>
        <w:rPr>
          <w:noProof/>
        </w:rPr>
        <w:drawing>
          <wp:inline distT="0" distB="0" distL="0" distR="0" wp14:anchorId="3247D331" wp14:editId="62CA67FE">
            <wp:extent cx="4090375" cy="4302760"/>
            <wp:effectExtent l="0" t="0" r="5715" b="2540"/>
            <wp:docPr id="205269429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94296" name="Picture 1" descr="A diagram of a process&#10;&#10;AI-generated content may be incorrect."/>
                    <pic:cNvPicPr/>
                  </pic:nvPicPr>
                  <pic:blipFill>
                    <a:blip r:embed="rId11"/>
                    <a:stretch>
                      <a:fillRect/>
                    </a:stretch>
                  </pic:blipFill>
                  <pic:spPr>
                    <a:xfrm>
                      <a:off x="0" y="0"/>
                      <a:ext cx="4093267" cy="4305802"/>
                    </a:xfrm>
                    <a:prstGeom prst="rect">
                      <a:avLst/>
                    </a:prstGeom>
                  </pic:spPr>
                </pic:pic>
              </a:graphicData>
            </a:graphic>
          </wp:inline>
        </w:drawing>
      </w:r>
    </w:p>
    <w:p w14:paraId="0F4C3EDB" w14:textId="60EBA05B" w:rsidR="00C569C6" w:rsidRDefault="001D29EC" w:rsidP="00C569C6">
      <w:pPr>
        <w:pStyle w:val="4"/>
        <w:tabs>
          <w:tab w:val="clear" w:pos="3416"/>
        </w:tabs>
        <w:ind w:left="810" w:hanging="810"/>
        <w:rPr>
          <w:rFonts w:eastAsiaTheme="minorEastAsia"/>
          <w:i w:val="0"/>
          <w:iCs/>
          <w:lang w:eastAsia="zh-CN"/>
        </w:rPr>
      </w:pPr>
      <w:r>
        <w:rPr>
          <w:rFonts w:eastAsiaTheme="minorEastAsia" w:hint="eastAsia"/>
          <w:i w:val="0"/>
          <w:iCs/>
          <w:lang w:eastAsia="zh-CN"/>
        </w:rPr>
        <w:t>Truck Workflow</w:t>
      </w:r>
    </w:p>
    <w:p w14:paraId="6A7BE47E" w14:textId="7C65C30E" w:rsidR="00237242" w:rsidRDefault="00237242" w:rsidP="00237242">
      <w:pPr>
        <w:pStyle w:val="5"/>
        <w:rPr>
          <w:rFonts w:eastAsiaTheme="minorEastAsia"/>
          <w:lang w:eastAsia="zh-CN"/>
        </w:rPr>
      </w:pPr>
      <w:r>
        <w:t>Business Scenarios</w:t>
      </w:r>
    </w:p>
    <w:p w14:paraId="29D7F820" w14:textId="58A96E5F" w:rsidR="000E26FC" w:rsidRPr="00F63103" w:rsidRDefault="00F63103" w:rsidP="000E26F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here are TRUCK</w:t>
      </w:r>
      <w:r w:rsidR="00021E1A" w:rsidRPr="00021E1A">
        <w:rPr>
          <w:rFonts w:ascii="Times New Roman" w:hAnsi="Times New Roman"/>
          <w:sz w:val="24"/>
        </w:rPr>
        <w:t xml:space="preserve"> samples that need to be created manually first, and then the sap </w:t>
      </w:r>
      <w:r>
        <w:rPr>
          <w:rFonts w:ascii="Times New Roman" w:eastAsiaTheme="minorEastAsia" w:hAnsi="Times New Roman" w:hint="eastAsia"/>
          <w:sz w:val="24"/>
          <w:lang w:eastAsia="zh-CN"/>
        </w:rPr>
        <w:t>inspection batch</w:t>
      </w:r>
      <w:r w:rsidR="00021E1A" w:rsidRPr="00021E1A">
        <w:rPr>
          <w:rFonts w:ascii="Times New Roman" w:hAnsi="Times New Roman"/>
          <w:sz w:val="24"/>
        </w:rPr>
        <w:t xml:space="preserve"> will be pushed</w:t>
      </w:r>
      <w:r>
        <w:rPr>
          <w:rFonts w:ascii="Times New Roman" w:eastAsiaTheme="minorEastAsia" w:hAnsi="Times New Roman" w:hint="eastAsia"/>
          <w:sz w:val="24"/>
          <w:lang w:eastAsia="zh-CN"/>
        </w:rPr>
        <w:t>. QCLAD</w:t>
      </w:r>
      <w:r w:rsidR="00021E1A" w:rsidRPr="00021E1A">
        <w:rPr>
          <w:rFonts w:ascii="Times New Roman" w:hAnsi="Times New Roman"/>
          <w:sz w:val="24"/>
        </w:rPr>
        <w:t xml:space="preserve"> needs to be able to return the results correctly</w:t>
      </w:r>
      <w:r>
        <w:rPr>
          <w:rFonts w:ascii="Times New Roman" w:eastAsiaTheme="minorEastAsia" w:hAnsi="Times New Roman" w:hint="eastAsia"/>
          <w:sz w:val="24"/>
          <w:lang w:eastAsia="zh-CN"/>
        </w:rPr>
        <w:t>.</w:t>
      </w:r>
    </w:p>
    <w:p w14:paraId="3A24F4D7" w14:textId="3AEB8E68" w:rsidR="000E26FC" w:rsidRPr="00FB6810" w:rsidRDefault="00237242" w:rsidP="000E26FC">
      <w:pPr>
        <w:pStyle w:val="5"/>
        <w:rPr>
          <w:rFonts w:eastAsiaTheme="minorEastAsia"/>
          <w:lang w:eastAsia="zh-CN"/>
        </w:rPr>
      </w:pPr>
      <w:r>
        <w:t>RTM Mapping</w:t>
      </w:r>
    </w:p>
    <w:tbl>
      <w:tblPr>
        <w:tblStyle w:val="af2"/>
        <w:tblW w:w="9535" w:type="dxa"/>
        <w:tblLook w:val="04A0" w:firstRow="1" w:lastRow="0" w:firstColumn="1" w:lastColumn="0" w:noHBand="0" w:noVBand="1"/>
      </w:tblPr>
      <w:tblGrid>
        <w:gridCol w:w="1615"/>
        <w:gridCol w:w="5940"/>
        <w:gridCol w:w="1980"/>
      </w:tblGrid>
      <w:tr w:rsidR="00071BDC" w14:paraId="3DEE2618" w14:textId="77777777" w:rsidTr="00071BDC">
        <w:tc>
          <w:tcPr>
            <w:tcW w:w="1615" w:type="dxa"/>
            <w:shd w:val="clear" w:color="auto" w:fill="9CC2E5" w:themeFill="accent5" w:themeFillTint="99"/>
          </w:tcPr>
          <w:p w14:paraId="1B886F7B" w14:textId="5928B673" w:rsidR="00071BDC" w:rsidRDefault="00071BDC" w:rsidP="000E26FC">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56843E25" w14:textId="14B10040" w:rsidR="00071BDC" w:rsidRDefault="00071BDC" w:rsidP="000E26FC">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5C160D6" w14:textId="42318940" w:rsidR="00071BDC" w:rsidRDefault="00071BDC" w:rsidP="000E26FC">
            <w:pPr>
              <w:rPr>
                <w:rFonts w:eastAsiaTheme="minorEastAsia"/>
                <w:lang w:eastAsia="zh-CN"/>
              </w:rPr>
            </w:pPr>
            <w:r>
              <w:rPr>
                <w:rFonts w:eastAsiaTheme="minorEastAsia" w:hint="eastAsia"/>
                <w:lang w:eastAsia="zh-CN"/>
              </w:rPr>
              <w:t>Type</w:t>
            </w:r>
          </w:p>
        </w:tc>
      </w:tr>
      <w:tr w:rsidR="00071BDC" w14:paraId="5C270CCD" w14:textId="77777777" w:rsidTr="00071BDC">
        <w:tc>
          <w:tcPr>
            <w:tcW w:w="1615" w:type="dxa"/>
          </w:tcPr>
          <w:p w14:paraId="3FE4BC05" w14:textId="335832ED" w:rsidR="00071BDC" w:rsidRDefault="006603C1" w:rsidP="000E26FC">
            <w:pPr>
              <w:rPr>
                <w:rFonts w:eastAsiaTheme="minorEastAsia"/>
                <w:lang w:eastAsia="zh-CN"/>
              </w:rPr>
            </w:pPr>
            <w:r w:rsidRPr="006603C1">
              <w:rPr>
                <w:rFonts w:eastAsiaTheme="minorEastAsia"/>
                <w:lang w:eastAsia="zh-CN"/>
              </w:rPr>
              <w:t>4.1.1.1.1</w:t>
            </w:r>
          </w:p>
        </w:tc>
        <w:tc>
          <w:tcPr>
            <w:tcW w:w="5940" w:type="dxa"/>
          </w:tcPr>
          <w:p w14:paraId="00EB51F7" w14:textId="5482D6A8" w:rsidR="00071BDC" w:rsidRDefault="006603C1" w:rsidP="000E26FC">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743842F4" w14:textId="22159DB8" w:rsidR="00071BDC" w:rsidRDefault="006603C1" w:rsidP="000E26FC">
            <w:pPr>
              <w:rPr>
                <w:rFonts w:eastAsiaTheme="minorEastAsia"/>
                <w:lang w:eastAsia="zh-CN"/>
              </w:rPr>
            </w:pPr>
            <w:r w:rsidRPr="006603C1">
              <w:rPr>
                <w:rFonts w:eastAsiaTheme="minorEastAsia"/>
                <w:lang w:eastAsia="zh-CN"/>
              </w:rPr>
              <w:t>Configuration</w:t>
            </w:r>
          </w:p>
        </w:tc>
      </w:tr>
      <w:tr w:rsidR="006603C1" w14:paraId="419B3475" w14:textId="77777777" w:rsidTr="00071BDC">
        <w:tc>
          <w:tcPr>
            <w:tcW w:w="1615" w:type="dxa"/>
          </w:tcPr>
          <w:p w14:paraId="60A3796F" w14:textId="517E1EA5" w:rsidR="006603C1" w:rsidRPr="006603C1" w:rsidRDefault="006603C1" w:rsidP="000E26FC">
            <w:pPr>
              <w:rPr>
                <w:rFonts w:eastAsiaTheme="minorEastAsia"/>
                <w:lang w:eastAsia="zh-CN"/>
              </w:rPr>
            </w:pPr>
            <w:r w:rsidRPr="006603C1">
              <w:rPr>
                <w:rFonts w:eastAsiaTheme="minorEastAsia"/>
                <w:lang w:eastAsia="zh-CN"/>
              </w:rPr>
              <w:t>4.1.1.1.3</w:t>
            </w:r>
          </w:p>
        </w:tc>
        <w:tc>
          <w:tcPr>
            <w:tcW w:w="5940" w:type="dxa"/>
          </w:tcPr>
          <w:p w14:paraId="7A769101" w14:textId="55B61FB0" w:rsidR="006603C1" w:rsidRPr="006603C1" w:rsidRDefault="006603C1" w:rsidP="000E26FC">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31A5D2F8" w14:textId="7FAAD2FB" w:rsidR="006603C1" w:rsidRPr="006603C1" w:rsidRDefault="006603C1" w:rsidP="000E26FC">
            <w:pPr>
              <w:rPr>
                <w:rFonts w:eastAsiaTheme="minorEastAsia"/>
                <w:lang w:eastAsia="zh-CN"/>
              </w:rPr>
            </w:pPr>
            <w:r w:rsidRPr="006603C1">
              <w:rPr>
                <w:rFonts w:eastAsiaTheme="minorEastAsia"/>
                <w:lang w:eastAsia="zh-CN"/>
              </w:rPr>
              <w:t>Configuration</w:t>
            </w:r>
          </w:p>
        </w:tc>
      </w:tr>
    </w:tbl>
    <w:p w14:paraId="240A6FF0" w14:textId="77777777" w:rsidR="000E26FC" w:rsidRPr="000E26FC" w:rsidRDefault="000E26FC" w:rsidP="000E26FC">
      <w:pPr>
        <w:rPr>
          <w:rFonts w:eastAsiaTheme="minorEastAsia"/>
          <w:lang w:eastAsia="zh-CN"/>
        </w:rPr>
      </w:pPr>
    </w:p>
    <w:p w14:paraId="55F03B98" w14:textId="62CEC30F" w:rsidR="00237242" w:rsidRDefault="009341FE" w:rsidP="00237242">
      <w:pPr>
        <w:pStyle w:val="5"/>
        <w:rPr>
          <w:rFonts w:eastAsiaTheme="minorEastAsia"/>
          <w:lang w:eastAsia="zh-CN"/>
        </w:rPr>
      </w:pPr>
      <w:r>
        <w:t>Function</w:t>
      </w:r>
      <w:r w:rsidR="00237242">
        <w:t xml:space="preserve"> Design</w:t>
      </w:r>
    </w:p>
    <w:p w14:paraId="32992E06" w14:textId="53868B7C" w:rsidR="00617D88" w:rsidRPr="00B93C1A" w:rsidRDefault="00617D88" w:rsidP="00617D88">
      <w:pPr>
        <w:pStyle w:val="6"/>
        <w:rPr>
          <w:rFonts w:eastAsiaTheme="minorEastAsia"/>
          <w:lang w:eastAsia="zh-CN"/>
        </w:rPr>
      </w:pPr>
      <w:r w:rsidRPr="001C26C8">
        <w:rPr>
          <w:rFonts w:eastAsiaTheme="minorEastAsia"/>
          <w:lang w:eastAsia="zh-CN"/>
        </w:rPr>
        <w:t>Design Overviews</w:t>
      </w:r>
    </w:p>
    <w:p w14:paraId="389F0A0E" w14:textId="49A6F696" w:rsidR="00D03CE3" w:rsidRDefault="00764C57" w:rsidP="00D03CE3">
      <w:pPr>
        <w:ind w:firstLine="720"/>
        <w:jc w:val="both"/>
        <w:rPr>
          <w:ins w:id="68" w:author="Gu, Cheng" w:date="2025-05-22T16:37:00Z" w16du:dateUtc="2025-05-22T08:37:00Z"/>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w:t>
      </w:r>
      <w:r w:rsidR="005A5E8A" w:rsidRPr="00764C57">
        <w:rPr>
          <w:rFonts w:ascii="Times New Roman" w:eastAsiaTheme="minorEastAsia" w:hAnsi="Times New Roman"/>
          <w:sz w:val="24"/>
          <w:lang w:eastAsia="zh-CN"/>
        </w:rPr>
        <w:t>can</w:t>
      </w:r>
      <w:r w:rsidRPr="00764C57">
        <w:rPr>
          <w:rFonts w:ascii="Times New Roman" w:eastAsiaTheme="minorEastAsia" w:hAnsi="Times New Roman"/>
          <w:sz w:val="24"/>
          <w:lang w:eastAsia="zh-CN"/>
        </w:rPr>
        <w:t xml:space="preserve"> create </w:t>
      </w:r>
      <w:r w:rsidR="001838F3">
        <w:rPr>
          <w:rFonts w:ascii="Times New Roman" w:eastAsiaTheme="minorEastAsia" w:hAnsi="Times New Roman" w:hint="eastAsia"/>
          <w:sz w:val="24"/>
          <w:lang w:eastAsia="zh-CN"/>
        </w:rPr>
        <w:t xml:space="preserve">Tank </w:t>
      </w:r>
      <w:r w:rsidRPr="00764C57">
        <w:rPr>
          <w:rFonts w:ascii="Times New Roman" w:eastAsiaTheme="minorEastAsia" w:hAnsi="Times New Roman"/>
          <w:sz w:val="24"/>
          <w:lang w:eastAsia="zh-CN"/>
        </w:rPr>
        <w:t>samples</w:t>
      </w:r>
      <w:r w:rsidR="003F0F5E">
        <w:rPr>
          <w:rFonts w:ascii="Times New Roman" w:eastAsiaTheme="minorEastAsia" w:hAnsi="Times New Roman" w:hint="eastAsia"/>
          <w:sz w:val="24"/>
          <w:lang w:eastAsia="zh-CN"/>
        </w:rPr>
        <w:t xml:space="preserve"> </w:t>
      </w:r>
      <w:r w:rsidR="00503AA8">
        <w:rPr>
          <w:rFonts w:ascii="Times New Roman" w:eastAsiaTheme="minorEastAsia" w:hAnsi="Times New Roman" w:hint="eastAsia"/>
          <w:sz w:val="24"/>
          <w:lang w:eastAsia="zh-CN"/>
        </w:rPr>
        <w:t>and tests</w:t>
      </w:r>
      <w:r w:rsidR="00B54C36">
        <w:rPr>
          <w:rFonts w:ascii="Times New Roman" w:eastAsiaTheme="minorEastAsia" w:hAnsi="Times New Roman" w:hint="eastAsia"/>
          <w:sz w:val="24"/>
          <w:lang w:eastAsia="zh-CN"/>
        </w:rPr>
        <w:t xml:space="preserve"> </w:t>
      </w:r>
      <w:r w:rsidR="00CD190B">
        <w:rPr>
          <w:rFonts w:ascii="Times New Roman" w:eastAsiaTheme="minorEastAsia" w:hAnsi="Times New Roman"/>
          <w:sz w:val="24"/>
          <w:lang w:eastAsia="zh-CN"/>
        </w:rPr>
        <w:t>manually.</w:t>
      </w:r>
      <w:r w:rsidR="00EE241A">
        <w:rPr>
          <w:rFonts w:ascii="Times New Roman" w:eastAsiaTheme="minorEastAsia" w:hAnsi="Times New Roman" w:hint="eastAsia"/>
          <w:sz w:val="24"/>
          <w:lang w:eastAsia="zh-CN"/>
        </w:rPr>
        <w:t xml:space="preserve"> QCLAD shall </w:t>
      </w:r>
      <w:r w:rsidR="00DB2662">
        <w:rPr>
          <w:rFonts w:ascii="Times New Roman" w:eastAsiaTheme="minorEastAsia" w:hAnsi="Times New Roman"/>
          <w:sz w:val="24"/>
          <w:lang w:eastAsia="zh-CN"/>
        </w:rPr>
        <w:t>retrieve</w:t>
      </w:r>
      <w:r w:rsidR="00EE241A">
        <w:rPr>
          <w:rFonts w:ascii="Times New Roman" w:eastAsiaTheme="minorEastAsia" w:hAnsi="Times New Roman" w:hint="eastAsia"/>
          <w:sz w:val="24"/>
          <w:lang w:eastAsia="zh-CN"/>
        </w:rPr>
        <w:t xml:space="preserve"> the results to SAP</w:t>
      </w:r>
      <w:r w:rsidR="00DB2662">
        <w:rPr>
          <w:rFonts w:ascii="Times New Roman" w:eastAsiaTheme="minorEastAsia" w:hAnsi="Times New Roman" w:hint="eastAsia"/>
          <w:sz w:val="24"/>
          <w:lang w:eastAsia="zh-CN"/>
        </w:rPr>
        <w:t xml:space="preserve"> after inspection lot is received. </w:t>
      </w:r>
      <w:r w:rsidR="00CD190B">
        <w:rPr>
          <w:rFonts w:ascii="Times New Roman" w:eastAsiaTheme="minorEastAsia" w:hAnsi="Times New Roman"/>
          <w:sz w:val="24"/>
          <w:lang w:eastAsia="zh-CN"/>
        </w:rPr>
        <w:t>(</w:t>
      </w:r>
      <w:r w:rsidR="0040798E">
        <w:rPr>
          <w:rFonts w:ascii="Times New Roman" w:eastAsiaTheme="minorEastAsia" w:hAnsi="Times New Roman"/>
          <w:sz w:val="24"/>
          <w:lang w:eastAsia="zh-CN"/>
        </w:rPr>
        <w:t>Based</w:t>
      </w:r>
      <w:r w:rsidR="00716E66">
        <w:rPr>
          <w:rFonts w:ascii="Times New Roman" w:eastAsiaTheme="minorEastAsia" w:hAnsi="Times New Roman" w:hint="eastAsia"/>
          <w:sz w:val="24"/>
          <w:lang w:eastAsia="zh-CN"/>
        </w:rPr>
        <w:t xml:space="preserve"> on </w:t>
      </w:r>
      <w:r w:rsidR="00CD190B" w:rsidRPr="00CD190B">
        <w:rPr>
          <w:rFonts w:ascii="Times New Roman" w:eastAsiaTheme="minorEastAsia" w:hAnsi="Times New Roman"/>
          <w:sz w:val="24"/>
          <w:lang w:eastAsia="zh-CN"/>
        </w:rPr>
        <w:t>RTM as</w:t>
      </w:r>
      <w:r w:rsidR="00CD190B" w:rsidRPr="00CD190B">
        <w:rPr>
          <w:rFonts w:ascii="Times New Roman" w:eastAsiaTheme="minorEastAsia" w:hAnsi="Times New Roman" w:hint="eastAsia"/>
          <w:sz w:val="24"/>
          <w:lang w:eastAsia="zh-CN"/>
        </w:rPr>
        <w:t xml:space="preserve"> above)</w:t>
      </w:r>
      <w:r w:rsidR="00617D88">
        <w:rPr>
          <w:rFonts w:ascii="Times New Roman" w:eastAsiaTheme="minorEastAsia" w:hAnsi="Times New Roman" w:hint="eastAsia"/>
          <w:sz w:val="24"/>
          <w:lang w:eastAsia="zh-CN"/>
        </w:rPr>
        <w:t>.</w:t>
      </w:r>
    </w:p>
    <w:p w14:paraId="1F2D4986" w14:textId="77777777" w:rsidR="005B4A64" w:rsidRPr="005D0DC5" w:rsidRDefault="005B4A64" w:rsidP="005B4A64">
      <w:pPr>
        <w:jc w:val="both"/>
        <w:rPr>
          <w:ins w:id="69" w:author="Gu, Cheng" w:date="2025-05-22T16:37:00Z" w16du:dateUtc="2025-05-22T08:37:00Z"/>
          <w:rFonts w:ascii="Times New Roman" w:eastAsiaTheme="minorEastAsia" w:hAnsi="Times New Roman"/>
          <w:bCs/>
          <w:sz w:val="24"/>
          <w:lang w:eastAsia="zh-CN"/>
        </w:rPr>
      </w:pPr>
      <w:commentRangeStart w:id="70"/>
      <w:ins w:id="71" w:author="Gu, Cheng" w:date="2025-05-22T16:37:00Z" w16du:dateUtc="2025-05-22T08:37:00Z">
        <w:r w:rsidRPr="005D0DC5">
          <w:rPr>
            <w:rFonts w:ascii="Times New Roman" w:eastAsiaTheme="minorEastAsia" w:hAnsi="Times New Roman"/>
            <w:bCs/>
            <w:sz w:val="24"/>
            <w:lang w:eastAsia="zh-CN"/>
          </w:rPr>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IQC-TRUCK.</w:t>
        </w:r>
      </w:ins>
      <w:commentRangeEnd w:id="70"/>
      <w:r w:rsidR="00DE3B4B">
        <w:rPr>
          <w:rStyle w:val="a5"/>
        </w:rPr>
        <w:commentReference w:id="70"/>
      </w:r>
    </w:p>
    <w:p w14:paraId="519F1BC6" w14:textId="77777777" w:rsidR="005B4A64" w:rsidRPr="005B4A64" w:rsidRDefault="005B4A64" w:rsidP="00D03CE3">
      <w:pPr>
        <w:ind w:firstLine="720"/>
        <w:jc w:val="both"/>
        <w:rPr>
          <w:rFonts w:ascii="Times New Roman" w:eastAsiaTheme="minorEastAsia" w:hAnsi="Times New Roman"/>
          <w:sz w:val="24"/>
          <w:lang w:eastAsia="zh-CN"/>
        </w:rPr>
      </w:pPr>
    </w:p>
    <w:p w14:paraId="561C640F" w14:textId="48EB1143" w:rsidR="00D03CE3" w:rsidRDefault="0052466E" w:rsidP="00D03CE3">
      <w:pPr>
        <w:ind w:firstLine="720"/>
        <w:jc w:val="both"/>
        <w:rPr>
          <w:rFonts w:ascii="Times New Roman" w:eastAsiaTheme="minorEastAsia" w:hAnsi="Times New Roman"/>
          <w:sz w:val="24"/>
          <w:lang w:eastAsia="zh-CN"/>
        </w:rPr>
      </w:pPr>
      <w:r>
        <w:rPr>
          <w:noProof/>
        </w:rPr>
        <w:drawing>
          <wp:inline distT="0" distB="0" distL="0" distR="0" wp14:anchorId="7268BA72" wp14:editId="2D82075A">
            <wp:extent cx="2997200" cy="4716003"/>
            <wp:effectExtent l="0" t="0" r="0" b="8890"/>
            <wp:docPr id="103084190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1908" name="Picture 1" descr="A diagram of a process&#10;&#10;AI-generated content may be incorrect."/>
                    <pic:cNvPicPr/>
                  </pic:nvPicPr>
                  <pic:blipFill>
                    <a:blip r:embed="rId16"/>
                    <a:stretch>
                      <a:fillRect/>
                    </a:stretch>
                  </pic:blipFill>
                  <pic:spPr>
                    <a:xfrm>
                      <a:off x="0" y="0"/>
                      <a:ext cx="3003458" cy="4725850"/>
                    </a:xfrm>
                    <a:prstGeom prst="rect">
                      <a:avLst/>
                    </a:prstGeom>
                  </pic:spPr>
                </pic:pic>
              </a:graphicData>
            </a:graphic>
          </wp:inline>
        </w:drawing>
      </w:r>
    </w:p>
    <w:p w14:paraId="529FABAD" w14:textId="6F1AEF1B" w:rsidR="00991B76" w:rsidRPr="00B93C1A" w:rsidRDefault="008C0469" w:rsidP="008C0469">
      <w:pPr>
        <w:pStyle w:val="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5E319CC5" w14:textId="6EB78FC0" w:rsidR="0043508F" w:rsidRDefault="0043508F" w:rsidP="0043508F">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25472ACE" w14:textId="4507EE18" w:rsidR="006B7437" w:rsidRDefault="0043508F" w:rsidP="00A019AD">
      <w:pPr>
        <w:jc w:val="both"/>
        <w:rPr>
          <w:ins w:id="72" w:author="Gu, Cheng" w:date="2025-05-22T12:54:00Z" w16du:dateUtc="2025-05-22T04:54:00Z"/>
          <w:rFonts w:ascii="Times New Roman" w:eastAsiaTheme="minorEastAsia" w:hAnsi="Times New Roman"/>
          <w:bCs/>
          <w:sz w:val="24"/>
          <w:lang w:val="en-US" w:eastAsia="zh-CN"/>
        </w:rPr>
      </w:pPr>
      <w:r>
        <w:rPr>
          <w:rFonts w:ascii="Times New Roman" w:eastAsiaTheme="minorEastAsia" w:hAnsi="Times New Roman" w:hint="eastAsia"/>
          <w:bCs/>
          <w:sz w:val="24"/>
          <w:lang w:eastAsia="zh-CN"/>
        </w:rPr>
        <w:t>Truck Samples will be login</w:t>
      </w:r>
      <w:r w:rsidR="00714FC8">
        <w:rPr>
          <w:rFonts w:ascii="Times New Roman" w:eastAsiaTheme="minorEastAsia" w:hAnsi="Times New Roman"/>
          <w:bCs/>
          <w:sz w:val="24"/>
          <w:lang w:val="en-US" w:eastAsia="zh-CN"/>
        </w:rPr>
        <w:t xml:space="preserve"> by </w:t>
      </w:r>
      <w:r w:rsidR="00F9713A">
        <w:rPr>
          <w:rFonts w:ascii="Times New Roman" w:eastAsiaTheme="minorEastAsia" w:hAnsi="Times New Roman"/>
          <w:bCs/>
          <w:sz w:val="24"/>
          <w:lang w:val="en-US" w:eastAsia="zh-CN"/>
        </w:rPr>
        <w:t xml:space="preserve">manually </w:t>
      </w:r>
      <w:r w:rsidR="00714FC8">
        <w:rPr>
          <w:rFonts w:ascii="Times New Roman" w:eastAsiaTheme="minorEastAsia" w:hAnsi="Times New Roman"/>
          <w:bCs/>
          <w:sz w:val="24"/>
          <w:lang w:val="en-US" w:eastAsia="zh-CN"/>
        </w:rPr>
        <w:t xml:space="preserve">running </w:t>
      </w:r>
      <w:r w:rsidR="00F9713A">
        <w:rPr>
          <w:rFonts w:ascii="Times New Roman" w:eastAsiaTheme="minorEastAsia" w:hAnsi="Times New Roman"/>
          <w:bCs/>
          <w:sz w:val="24"/>
          <w:lang w:val="en-US" w:eastAsia="zh-CN"/>
        </w:rPr>
        <w:t>sample login workflow</w:t>
      </w:r>
      <w:r w:rsidR="0045514D">
        <w:rPr>
          <w:rFonts w:ascii="Times New Roman" w:eastAsiaTheme="minorEastAsia" w:hAnsi="Times New Roman"/>
          <w:bCs/>
          <w:sz w:val="24"/>
          <w:lang w:val="en-US" w:eastAsia="zh-CN"/>
        </w:rPr>
        <w:t xml:space="preserve"> </w:t>
      </w:r>
      <w:r w:rsidR="0045514D" w:rsidRPr="0045514D">
        <w:rPr>
          <w:rFonts w:ascii="Times New Roman" w:eastAsiaTheme="minorEastAsia" w:hAnsi="Times New Roman"/>
          <w:bCs/>
          <w:i/>
          <w:iCs/>
          <w:sz w:val="24"/>
          <w:lang w:val="en-US" w:eastAsia="zh-CN"/>
        </w:rPr>
        <w:t>Truck Sample</w:t>
      </w:r>
      <w:r w:rsidR="0045514D">
        <w:rPr>
          <w:rFonts w:ascii="Times New Roman" w:eastAsiaTheme="minorEastAsia" w:hAnsi="Times New Roman"/>
          <w:bCs/>
          <w:sz w:val="24"/>
          <w:lang w:val="en-US" w:eastAsia="zh-CN"/>
        </w:rPr>
        <w:t xml:space="preserve"> by</w:t>
      </w:r>
      <w:r w:rsidR="00F9713A">
        <w:rPr>
          <w:rFonts w:ascii="Times New Roman" w:eastAsiaTheme="minorEastAsia" w:hAnsi="Times New Roman"/>
          <w:bCs/>
          <w:sz w:val="24"/>
          <w:lang w:val="en-US" w:eastAsia="zh-CN"/>
        </w:rPr>
        <w:t xml:space="preserve"> </w:t>
      </w:r>
      <w:r w:rsidR="00714FC8">
        <w:rPr>
          <w:rFonts w:ascii="Times New Roman" w:eastAsiaTheme="minorEastAsia" w:hAnsi="Times New Roman"/>
          <w:bCs/>
          <w:sz w:val="24"/>
          <w:lang w:val="en-US" w:eastAsia="zh-CN"/>
        </w:rPr>
        <w:t xml:space="preserve">navigating to: Public </w:t>
      </w:r>
      <w:proofErr w:type="gramStart"/>
      <w:r w:rsidR="00714FC8">
        <w:rPr>
          <w:rFonts w:ascii="Times New Roman" w:eastAsiaTheme="minorEastAsia" w:hAnsi="Times New Roman"/>
          <w:bCs/>
          <w:sz w:val="24"/>
          <w:lang w:val="en-US" w:eastAsia="zh-CN"/>
        </w:rPr>
        <w:t>folders</w:t>
      </w:r>
      <w:proofErr w:type="gramEnd"/>
      <w:r w:rsidR="00714FC8">
        <w:rPr>
          <w:rFonts w:ascii="Times New Roman" w:eastAsiaTheme="minorEastAsia" w:hAnsi="Times New Roman"/>
          <w:bCs/>
          <w:sz w:val="24"/>
          <w:lang w:val="en-US" w:eastAsia="zh-CN"/>
        </w:rPr>
        <w:t>-Sample Management-Create Sample</w:t>
      </w:r>
      <w:r w:rsidR="00A54538">
        <w:rPr>
          <w:rFonts w:ascii="Times New Roman" w:eastAsiaTheme="minorEastAsia" w:hAnsi="Times New Roman"/>
          <w:bCs/>
          <w:sz w:val="24"/>
          <w:lang w:val="en-US" w:eastAsia="zh-CN"/>
        </w:rPr>
        <w:t>.</w:t>
      </w:r>
    </w:p>
    <w:p w14:paraId="027016AF" w14:textId="2A563F9E" w:rsidR="00903178" w:rsidRDefault="00903178" w:rsidP="00903178">
      <w:pPr>
        <w:jc w:val="both"/>
        <w:rPr>
          <w:ins w:id="73" w:author="Gu, Cheng" w:date="2025-05-23T11:21:00Z" w16du:dateUtc="2025-05-23T03:21:00Z"/>
          <w:rFonts w:ascii="Times New Roman" w:eastAsiaTheme="minorEastAsia" w:hAnsi="Times New Roman"/>
          <w:bCs/>
          <w:sz w:val="24"/>
          <w:lang w:val="en-US" w:eastAsia="zh-CN"/>
        </w:rPr>
      </w:pPr>
      <w:ins w:id="74" w:author="Gu, Cheng" w:date="2025-05-22T12:54:00Z" w16du:dateUtc="2025-05-22T04:54:00Z">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ins>
    </w:p>
    <w:p w14:paraId="419C6508" w14:textId="44BDA9D8" w:rsidR="00717D1B" w:rsidRDefault="00717D1B" w:rsidP="00903178">
      <w:pPr>
        <w:jc w:val="both"/>
        <w:rPr>
          <w:ins w:id="75" w:author="Gu, Cheng" w:date="2025-05-22T12:54:00Z" w16du:dateUtc="2025-05-22T04:54:00Z"/>
          <w:rFonts w:ascii="Times New Roman" w:eastAsiaTheme="minorEastAsia" w:hAnsi="Times New Roman"/>
          <w:bCs/>
          <w:sz w:val="24"/>
          <w:lang w:val="en-US" w:eastAsia="zh-CN"/>
        </w:rPr>
      </w:pPr>
      <w:ins w:id="76" w:author="Gu, Cheng" w:date="2025-05-23T11:21:00Z">
        <w:r w:rsidRPr="00717D1B">
          <w:rPr>
            <w:rFonts w:ascii="Times New Roman" w:eastAsiaTheme="minorEastAsia" w:hAnsi="Times New Roman"/>
            <w:bCs/>
            <w:sz w:val="24"/>
            <w:lang w:eastAsia="zh-CN"/>
          </w:rPr>
          <w:t>For truck material, creates the sample id by adding the entries.</w:t>
        </w:r>
      </w:ins>
    </w:p>
    <w:p w14:paraId="341BBD8E" w14:textId="77777777" w:rsidR="00903178" w:rsidRDefault="00903178" w:rsidP="00A019AD">
      <w:pPr>
        <w:jc w:val="both"/>
        <w:rPr>
          <w:rFonts w:ascii="Times New Roman" w:eastAsiaTheme="minorEastAsia" w:hAnsi="Times New Roman"/>
          <w:bCs/>
          <w:sz w:val="24"/>
          <w:lang w:val="en-US" w:eastAsia="zh-CN"/>
        </w:rPr>
      </w:pPr>
    </w:p>
    <w:p w14:paraId="7908FF7F" w14:textId="22812E49" w:rsidR="0085646D" w:rsidRPr="00714FC8" w:rsidRDefault="001D26EA" w:rsidP="00A019AD">
      <w:pPr>
        <w:jc w:val="both"/>
        <w:rPr>
          <w:rFonts w:ascii="Times New Roman" w:eastAsiaTheme="minorEastAsia" w:hAnsi="Times New Roman"/>
          <w:bCs/>
          <w:sz w:val="24"/>
          <w:lang w:val="en-US" w:eastAsia="zh-CN"/>
        </w:rPr>
      </w:pPr>
      <w:r>
        <w:rPr>
          <w:noProof/>
        </w:rPr>
        <w:drawing>
          <wp:inline distT="0" distB="0" distL="0" distR="0" wp14:anchorId="50D9786A" wp14:editId="06F5E8ED">
            <wp:extent cx="3708400" cy="3347465"/>
            <wp:effectExtent l="0" t="0" r="6350" b="5715"/>
            <wp:docPr id="1831811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27BE727D" w14:textId="2BE903E5" w:rsidR="00097E2D" w:rsidRPr="0026143E" w:rsidRDefault="00D247A9" w:rsidP="00A019AD">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Properties in entity template</w:t>
      </w:r>
      <w:r w:rsidR="00612EAF" w:rsidRPr="0026143E">
        <w:rPr>
          <w:rFonts w:ascii="Times New Roman" w:eastAsiaTheme="minorEastAsia" w:hAnsi="Times New Roman" w:hint="eastAsia"/>
          <w:bCs/>
          <w:sz w:val="24"/>
          <w:lang w:eastAsia="zh-CN"/>
        </w:rPr>
        <w:t xml:space="preserve"> </w:t>
      </w:r>
      <w:r w:rsidR="0026143E" w:rsidRPr="0026143E">
        <w:rPr>
          <w:rFonts w:ascii="Times New Roman" w:eastAsiaTheme="minorEastAsia" w:hAnsi="Times New Roman"/>
          <w:bCs/>
          <w:sz w:val="24"/>
          <w:lang w:eastAsia="zh-CN"/>
        </w:rPr>
        <w:t>clarification</w:t>
      </w:r>
      <w:r w:rsidR="0015268A">
        <w:rPr>
          <w:rFonts w:ascii="Times New Roman" w:eastAsiaTheme="minorEastAsia" w:hAnsi="Times New Roman" w:hint="eastAsia"/>
          <w:bCs/>
          <w:sz w:val="24"/>
          <w:lang w:eastAsia="zh-CN"/>
        </w:rPr>
        <w:t xml:space="preserve"> in LIMS</w:t>
      </w:r>
      <w:r w:rsidR="0026143E">
        <w:rPr>
          <w:rFonts w:ascii="Times New Roman" w:eastAsiaTheme="minorEastAsia" w:hAnsi="Times New Roman" w:hint="eastAsia"/>
          <w:bCs/>
          <w:sz w:val="24"/>
          <w:lang w:eastAsia="zh-CN"/>
        </w:rPr>
        <w:t>:</w:t>
      </w:r>
    </w:p>
    <w:tbl>
      <w:tblPr>
        <w:tblStyle w:val="af2"/>
        <w:tblW w:w="9350" w:type="dxa"/>
        <w:tblLook w:val="04A0" w:firstRow="1" w:lastRow="0" w:firstColumn="1" w:lastColumn="0" w:noHBand="0" w:noVBand="1"/>
      </w:tblPr>
      <w:tblGrid>
        <w:gridCol w:w="653"/>
        <w:gridCol w:w="1772"/>
        <w:gridCol w:w="1558"/>
        <w:gridCol w:w="2004"/>
        <w:gridCol w:w="3363"/>
      </w:tblGrid>
      <w:tr w:rsidR="00A019AD" w14:paraId="4A7657AE" w14:textId="77777777" w:rsidTr="41EC023C">
        <w:tc>
          <w:tcPr>
            <w:tcW w:w="656" w:type="dxa"/>
            <w:shd w:val="clear" w:color="auto" w:fill="9CC2E5" w:themeFill="accent5" w:themeFillTint="99"/>
          </w:tcPr>
          <w:p w14:paraId="61039148"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hemeFill="accent5" w:themeFillTint="99"/>
          </w:tcPr>
          <w:p w14:paraId="60E97423"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hemeFill="accent5" w:themeFillTint="99"/>
          </w:tcPr>
          <w:p w14:paraId="77193BA7"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hemeFill="accent5" w:themeFillTint="99"/>
          </w:tcPr>
          <w:p w14:paraId="1E1266D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hemeFill="accent5" w:themeFillTint="99"/>
          </w:tcPr>
          <w:p w14:paraId="42FEF7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A019AD" w14:paraId="5D8A366A" w14:textId="77777777" w:rsidTr="41EC023C">
        <w:tc>
          <w:tcPr>
            <w:tcW w:w="656" w:type="dxa"/>
          </w:tcPr>
          <w:p w14:paraId="390E9BFB"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0082C9FF" w14:textId="1518F7C6" w:rsidR="00A019AD" w:rsidRDefault="692731BA" w:rsidP="41EC023C">
            <w:pPr>
              <w:jc w:val="both"/>
              <w:rPr>
                <w:rFonts w:ascii="Times New Roman" w:eastAsiaTheme="minorEastAsia" w:hAnsi="Times New Roman"/>
                <w:sz w:val="24"/>
                <w:lang w:eastAsia="zh-CN"/>
              </w:rPr>
            </w:pPr>
            <w:commentRangeStart w:id="77"/>
            <w:commentRangeStart w:id="78"/>
            <w:r w:rsidRPr="41EC023C">
              <w:rPr>
                <w:rFonts w:ascii="Times New Roman" w:eastAsiaTheme="minorEastAsia" w:hAnsi="Times New Roman"/>
                <w:sz w:val="24"/>
                <w:lang w:eastAsia="zh-CN"/>
              </w:rPr>
              <w:t>MLP</w:t>
            </w:r>
          </w:p>
        </w:tc>
        <w:tc>
          <w:tcPr>
            <w:tcW w:w="1574" w:type="dxa"/>
          </w:tcPr>
          <w:p w14:paraId="348BFF00" w14:textId="6DEAACE3" w:rsidR="00A019AD" w:rsidRDefault="00885FDA"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79C261CA" w14:textId="77777777" w:rsidR="00A019AD" w:rsidRDefault="01C2FAD3"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Mandatory</w:t>
            </w:r>
            <w:commentRangeEnd w:id="77"/>
            <w:r w:rsidR="00A019AD">
              <w:rPr>
                <w:rStyle w:val="a5"/>
              </w:rPr>
              <w:commentReference w:id="77"/>
            </w:r>
            <w:commentRangeEnd w:id="78"/>
            <w:r w:rsidR="00A019AD">
              <w:rPr>
                <w:rStyle w:val="a5"/>
              </w:rPr>
              <w:commentReference w:id="78"/>
            </w:r>
          </w:p>
        </w:tc>
        <w:tc>
          <w:tcPr>
            <w:tcW w:w="3427" w:type="dxa"/>
          </w:tcPr>
          <w:p w14:paraId="312E6FF7" w14:textId="4D8C0CCC"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445306">
              <w:rPr>
                <w:rFonts w:ascii="Times New Roman" w:eastAsiaTheme="minorEastAsia" w:hAnsi="Times New Roman" w:hint="eastAsia"/>
                <w:sz w:val="24"/>
                <w:lang w:eastAsia="zh-CN"/>
              </w:rPr>
              <w:t>MLP</w:t>
            </w:r>
            <w:r>
              <w:rPr>
                <w:rFonts w:ascii="Times New Roman" w:eastAsiaTheme="minorEastAsia" w:hAnsi="Times New Roman" w:hint="eastAsia"/>
                <w:sz w:val="24"/>
                <w:lang w:eastAsia="zh-CN"/>
              </w:rPr>
              <w:t xml:space="preserve"> table</w:t>
            </w:r>
          </w:p>
        </w:tc>
      </w:tr>
      <w:tr w:rsidR="00A019AD" w14:paraId="0681D1D6" w14:textId="77777777" w:rsidTr="41EC023C">
        <w:tc>
          <w:tcPr>
            <w:tcW w:w="656" w:type="dxa"/>
          </w:tcPr>
          <w:p w14:paraId="1A5658A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7D92BCFA"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0168AE46" w14:textId="77777777" w:rsidR="00A019AD" w:rsidRDefault="00A019AD"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7F252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660469E"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A019AD" w14:paraId="00500A54" w14:textId="77777777" w:rsidTr="41EC023C">
        <w:tc>
          <w:tcPr>
            <w:tcW w:w="656" w:type="dxa"/>
          </w:tcPr>
          <w:p w14:paraId="3D5BC3F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0478B16F" w14:textId="76DCACA5"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5670BA">
              <w:rPr>
                <w:rFonts w:ascii="Times New Roman" w:eastAsiaTheme="minorEastAsia" w:hAnsi="Times New Roman" w:hint="eastAsia"/>
                <w:sz w:val="24"/>
                <w:lang w:eastAsia="zh-CN"/>
              </w:rPr>
              <w:t xml:space="preserve"> code</w:t>
            </w:r>
          </w:p>
        </w:tc>
        <w:tc>
          <w:tcPr>
            <w:tcW w:w="1574" w:type="dxa"/>
          </w:tcPr>
          <w:p w14:paraId="253BA606" w14:textId="70644C51" w:rsidR="00A019AD" w:rsidRDefault="00AC41BC"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5CFE95"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69F8222" w14:textId="058E7A1F" w:rsidR="00A019AD" w:rsidRDefault="00AC41BC"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A019AD">
              <w:rPr>
                <w:rFonts w:ascii="Times New Roman" w:eastAsiaTheme="minorEastAsia" w:hAnsi="Times New Roman" w:hint="eastAsia"/>
                <w:sz w:val="24"/>
                <w:lang w:eastAsia="zh-CN"/>
              </w:rPr>
              <w:t>Plant</w:t>
            </w:r>
            <w:r w:rsidR="00805F6C">
              <w:rPr>
                <w:rFonts w:ascii="Times New Roman" w:eastAsiaTheme="minorEastAsia" w:hAnsi="Times New Roman" w:hint="eastAsia"/>
                <w:sz w:val="24"/>
                <w:lang w:eastAsia="zh-CN"/>
              </w:rPr>
              <w:t xml:space="preserve"> table</w:t>
            </w:r>
          </w:p>
        </w:tc>
      </w:tr>
      <w:tr w:rsidR="009E1E5C" w14:paraId="0F0862E3" w14:textId="77777777" w:rsidTr="41EC023C">
        <w:tc>
          <w:tcPr>
            <w:tcW w:w="656" w:type="dxa"/>
          </w:tcPr>
          <w:p w14:paraId="14131587" w14:textId="0879D025"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3B2D8CF9" w14:textId="22955EE6"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5D85F762" w14:textId="00EFFE9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77705D04" w14:textId="1B997C48" w:rsidR="009E1E5C" w:rsidRDefault="684D5C5A" w:rsidP="41EC023C">
            <w:pPr>
              <w:jc w:val="both"/>
            </w:pPr>
            <w:r w:rsidRPr="41EC023C">
              <w:rPr>
                <w:rFonts w:ascii="Times New Roman" w:eastAsiaTheme="minorEastAsia" w:hAnsi="Times New Roman"/>
                <w:sz w:val="24"/>
                <w:lang w:eastAsia="zh-CN"/>
              </w:rPr>
              <w:t>Optional</w:t>
            </w:r>
          </w:p>
        </w:tc>
        <w:tc>
          <w:tcPr>
            <w:tcW w:w="3427" w:type="dxa"/>
          </w:tcPr>
          <w:p w14:paraId="2CAD4A4E" w14:textId="0A2C0A64" w:rsidR="009E1E5C" w:rsidRDefault="684D5C5A" w:rsidP="41EC023C">
            <w:pPr>
              <w:jc w:val="both"/>
            </w:pPr>
            <w:r w:rsidRPr="41EC023C">
              <w:rPr>
                <w:rFonts w:ascii="Times New Roman" w:eastAsiaTheme="minorEastAsia" w:hAnsi="Times New Roman"/>
                <w:sz w:val="24"/>
                <w:lang w:eastAsia="zh-CN"/>
              </w:rPr>
              <w:t>Fetch from MLP</w:t>
            </w:r>
          </w:p>
        </w:tc>
      </w:tr>
      <w:tr w:rsidR="009E1E5C" w14:paraId="7EFC67B1" w14:textId="77777777" w:rsidTr="41EC023C">
        <w:tc>
          <w:tcPr>
            <w:tcW w:w="656" w:type="dxa"/>
          </w:tcPr>
          <w:p w14:paraId="403F1EC3" w14:textId="4432CFD1"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508C05DE"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Work </w:t>
            </w:r>
            <w:proofErr w:type="spellStart"/>
            <w:r>
              <w:rPr>
                <w:rFonts w:ascii="Times New Roman" w:eastAsiaTheme="minorEastAsia" w:hAnsi="Times New Roman" w:hint="eastAsia"/>
                <w:sz w:val="24"/>
                <w:lang w:eastAsia="zh-CN"/>
              </w:rPr>
              <w:t>Center</w:t>
            </w:r>
            <w:proofErr w:type="spellEnd"/>
          </w:p>
        </w:tc>
        <w:tc>
          <w:tcPr>
            <w:tcW w:w="1574" w:type="dxa"/>
          </w:tcPr>
          <w:p w14:paraId="26C9E620" w14:textId="2C4BE122" w:rsidR="009E1E5C" w:rsidRPr="00FD109B" w:rsidRDefault="00AC41BC" w:rsidP="009E1E5C">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A8E1040" w14:textId="77777777" w:rsidR="009E1E5C" w:rsidRDefault="009E1E5C" w:rsidP="009E1E5C">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7122AB0" w14:textId="50E1D1E3" w:rsidR="009E1E5C" w:rsidRDefault="00AC41B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9E1E5C">
              <w:rPr>
                <w:rFonts w:ascii="Times New Roman" w:eastAsiaTheme="minorEastAsia" w:hAnsi="Times New Roman" w:hint="eastAsia"/>
                <w:sz w:val="24"/>
                <w:lang w:eastAsia="zh-CN"/>
              </w:rPr>
              <w:t xml:space="preserve">Work </w:t>
            </w:r>
            <w:r w:rsidR="009E1E5C">
              <w:rPr>
                <w:rFonts w:ascii="Times New Roman" w:eastAsiaTheme="minorEastAsia" w:hAnsi="Times New Roman"/>
                <w:sz w:val="24"/>
                <w:lang w:eastAsia="zh-CN"/>
              </w:rPr>
              <w:t>centre</w:t>
            </w:r>
            <w:r w:rsidR="009E1E5C">
              <w:rPr>
                <w:rFonts w:ascii="Times New Roman" w:eastAsiaTheme="minorEastAsia" w:hAnsi="Times New Roman" w:hint="eastAsia"/>
                <w:sz w:val="24"/>
                <w:lang w:eastAsia="zh-CN"/>
              </w:rPr>
              <w:t xml:space="preserve"> </w:t>
            </w:r>
            <w:r w:rsidR="00805F6C">
              <w:rPr>
                <w:rFonts w:ascii="Times New Roman" w:eastAsiaTheme="minorEastAsia" w:hAnsi="Times New Roman" w:hint="eastAsia"/>
                <w:sz w:val="24"/>
                <w:lang w:eastAsia="zh-CN"/>
              </w:rPr>
              <w:t>table</w:t>
            </w:r>
          </w:p>
        </w:tc>
      </w:tr>
      <w:tr w:rsidR="009E1E5C" w14:paraId="3E653F45" w14:textId="77777777" w:rsidTr="41EC023C">
        <w:tc>
          <w:tcPr>
            <w:tcW w:w="656" w:type="dxa"/>
          </w:tcPr>
          <w:p w14:paraId="5C02A60A" w14:textId="6C5B5D7D"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6CA8C345" w14:textId="58C3228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21580EA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4A36D563"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4A52410"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9E1E5C" w14:paraId="5B699969" w14:textId="77777777" w:rsidTr="41EC023C">
        <w:tc>
          <w:tcPr>
            <w:tcW w:w="656" w:type="dxa"/>
          </w:tcPr>
          <w:p w14:paraId="4D392284" w14:textId="081E791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23EE03BD"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7D121EB5"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3B30F6AC"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73F422"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9E1E5C" w14:paraId="231BC9AD" w14:textId="77777777" w:rsidTr="41EC023C">
        <w:tc>
          <w:tcPr>
            <w:tcW w:w="656" w:type="dxa"/>
          </w:tcPr>
          <w:p w14:paraId="7D2F41E8" w14:textId="1417A0B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19006FA6"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40C7EB4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099D091"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7E33958" w14:textId="1788C9A3" w:rsidR="009E1E5C" w:rsidRDefault="00526052" w:rsidP="009E1E5C">
            <w:pPr>
              <w:jc w:val="both"/>
              <w:rPr>
                <w:rFonts w:ascii="Times New Roman" w:eastAsiaTheme="minorEastAsia" w:hAnsi="Times New Roman"/>
                <w:sz w:val="24"/>
                <w:lang w:eastAsia="zh-CN"/>
              </w:rPr>
            </w:pPr>
            <w:proofErr w:type="spellStart"/>
            <w:r>
              <w:rPr>
                <w:rFonts w:ascii="Times New Roman" w:eastAsiaTheme="minorEastAsia" w:hAnsi="Times New Roman" w:hint="eastAsia"/>
                <w:sz w:val="24"/>
                <w:lang w:eastAsia="zh-CN"/>
              </w:rPr>
              <w:t>Descriptiom</w:t>
            </w:r>
            <w:proofErr w:type="spellEnd"/>
          </w:p>
        </w:tc>
      </w:tr>
      <w:tr w:rsidR="009E1E5C" w14:paraId="77755142" w14:textId="77777777" w:rsidTr="41EC023C">
        <w:tc>
          <w:tcPr>
            <w:tcW w:w="656" w:type="dxa"/>
          </w:tcPr>
          <w:p w14:paraId="7C14AA1E" w14:textId="13C5BEA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3FCF2A8C" w14:textId="1465CEB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9A01B33" w14:textId="1AFF02A3"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E401AF0" w14:textId="10E793F9" w:rsidR="009E1E5C" w:rsidRDefault="00E9263A"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C5657DB" w14:textId="0794F837"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4F719A" w14:paraId="30F2EBB9" w14:textId="77777777" w:rsidTr="41EC023C">
        <w:tc>
          <w:tcPr>
            <w:tcW w:w="656" w:type="dxa"/>
          </w:tcPr>
          <w:p w14:paraId="059A6491" w14:textId="5D115D3C"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0F10CC58" w14:textId="241CAEFD"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127C1241" w14:textId="66DC9B3A"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3CD509A0" w14:textId="6A01544F"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3DF19F0" w14:textId="4F60DAFB" w:rsidR="004F719A"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33124B" w14:paraId="478649E3" w14:textId="77777777" w:rsidTr="41EC023C">
        <w:tc>
          <w:tcPr>
            <w:tcW w:w="656" w:type="dxa"/>
          </w:tcPr>
          <w:p w14:paraId="1D480452" w14:textId="33CC147C"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EDA8D6F" w14:textId="35061ED7"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5170DEBF" w14:textId="1DE89248"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21E364D" w14:textId="30A6A013"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C161DEA" w14:textId="77639C89" w:rsidR="0033124B"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5B56D7" w14:paraId="7FF1B084" w14:textId="77777777" w:rsidTr="41EC023C">
        <w:tc>
          <w:tcPr>
            <w:tcW w:w="656" w:type="dxa"/>
          </w:tcPr>
          <w:p w14:paraId="41C8E59A" w14:textId="5A539477" w:rsidR="005B56D7" w:rsidRDefault="00042F0E"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531D0F80" w14:textId="6E1C589D"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1CE87114" w14:textId="7A73CFF3"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C46BBFF" w14:textId="3876B6C4"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A6F429" w14:textId="6B15A53C" w:rsidR="005B56D7" w:rsidRDefault="00C50E21"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0E748FD" w14:textId="2980953D" w:rsidR="00272269" w:rsidRDefault="00272269" w:rsidP="00272269">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Receiving</w:t>
      </w:r>
      <w:r w:rsidRPr="00314CD6">
        <w:rPr>
          <w:rFonts w:ascii="Times New Roman" w:eastAsiaTheme="minorEastAsia" w:hAnsi="Times New Roman"/>
          <w:b/>
          <w:bCs/>
          <w:i/>
          <w:iCs/>
          <w:color w:val="4472C4" w:themeColor="accent1"/>
          <w:sz w:val="24"/>
          <w:lang w:eastAsia="zh-CN"/>
        </w:rPr>
        <w:t>:</w:t>
      </w:r>
    </w:p>
    <w:p w14:paraId="74D1765C" w14:textId="7C8E8DE9" w:rsidR="00F40BD0" w:rsidRDefault="005F5CE2" w:rsidP="0070169F">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 xml:space="preserve">The user needs to find the specified sample from the </w:t>
      </w:r>
      <w:r w:rsidRPr="005F5CE2">
        <w:rPr>
          <w:rFonts w:ascii="Times New Roman" w:eastAsiaTheme="minorEastAsia" w:hAnsi="Times New Roman" w:hint="eastAsia"/>
          <w:i/>
          <w:iCs/>
          <w:sz w:val="24"/>
          <w:lang w:eastAsia="zh-CN"/>
        </w:rPr>
        <w:t>New Sample Pending Receiving</w:t>
      </w:r>
      <w:r>
        <w:rPr>
          <w:rFonts w:ascii="Times New Roman" w:eastAsiaTheme="minorEastAsia" w:hAnsi="Times New Roman" w:hint="eastAsia"/>
          <w:sz w:val="24"/>
          <w:lang w:eastAsia="zh-CN"/>
        </w:rPr>
        <w:t xml:space="preserve"> </w:t>
      </w:r>
      <w:r w:rsidRPr="005F5CE2">
        <w:rPr>
          <w:rFonts w:ascii="Times New Roman" w:eastAsiaTheme="minorEastAsia" w:hAnsi="Times New Roman"/>
          <w:sz w:val="24"/>
          <w:lang w:eastAsia="zh-CN"/>
        </w:rPr>
        <w:t xml:space="preserve">folder and right-click </w:t>
      </w:r>
      <w:r w:rsidRPr="005F5CE2">
        <w:rPr>
          <w:rFonts w:ascii="Times New Roman" w:eastAsiaTheme="minorEastAsia" w:hAnsi="Times New Roman"/>
          <w:i/>
          <w:iCs/>
          <w:sz w:val="24"/>
          <w:lang w:eastAsia="zh-CN"/>
        </w:rPr>
        <w:t>Receive Sample</w:t>
      </w:r>
      <w:r w:rsidRPr="005F5CE2">
        <w:rPr>
          <w:rFonts w:ascii="Times New Roman" w:eastAsiaTheme="minorEastAsia" w:hAnsi="Times New Roman" w:hint="eastAsia"/>
          <w:i/>
          <w:iCs/>
          <w:sz w:val="24"/>
          <w:lang w:eastAsia="zh-CN"/>
        </w:rPr>
        <w:t>s</w:t>
      </w:r>
      <w:r>
        <w:rPr>
          <w:rFonts w:ascii="Times New Roman" w:eastAsiaTheme="minorEastAsia" w:hAnsi="Times New Roman" w:hint="eastAsia"/>
          <w:sz w:val="24"/>
          <w:lang w:eastAsia="zh-CN"/>
        </w:rPr>
        <w:t xml:space="preserve"> button</w:t>
      </w:r>
      <w:r w:rsidRPr="005F5CE2">
        <w:rPr>
          <w:rFonts w:ascii="Times New Roman" w:eastAsiaTheme="minorEastAsia" w:hAnsi="Times New Roman"/>
          <w:sz w:val="24"/>
          <w:lang w:eastAsia="zh-CN"/>
        </w:rPr>
        <w:t xml:space="preserve"> to open the </w:t>
      </w:r>
      <w:r>
        <w:rPr>
          <w:rFonts w:ascii="Times New Roman" w:eastAsiaTheme="minorEastAsia" w:hAnsi="Times New Roman" w:hint="eastAsia"/>
          <w:sz w:val="24"/>
          <w:lang w:eastAsia="zh-CN"/>
        </w:rPr>
        <w:t xml:space="preserve">Sample </w:t>
      </w:r>
      <w:r w:rsidRPr="005F5CE2">
        <w:rPr>
          <w:rFonts w:ascii="Times New Roman" w:eastAsiaTheme="minorEastAsia" w:hAnsi="Times New Roman"/>
          <w:sz w:val="24"/>
          <w:lang w:eastAsia="zh-CN"/>
        </w:rPr>
        <w:t>Receiv</w:t>
      </w:r>
      <w:r>
        <w:rPr>
          <w:rFonts w:ascii="Times New Roman" w:eastAsiaTheme="minorEastAsia" w:hAnsi="Times New Roman" w:hint="eastAsia"/>
          <w:sz w:val="24"/>
          <w:lang w:eastAsia="zh-CN"/>
        </w:rPr>
        <w:t>ing</w:t>
      </w:r>
      <w:r w:rsidRPr="005F5CE2">
        <w:rPr>
          <w:rFonts w:ascii="Times New Roman" w:eastAsiaTheme="minorEastAsia" w:hAnsi="Times New Roman"/>
          <w:sz w:val="24"/>
          <w:lang w:eastAsia="zh-CN"/>
        </w:rPr>
        <w:t xml:space="preserve"> window. After the sample</w:t>
      </w:r>
      <w:r>
        <w:rPr>
          <w:rFonts w:ascii="Times New Roman" w:eastAsiaTheme="minorEastAsia" w:hAnsi="Times New Roman" w:hint="eastAsia"/>
          <w:sz w:val="24"/>
          <w:lang w:eastAsia="zh-CN"/>
        </w:rPr>
        <w:t xml:space="preserve"> is received</w:t>
      </w:r>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154E5AC1" w14:textId="6DB5E9B5" w:rsidR="00246A3B" w:rsidRDefault="6115F0B1" w:rsidP="41EC023C">
      <w:pPr>
        <w:jc w:val="both"/>
        <w:rPr>
          <w:rFonts w:ascii="Times New Roman" w:eastAsiaTheme="minorEastAsia" w:hAnsi="Times New Roman"/>
          <w:b/>
          <w:bCs/>
          <w:i/>
          <w:iCs/>
          <w:color w:val="4472C4" w:themeColor="accent1"/>
          <w:sz w:val="24"/>
          <w:lang w:eastAsia="zh-CN"/>
        </w:rPr>
      </w:pPr>
      <w:commentRangeStart w:id="79"/>
      <w:commentRangeStart w:id="80"/>
      <w:r w:rsidRPr="41EC023C">
        <w:rPr>
          <w:rFonts w:ascii="Times New Roman" w:eastAsiaTheme="minorEastAsia" w:hAnsi="Times New Roman"/>
          <w:b/>
          <w:bCs/>
          <w:i/>
          <w:iCs/>
          <w:color w:val="4472C4" w:themeColor="accent1"/>
          <w:sz w:val="24"/>
          <w:lang w:eastAsia="zh-CN"/>
        </w:rPr>
        <w:t>Sample Authorize:</w:t>
      </w:r>
      <w:commentRangeEnd w:id="79"/>
      <w:r w:rsidR="00246A3B">
        <w:rPr>
          <w:rStyle w:val="a5"/>
        </w:rPr>
        <w:commentReference w:id="79"/>
      </w:r>
      <w:commentRangeEnd w:id="80"/>
      <w:r w:rsidR="00246A3B">
        <w:rPr>
          <w:rStyle w:val="a5"/>
        </w:rPr>
        <w:commentReference w:id="80"/>
      </w:r>
    </w:p>
    <w:p w14:paraId="260EE744" w14:textId="61FE89AC" w:rsidR="00342825" w:rsidRDefault="4DB03034" w:rsidP="41EC023C">
      <w:pPr>
        <w:jc w:val="both"/>
        <w:rPr>
          <w:ins w:id="81" w:author="Gu, Cheng" w:date="2025-05-22T13:12:00Z" w16du:dateUtc="2025-05-22T05:12:00Z"/>
          <w:rFonts w:ascii="Times New Roman" w:eastAsiaTheme="minorEastAsia" w:hAnsi="Times New Roman"/>
          <w:sz w:val="24"/>
          <w:lang w:eastAsia="zh-CN"/>
        </w:rPr>
      </w:pPr>
      <w:r w:rsidRPr="41EC023C">
        <w:rPr>
          <w:rFonts w:ascii="Times New Roman" w:eastAsiaTheme="minorEastAsia" w:hAnsi="Times New Roman"/>
          <w:sz w:val="24"/>
          <w:lang w:eastAsia="zh-CN"/>
        </w:rPr>
        <w:t>When all tests for a sample are in the authorized or rejected</w:t>
      </w:r>
      <w:ins w:id="82" w:author="Gu, Cheng" w:date="2025-05-22T12:58:00Z" w16du:dateUtc="2025-05-22T04:58:00Z">
        <w:r w:rsidR="0057563F">
          <w:rPr>
            <w:rFonts w:ascii="Times New Roman" w:eastAsiaTheme="minorEastAsia" w:hAnsi="Times New Roman" w:hint="eastAsia"/>
            <w:sz w:val="24"/>
            <w:lang w:eastAsia="zh-CN"/>
          </w:rPr>
          <w:t xml:space="preserve"> </w:t>
        </w:r>
      </w:ins>
      <w:r w:rsidRPr="41EC023C">
        <w:rPr>
          <w:rFonts w:ascii="Times New Roman" w:eastAsiaTheme="minorEastAsia" w:hAnsi="Times New Roman"/>
          <w:sz w:val="24"/>
          <w:lang w:eastAsia="zh-CN"/>
        </w:rPr>
        <w:t>status, the sample will automatically become authorized.</w:t>
      </w:r>
    </w:p>
    <w:p w14:paraId="5E7B4636" w14:textId="77777777" w:rsidR="005A7715" w:rsidRDefault="005A7715" w:rsidP="005A7715">
      <w:pPr>
        <w:jc w:val="both"/>
        <w:rPr>
          <w:ins w:id="83" w:author="Gu, Cheng" w:date="2025-05-22T13:12:00Z" w16du:dateUtc="2025-05-22T05:12:00Z"/>
          <w:rFonts w:ascii="Times New Roman" w:eastAsiaTheme="minorEastAsia" w:hAnsi="Times New Roman"/>
          <w:sz w:val="24"/>
          <w:lang w:eastAsia="zh-CN"/>
        </w:rPr>
      </w:pPr>
      <w:ins w:id="84" w:author="Gu, Cheng" w:date="2025-05-22T13:12:00Z" w16du:dateUtc="2025-05-22T05:12:00Z">
        <w:r>
          <w:rPr>
            <w:rFonts w:ascii="Times New Roman" w:eastAsiaTheme="minorEastAsia" w:hAnsi="Times New Roman" w:hint="eastAsia"/>
            <w:sz w:val="24"/>
            <w:lang w:eastAsia="zh-CN"/>
          </w:rPr>
          <w:t xml:space="preserve">Authorized JIT samples will be listed in the </w:t>
        </w:r>
        <w:r>
          <w:rPr>
            <w:rFonts w:ascii="Times New Roman" w:eastAsiaTheme="minorEastAsia" w:hAnsi="Times New Roman" w:hint="eastAsia"/>
            <w:i/>
            <w:iCs/>
            <w:sz w:val="24"/>
            <w:lang w:eastAsia="zh-CN"/>
          </w:rPr>
          <w:t>S</w:t>
        </w:r>
        <w:r w:rsidRPr="00D249B9">
          <w:rPr>
            <w:rFonts w:ascii="Times New Roman" w:eastAsiaTheme="minorEastAsia" w:hAnsi="Times New Roman" w:hint="eastAsia"/>
            <w:i/>
            <w:iCs/>
            <w:sz w:val="24"/>
            <w:lang w:eastAsia="zh-CN"/>
          </w:rPr>
          <w:t xml:space="preserve">ample </w:t>
        </w:r>
        <w:proofErr w:type="gramStart"/>
        <w:r w:rsidRPr="00D249B9">
          <w:rPr>
            <w:rFonts w:ascii="Times New Roman" w:eastAsiaTheme="minorEastAsia" w:hAnsi="Times New Roman" w:hint="eastAsia"/>
            <w:i/>
            <w:iCs/>
            <w:sz w:val="24"/>
            <w:lang w:eastAsia="zh-CN"/>
          </w:rPr>
          <w:t>management</w:t>
        </w:r>
        <w:proofErr w:type="gramEnd"/>
        <w:r w:rsidRPr="00D249B9">
          <w:rPr>
            <w:rFonts w:ascii="Times New Roman" w:eastAsiaTheme="minorEastAsia" w:hAnsi="Times New Roman" w:hint="eastAsia"/>
            <w:i/>
            <w:iCs/>
            <w:sz w:val="24"/>
            <w:lang w:eastAsia="zh-CN"/>
          </w:rPr>
          <w:t>-</w:t>
        </w:r>
        <w:r>
          <w:rPr>
            <w:rFonts w:ascii="Times New Roman" w:eastAsiaTheme="minorEastAsia" w:hAnsi="Times New Roman" w:hint="eastAsia"/>
            <w:i/>
            <w:iCs/>
            <w:sz w:val="24"/>
            <w:lang w:eastAsia="zh-CN"/>
          </w:rPr>
          <w:t>A</w:t>
        </w:r>
        <w:r w:rsidRPr="00D249B9">
          <w:rPr>
            <w:rFonts w:ascii="Times New Roman" w:eastAsiaTheme="minorEastAsia" w:hAnsi="Times New Roman" w:hint="eastAsia"/>
            <w:i/>
            <w:iCs/>
            <w:sz w:val="24"/>
            <w:lang w:eastAsia="zh-CN"/>
          </w:rPr>
          <w:t>uthorized samples</w:t>
        </w:r>
        <w:r>
          <w:rPr>
            <w:rFonts w:ascii="Times New Roman" w:eastAsiaTheme="minorEastAsia" w:hAnsi="Times New Roman" w:hint="eastAsia"/>
            <w:sz w:val="24"/>
            <w:lang w:eastAsia="zh-CN"/>
          </w:rPr>
          <w:t xml:space="preserve"> folder. </w:t>
        </w:r>
        <w:r>
          <w:rPr>
            <w:rFonts w:ascii="Times New Roman" w:eastAsiaTheme="minorEastAsia" w:hAnsi="Times New Roman"/>
            <w:sz w:val="24"/>
            <w:lang w:eastAsia="zh-CN"/>
          </w:rPr>
          <w:t>S</w:t>
        </w:r>
        <w:r>
          <w:rPr>
            <w:rFonts w:ascii="Times New Roman" w:eastAsiaTheme="minorEastAsia" w:hAnsi="Times New Roman" w:hint="eastAsia"/>
            <w:sz w:val="24"/>
            <w:lang w:eastAsia="zh-CN"/>
          </w:rPr>
          <w:t xml:space="preserve">ystem will highlight the JIT samples which has not received inspection lots from SAP </w:t>
        </w:r>
        <w:r w:rsidRPr="00F86B7E">
          <w:rPr>
            <w:rFonts w:ascii="Times New Roman" w:eastAsiaTheme="minorEastAsia" w:hAnsi="Times New Roman"/>
            <w:sz w:val="24"/>
            <w:lang w:eastAsia="zh-CN"/>
          </w:rPr>
          <w:t xml:space="preserve">by highlighting the background </w:t>
        </w:r>
        <w:proofErr w:type="spellStart"/>
        <w:r w:rsidRPr="00F86B7E">
          <w:rPr>
            <w:rFonts w:ascii="Times New Roman" w:eastAsiaTheme="minorEastAsia" w:hAnsi="Times New Roman"/>
            <w:sz w:val="24"/>
            <w:lang w:eastAsia="zh-CN"/>
          </w:rPr>
          <w:t>color</w:t>
        </w:r>
        <w:proofErr w:type="spellEnd"/>
        <w:r>
          <w:rPr>
            <w:rFonts w:ascii="Times New Roman" w:eastAsiaTheme="minorEastAsia" w:hAnsi="Times New Roman" w:hint="eastAsia"/>
            <w:sz w:val="24"/>
            <w:lang w:eastAsia="zh-CN"/>
          </w:rPr>
          <w:t xml:space="preserve"> in the Authorized samples folder.</w:t>
        </w:r>
      </w:ins>
    </w:p>
    <w:p w14:paraId="4ED93F10" w14:textId="77777777" w:rsidR="005A7715" w:rsidRPr="00342825" w:rsidRDefault="005A7715" w:rsidP="41EC023C">
      <w:pPr>
        <w:jc w:val="both"/>
        <w:rPr>
          <w:rFonts w:ascii="Times New Roman" w:eastAsiaTheme="minorEastAsia" w:hAnsi="Times New Roman"/>
          <w:sz w:val="24"/>
          <w:lang w:eastAsia="zh-CN"/>
        </w:rPr>
      </w:pPr>
    </w:p>
    <w:p w14:paraId="6A8BD41C" w14:textId="54DD820A" w:rsidR="00246A3B" w:rsidRDefault="0016612C"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Truck </w:t>
      </w:r>
      <w:r w:rsidR="00F15FF0" w:rsidRPr="00F15FF0">
        <w:rPr>
          <w:rFonts w:ascii="Times New Roman" w:eastAsiaTheme="minorEastAsia" w:hAnsi="Times New Roman"/>
          <w:sz w:val="24"/>
          <w:lang w:eastAsia="zh-CN"/>
        </w:rPr>
        <w:t xml:space="preserve">Samples are not automatically marked as waiting to be sent </w:t>
      </w:r>
      <w:r w:rsidR="00F15FF0">
        <w:rPr>
          <w:rFonts w:ascii="Times New Roman" w:eastAsiaTheme="minorEastAsia" w:hAnsi="Times New Roman" w:hint="eastAsia"/>
          <w:sz w:val="24"/>
          <w:lang w:eastAsia="zh-CN"/>
        </w:rPr>
        <w:t>results</w:t>
      </w:r>
      <w:r w:rsidR="00342825">
        <w:rPr>
          <w:rFonts w:ascii="Times New Roman" w:eastAsiaTheme="minorEastAsia" w:hAnsi="Times New Roman" w:hint="eastAsia"/>
          <w:sz w:val="24"/>
          <w:lang w:eastAsia="zh-CN"/>
        </w:rPr>
        <w:t xml:space="preserve"> to SAP</w:t>
      </w:r>
      <w:r w:rsidR="00F15FF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Pr>
          <w:rFonts w:ascii="Times New Roman" w:eastAsiaTheme="minorEastAsia" w:hAnsi="Times New Roman" w:hint="eastAsia"/>
          <w:sz w:val="24"/>
          <w:lang w:eastAsia="zh-CN"/>
        </w:rPr>
        <w:t>sample</w:t>
      </w:r>
      <w:r w:rsidR="00342825">
        <w:rPr>
          <w:rFonts w:ascii="Times New Roman" w:eastAsiaTheme="minorEastAsia" w:hAnsi="Times New Roman" w:hint="eastAsia"/>
          <w:sz w:val="24"/>
          <w:lang w:eastAsia="zh-CN"/>
        </w:rPr>
        <w:t xml:space="preserve"> is</w:t>
      </w:r>
      <w:r>
        <w:rPr>
          <w:rFonts w:ascii="Times New Roman" w:eastAsiaTheme="minorEastAsia" w:hAnsi="Times New Roman" w:hint="eastAsia"/>
          <w:sz w:val="24"/>
          <w:lang w:eastAsia="zh-CN"/>
        </w:rPr>
        <w:t xml:space="preserve"> </w:t>
      </w:r>
      <w:proofErr w:type="gramStart"/>
      <w:r>
        <w:rPr>
          <w:rFonts w:ascii="Times New Roman" w:eastAsiaTheme="minorEastAsia" w:hAnsi="Times New Roman" w:hint="eastAsia"/>
          <w:sz w:val="24"/>
          <w:lang w:eastAsia="zh-CN"/>
        </w:rPr>
        <w:t>authorized</w:t>
      </w:r>
      <w:r w:rsidR="00F15FF0" w:rsidRPr="00F15FF0">
        <w:rPr>
          <w:rFonts w:ascii="Times New Roman" w:eastAsiaTheme="minorEastAsia" w:hAnsi="Times New Roman"/>
          <w:sz w:val="24"/>
          <w:lang w:eastAsia="zh-CN"/>
        </w:rPr>
        <w:t>, but</w:t>
      </w:r>
      <w:proofErr w:type="gramEnd"/>
      <w:r w:rsidR="00F15FF0" w:rsidRPr="00F15FF0">
        <w:rPr>
          <w:rFonts w:ascii="Times New Roman" w:eastAsiaTheme="minorEastAsia" w:hAnsi="Times New Roman"/>
          <w:sz w:val="24"/>
          <w:lang w:eastAsia="zh-CN"/>
        </w:rPr>
        <w:t xml:space="preserve"> need to wait for a response from the sap interface</w:t>
      </w:r>
      <w:r>
        <w:rPr>
          <w:rFonts w:ascii="Times New Roman" w:eastAsiaTheme="minorEastAsia" w:hAnsi="Times New Roman" w:hint="eastAsia"/>
          <w:sz w:val="24"/>
          <w:lang w:eastAsia="zh-CN"/>
        </w:rPr>
        <w:t>.</w:t>
      </w:r>
    </w:p>
    <w:p w14:paraId="037C75A4" w14:textId="3EDA5CEE" w:rsidR="0059216C" w:rsidRDefault="00CF1823" w:rsidP="0001034D">
      <w:pPr>
        <w:pStyle w:val="6"/>
        <w:rPr>
          <w:rFonts w:eastAsiaTheme="minorEastAsia"/>
          <w:lang w:eastAsia="zh-CN"/>
        </w:rPr>
      </w:pPr>
      <w:r>
        <w:rPr>
          <w:rFonts w:eastAsiaTheme="minorEastAsia" w:hint="eastAsia"/>
          <w:lang w:eastAsia="zh-CN"/>
        </w:rPr>
        <w:t xml:space="preserve">SAP </w:t>
      </w:r>
      <w:r w:rsidR="0028389F">
        <w:rPr>
          <w:rFonts w:eastAsiaTheme="minorEastAsia" w:hint="eastAsia"/>
          <w:lang w:eastAsia="zh-CN"/>
        </w:rPr>
        <w:t>interactive</w:t>
      </w:r>
    </w:p>
    <w:p w14:paraId="2A514B13" w14:textId="77777777" w:rsidR="0016612C" w:rsidRDefault="00246A3B"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Truck sample is created manually in QCLAD system.</w:t>
      </w:r>
      <w:r w:rsidR="0016612C">
        <w:rPr>
          <w:rFonts w:ascii="Times New Roman" w:eastAsiaTheme="minorEastAsia" w:hAnsi="Times New Roman" w:hint="eastAsia"/>
          <w:sz w:val="24"/>
          <w:lang w:eastAsia="zh-CN"/>
        </w:rPr>
        <w:t xml:space="preserve"> </w:t>
      </w:r>
    </w:p>
    <w:p w14:paraId="2D8CB94B" w14:textId="53BF6CD1" w:rsidR="0059216C" w:rsidRDefault="0A945169"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 xml:space="preserve">When inspection lot created in SAP is pushed to QCLAD, </w:t>
      </w:r>
      <w:r w:rsidR="77DE2B87" w:rsidRPr="41EC023C">
        <w:rPr>
          <w:rFonts w:ascii="Times New Roman" w:eastAsiaTheme="minorEastAsia" w:hAnsi="Times New Roman"/>
          <w:sz w:val="24"/>
          <w:lang w:eastAsia="zh-CN"/>
        </w:rPr>
        <w:t>interface</w:t>
      </w:r>
      <w:r w:rsidRPr="41EC023C">
        <w:rPr>
          <w:rFonts w:ascii="Times New Roman" w:eastAsiaTheme="minorEastAsia" w:hAnsi="Times New Roman"/>
          <w:sz w:val="24"/>
          <w:lang w:eastAsia="zh-CN"/>
        </w:rPr>
        <w:t xml:space="preserve"> would</w:t>
      </w:r>
      <w:r w:rsidR="77DE2B87" w:rsidRPr="41EC023C">
        <w:rPr>
          <w:rFonts w:ascii="Times New Roman" w:eastAsiaTheme="minorEastAsia" w:hAnsi="Times New Roman"/>
          <w:sz w:val="24"/>
          <w:lang w:eastAsia="zh-CN"/>
        </w:rPr>
        <w:t xml:space="preserve"> find the sample already existed in system and </w:t>
      </w:r>
      <w:r w:rsidR="18E92037" w:rsidRPr="41EC023C">
        <w:rPr>
          <w:rFonts w:ascii="Times New Roman" w:eastAsiaTheme="minorEastAsia" w:hAnsi="Times New Roman"/>
          <w:sz w:val="24"/>
          <w:lang w:eastAsia="zh-CN"/>
        </w:rPr>
        <w:t>save the inspection lot number in the field ‘</w:t>
      </w:r>
      <w:proofErr w:type="spellStart"/>
      <w:r w:rsidR="18E92037" w:rsidRPr="41EC023C">
        <w:rPr>
          <w:rFonts w:ascii="Times New Roman" w:eastAsiaTheme="minorEastAsia" w:hAnsi="Times New Roman"/>
          <w:sz w:val="24"/>
          <w:lang w:eastAsia="zh-CN"/>
        </w:rPr>
        <w:t>hen_inspection_lot</w:t>
      </w:r>
      <w:proofErr w:type="spellEnd"/>
      <w:r w:rsidR="18E92037" w:rsidRPr="41EC023C">
        <w:rPr>
          <w:rFonts w:ascii="Times New Roman" w:eastAsiaTheme="minorEastAsia" w:hAnsi="Times New Roman"/>
          <w:sz w:val="24"/>
          <w:lang w:eastAsia="zh-CN"/>
        </w:rPr>
        <w:t xml:space="preserve">’ and </w:t>
      </w:r>
      <w:r w:rsidR="77DE2B87" w:rsidRPr="41EC023C">
        <w:rPr>
          <w:rFonts w:ascii="Times New Roman" w:eastAsiaTheme="minorEastAsia" w:hAnsi="Times New Roman"/>
          <w:sz w:val="24"/>
          <w:lang w:eastAsia="zh-CN"/>
        </w:rPr>
        <w:t xml:space="preserve">mark </w:t>
      </w:r>
      <w:r w:rsidR="261C5CF0" w:rsidRPr="41EC023C">
        <w:rPr>
          <w:rFonts w:ascii="Times New Roman" w:eastAsiaTheme="minorEastAsia" w:hAnsi="Times New Roman"/>
          <w:sz w:val="24"/>
          <w:lang w:eastAsia="zh-CN"/>
        </w:rPr>
        <w:t>the field ‘</w:t>
      </w:r>
      <w:proofErr w:type="spellStart"/>
      <w:r w:rsidR="261C5CF0" w:rsidRPr="41EC023C">
        <w:rPr>
          <w:rFonts w:ascii="Times New Roman" w:eastAsiaTheme="minorEastAsia" w:hAnsi="Times New Roman"/>
          <w:sz w:val="24"/>
          <w:lang w:eastAsia="zh-CN"/>
        </w:rPr>
        <w:t>hen_to_be_sent</w:t>
      </w:r>
      <w:proofErr w:type="spellEnd"/>
      <w:r w:rsidR="261C5CF0" w:rsidRPr="41EC023C">
        <w:rPr>
          <w:rFonts w:ascii="Times New Roman" w:eastAsiaTheme="minorEastAsia" w:hAnsi="Times New Roman"/>
          <w:sz w:val="24"/>
          <w:lang w:eastAsia="zh-CN"/>
        </w:rPr>
        <w:t>’ to true</w:t>
      </w:r>
      <w:r w:rsidRPr="41EC023C">
        <w:rPr>
          <w:rFonts w:ascii="Times New Roman" w:eastAsiaTheme="minorEastAsia" w:hAnsi="Times New Roman"/>
          <w:sz w:val="24"/>
          <w:lang w:eastAsia="zh-CN"/>
        </w:rPr>
        <w:t>.</w:t>
      </w:r>
    </w:p>
    <w:p w14:paraId="552E2544" w14:textId="77777777" w:rsidR="0059216C" w:rsidRPr="0016612C" w:rsidRDefault="0059216C" w:rsidP="0070169F">
      <w:pPr>
        <w:jc w:val="both"/>
        <w:rPr>
          <w:rFonts w:ascii="Times New Roman" w:eastAsiaTheme="minorEastAsia" w:hAnsi="Times New Roman"/>
          <w:sz w:val="24"/>
          <w:lang w:eastAsia="zh-CN"/>
        </w:rPr>
      </w:pPr>
    </w:p>
    <w:p w14:paraId="1D09C4B6" w14:textId="439A352E" w:rsidR="00E86F95" w:rsidRDefault="00E86F95" w:rsidP="00E86F95">
      <w:pPr>
        <w:pStyle w:val="4"/>
        <w:tabs>
          <w:tab w:val="clear" w:pos="3416"/>
        </w:tabs>
        <w:ind w:left="810" w:hanging="810"/>
        <w:rPr>
          <w:rFonts w:eastAsiaTheme="minorEastAsia"/>
          <w:i w:val="0"/>
          <w:iCs/>
          <w:lang w:eastAsia="zh-CN"/>
        </w:rPr>
      </w:pPr>
      <w:r>
        <w:rPr>
          <w:rFonts w:eastAsiaTheme="minorEastAsia" w:hint="eastAsia"/>
          <w:i w:val="0"/>
          <w:iCs/>
          <w:lang w:eastAsia="zh-CN"/>
        </w:rPr>
        <w:t>JIT Workflow</w:t>
      </w:r>
    </w:p>
    <w:p w14:paraId="1ACC4739" w14:textId="77777777" w:rsidR="00E86F95" w:rsidRDefault="00E86F95" w:rsidP="00E86F95">
      <w:pPr>
        <w:pStyle w:val="5"/>
        <w:rPr>
          <w:rFonts w:eastAsiaTheme="minorEastAsia"/>
          <w:lang w:eastAsia="zh-CN"/>
        </w:rPr>
      </w:pPr>
      <w:r>
        <w:t>Business Scenarios</w:t>
      </w:r>
    </w:p>
    <w:p w14:paraId="29D505AA" w14:textId="03DA58CE" w:rsidR="00E86F95" w:rsidRPr="00F549C5" w:rsidRDefault="00A06C3E"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There are JIT</w:t>
      </w:r>
      <w:r w:rsidRPr="00A06C3E">
        <w:rPr>
          <w:rFonts w:ascii="Times New Roman" w:hAnsi="Times New Roman"/>
          <w:sz w:val="24"/>
        </w:rPr>
        <w:t xml:space="preserve"> samples that need to be created manually first</w:t>
      </w:r>
      <w:r w:rsidR="00F549C5">
        <w:rPr>
          <w:rFonts w:ascii="Times New Roman" w:eastAsiaTheme="minorEastAsia" w:hAnsi="Times New Roman" w:hint="eastAsia"/>
          <w:sz w:val="24"/>
          <w:lang w:eastAsia="zh-CN"/>
        </w:rPr>
        <w:t xml:space="preserve">. When </w:t>
      </w:r>
      <w:r>
        <w:rPr>
          <w:rFonts w:ascii="Times New Roman" w:eastAsiaTheme="minorEastAsia" w:hAnsi="Times New Roman" w:hint="eastAsia"/>
          <w:sz w:val="24"/>
          <w:lang w:eastAsia="zh-CN"/>
        </w:rPr>
        <w:t>all</w:t>
      </w:r>
      <w:r w:rsidRPr="00A06C3E">
        <w:rPr>
          <w:rFonts w:ascii="Times New Roman" w:hAnsi="Times New Roman"/>
          <w:sz w:val="24"/>
        </w:rPr>
        <w:t xml:space="preserve"> test</w:t>
      </w:r>
      <w:r>
        <w:rPr>
          <w:rFonts w:ascii="Times New Roman" w:eastAsiaTheme="minorEastAsia" w:hAnsi="Times New Roman" w:hint="eastAsia"/>
          <w:sz w:val="24"/>
          <w:lang w:eastAsia="zh-CN"/>
        </w:rPr>
        <w:t>s</w:t>
      </w:r>
      <w:r w:rsidRPr="00A06C3E">
        <w:rPr>
          <w:rFonts w:ascii="Times New Roman" w:hAnsi="Times New Roman"/>
          <w:sz w:val="24"/>
        </w:rPr>
        <w:t xml:space="preserve"> </w:t>
      </w:r>
      <w:r>
        <w:rPr>
          <w:rFonts w:ascii="Times New Roman" w:eastAsiaTheme="minorEastAsia" w:hAnsi="Times New Roman" w:hint="eastAsia"/>
          <w:sz w:val="24"/>
          <w:lang w:eastAsia="zh-CN"/>
        </w:rPr>
        <w:t>are</w:t>
      </w:r>
      <w:r w:rsidRPr="00A06C3E">
        <w:rPr>
          <w:rFonts w:ascii="Times New Roman" w:hAnsi="Times New Roman"/>
          <w:sz w:val="24"/>
        </w:rPr>
        <w:t xml:space="preserve"> all completed and </w:t>
      </w:r>
      <w:r>
        <w:rPr>
          <w:rFonts w:ascii="Times New Roman" w:eastAsiaTheme="minorEastAsia" w:hAnsi="Times New Roman" w:hint="eastAsia"/>
          <w:sz w:val="24"/>
          <w:lang w:eastAsia="zh-CN"/>
        </w:rPr>
        <w:t>reviewed</w:t>
      </w:r>
      <w:r w:rsidR="00F549C5">
        <w:rPr>
          <w:rFonts w:ascii="Times New Roman" w:eastAsiaTheme="minorEastAsia" w:hAnsi="Times New Roman" w:hint="eastAsia"/>
          <w:sz w:val="24"/>
          <w:lang w:eastAsia="zh-CN"/>
        </w:rPr>
        <w:t>, QCLAD will</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send the message which including</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sample decision information(A/R)</w:t>
      </w:r>
      <w:r w:rsidRPr="00A06C3E">
        <w:rPr>
          <w:rFonts w:ascii="Times New Roman" w:hAnsi="Times New Roman"/>
          <w:sz w:val="24"/>
        </w:rPr>
        <w:t xml:space="preserve"> to the MES</w:t>
      </w:r>
      <w:r w:rsidR="00F549C5">
        <w:rPr>
          <w:rFonts w:ascii="Times New Roman" w:eastAsiaTheme="minorEastAsia" w:hAnsi="Times New Roman" w:hint="eastAsia"/>
          <w:sz w:val="24"/>
          <w:lang w:eastAsia="zh-CN"/>
        </w:rPr>
        <w:t>.</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Then SAP will push the inspection lot</w:t>
      </w:r>
      <w:r w:rsidRPr="00A06C3E">
        <w:rPr>
          <w:rFonts w:ascii="Times New Roman" w:hAnsi="Times New Roman"/>
          <w:sz w:val="24"/>
        </w:rPr>
        <w:t xml:space="preserve"> and </w:t>
      </w:r>
      <w:r w:rsidR="00F549C5">
        <w:rPr>
          <w:rFonts w:ascii="Times New Roman" w:eastAsiaTheme="minorEastAsia" w:hAnsi="Times New Roman" w:hint="eastAsia"/>
          <w:sz w:val="24"/>
          <w:lang w:eastAsia="zh-CN"/>
        </w:rPr>
        <w:t>QCLAD</w:t>
      </w:r>
      <w:r w:rsidRPr="00A06C3E">
        <w:rPr>
          <w:rFonts w:ascii="Times New Roman" w:hAnsi="Times New Roman"/>
          <w:sz w:val="24"/>
        </w:rPr>
        <w:t xml:space="preserve"> needs to be able to return the results correctly</w:t>
      </w:r>
      <w:r w:rsidR="00F549C5">
        <w:rPr>
          <w:rFonts w:ascii="Times New Roman" w:eastAsiaTheme="minorEastAsia" w:hAnsi="Times New Roman" w:hint="eastAsia"/>
          <w:sz w:val="24"/>
          <w:lang w:eastAsia="zh-CN"/>
        </w:rPr>
        <w:t>.</w:t>
      </w:r>
    </w:p>
    <w:p w14:paraId="6C4707D2" w14:textId="77777777" w:rsidR="00E86F95" w:rsidRPr="00FB6810" w:rsidRDefault="00E86F95" w:rsidP="00E86F95">
      <w:pPr>
        <w:pStyle w:val="5"/>
        <w:rPr>
          <w:rFonts w:eastAsiaTheme="minorEastAsia"/>
          <w:lang w:eastAsia="zh-CN"/>
        </w:rPr>
      </w:pPr>
      <w:r>
        <w:t>RTM Mapping</w:t>
      </w:r>
    </w:p>
    <w:tbl>
      <w:tblPr>
        <w:tblStyle w:val="af2"/>
        <w:tblW w:w="9535" w:type="dxa"/>
        <w:tblLook w:val="04A0" w:firstRow="1" w:lastRow="0" w:firstColumn="1" w:lastColumn="0" w:noHBand="0" w:noVBand="1"/>
      </w:tblPr>
      <w:tblGrid>
        <w:gridCol w:w="1615"/>
        <w:gridCol w:w="5940"/>
        <w:gridCol w:w="1980"/>
      </w:tblGrid>
      <w:tr w:rsidR="00E86F95" w14:paraId="490F6491" w14:textId="77777777" w:rsidTr="000C7D23">
        <w:tc>
          <w:tcPr>
            <w:tcW w:w="1615" w:type="dxa"/>
            <w:shd w:val="clear" w:color="auto" w:fill="9CC2E5" w:themeFill="accent5" w:themeFillTint="99"/>
          </w:tcPr>
          <w:p w14:paraId="7C0404E9" w14:textId="77777777" w:rsidR="00E86F95" w:rsidRDefault="00E86F95" w:rsidP="000C7D23">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413D6823" w14:textId="77777777" w:rsidR="00E86F95" w:rsidRDefault="00E86F95" w:rsidP="000C7D23">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6BD0EC8A" w14:textId="77777777" w:rsidR="00E86F95" w:rsidRDefault="00E86F95" w:rsidP="000C7D23">
            <w:pPr>
              <w:rPr>
                <w:rFonts w:eastAsiaTheme="minorEastAsia"/>
                <w:lang w:eastAsia="zh-CN"/>
              </w:rPr>
            </w:pPr>
            <w:r>
              <w:rPr>
                <w:rFonts w:eastAsiaTheme="minorEastAsia" w:hint="eastAsia"/>
                <w:lang w:eastAsia="zh-CN"/>
              </w:rPr>
              <w:t>Type</w:t>
            </w:r>
          </w:p>
        </w:tc>
      </w:tr>
      <w:tr w:rsidR="00E86F95" w14:paraId="07B051B9" w14:textId="77777777" w:rsidTr="000C7D23">
        <w:tc>
          <w:tcPr>
            <w:tcW w:w="1615" w:type="dxa"/>
          </w:tcPr>
          <w:p w14:paraId="6E91E105" w14:textId="77777777" w:rsidR="00E86F95" w:rsidRDefault="00E86F95" w:rsidP="000C7D23">
            <w:pPr>
              <w:rPr>
                <w:rFonts w:eastAsiaTheme="minorEastAsia"/>
                <w:lang w:eastAsia="zh-CN"/>
              </w:rPr>
            </w:pPr>
            <w:r w:rsidRPr="006603C1">
              <w:rPr>
                <w:rFonts w:eastAsiaTheme="minorEastAsia"/>
                <w:lang w:eastAsia="zh-CN"/>
              </w:rPr>
              <w:t>4.1.1.1.1</w:t>
            </w:r>
          </w:p>
        </w:tc>
        <w:tc>
          <w:tcPr>
            <w:tcW w:w="5940" w:type="dxa"/>
          </w:tcPr>
          <w:p w14:paraId="6D726E8E" w14:textId="77777777" w:rsidR="00E86F95" w:rsidRDefault="00E86F95" w:rsidP="000C7D23">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5A083399" w14:textId="77777777" w:rsidR="00E86F95" w:rsidRDefault="00E86F95" w:rsidP="000C7D23">
            <w:pPr>
              <w:rPr>
                <w:rFonts w:eastAsiaTheme="minorEastAsia"/>
                <w:lang w:eastAsia="zh-CN"/>
              </w:rPr>
            </w:pPr>
            <w:r w:rsidRPr="006603C1">
              <w:rPr>
                <w:rFonts w:eastAsiaTheme="minorEastAsia"/>
                <w:lang w:eastAsia="zh-CN"/>
              </w:rPr>
              <w:t>Configuration</w:t>
            </w:r>
          </w:p>
        </w:tc>
      </w:tr>
      <w:tr w:rsidR="00E86F95" w14:paraId="1DF6CD1C" w14:textId="77777777" w:rsidTr="000C7D23">
        <w:tc>
          <w:tcPr>
            <w:tcW w:w="1615" w:type="dxa"/>
          </w:tcPr>
          <w:p w14:paraId="123BD138" w14:textId="77777777" w:rsidR="00E86F95" w:rsidRPr="006603C1" w:rsidRDefault="00E86F95" w:rsidP="000C7D23">
            <w:pPr>
              <w:rPr>
                <w:rFonts w:eastAsiaTheme="minorEastAsia"/>
                <w:lang w:eastAsia="zh-CN"/>
              </w:rPr>
            </w:pPr>
            <w:r w:rsidRPr="006603C1">
              <w:rPr>
                <w:rFonts w:eastAsiaTheme="minorEastAsia"/>
                <w:lang w:eastAsia="zh-CN"/>
              </w:rPr>
              <w:t>4.1.1.1.3</w:t>
            </w:r>
          </w:p>
        </w:tc>
        <w:tc>
          <w:tcPr>
            <w:tcW w:w="5940" w:type="dxa"/>
          </w:tcPr>
          <w:p w14:paraId="1BD60EDD" w14:textId="77777777" w:rsidR="00E86F95" w:rsidRPr="006603C1" w:rsidRDefault="00E86F95" w:rsidP="000C7D23">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7E04ECA1" w14:textId="77777777" w:rsidR="00E86F95" w:rsidRPr="006603C1" w:rsidRDefault="00E86F95" w:rsidP="000C7D23">
            <w:pPr>
              <w:rPr>
                <w:rFonts w:eastAsiaTheme="minorEastAsia"/>
                <w:lang w:eastAsia="zh-CN"/>
              </w:rPr>
            </w:pPr>
            <w:r w:rsidRPr="006603C1">
              <w:rPr>
                <w:rFonts w:eastAsiaTheme="minorEastAsia"/>
                <w:lang w:eastAsia="zh-CN"/>
              </w:rPr>
              <w:t>Configuration</w:t>
            </w:r>
          </w:p>
        </w:tc>
      </w:tr>
    </w:tbl>
    <w:p w14:paraId="20275EF3" w14:textId="77777777" w:rsidR="00E86F95" w:rsidRPr="000E26FC" w:rsidRDefault="00E86F95" w:rsidP="00E86F95">
      <w:pPr>
        <w:rPr>
          <w:rFonts w:eastAsiaTheme="minorEastAsia"/>
          <w:lang w:eastAsia="zh-CN"/>
        </w:rPr>
      </w:pPr>
    </w:p>
    <w:p w14:paraId="21725776" w14:textId="77777777" w:rsidR="00E86F95" w:rsidRDefault="00E86F95" w:rsidP="00E86F95">
      <w:pPr>
        <w:pStyle w:val="5"/>
        <w:rPr>
          <w:rFonts w:eastAsiaTheme="minorEastAsia"/>
          <w:lang w:eastAsia="zh-CN"/>
        </w:rPr>
      </w:pPr>
      <w:r>
        <w:t>Function Design</w:t>
      </w:r>
    </w:p>
    <w:p w14:paraId="3A9212C6" w14:textId="77777777" w:rsidR="00E86F95" w:rsidRPr="00B93C1A" w:rsidRDefault="00E86F95" w:rsidP="00E86F95">
      <w:pPr>
        <w:pStyle w:val="6"/>
        <w:rPr>
          <w:rFonts w:eastAsiaTheme="minorEastAsia"/>
          <w:lang w:eastAsia="zh-CN"/>
        </w:rPr>
      </w:pPr>
      <w:r w:rsidRPr="001C26C8">
        <w:rPr>
          <w:rFonts w:eastAsiaTheme="minorEastAsia"/>
          <w:lang w:eastAsia="zh-CN"/>
        </w:rPr>
        <w:t>Design Overviews</w:t>
      </w:r>
    </w:p>
    <w:p w14:paraId="10E705A8" w14:textId="4E920972" w:rsidR="00E86F95" w:rsidRDefault="13A973F3" w:rsidP="3C3F5863">
      <w:pPr>
        <w:ind w:firstLine="720"/>
        <w:jc w:val="both"/>
        <w:rPr>
          <w:ins w:id="85" w:author="Gu, Cheng" w:date="2025-05-22T16:37:00Z" w16du:dateUtc="2025-05-22T08:37:00Z"/>
          <w:rFonts w:ascii="Times New Roman" w:eastAsiaTheme="minorEastAsia" w:hAnsi="Times New Roman"/>
          <w:sz w:val="24"/>
          <w:lang w:eastAsia="zh-CN"/>
        </w:rPr>
      </w:pPr>
      <w:r w:rsidRPr="3C3F5863">
        <w:rPr>
          <w:rFonts w:ascii="Times New Roman" w:eastAsiaTheme="minorEastAsia" w:hAnsi="Times New Roman"/>
          <w:sz w:val="24"/>
          <w:lang w:eastAsia="zh-CN"/>
        </w:rPr>
        <w:t xml:space="preserve">Users can create </w:t>
      </w:r>
      <w:r w:rsidR="6639A8AC" w:rsidRPr="3C3F5863">
        <w:rPr>
          <w:rFonts w:ascii="Times New Roman" w:eastAsiaTheme="minorEastAsia" w:hAnsi="Times New Roman"/>
          <w:sz w:val="24"/>
          <w:lang w:eastAsia="zh-CN"/>
        </w:rPr>
        <w:t>JIT</w:t>
      </w:r>
      <w:r w:rsidRPr="3C3F5863">
        <w:rPr>
          <w:rFonts w:ascii="Times New Roman" w:eastAsiaTheme="minorEastAsia" w:hAnsi="Times New Roman"/>
          <w:sz w:val="24"/>
          <w:lang w:eastAsia="zh-CN"/>
        </w:rPr>
        <w:t xml:space="preserve"> </w:t>
      </w:r>
      <w:commentRangeStart w:id="86"/>
      <w:commentRangeStart w:id="87"/>
      <w:r w:rsidRPr="3C3F5863">
        <w:rPr>
          <w:rFonts w:ascii="Times New Roman" w:eastAsiaTheme="minorEastAsia" w:hAnsi="Times New Roman"/>
          <w:sz w:val="24"/>
          <w:lang w:eastAsia="zh-CN"/>
        </w:rPr>
        <w:t>samples</w:t>
      </w:r>
      <w:commentRangeEnd w:id="86"/>
      <w:r>
        <w:rPr>
          <w:rStyle w:val="a5"/>
        </w:rPr>
        <w:commentReference w:id="86"/>
      </w:r>
      <w:commentRangeEnd w:id="87"/>
      <w:r>
        <w:rPr>
          <w:rStyle w:val="a5"/>
        </w:rPr>
        <w:commentReference w:id="87"/>
      </w:r>
      <w:r w:rsidRPr="3C3F5863">
        <w:rPr>
          <w:rFonts w:ascii="Times New Roman" w:eastAsiaTheme="minorEastAsia" w:hAnsi="Times New Roman"/>
          <w:sz w:val="24"/>
          <w:lang w:eastAsia="zh-CN"/>
        </w:rPr>
        <w:t xml:space="preserve"> and tests manually. QCLAD shall </w:t>
      </w:r>
      <w:r w:rsidR="1A4A4F85" w:rsidRPr="3C3F5863">
        <w:rPr>
          <w:rFonts w:ascii="Times New Roman" w:eastAsiaTheme="minorEastAsia" w:hAnsi="Times New Roman"/>
          <w:sz w:val="24"/>
          <w:lang w:eastAsia="zh-CN"/>
        </w:rPr>
        <w:t>send the message</w:t>
      </w:r>
      <w:r w:rsidR="7060AF01" w:rsidRPr="3C3F5863">
        <w:rPr>
          <w:rFonts w:ascii="Times New Roman" w:eastAsiaTheme="minorEastAsia" w:hAnsi="Times New Roman"/>
          <w:sz w:val="24"/>
          <w:lang w:eastAsia="zh-CN"/>
        </w:rPr>
        <w:t xml:space="preserve"> to MES</w:t>
      </w:r>
      <w:r w:rsidR="1A4A4F85" w:rsidRPr="3C3F5863">
        <w:rPr>
          <w:rFonts w:ascii="Times New Roman" w:eastAsiaTheme="minorEastAsia" w:hAnsi="Times New Roman"/>
          <w:sz w:val="24"/>
          <w:lang w:eastAsia="zh-CN"/>
        </w:rPr>
        <w:t xml:space="preserve"> when sample is authorized and </w:t>
      </w:r>
      <w:r w:rsidRPr="3C3F5863">
        <w:rPr>
          <w:rFonts w:ascii="Times New Roman" w:eastAsiaTheme="minorEastAsia" w:hAnsi="Times New Roman"/>
          <w:sz w:val="24"/>
          <w:lang w:eastAsia="zh-CN"/>
        </w:rPr>
        <w:t>retrieve the results to SAP after inspection lot is received. (Based on RTM as above).</w:t>
      </w:r>
    </w:p>
    <w:p w14:paraId="20AA57CA" w14:textId="6B8B4CB3" w:rsidR="005B4A64" w:rsidRPr="005D0DC5" w:rsidRDefault="005B4A64" w:rsidP="005B4A64">
      <w:pPr>
        <w:jc w:val="both"/>
        <w:rPr>
          <w:ins w:id="88" w:author="Gu, Cheng" w:date="2025-05-22T16:37:00Z" w16du:dateUtc="2025-05-22T08:37:00Z"/>
          <w:rFonts w:ascii="Times New Roman" w:eastAsiaTheme="minorEastAsia" w:hAnsi="Times New Roman"/>
          <w:bCs/>
          <w:sz w:val="24"/>
          <w:lang w:eastAsia="zh-CN"/>
        </w:rPr>
      </w:pPr>
      <w:commentRangeStart w:id="89"/>
      <w:ins w:id="90" w:author="Gu, Cheng" w:date="2025-05-22T16:37:00Z" w16du:dateUtc="2025-05-22T08:37:00Z">
        <w:r w:rsidRPr="005D0DC5">
          <w:rPr>
            <w:rFonts w:ascii="Times New Roman" w:eastAsiaTheme="minorEastAsia" w:hAnsi="Times New Roman"/>
            <w:bCs/>
            <w:sz w:val="24"/>
            <w:lang w:eastAsia="zh-CN"/>
          </w:rPr>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w:t>
        </w:r>
      </w:ins>
      <w:ins w:id="91" w:author="Gu, Cheng" w:date="2025-05-22T16:38:00Z" w16du:dateUtc="2025-05-22T08:38:00Z">
        <w:r>
          <w:rPr>
            <w:rFonts w:ascii="Times New Roman" w:eastAsiaTheme="minorEastAsia" w:hAnsi="Times New Roman" w:hint="eastAsia"/>
            <w:bCs/>
            <w:sz w:val="24"/>
            <w:lang w:eastAsia="zh-CN"/>
          </w:rPr>
          <w:t>JIT</w:t>
        </w:r>
      </w:ins>
      <w:ins w:id="92" w:author="Gu, Cheng" w:date="2025-05-22T16:37:00Z" w16du:dateUtc="2025-05-22T08:37:00Z">
        <w:r>
          <w:rPr>
            <w:rFonts w:ascii="Times New Roman" w:eastAsiaTheme="minorEastAsia" w:hAnsi="Times New Roman" w:hint="eastAsia"/>
            <w:bCs/>
            <w:sz w:val="24"/>
            <w:lang w:eastAsia="zh-CN"/>
          </w:rPr>
          <w:t>.</w:t>
        </w:r>
      </w:ins>
      <w:commentRangeEnd w:id="89"/>
      <w:r w:rsidR="00DE3B4B">
        <w:rPr>
          <w:rStyle w:val="a5"/>
        </w:rPr>
        <w:commentReference w:id="89"/>
      </w:r>
    </w:p>
    <w:p w14:paraId="499E4903" w14:textId="77777777" w:rsidR="005B4A64" w:rsidRPr="005B4A64" w:rsidRDefault="005B4A64" w:rsidP="3C3F5863">
      <w:pPr>
        <w:ind w:firstLine="720"/>
        <w:jc w:val="both"/>
        <w:rPr>
          <w:rFonts w:ascii="Times New Roman" w:eastAsiaTheme="minorEastAsia" w:hAnsi="Times New Roman"/>
          <w:sz w:val="24"/>
          <w:lang w:eastAsia="zh-CN"/>
        </w:rPr>
      </w:pPr>
    </w:p>
    <w:p w14:paraId="09D0BBB3" w14:textId="4C59CEFD" w:rsidR="00E86F95" w:rsidRDefault="00FF7AA2" w:rsidP="00E86F95">
      <w:pPr>
        <w:ind w:firstLine="720"/>
        <w:jc w:val="both"/>
        <w:rPr>
          <w:rFonts w:ascii="Times New Roman" w:eastAsiaTheme="minorEastAsia" w:hAnsi="Times New Roman"/>
          <w:sz w:val="24"/>
          <w:lang w:eastAsia="zh-CN"/>
        </w:rPr>
      </w:pPr>
      <w:r>
        <w:rPr>
          <w:noProof/>
        </w:rPr>
        <w:drawing>
          <wp:inline distT="0" distB="0" distL="0" distR="0" wp14:anchorId="352E0028" wp14:editId="787E529C">
            <wp:extent cx="4716780" cy="5554815"/>
            <wp:effectExtent l="0" t="0" r="7620" b="8255"/>
            <wp:docPr id="109354165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41658" name="Picture 1" descr="A diagram of a process&#10;&#10;AI-generated content may be incorrect."/>
                    <pic:cNvPicPr/>
                  </pic:nvPicPr>
                  <pic:blipFill>
                    <a:blip r:embed="rId18"/>
                    <a:stretch>
                      <a:fillRect/>
                    </a:stretch>
                  </pic:blipFill>
                  <pic:spPr>
                    <a:xfrm>
                      <a:off x="0" y="0"/>
                      <a:ext cx="4719273" cy="5557751"/>
                    </a:xfrm>
                    <a:prstGeom prst="rect">
                      <a:avLst/>
                    </a:prstGeom>
                  </pic:spPr>
                </pic:pic>
              </a:graphicData>
            </a:graphic>
          </wp:inline>
        </w:drawing>
      </w:r>
    </w:p>
    <w:p w14:paraId="27BD8850" w14:textId="77777777" w:rsidR="00E86F95" w:rsidRPr="00B93C1A" w:rsidRDefault="00E86F95" w:rsidP="00E86F95">
      <w:pPr>
        <w:pStyle w:val="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2D232713"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389EDEB7" w14:textId="14A71709" w:rsidR="00E86F95" w:rsidRDefault="755634D5" w:rsidP="41EC023C">
      <w:pPr>
        <w:jc w:val="both"/>
        <w:rPr>
          <w:ins w:id="93" w:author="Gu, Cheng" w:date="2025-05-22T12:58:00Z" w16du:dateUtc="2025-05-22T04:58:00Z"/>
          <w:rFonts w:ascii="Times New Roman" w:eastAsiaTheme="minorEastAsia" w:hAnsi="Times New Roman"/>
          <w:sz w:val="24"/>
          <w:lang w:val="en-US" w:eastAsia="zh-CN"/>
        </w:rPr>
      </w:pPr>
      <w:commentRangeStart w:id="94"/>
      <w:commentRangeStart w:id="95"/>
      <w:r w:rsidRPr="41EC023C">
        <w:rPr>
          <w:rFonts w:ascii="Times New Roman" w:eastAsiaTheme="minorEastAsia" w:hAnsi="Times New Roman"/>
          <w:sz w:val="24"/>
          <w:lang w:eastAsia="zh-CN"/>
        </w:rPr>
        <w:t>JIT</w:t>
      </w:r>
      <w:r w:rsidR="13A973F3" w:rsidRPr="41EC023C">
        <w:rPr>
          <w:rFonts w:ascii="Times New Roman" w:eastAsiaTheme="minorEastAsia" w:hAnsi="Times New Roman"/>
          <w:sz w:val="24"/>
          <w:lang w:eastAsia="zh-CN"/>
        </w:rPr>
        <w:t xml:space="preserve"> Samples will be login</w:t>
      </w:r>
      <w:r w:rsidR="13A973F3" w:rsidRPr="41EC023C">
        <w:rPr>
          <w:rFonts w:ascii="Times New Roman" w:eastAsiaTheme="minorEastAsia" w:hAnsi="Times New Roman"/>
          <w:sz w:val="24"/>
          <w:lang w:val="en-US" w:eastAsia="zh-CN"/>
        </w:rPr>
        <w:t xml:space="preserve"> by manually running sample login workflow </w:t>
      </w:r>
      <w:r w:rsidR="018972CD" w:rsidRPr="41EC023C">
        <w:rPr>
          <w:rFonts w:ascii="Times New Roman" w:eastAsiaTheme="minorEastAsia" w:hAnsi="Times New Roman"/>
          <w:i/>
          <w:iCs/>
          <w:sz w:val="24"/>
          <w:lang w:val="en-US" w:eastAsia="zh-CN"/>
        </w:rPr>
        <w:t>JIT</w:t>
      </w:r>
      <w:r w:rsidR="13A973F3" w:rsidRPr="41EC023C">
        <w:rPr>
          <w:rFonts w:ascii="Times New Roman" w:eastAsiaTheme="minorEastAsia" w:hAnsi="Times New Roman"/>
          <w:i/>
          <w:iCs/>
          <w:sz w:val="24"/>
          <w:lang w:val="en-US" w:eastAsia="zh-CN"/>
        </w:rPr>
        <w:t xml:space="preserve"> Sample</w:t>
      </w:r>
      <w:r w:rsidR="13A973F3" w:rsidRPr="41EC023C">
        <w:rPr>
          <w:rFonts w:ascii="Times New Roman" w:eastAsiaTheme="minorEastAsia" w:hAnsi="Times New Roman"/>
          <w:sz w:val="24"/>
          <w:lang w:val="en-US" w:eastAsia="zh-CN"/>
        </w:rPr>
        <w:t xml:space="preserve"> by navigating to: Public </w:t>
      </w:r>
      <w:proofErr w:type="gramStart"/>
      <w:r w:rsidR="13A973F3" w:rsidRPr="41EC023C">
        <w:rPr>
          <w:rFonts w:ascii="Times New Roman" w:eastAsiaTheme="minorEastAsia" w:hAnsi="Times New Roman"/>
          <w:sz w:val="24"/>
          <w:lang w:val="en-US" w:eastAsia="zh-CN"/>
        </w:rPr>
        <w:t>folders</w:t>
      </w:r>
      <w:proofErr w:type="gramEnd"/>
      <w:r w:rsidR="13A973F3" w:rsidRPr="41EC023C">
        <w:rPr>
          <w:rFonts w:ascii="Times New Roman" w:eastAsiaTheme="minorEastAsia" w:hAnsi="Times New Roman"/>
          <w:sz w:val="24"/>
          <w:lang w:val="en-US" w:eastAsia="zh-CN"/>
        </w:rPr>
        <w:t>-Sample Management-Create Sample</w:t>
      </w:r>
      <w:commentRangeEnd w:id="94"/>
      <w:r w:rsidR="00E86F95">
        <w:rPr>
          <w:rStyle w:val="a5"/>
        </w:rPr>
        <w:commentReference w:id="94"/>
      </w:r>
      <w:commentRangeEnd w:id="95"/>
      <w:r w:rsidR="00E86F95">
        <w:rPr>
          <w:rStyle w:val="a5"/>
        </w:rPr>
        <w:commentReference w:id="95"/>
      </w:r>
    </w:p>
    <w:p w14:paraId="5CEB31C0" w14:textId="4D5BB23B" w:rsidR="001E0392" w:rsidRDefault="001E0392" w:rsidP="00351FCE">
      <w:pPr>
        <w:jc w:val="both"/>
        <w:rPr>
          <w:ins w:id="96" w:author="Gu, Cheng" w:date="2025-05-23T11:42:00Z" w16du:dateUtc="2025-05-23T03:42:00Z"/>
          <w:rFonts w:ascii="Times New Roman" w:eastAsiaTheme="minorEastAsia" w:hAnsi="Times New Roman"/>
          <w:bCs/>
          <w:sz w:val="24"/>
          <w:lang w:val="en-US" w:eastAsia="zh-CN"/>
        </w:rPr>
      </w:pPr>
      <w:ins w:id="97" w:author="Gu, Cheng" w:date="2025-05-23T11:42:00Z" w16du:dateUtc="2025-05-23T03:42:00Z">
        <w:r>
          <w:rPr>
            <w:rFonts w:ascii="Times New Roman" w:eastAsiaTheme="minorEastAsia" w:hAnsi="Times New Roman" w:hint="eastAsia"/>
            <w:bCs/>
            <w:sz w:val="24"/>
            <w:lang w:val="en-US" w:eastAsia="zh-CN"/>
          </w:rPr>
          <w:t xml:space="preserve">System shall remind user to create JIT sample when scanning </w:t>
        </w:r>
        <w:proofErr w:type="gramStart"/>
        <w:r>
          <w:rPr>
            <w:rFonts w:ascii="Times New Roman" w:eastAsiaTheme="minorEastAsia" w:hAnsi="Times New Roman" w:hint="eastAsia"/>
            <w:bCs/>
            <w:sz w:val="24"/>
            <w:lang w:val="en-US" w:eastAsia="zh-CN"/>
          </w:rPr>
          <w:t>receive</w:t>
        </w:r>
        <w:proofErr w:type="gramEnd"/>
        <w:r>
          <w:rPr>
            <w:rFonts w:ascii="Times New Roman" w:eastAsiaTheme="minorEastAsia" w:hAnsi="Times New Roman" w:hint="eastAsia"/>
            <w:bCs/>
            <w:sz w:val="24"/>
            <w:lang w:val="en-US" w:eastAsia="zh-CN"/>
          </w:rPr>
          <w:t xml:space="preserve"> the sample which </w:t>
        </w:r>
        <w:r w:rsidRPr="00021AC9">
          <w:rPr>
            <w:rFonts w:ascii="Times New Roman" w:eastAsiaTheme="minorEastAsia" w:hAnsi="Times New Roman"/>
            <w:sz w:val="24"/>
            <w:lang w:eastAsia="zh-CN"/>
          </w:rPr>
          <w:t xml:space="preserve">has not yet been created in </w:t>
        </w:r>
        <w:r>
          <w:rPr>
            <w:rFonts w:ascii="Times New Roman" w:eastAsiaTheme="minorEastAsia" w:hAnsi="Times New Roman" w:hint="eastAsia"/>
            <w:sz w:val="24"/>
            <w:lang w:eastAsia="zh-CN"/>
          </w:rPr>
          <w:t>QCLAD</w:t>
        </w:r>
      </w:ins>
    </w:p>
    <w:p w14:paraId="4124C162" w14:textId="10B3CDCF" w:rsidR="00351FCE" w:rsidRDefault="00351FCE" w:rsidP="00351FCE">
      <w:pPr>
        <w:jc w:val="both"/>
        <w:rPr>
          <w:ins w:id="98" w:author="Gu, Cheng" w:date="2025-05-22T12:58:00Z" w16du:dateUtc="2025-05-22T04:58:00Z"/>
          <w:rFonts w:ascii="Times New Roman" w:eastAsiaTheme="minorEastAsia" w:hAnsi="Times New Roman"/>
          <w:bCs/>
          <w:sz w:val="24"/>
          <w:lang w:val="en-US" w:eastAsia="zh-CN"/>
        </w:rPr>
      </w:pPr>
      <w:ins w:id="99" w:author="Gu, Cheng" w:date="2025-05-22T12:58:00Z" w16du:dateUtc="2025-05-22T04:58:00Z">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ins>
    </w:p>
    <w:p w14:paraId="42DFC944" w14:textId="77777777" w:rsidR="00351FCE" w:rsidRDefault="00351FCE" w:rsidP="41EC023C">
      <w:pPr>
        <w:jc w:val="both"/>
        <w:rPr>
          <w:rFonts w:ascii="Times New Roman" w:eastAsiaTheme="minorEastAsia" w:hAnsi="Times New Roman"/>
          <w:sz w:val="24"/>
          <w:lang w:val="en-US" w:eastAsia="zh-CN"/>
        </w:rPr>
      </w:pPr>
    </w:p>
    <w:p w14:paraId="41D2F204" w14:textId="77777777" w:rsidR="00E86F95" w:rsidRPr="00714FC8" w:rsidRDefault="00E86F95" w:rsidP="00E86F95">
      <w:pPr>
        <w:jc w:val="both"/>
        <w:rPr>
          <w:rFonts w:ascii="Times New Roman" w:eastAsiaTheme="minorEastAsia" w:hAnsi="Times New Roman"/>
          <w:bCs/>
          <w:sz w:val="24"/>
          <w:lang w:val="en-US" w:eastAsia="zh-CN"/>
        </w:rPr>
      </w:pPr>
      <w:r>
        <w:rPr>
          <w:noProof/>
        </w:rPr>
        <w:drawing>
          <wp:inline distT="0" distB="0" distL="0" distR="0" wp14:anchorId="406D96C3" wp14:editId="473D8391">
            <wp:extent cx="3708400" cy="3347465"/>
            <wp:effectExtent l="0" t="0" r="6350" b="5715"/>
            <wp:docPr id="1578383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549B4DA2" w14:textId="77777777" w:rsidR="00E86F95" w:rsidRPr="0026143E" w:rsidRDefault="00E86F95" w:rsidP="00E86F95">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 xml:space="preserve">Properties in entity template </w:t>
      </w:r>
      <w:r w:rsidRPr="0026143E">
        <w:rPr>
          <w:rFonts w:ascii="Times New Roman" w:eastAsiaTheme="minorEastAsia" w:hAnsi="Times New Roman"/>
          <w:bCs/>
          <w:sz w:val="24"/>
          <w:lang w:eastAsia="zh-CN"/>
        </w:rPr>
        <w:t>clarification</w:t>
      </w:r>
      <w:r>
        <w:rPr>
          <w:rFonts w:ascii="Times New Roman" w:eastAsiaTheme="minorEastAsia" w:hAnsi="Times New Roman" w:hint="eastAsia"/>
          <w:bCs/>
          <w:sz w:val="24"/>
          <w:lang w:eastAsia="zh-CN"/>
        </w:rPr>
        <w:t xml:space="preserve"> in LIMS:</w:t>
      </w:r>
    </w:p>
    <w:tbl>
      <w:tblPr>
        <w:tblStyle w:val="af2"/>
        <w:tblW w:w="9350" w:type="dxa"/>
        <w:tblLook w:val="04A0" w:firstRow="1" w:lastRow="0" w:firstColumn="1" w:lastColumn="0" w:noHBand="0" w:noVBand="1"/>
      </w:tblPr>
      <w:tblGrid>
        <w:gridCol w:w="656"/>
        <w:gridCol w:w="1787"/>
        <w:gridCol w:w="1574"/>
        <w:gridCol w:w="1906"/>
        <w:gridCol w:w="3427"/>
      </w:tblGrid>
      <w:tr w:rsidR="00E86F95" w14:paraId="6E44AC95" w14:textId="77777777" w:rsidTr="000C7D23">
        <w:tc>
          <w:tcPr>
            <w:tcW w:w="656" w:type="dxa"/>
            <w:shd w:val="clear" w:color="auto" w:fill="9CC2E5"/>
          </w:tcPr>
          <w:p w14:paraId="64FE12F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cPr>
          <w:p w14:paraId="0229B89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159C2BB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2344D1D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2231DEF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E86F95" w14:paraId="60BC9482" w14:textId="77777777" w:rsidTr="000C7D23">
        <w:tc>
          <w:tcPr>
            <w:tcW w:w="656" w:type="dxa"/>
          </w:tcPr>
          <w:p w14:paraId="5B9DC9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4F374B3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MLP</w:t>
            </w:r>
          </w:p>
        </w:tc>
        <w:tc>
          <w:tcPr>
            <w:tcW w:w="1574" w:type="dxa"/>
          </w:tcPr>
          <w:p w14:paraId="174E80F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39B6256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BC49CB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inks to MLP table</w:t>
            </w:r>
          </w:p>
        </w:tc>
      </w:tr>
      <w:tr w:rsidR="00E86F95" w14:paraId="6E4790DF" w14:textId="77777777" w:rsidTr="000C7D23">
        <w:tc>
          <w:tcPr>
            <w:tcW w:w="656" w:type="dxa"/>
          </w:tcPr>
          <w:p w14:paraId="3D9A276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5DE57A2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478BC957"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58B7D7A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FD94C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E86F95" w14:paraId="322D1168" w14:textId="77777777" w:rsidTr="000C7D23">
        <w:tc>
          <w:tcPr>
            <w:tcW w:w="656" w:type="dxa"/>
          </w:tcPr>
          <w:p w14:paraId="4A8DA86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37827F1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 code</w:t>
            </w:r>
          </w:p>
        </w:tc>
        <w:tc>
          <w:tcPr>
            <w:tcW w:w="1574" w:type="dxa"/>
          </w:tcPr>
          <w:p w14:paraId="24535381"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BB738C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0A1DF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Links to Plant table</w:t>
            </w:r>
          </w:p>
        </w:tc>
      </w:tr>
      <w:tr w:rsidR="00E86F95" w14:paraId="78290CAA" w14:textId="77777777" w:rsidTr="000C7D23">
        <w:tc>
          <w:tcPr>
            <w:tcW w:w="656" w:type="dxa"/>
          </w:tcPr>
          <w:p w14:paraId="060199D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0677F63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432D9A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4796EB34" w14:textId="65864ADF" w:rsidR="00E86F95" w:rsidRDefault="00650324"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03CA04D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number</w:t>
            </w:r>
          </w:p>
        </w:tc>
      </w:tr>
      <w:tr w:rsidR="00E86F95" w14:paraId="37145298" w14:textId="77777777" w:rsidTr="000C7D23">
        <w:tc>
          <w:tcPr>
            <w:tcW w:w="656" w:type="dxa"/>
          </w:tcPr>
          <w:p w14:paraId="59D7BE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44A3194B"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Work </w:t>
            </w:r>
            <w:proofErr w:type="spellStart"/>
            <w:r>
              <w:rPr>
                <w:rFonts w:ascii="Times New Roman" w:eastAsiaTheme="minorEastAsia" w:hAnsi="Times New Roman" w:hint="eastAsia"/>
                <w:sz w:val="24"/>
                <w:lang w:eastAsia="zh-CN"/>
              </w:rPr>
              <w:t>Center</w:t>
            </w:r>
            <w:proofErr w:type="spellEnd"/>
          </w:p>
        </w:tc>
        <w:tc>
          <w:tcPr>
            <w:tcW w:w="1574" w:type="dxa"/>
          </w:tcPr>
          <w:p w14:paraId="400E35E7" w14:textId="77777777" w:rsidR="00E86F95" w:rsidRPr="00FD109B"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36A8B8" w14:textId="77777777" w:rsidR="00E86F95" w:rsidRDefault="00E86F95" w:rsidP="000C7D23">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57F397D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Work </w:t>
            </w:r>
            <w:r>
              <w:rPr>
                <w:rFonts w:ascii="Times New Roman" w:eastAsiaTheme="minorEastAsia" w:hAnsi="Times New Roman"/>
                <w:sz w:val="24"/>
                <w:lang w:eastAsia="zh-CN"/>
              </w:rPr>
              <w:t>centre</w:t>
            </w:r>
            <w:r>
              <w:rPr>
                <w:rFonts w:ascii="Times New Roman" w:eastAsiaTheme="minorEastAsia" w:hAnsi="Times New Roman" w:hint="eastAsia"/>
                <w:sz w:val="24"/>
                <w:lang w:eastAsia="zh-CN"/>
              </w:rPr>
              <w:t xml:space="preserve"> table</w:t>
            </w:r>
          </w:p>
        </w:tc>
      </w:tr>
      <w:tr w:rsidR="00E86F95" w14:paraId="14228DDA" w14:textId="77777777" w:rsidTr="000C7D23">
        <w:tc>
          <w:tcPr>
            <w:tcW w:w="656" w:type="dxa"/>
          </w:tcPr>
          <w:p w14:paraId="21B15C0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2C232A1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5C138AA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4BA122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156A5C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E86F95" w14:paraId="6900E10E" w14:textId="77777777" w:rsidTr="000C7D23">
        <w:tc>
          <w:tcPr>
            <w:tcW w:w="656" w:type="dxa"/>
          </w:tcPr>
          <w:p w14:paraId="0CA88D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3945A4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3FD2F3E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1AE3A62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A6B149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E86F95" w14:paraId="18A4FEBF" w14:textId="77777777" w:rsidTr="000C7D23">
        <w:tc>
          <w:tcPr>
            <w:tcW w:w="656" w:type="dxa"/>
          </w:tcPr>
          <w:p w14:paraId="61C6C2E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212F280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29204D4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74216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D67228B" w14:textId="77777777" w:rsidR="00E86F95" w:rsidRDefault="00E86F95" w:rsidP="000C7D23">
            <w:pPr>
              <w:jc w:val="both"/>
              <w:rPr>
                <w:rFonts w:ascii="Times New Roman" w:eastAsiaTheme="minorEastAsia" w:hAnsi="Times New Roman"/>
                <w:sz w:val="24"/>
                <w:lang w:eastAsia="zh-CN"/>
              </w:rPr>
            </w:pPr>
            <w:proofErr w:type="spellStart"/>
            <w:r>
              <w:rPr>
                <w:rFonts w:ascii="Times New Roman" w:eastAsiaTheme="minorEastAsia" w:hAnsi="Times New Roman" w:hint="eastAsia"/>
                <w:sz w:val="24"/>
                <w:lang w:eastAsia="zh-CN"/>
              </w:rPr>
              <w:t>Descriptiom</w:t>
            </w:r>
            <w:proofErr w:type="spellEnd"/>
          </w:p>
        </w:tc>
      </w:tr>
      <w:tr w:rsidR="00E86F95" w14:paraId="7D04B05F" w14:textId="77777777" w:rsidTr="000C7D23">
        <w:tc>
          <w:tcPr>
            <w:tcW w:w="656" w:type="dxa"/>
          </w:tcPr>
          <w:p w14:paraId="0CCDAD7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4984A46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0A37B5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ABF07A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D96609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E86F95" w14:paraId="2BEB3FF0" w14:textId="77777777" w:rsidTr="000C7D23">
        <w:tc>
          <w:tcPr>
            <w:tcW w:w="656" w:type="dxa"/>
          </w:tcPr>
          <w:p w14:paraId="37EF2C7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6D892AA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4235C0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23352F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A68A7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E86F95" w14:paraId="75AEEEE5" w14:textId="77777777" w:rsidTr="000C7D23">
        <w:tc>
          <w:tcPr>
            <w:tcW w:w="656" w:type="dxa"/>
          </w:tcPr>
          <w:p w14:paraId="7B00970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0AED44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2E11FD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0340D92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9D6EF8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E86F95" w14:paraId="605BF712" w14:textId="77777777" w:rsidTr="000C7D23">
        <w:tc>
          <w:tcPr>
            <w:tcW w:w="656" w:type="dxa"/>
          </w:tcPr>
          <w:p w14:paraId="530FBF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1E336D1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35ECFD6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FC1F7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3005D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32246B4"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Receiving</w:t>
      </w:r>
      <w:r w:rsidRPr="00314CD6">
        <w:rPr>
          <w:rFonts w:ascii="Times New Roman" w:eastAsiaTheme="minorEastAsia" w:hAnsi="Times New Roman"/>
          <w:b/>
          <w:bCs/>
          <w:i/>
          <w:iCs/>
          <w:color w:val="4472C4" w:themeColor="accent1"/>
          <w:sz w:val="24"/>
          <w:lang w:eastAsia="zh-CN"/>
        </w:rPr>
        <w:t>:</w:t>
      </w:r>
    </w:p>
    <w:p w14:paraId="1D8A8AEE" w14:textId="77777777" w:rsidR="00F8150A" w:rsidRDefault="003A26F6" w:rsidP="00E86F95">
      <w:pPr>
        <w:jc w:val="both"/>
        <w:rPr>
          <w:ins w:id="100" w:author="Gu, Cheng" w:date="2025-05-22T16:45:00Z" w16du:dateUtc="2025-05-22T08:45:00Z"/>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Users can </w:t>
      </w:r>
      <w:r>
        <w:rPr>
          <w:rFonts w:ascii="Times New Roman" w:eastAsiaTheme="minorEastAsia" w:hAnsi="Times New Roman"/>
          <w:sz w:val="24"/>
          <w:lang w:eastAsia="zh-CN"/>
        </w:rPr>
        <w:t>receive</w:t>
      </w:r>
      <w:r>
        <w:rPr>
          <w:rFonts w:ascii="Times New Roman" w:eastAsiaTheme="minorEastAsia" w:hAnsi="Times New Roman" w:hint="eastAsia"/>
          <w:sz w:val="24"/>
          <w:lang w:eastAsia="zh-CN"/>
        </w:rPr>
        <w:t xml:space="preserve"> sample by scan</w:t>
      </w:r>
      <w:r w:rsidR="00D238E9">
        <w:rPr>
          <w:rFonts w:ascii="Times New Roman" w:eastAsiaTheme="minorEastAsia" w:hAnsi="Times New Roman" w:hint="eastAsia"/>
          <w:sz w:val="24"/>
          <w:lang w:eastAsia="zh-CN"/>
        </w:rPr>
        <w:t>ning</w:t>
      </w:r>
      <w:r>
        <w:rPr>
          <w:rFonts w:ascii="Times New Roman" w:eastAsiaTheme="minorEastAsia" w:hAnsi="Times New Roman" w:hint="eastAsia"/>
          <w:sz w:val="24"/>
          <w:lang w:eastAsia="zh-CN"/>
        </w:rPr>
        <w:t xml:space="preserve"> the MES label </w:t>
      </w:r>
      <w:r w:rsidR="00581768">
        <w:rPr>
          <w:rFonts w:ascii="Times New Roman" w:eastAsiaTheme="minorEastAsia" w:hAnsi="Times New Roman" w:hint="eastAsia"/>
          <w:sz w:val="24"/>
          <w:lang w:eastAsia="zh-CN"/>
        </w:rPr>
        <w:t>in sample receiv</w:t>
      </w:r>
      <w:r w:rsidR="00D238E9">
        <w:rPr>
          <w:rFonts w:ascii="Times New Roman" w:eastAsiaTheme="minorEastAsia" w:hAnsi="Times New Roman" w:hint="eastAsia"/>
          <w:sz w:val="24"/>
          <w:lang w:eastAsia="zh-CN"/>
        </w:rPr>
        <w:t>e</w:t>
      </w:r>
      <w:r w:rsidR="00581768">
        <w:rPr>
          <w:rFonts w:ascii="Times New Roman" w:eastAsiaTheme="minorEastAsia" w:hAnsi="Times New Roman" w:hint="eastAsia"/>
          <w:sz w:val="24"/>
          <w:lang w:eastAsia="zh-CN"/>
        </w:rPr>
        <w:t xml:space="preserve"> window </w:t>
      </w:r>
      <w:r>
        <w:rPr>
          <w:rFonts w:ascii="Times New Roman" w:eastAsiaTheme="minorEastAsia" w:hAnsi="Times New Roman" w:hint="eastAsia"/>
          <w:sz w:val="24"/>
          <w:lang w:eastAsia="zh-CN"/>
        </w:rPr>
        <w:t xml:space="preserve">or </w:t>
      </w:r>
      <w:r w:rsidR="00581768">
        <w:rPr>
          <w:rFonts w:ascii="Times New Roman" w:eastAsiaTheme="minorEastAsia" w:hAnsi="Times New Roman" w:hint="eastAsia"/>
          <w:sz w:val="24"/>
          <w:lang w:eastAsia="zh-CN"/>
        </w:rPr>
        <w:t xml:space="preserve">manually </w:t>
      </w:r>
      <w:r w:rsidR="00E86F95" w:rsidRPr="005F5CE2">
        <w:rPr>
          <w:rFonts w:ascii="Times New Roman" w:eastAsiaTheme="minorEastAsia" w:hAnsi="Times New Roman"/>
          <w:sz w:val="24"/>
          <w:lang w:eastAsia="zh-CN"/>
        </w:rPr>
        <w:t>find</w:t>
      </w:r>
      <w:r w:rsidR="00581768">
        <w:rPr>
          <w:rFonts w:ascii="Times New Roman" w:eastAsiaTheme="minorEastAsia" w:hAnsi="Times New Roman" w:hint="eastAsia"/>
          <w:sz w:val="24"/>
          <w:lang w:eastAsia="zh-CN"/>
        </w:rPr>
        <w:t>ing</w:t>
      </w:r>
      <w:r w:rsidR="00E86F95" w:rsidRPr="005F5CE2">
        <w:rPr>
          <w:rFonts w:ascii="Times New Roman" w:eastAsiaTheme="minorEastAsia" w:hAnsi="Times New Roman"/>
          <w:sz w:val="24"/>
          <w:lang w:eastAsia="zh-CN"/>
        </w:rPr>
        <w:t xml:space="preserve"> the specified sample from the </w:t>
      </w:r>
      <w:r w:rsidR="00E86F95" w:rsidRPr="005F5CE2">
        <w:rPr>
          <w:rFonts w:ascii="Times New Roman" w:eastAsiaTheme="minorEastAsia" w:hAnsi="Times New Roman" w:hint="eastAsia"/>
          <w:i/>
          <w:iCs/>
          <w:sz w:val="24"/>
          <w:lang w:eastAsia="zh-CN"/>
        </w:rPr>
        <w:t>New Sample Pending Receiving</w:t>
      </w:r>
      <w:r w:rsidR="00E86F95">
        <w:rPr>
          <w:rFonts w:ascii="Times New Roman" w:eastAsiaTheme="minorEastAsia" w:hAnsi="Times New Roman" w:hint="eastAsia"/>
          <w:sz w:val="24"/>
          <w:lang w:eastAsia="zh-CN"/>
        </w:rPr>
        <w:t xml:space="preserve"> </w:t>
      </w:r>
      <w:r w:rsidR="00E86F95" w:rsidRPr="005F5CE2">
        <w:rPr>
          <w:rFonts w:ascii="Times New Roman" w:eastAsiaTheme="minorEastAsia" w:hAnsi="Times New Roman"/>
          <w:sz w:val="24"/>
          <w:lang w:eastAsia="zh-CN"/>
        </w:rPr>
        <w:t xml:space="preserve">folder. </w:t>
      </w:r>
    </w:p>
    <w:p w14:paraId="14FF4714" w14:textId="24B587A6" w:rsidR="00E86F95" w:rsidRDefault="00E86F95" w:rsidP="00E86F95">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After the sample</w:t>
      </w:r>
      <w:r>
        <w:rPr>
          <w:rFonts w:ascii="Times New Roman" w:eastAsiaTheme="minorEastAsia" w:hAnsi="Times New Roman" w:hint="eastAsia"/>
          <w:sz w:val="24"/>
          <w:lang w:eastAsia="zh-CN"/>
        </w:rPr>
        <w:t xml:space="preserve"> is received</w:t>
      </w:r>
      <w:ins w:id="101" w:author="Gu, Cheng" w:date="2025-05-22T16:45:00Z" w16du:dateUtc="2025-05-22T08:45:00Z">
        <w:r w:rsidR="00F8150A">
          <w:rPr>
            <w:rFonts w:ascii="Times New Roman" w:eastAsiaTheme="minorEastAsia" w:hAnsi="Times New Roman" w:hint="eastAsia"/>
            <w:sz w:val="24"/>
            <w:lang w:eastAsia="zh-CN"/>
          </w:rPr>
          <w:t xml:space="preserve"> successfully</w:t>
        </w:r>
      </w:ins>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3F189453" w14:textId="3DF24165" w:rsidR="00D238E9" w:rsidRDefault="00D238E9" w:rsidP="00E86F95">
      <w:pPr>
        <w:jc w:val="both"/>
        <w:rPr>
          <w:ins w:id="102" w:author="Gu, Cheng" w:date="2025-05-22T12:58:00Z" w16du:dateUtc="2025-05-22T04:58:00Z"/>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 xml:space="preserve">he MES label </w:t>
      </w:r>
      <w:r w:rsidR="00A66267" w:rsidRPr="00A66267">
        <w:rPr>
          <w:rFonts w:ascii="Times New Roman" w:eastAsiaTheme="minorEastAsia" w:hAnsi="Times New Roman"/>
          <w:sz w:val="24"/>
          <w:lang w:eastAsia="zh-CN"/>
        </w:rPr>
        <w:t>should have a QR code that contains the information</w:t>
      </w:r>
      <w:r w:rsidR="00A66267">
        <w:rPr>
          <w:rFonts w:ascii="Times New Roman" w:eastAsiaTheme="minorEastAsia" w:hAnsi="Times New Roman" w:hint="eastAsia"/>
          <w:sz w:val="24"/>
          <w:lang w:eastAsia="zh-CN"/>
        </w:rPr>
        <w:t xml:space="preserve"> in the same format</w:t>
      </w:r>
      <w:r w:rsidR="00A66267" w:rsidRPr="00A66267">
        <w:rPr>
          <w:rFonts w:ascii="Times New Roman" w:eastAsiaTheme="minorEastAsia" w:hAnsi="Times New Roman"/>
          <w:sz w:val="24"/>
          <w:lang w:eastAsia="zh-CN"/>
        </w:rPr>
        <w:t xml:space="preserve"> as phase A</w:t>
      </w:r>
      <w:r w:rsidR="00A66267">
        <w:rPr>
          <w:rFonts w:ascii="Times New Roman" w:eastAsiaTheme="minorEastAsia" w:hAnsi="Times New Roman" w:hint="eastAsia"/>
          <w:sz w:val="24"/>
          <w:lang w:eastAsia="zh-CN"/>
        </w:rPr>
        <w:t>.</w:t>
      </w:r>
    </w:p>
    <w:p w14:paraId="7A1ECDC1" w14:textId="52F7A46C" w:rsidR="00E761B0" w:rsidRDefault="00021AC9" w:rsidP="00E86F95">
      <w:pPr>
        <w:jc w:val="both"/>
        <w:rPr>
          <w:ins w:id="103" w:author="Gu, Cheng" w:date="2025-05-22T13:00:00Z" w16du:dateUtc="2025-05-22T05:00:00Z"/>
          <w:rFonts w:ascii="Times New Roman" w:eastAsiaTheme="minorEastAsia" w:hAnsi="Times New Roman"/>
          <w:sz w:val="24"/>
          <w:lang w:eastAsia="zh-CN"/>
        </w:rPr>
      </w:pPr>
      <w:ins w:id="104" w:author="Gu, Cheng" w:date="2025-05-22T12:59:00Z" w16du:dateUtc="2025-05-22T04:59:00Z">
        <w:r w:rsidRPr="00021AC9">
          <w:rPr>
            <w:rFonts w:ascii="Times New Roman" w:eastAsiaTheme="minorEastAsia" w:hAnsi="Times New Roman"/>
            <w:sz w:val="24"/>
            <w:lang w:eastAsia="zh-CN"/>
          </w:rPr>
          <w:t xml:space="preserve">When a user scans to receive a JIT </w:t>
        </w:r>
        <w:proofErr w:type="gramStart"/>
        <w:r w:rsidRPr="00021AC9">
          <w:rPr>
            <w:rFonts w:ascii="Times New Roman" w:eastAsiaTheme="minorEastAsia" w:hAnsi="Times New Roman"/>
            <w:sz w:val="24"/>
            <w:lang w:eastAsia="zh-CN"/>
          </w:rPr>
          <w:t>sample</w:t>
        </w:r>
        <w:proofErr w:type="gramEnd"/>
        <w:r w:rsidRPr="00021AC9">
          <w:rPr>
            <w:rFonts w:ascii="Times New Roman" w:eastAsiaTheme="minorEastAsia" w:hAnsi="Times New Roman"/>
            <w:sz w:val="24"/>
            <w:lang w:eastAsia="zh-CN"/>
          </w:rPr>
          <w:t xml:space="preserve"> but the sample has not yet been created in </w:t>
        </w:r>
        <w:r w:rsidR="00810CD2">
          <w:rPr>
            <w:rFonts w:ascii="Times New Roman" w:eastAsiaTheme="minorEastAsia" w:hAnsi="Times New Roman" w:hint="eastAsia"/>
            <w:sz w:val="24"/>
            <w:lang w:eastAsia="zh-CN"/>
          </w:rPr>
          <w:t>QCLAD</w:t>
        </w:r>
        <w:r w:rsidRPr="00021AC9">
          <w:rPr>
            <w:rFonts w:ascii="Times New Roman" w:eastAsiaTheme="minorEastAsia" w:hAnsi="Times New Roman"/>
            <w:sz w:val="24"/>
            <w:lang w:eastAsia="zh-CN"/>
          </w:rPr>
          <w:t>, system will remind the user</w:t>
        </w:r>
      </w:ins>
      <w:ins w:id="105" w:author="Gu, Cheng" w:date="2025-05-22T13:00:00Z" w16du:dateUtc="2025-05-22T05:00:00Z">
        <w:r w:rsidR="00810CD2">
          <w:rPr>
            <w:rFonts w:ascii="Times New Roman" w:eastAsiaTheme="minorEastAsia" w:hAnsi="Times New Roman" w:hint="eastAsia"/>
            <w:sz w:val="24"/>
            <w:lang w:eastAsia="zh-CN"/>
          </w:rPr>
          <w:t xml:space="preserve"> </w:t>
        </w:r>
        <w:r w:rsidR="00810CD2" w:rsidRPr="00021AC9">
          <w:rPr>
            <w:rFonts w:ascii="Times New Roman" w:eastAsiaTheme="minorEastAsia" w:hAnsi="Times New Roman"/>
            <w:sz w:val="24"/>
            <w:lang w:eastAsia="zh-CN"/>
          </w:rPr>
          <w:t>in the scan window</w:t>
        </w:r>
      </w:ins>
      <w:ins w:id="106" w:author="Gu, Cheng" w:date="2025-05-22T12:59:00Z" w16du:dateUtc="2025-05-22T04:59:00Z">
        <w:r w:rsidRPr="00021AC9">
          <w:rPr>
            <w:rFonts w:ascii="Times New Roman" w:eastAsiaTheme="minorEastAsia" w:hAnsi="Times New Roman"/>
            <w:sz w:val="24"/>
            <w:lang w:eastAsia="zh-CN"/>
          </w:rPr>
          <w:t xml:space="preserve"> that the sample is a JIT sample.</w:t>
        </w:r>
      </w:ins>
    </w:p>
    <w:p w14:paraId="296D3A39" w14:textId="481C565B" w:rsidR="00DB5880" w:rsidRPr="00D238E9" w:rsidRDefault="782B1992" w:rsidP="00BD73C0">
      <w:pPr>
        <w:jc w:val="both"/>
        <w:rPr>
          <w:rFonts w:eastAsiaTheme="minorEastAsia"/>
        </w:rPr>
      </w:pPr>
      <w:ins w:id="107" w:author="Gu, Cheng" w:date="2025-05-22T07:19:00Z">
        <w:r>
          <w:rPr>
            <w:noProof/>
          </w:rPr>
          <w:drawing>
            <wp:inline distT="0" distB="0" distL="0" distR="0" wp14:anchorId="7C76B28B" wp14:editId="42219DFC">
              <wp:extent cx="5606592" cy="1743075"/>
              <wp:effectExtent l="0" t="0" r="0" b="0"/>
              <wp:docPr id="865718814" name="Picture 86571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6592" cy="1743075"/>
                      </a:xfrm>
                      <a:prstGeom prst="rect">
                        <a:avLst/>
                      </a:prstGeom>
                    </pic:spPr>
                  </pic:pic>
                </a:graphicData>
              </a:graphic>
            </wp:inline>
          </w:drawing>
        </w:r>
      </w:ins>
    </w:p>
    <w:p w14:paraId="20567C05"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Authorize</w:t>
      </w:r>
      <w:r w:rsidRPr="00314CD6">
        <w:rPr>
          <w:rFonts w:ascii="Times New Roman" w:eastAsiaTheme="minorEastAsia" w:hAnsi="Times New Roman"/>
          <w:b/>
          <w:bCs/>
          <w:i/>
          <w:iCs/>
          <w:color w:val="4472C4" w:themeColor="accent1"/>
          <w:sz w:val="24"/>
          <w:lang w:eastAsia="zh-CN"/>
        </w:rPr>
        <w:t>:</w:t>
      </w:r>
    </w:p>
    <w:p w14:paraId="416EAB30" w14:textId="3FD5852C" w:rsidR="009E0278" w:rsidRDefault="00342825" w:rsidP="00E86F95">
      <w:pPr>
        <w:jc w:val="both"/>
        <w:rPr>
          <w:ins w:id="108" w:author="Gu, Cheng" w:date="2025-05-22T13:01:00Z" w16du:dateUtc="2025-05-22T05:01:00Z"/>
          <w:rFonts w:ascii="Times New Roman" w:eastAsiaTheme="minorEastAsia" w:hAnsi="Times New Roman"/>
          <w:sz w:val="24"/>
          <w:lang w:eastAsia="zh-CN"/>
        </w:rPr>
      </w:pPr>
      <w:r w:rsidRPr="00342825">
        <w:rPr>
          <w:rFonts w:ascii="Times New Roman" w:eastAsiaTheme="minorEastAsia" w:hAnsi="Times New Roman"/>
          <w:sz w:val="24"/>
          <w:lang w:eastAsia="zh-CN"/>
        </w:rPr>
        <w:t xml:space="preserve">When all tests for a sample are in the </w:t>
      </w:r>
      <w:r>
        <w:rPr>
          <w:rFonts w:ascii="Times New Roman" w:eastAsiaTheme="minorEastAsia" w:hAnsi="Times New Roman" w:hint="eastAsia"/>
          <w:sz w:val="24"/>
          <w:lang w:eastAsia="zh-CN"/>
        </w:rPr>
        <w:t>authorized or rejected</w:t>
      </w:r>
      <w:r w:rsidRPr="00342825">
        <w:rPr>
          <w:rFonts w:ascii="Times New Roman" w:eastAsiaTheme="minorEastAsia" w:hAnsi="Times New Roman"/>
          <w:sz w:val="24"/>
          <w:lang w:eastAsia="zh-CN"/>
        </w:rPr>
        <w:t xml:space="preserve"> status, the sample will automatically become authorized.</w:t>
      </w:r>
    </w:p>
    <w:p w14:paraId="23B2B8CA" w14:textId="702735B9" w:rsidR="00A3347B" w:rsidRDefault="00A3347B" w:rsidP="00E86F95">
      <w:pPr>
        <w:jc w:val="both"/>
        <w:rPr>
          <w:rFonts w:ascii="Times New Roman" w:eastAsiaTheme="minorEastAsia" w:hAnsi="Times New Roman"/>
          <w:sz w:val="24"/>
          <w:lang w:eastAsia="zh-CN"/>
        </w:rPr>
      </w:pPr>
      <w:ins w:id="109" w:author="Gu, Cheng" w:date="2025-05-22T13:01:00Z" w16du:dateUtc="2025-05-22T05:01:00Z">
        <w:r>
          <w:rPr>
            <w:rFonts w:ascii="Times New Roman" w:eastAsiaTheme="minorEastAsia" w:hAnsi="Times New Roman" w:hint="eastAsia"/>
            <w:sz w:val="24"/>
            <w:lang w:eastAsia="zh-CN"/>
          </w:rPr>
          <w:t xml:space="preserve">Authorized JIT samples will be listed in the </w:t>
        </w:r>
      </w:ins>
      <w:ins w:id="110" w:author="Gu, Cheng" w:date="2025-05-22T13:02:00Z" w16du:dateUtc="2025-05-22T05:02:00Z">
        <w:r>
          <w:rPr>
            <w:rFonts w:ascii="Times New Roman" w:eastAsiaTheme="minorEastAsia" w:hAnsi="Times New Roman" w:hint="eastAsia"/>
            <w:i/>
            <w:iCs/>
            <w:sz w:val="24"/>
            <w:lang w:eastAsia="zh-CN"/>
          </w:rPr>
          <w:t>S</w:t>
        </w:r>
      </w:ins>
      <w:ins w:id="111" w:author="Gu, Cheng" w:date="2025-05-22T13:01:00Z" w16du:dateUtc="2025-05-22T05:01:00Z">
        <w:r w:rsidRPr="00A3347B">
          <w:rPr>
            <w:rFonts w:ascii="Times New Roman" w:eastAsiaTheme="minorEastAsia" w:hAnsi="Times New Roman"/>
            <w:i/>
            <w:iCs/>
            <w:sz w:val="24"/>
            <w:lang w:eastAsia="zh-CN"/>
            <w:rPrChange w:id="112" w:author="Gu, Cheng [2]" w:date="2025-05-22T13:01:00Z" w16du:dateUtc="2025-05-22T05:01:00Z">
              <w:rPr>
                <w:rFonts w:ascii="Times New Roman" w:eastAsiaTheme="minorEastAsia" w:hAnsi="Times New Roman"/>
                <w:sz w:val="24"/>
                <w:lang w:eastAsia="zh-CN"/>
              </w:rPr>
            </w:rPrChange>
          </w:rPr>
          <w:t xml:space="preserve">ample </w:t>
        </w:r>
        <w:proofErr w:type="gramStart"/>
        <w:r w:rsidRPr="00A3347B">
          <w:rPr>
            <w:rFonts w:ascii="Times New Roman" w:eastAsiaTheme="minorEastAsia" w:hAnsi="Times New Roman"/>
            <w:i/>
            <w:iCs/>
            <w:sz w:val="24"/>
            <w:lang w:eastAsia="zh-CN"/>
            <w:rPrChange w:id="113" w:author="Gu, Cheng [2]" w:date="2025-05-22T13:01:00Z" w16du:dateUtc="2025-05-22T05:01:00Z">
              <w:rPr>
                <w:rFonts w:ascii="Times New Roman" w:eastAsiaTheme="minorEastAsia" w:hAnsi="Times New Roman"/>
                <w:sz w:val="24"/>
                <w:lang w:eastAsia="zh-CN"/>
              </w:rPr>
            </w:rPrChange>
          </w:rPr>
          <w:t>management</w:t>
        </w:r>
        <w:proofErr w:type="gramEnd"/>
        <w:r w:rsidRPr="00A3347B">
          <w:rPr>
            <w:rFonts w:ascii="Times New Roman" w:eastAsiaTheme="minorEastAsia" w:hAnsi="Times New Roman"/>
            <w:i/>
            <w:iCs/>
            <w:sz w:val="24"/>
            <w:lang w:eastAsia="zh-CN"/>
            <w:rPrChange w:id="114" w:author="Gu, Cheng [2]" w:date="2025-05-22T13:01:00Z" w16du:dateUtc="2025-05-22T05:01:00Z">
              <w:rPr>
                <w:rFonts w:ascii="Times New Roman" w:eastAsiaTheme="minorEastAsia" w:hAnsi="Times New Roman"/>
                <w:sz w:val="24"/>
                <w:lang w:eastAsia="zh-CN"/>
              </w:rPr>
            </w:rPrChange>
          </w:rPr>
          <w:t>-</w:t>
        </w:r>
      </w:ins>
      <w:ins w:id="115" w:author="Gu, Cheng" w:date="2025-05-22T13:02:00Z" w16du:dateUtc="2025-05-22T05:02:00Z">
        <w:r>
          <w:rPr>
            <w:rFonts w:ascii="Times New Roman" w:eastAsiaTheme="minorEastAsia" w:hAnsi="Times New Roman" w:hint="eastAsia"/>
            <w:i/>
            <w:iCs/>
            <w:sz w:val="24"/>
            <w:lang w:eastAsia="zh-CN"/>
          </w:rPr>
          <w:t>A</w:t>
        </w:r>
      </w:ins>
      <w:ins w:id="116" w:author="Gu, Cheng" w:date="2025-05-22T13:01:00Z" w16du:dateUtc="2025-05-22T05:01:00Z">
        <w:r w:rsidRPr="00A3347B">
          <w:rPr>
            <w:rFonts w:ascii="Times New Roman" w:eastAsiaTheme="minorEastAsia" w:hAnsi="Times New Roman"/>
            <w:i/>
            <w:iCs/>
            <w:sz w:val="24"/>
            <w:lang w:eastAsia="zh-CN"/>
            <w:rPrChange w:id="117" w:author="Gu, Cheng [2]" w:date="2025-05-22T13:01:00Z" w16du:dateUtc="2025-05-22T05:01:00Z">
              <w:rPr>
                <w:rFonts w:ascii="Times New Roman" w:eastAsiaTheme="minorEastAsia" w:hAnsi="Times New Roman"/>
                <w:sz w:val="24"/>
                <w:lang w:eastAsia="zh-CN"/>
              </w:rPr>
            </w:rPrChange>
          </w:rPr>
          <w:t>uthorized samples</w:t>
        </w:r>
        <w:r>
          <w:rPr>
            <w:rFonts w:ascii="Times New Roman" w:eastAsiaTheme="minorEastAsia" w:hAnsi="Times New Roman" w:hint="eastAsia"/>
            <w:sz w:val="24"/>
            <w:lang w:eastAsia="zh-CN"/>
          </w:rPr>
          <w:t xml:space="preserve"> folder.</w:t>
        </w:r>
      </w:ins>
      <w:ins w:id="118" w:author="Gu, Cheng" w:date="2025-05-22T13:02:00Z" w16du:dateUtc="2025-05-22T05:02:00Z">
        <w:r>
          <w:rPr>
            <w:rFonts w:ascii="Times New Roman" w:eastAsiaTheme="minorEastAsia" w:hAnsi="Times New Roman" w:hint="eastAsia"/>
            <w:sz w:val="24"/>
            <w:lang w:eastAsia="zh-CN"/>
          </w:rPr>
          <w:t xml:space="preserve"> </w:t>
        </w:r>
        <w:r w:rsidR="00437E7B">
          <w:rPr>
            <w:rFonts w:ascii="Times New Roman" w:eastAsiaTheme="minorEastAsia" w:hAnsi="Times New Roman"/>
            <w:sz w:val="24"/>
            <w:lang w:eastAsia="zh-CN"/>
          </w:rPr>
          <w:t>S</w:t>
        </w:r>
        <w:r w:rsidR="00437E7B">
          <w:rPr>
            <w:rFonts w:ascii="Times New Roman" w:eastAsiaTheme="minorEastAsia" w:hAnsi="Times New Roman" w:hint="eastAsia"/>
            <w:sz w:val="24"/>
            <w:lang w:eastAsia="zh-CN"/>
          </w:rPr>
          <w:t>ystem will highlight the</w:t>
        </w:r>
      </w:ins>
      <w:ins w:id="119" w:author="Gu, Cheng" w:date="2025-05-22T13:03:00Z" w16du:dateUtc="2025-05-22T05:03:00Z">
        <w:r w:rsidR="00F86B7E">
          <w:rPr>
            <w:rFonts w:ascii="Times New Roman" w:eastAsiaTheme="minorEastAsia" w:hAnsi="Times New Roman" w:hint="eastAsia"/>
            <w:sz w:val="24"/>
            <w:lang w:eastAsia="zh-CN"/>
          </w:rPr>
          <w:t xml:space="preserve"> JIT</w:t>
        </w:r>
      </w:ins>
      <w:ins w:id="120" w:author="Gu, Cheng" w:date="2025-05-22T13:02:00Z" w16du:dateUtc="2025-05-22T05:02:00Z">
        <w:r w:rsidR="00437E7B">
          <w:rPr>
            <w:rFonts w:ascii="Times New Roman" w:eastAsiaTheme="minorEastAsia" w:hAnsi="Times New Roman" w:hint="eastAsia"/>
            <w:sz w:val="24"/>
            <w:lang w:eastAsia="zh-CN"/>
          </w:rPr>
          <w:t xml:space="preserve"> samples which has not received </w:t>
        </w:r>
        <w:r w:rsidR="00B261DE">
          <w:rPr>
            <w:rFonts w:ascii="Times New Roman" w:eastAsiaTheme="minorEastAsia" w:hAnsi="Times New Roman" w:hint="eastAsia"/>
            <w:sz w:val="24"/>
            <w:lang w:eastAsia="zh-CN"/>
          </w:rPr>
          <w:t>inspection lots from SAP</w:t>
        </w:r>
      </w:ins>
      <w:ins w:id="121" w:author="Gu, Cheng" w:date="2025-05-22T13:03:00Z" w16du:dateUtc="2025-05-22T05:03:00Z">
        <w:r w:rsidR="00F86B7E">
          <w:rPr>
            <w:rFonts w:ascii="Times New Roman" w:eastAsiaTheme="minorEastAsia" w:hAnsi="Times New Roman" w:hint="eastAsia"/>
            <w:sz w:val="24"/>
            <w:lang w:eastAsia="zh-CN"/>
          </w:rPr>
          <w:t xml:space="preserve"> </w:t>
        </w:r>
        <w:r w:rsidR="00F86B7E" w:rsidRPr="00F86B7E">
          <w:rPr>
            <w:rFonts w:ascii="Times New Roman" w:eastAsiaTheme="minorEastAsia" w:hAnsi="Times New Roman"/>
            <w:sz w:val="24"/>
            <w:lang w:eastAsia="zh-CN"/>
          </w:rPr>
          <w:t xml:space="preserve">by highlighting the background </w:t>
        </w:r>
        <w:proofErr w:type="spellStart"/>
        <w:r w:rsidR="00F86B7E" w:rsidRPr="00F86B7E">
          <w:rPr>
            <w:rFonts w:ascii="Times New Roman" w:eastAsiaTheme="minorEastAsia" w:hAnsi="Times New Roman"/>
            <w:sz w:val="24"/>
            <w:lang w:eastAsia="zh-CN"/>
          </w:rPr>
          <w:t>color</w:t>
        </w:r>
      </w:ins>
      <w:proofErr w:type="spellEnd"/>
      <w:ins w:id="122" w:author="Gu, Cheng" w:date="2025-05-22T13:02:00Z" w16du:dateUtc="2025-05-22T05:02:00Z">
        <w:r w:rsidR="00B261DE">
          <w:rPr>
            <w:rFonts w:ascii="Times New Roman" w:eastAsiaTheme="minorEastAsia" w:hAnsi="Times New Roman" w:hint="eastAsia"/>
            <w:sz w:val="24"/>
            <w:lang w:eastAsia="zh-CN"/>
          </w:rPr>
          <w:t xml:space="preserve"> in the</w:t>
        </w:r>
      </w:ins>
      <w:ins w:id="123" w:author="Gu, Cheng" w:date="2025-05-22T13:03:00Z" w16du:dateUtc="2025-05-22T05:03:00Z">
        <w:r w:rsidR="00F86B7E">
          <w:rPr>
            <w:rFonts w:ascii="Times New Roman" w:eastAsiaTheme="minorEastAsia" w:hAnsi="Times New Roman" w:hint="eastAsia"/>
            <w:sz w:val="24"/>
            <w:lang w:eastAsia="zh-CN"/>
          </w:rPr>
          <w:t xml:space="preserve"> Authorized samples</w:t>
        </w:r>
      </w:ins>
      <w:ins w:id="124" w:author="Gu, Cheng" w:date="2025-05-22T13:02:00Z" w16du:dateUtc="2025-05-22T05:02:00Z">
        <w:r w:rsidR="00B261DE">
          <w:rPr>
            <w:rFonts w:ascii="Times New Roman" w:eastAsiaTheme="minorEastAsia" w:hAnsi="Times New Roman" w:hint="eastAsia"/>
            <w:sz w:val="24"/>
            <w:lang w:eastAsia="zh-CN"/>
          </w:rPr>
          <w:t xml:space="preserve"> folder.</w:t>
        </w:r>
      </w:ins>
    </w:p>
    <w:p w14:paraId="30E096AC" w14:textId="7682A5BA"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w:t>
      </w:r>
      <w:r w:rsidR="00E86F95" w:rsidRPr="00F15FF0">
        <w:rPr>
          <w:rFonts w:ascii="Times New Roman" w:eastAsiaTheme="minorEastAsia" w:hAnsi="Times New Roman"/>
          <w:sz w:val="24"/>
          <w:lang w:eastAsia="zh-CN"/>
        </w:rPr>
        <w:t xml:space="preserve">Samples are not automatically marked as waiting to be sent </w:t>
      </w:r>
      <w:r w:rsidR="00E86F95">
        <w:rPr>
          <w:rFonts w:ascii="Times New Roman" w:eastAsiaTheme="minorEastAsia" w:hAnsi="Times New Roman" w:hint="eastAsia"/>
          <w:sz w:val="24"/>
          <w:lang w:eastAsia="zh-CN"/>
        </w:rPr>
        <w:t xml:space="preserve">results </w:t>
      </w:r>
      <w:r w:rsidR="00342825">
        <w:rPr>
          <w:rFonts w:ascii="Times New Roman" w:eastAsiaTheme="minorEastAsia" w:hAnsi="Times New Roman" w:hint="eastAsia"/>
          <w:sz w:val="24"/>
          <w:lang w:eastAsia="zh-CN"/>
        </w:rPr>
        <w:t xml:space="preserve">to SAP </w:t>
      </w:r>
      <w:r w:rsidR="00E86F95">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sidR="00E86F95">
        <w:rPr>
          <w:rFonts w:ascii="Times New Roman" w:eastAsiaTheme="minorEastAsia" w:hAnsi="Times New Roman" w:hint="eastAsia"/>
          <w:sz w:val="24"/>
          <w:lang w:eastAsia="zh-CN"/>
        </w:rPr>
        <w:t xml:space="preserve">sample </w:t>
      </w:r>
      <w:r w:rsidR="00342825">
        <w:rPr>
          <w:rFonts w:ascii="Times New Roman" w:eastAsiaTheme="minorEastAsia" w:hAnsi="Times New Roman" w:hint="eastAsia"/>
          <w:sz w:val="24"/>
          <w:lang w:eastAsia="zh-CN"/>
        </w:rPr>
        <w:t>is</w:t>
      </w:r>
      <w:r w:rsidR="00E86F95">
        <w:rPr>
          <w:rFonts w:ascii="Times New Roman" w:eastAsiaTheme="minorEastAsia" w:hAnsi="Times New Roman" w:hint="eastAsia"/>
          <w:sz w:val="24"/>
          <w:lang w:eastAsia="zh-CN"/>
        </w:rPr>
        <w:t xml:space="preserve"> </w:t>
      </w:r>
      <w:r w:rsidR="00544533">
        <w:rPr>
          <w:rFonts w:ascii="Times New Roman" w:eastAsiaTheme="minorEastAsia" w:hAnsi="Times New Roman"/>
          <w:sz w:val="24"/>
          <w:lang w:eastAsia="zh-CN"/>
        </w:rPr>
        <w:t>authorized</w:t>
      </w:r>
      <w:r w:rsidR="00544533" w:rsidRPr="00F15FF0">
        <w:rPr>
          <w:rFonts w:ascii="Times New Roman" w:eastAsiaTheme="minorEastAsia" w:hAnsi="Times New Roman"/>
          <w:sz w:val="24"/>
          <w:lang w:eastAsia="zh-CN"/>
        </w:rPr>
        <w:t xml:space="preserve"> but</w:t>
      </w:r>
      <w:r w:rsidR="00E86F95" w:rsidRPr="00F15FF0">
        <w:rPr>
          <w:rFonts w:ascii="Times New Roman" w:eastAsiaTheme="minorEastAsia" w:hAnsi="Times New Roman"/>
          <w:sz w:val="24"/>
          <w:lang w:eastAsia="zh-CN"/>
        </w:rPr>
        <w:t xml:space="preserve"> need to wait for a response from the sap interface</w:t>
      </w:r>
      <w:r w:rsidR="00E86F95">
        <w:rPr>
          <w:rFonts w:ascii="Times New Roman" w:eastAsiaTheme="minorEastAsia" w:hAnsi="Times New Roman" w:hint="eastAsia"/>
          <w:sz w:val="24"/>
          <w:lang w:eastAsia="zh-CN"/>
        </w:rPr>
        <w:t>.</w:t>
      </w:r>
    </w:p>
    <w:p w14:paraId="33010992" w14:textId="77777777" w:rsidR="00E86F95" w:rsidRDefault="00E86F95" w:rsidP="00E86F95">
      <w:pPr>
        <w:pStyle w:val="6"/>
        <w:rPr>
          <w:rFonts w:eastAsiaTheme="minorEastAsia"/>
          <w:lang w:eastAsia="zh-CN"/>
        </w:rPr>
      </w:pPr>
      <w:r>
        <w:rPr>
          <w:rFonts w:eastAsiaTheme="minorEastAsia" w:hint="eastAsia"/>
          <w:lang w:eastAsia="zh-CN"/>
        </w:rPr>
        <w:t>SAP interactive</w:t>
      </w:r>
    </w:p>
    <w:p w14:paraId="49D8EBA6" w14:textId="1390F960"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sample is created manually in QCLAD system. </w:t>
      </w:r>
    </w:p>
    <w:p w14:paraId="21D50F55" w14:textId="77777777" w:rsidR="00E86F95" w:rsidRDefault="00E86F95" w:rsidP="00E86F95">
      <w:pPr>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hen inspection lot created in SAP is pushed to QCLAD, interface would find the sample already </w:t>
      </w:r>
      <w:r>
        <w:rPr>
          <w:rFonts w:ascii="Times New Roman" w:eastAsiaTheme="minorEastAsia" w:hAnsi="Times New Roman"/>
          <w:sz w:val="24"/>
          <w:lang w:eastAsia="zh-CN"/>
        </w:rPr>
        <w:t>existed</w:t>
      </w:r>
      <w:r>
        <w:rPr>
          <w:rFonts w:ascii="Times New Roman" w:eastAsiaTheme="minorEastAsia" w:hAnsi="Times New Roman" w:hint="eastAsia"/>
          <w:sz w:val="24"/>
          <w:lang w:eastAsia="zh-CN"/>
        </w:rPr>
        <w:t xml:space="preserve"> in system and mark it as waiting to be sent results.</w:t>
      </w:r>
    </w:p>
    <w:p w14:paraId="53749F4D" w14:textId="4C53624F" w:rsidR="0059216C" w:rsidRPr="00E86F95" w:rsidRDefault="000A299D" w:rsidP="000A299D">
      <w:pPr>
        <w:pStyle w:val="6"/>
        <w:rPr>
          <w:rFonts w:eastAsiaTheme="minorEastAsia"/>
          <w:lang w:eastAsia="zh-CN"/>
        </w:rPr>
      </w:pPr>
      <w:r>
        <w:rPr>
          <w:rFonts w:eastAsiaTheme="minorEastAsia" w:hint="eastAsia"/>
          <w:lang w:eastAsia="zh-CN"/>
        </w:rPr>
        <w:t>MES interactive</w:t>
      </w:r>
    </w:p>
    <w:p w14:paraId="63C3355B" w14:textId="530E4DDB" w:rsidR="0059216C" w:rsidRDefault="00CD28D7" w:rsidP="0070169F">
      <w:pPr>
        <w:jc w:val="both"/>
        <w:rPr>
          <w:rFonts w:ascii="Times New Roman" w:eastAsiaTheme="minorEastAsia" w:hAnsi="Times New Roman"/>
          <w:sz w:val="24"/>
          <w:lang w:eastAsia="zh-CN"/>
        </w:rPr>
      </w:pPr>
      <w:r w:rsidRPr="00CD28D7">
        <w:rPr>
          <w:rFonts w:ascii="Times New Roman" w:eastAsiaTheme="minorEastAsia" w:hAnsi="Times New Roman"/>
          <w:sz w:val="24"/>
          <w:lang w:eastAsia="zh-CN"/>
        </w:rPr>
        <w:t xml:space="preserve">When the sample is </w:t>
      </w:r>
      <w:r>
        <w:rPr>
          <w:rFonts w:ascii="Times New Roman" w:eastAsiaTheme="minorEastAsia" w:hAnsi="Times New Roman" w:hint="eastAsia"/>
          <w:sz w:val="24"/>
          <w:lang w:eastAsia="zh-CN"/>
        </w:rPr>
        <w:t>authorized</w:t>
      </w:r>
      <w:r w:rsidRPr="00CD28D7">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QCLAD</w:t>
      </w:r>
      <w:r w:rsidRPr="00CD28D7">
        <w:rPr>
          <w:rFonts w:ascii="Times New Roman" w:eastAsiaTheme="minorEastAsia" w:hAnsi="Times New Roman"/>
          <w:sz w:val="24"/>
          <w:lang w:eastAsia="zh-CN"/>
        </w:rPr>
        <w:t xml:space="preserve"> determines the sample </w:t>
      </w:r>
      <w:r>
        <w:rPr>
          <w:rFonts w:ascii="Times New Roman" w:eastAsiaTheme="minorEastAsia" w:hAnsi="Times New Roman" w:hint="eastAsia"/>
          <w:sz w:val="24"/>
          <w:lang w:eastAsia="zh-CN"/>
        </w:rPr>
        <w:t>decision</w:t>
      </w:r>
      <w:r w:rsidRPr="00CD28D7">
        <w:rPr>
          <w:rFonts w:ascii="Times New Roman" w:eastAsiaTheme="minorEastAsia" w:hAnsi="Times New Roman"/>
          <w:sz w:val="24"/>
          <w:lang w:eastAsia="zh-CN"/>
        </w:rPr>
        <w:t xml:space="preserve"> based on the </w:t>
      </w:r>
      <w:proofErr w:type="gramStart"/>
      <w:r w:rsidRPr="00CD28D7">
        <w:rPr>
          <w:rFonts w:ascii="Times New Roman" w:eastAsiaTheme="minorEastAsia" w:hAnsi="Times New Roman"/>
          <w:i/>
          <w:iCs/>
          <w:sz w:val="24"/>
          <w:lang w:eastAsia="zh-CN"/>
        </w:rPr>
        <w:t>on spec</w:t>
      </w:r>
      <w:proofErr w:type="gramEnd"/>
      <w:r w:rsidRPr="00CD28D7">
        <w:rPr>
          <w:rFonts w:ascii="Times New Roman" w:eastAsiaTheme="minorEastAsia" w:hAnsi="Times New Roman"/>
          <w:sz w:val="24"/>
          <w:lang w:eastAsia="zh-CN"/>
        </w:rPr>
        <w:t xml:space="preserve"> field on </w:t>
      </w:r>
      <w:r>
        <w:rPr>
          <w:rFonts w:ascii="Times New Roman" w:eastAsiaTheme="minorEastAsia" w:hAnsi="Times New Roman" w:hint="eastAsia"/>
          <w:sz w:val="24"/>
          <w:lang w:eastAsia="zh-CN"/>
        </w:rPr>
        <w:t xml:space="preserve">the </w:t>
      </w:r>
      <w:r w:rsidRPr="00CD28D7">
        <w:rPr>
          <w:rFonts w:ascii="Times New Roman" w:eastAsiaTheme="minorEastAsia" w:hAnsi="Times New Roman"/>
          <w:sz w:val="24"/>
          <w:lang w:eastAsia="zh-CN"/>
        </w:rPr>
        <w:t xml:space="preserve">sample </w:t>
      </w:r>
      <w:r>
        <w:rPr>
          <w:rFonts w:ascii="Times New Roman" w:eastAsiaTheme="minorEastAsia" w:hAnsi="Times New Roman" w:hint="eastAsia"/>
          <w:sz w:val="24"/>
          <w:lang w:eastAsia="zh-CN"/>
        </w:rPr>
        <w:t xml:space="preserve">table </w:t>
      </w:r>
      <w:r w:rsidRPr="00CD28D7">
        <w:rPr>
          <w:rFonts w:ascii="Times New Roman" w:eastAsiaTheme="minorEastAsia" w:hAnsi="Times New Roman"/>
          <w:sz w:val="24"/>
          <w:lang w:eastAsia="zh-CN"/>
        </w:rPr>
        <w:t xml:space="preserve">and sends a string to the </w:t>
      </w:r>
      <w:r>
        <w:rPr>
          <w:rFonts w:ascii="Times New Roman" w:eastAsiaTheme="minorEastAsia" w:hAnsi="Times New Roman" w:hint="eastAsia"/>
          <w:sz w:val="24"/>
          <w:lang w:eastAsia="zh-CN"/>
        </w:rPr>
        <w:t>MES</w:t>
      </w:r>
      <w:r w:rsidRPr="00CD28D7">
        <w:rPr>
          <w:rFonts w:ascii="Times New Roman" w:eastAsiaTheme="minorEastAsia" w:hAnsi="Times New Roman"/>
          <w:sz w:val="24"/>
          <w:lang w:eastAsia="zh-CN"/>
        </w:rPr>
        <w:t xml:space="preserve"> interface</w:t>
      </w:r>
      <w:r>
        <w:rPr>
          <w:rFonts w:ascii="Times New Roman" w:eastAsiaTheme="minorEastAsia" w:hAnsi="Times New Roman" w:hint="eastAsia"/>
          <w:sz w:val="24"/>
          <w:lang w:eastAsia="zh-CN"/>
        </w:rPr>
        <w:t>.</w:t>
      </w:r>
    </w:p>
    <w:p w14:paraId="7F15078F" w14:textId="77777777" w:rsidR="00F33D57" w:rsidRDefault="00F33D57">
      <w:pPr>
        <w:spacing w:before="0" w:after="160" w:line="259" w:lineRule="auto"/>
        <w:rPr>
          <w:ins w:id="125" w:author="Mengran Xiao" w:date="2025-06-16T09:19:00Z" w16du:dateUtc="2025-06-16T01:19:00Z"/>
          <w:rFonts w:ascii="Times New Roman" w:eastAsiaTheme="minorEastAsia" w:hAnsi="Times New Roman"/>
          <w:sz w:val="24"/>
          <w:lang w:eastAsia="zh-CN"/>
        </w:rPr>
      </w:pPr>
    </w:p>
    <w:p w14:paraId="24293E1A" w14:textId="04BDF1E3" w:rsidR="00F24822" w:rsidRPr="005507A7" w:rsidRDefault="00A5437C" w:rsidP="005507A7">
      <w:pPr>
        <w:pStyle w:val="3"/>
        <w:rPr>
          <w:ins w:id="126" w:author="Mengran Xiao" w:date="2025-06-16T09:22:00Z" w16du:dateUtc="2025-06-16T01:22:00Z"/>
          <w:i w:val="0"/>
          <w:iCs/>
          <w:rPrChange w:id="127" w:author="Xiao, Mengran" w:date="2025-06-16T10:52:00Z" w16du:dateUtc="2025-06-16T02:52:00Z">
            <w:rPr>
              <w:ins w:id="128" w:author="Mengran Xiao" w:date="2025-06-16T09:22:00Z" w16du:dateUtc="2025-06-16T01:22:00Z"/>
              <w:rFonts w:ascii="Times New Roman" w:eastAsiaTheme="minorEastAsia" w:hAnsi="Times New Roman"/>
              <w:b/>
              <w:bCs/>
              <w:sz w:val="24"/>
              <w:lang w:val="en-US" w:eastAsia="zh-CN"/>
            </w:rPr>
          </w:rPrChange>
        </w:rPr>
        <w:pPrChange w:id="129" w:author="Xiao, Mengran" w:date="2025-06-16T10:52:00Z" w16du:dateUtc="2025-06-16T02:52:00Z">
          <w:pPr>
            <w:spacing w:before="0" w:after="160" w:line="259" w:lineRule="auto"/>
          </w:pPr>
        </w:pPrChange>
      </w:pPr>
      <w:ins w:id="130" w:author="Xiao, Mengran" w:date="2025-06-16T10:49:00Z" w16du:dateUtc="2025-06-16T02:49:00Z">
        <w:r w:rsidRPr="005507A7">
          <w:rPr>
            <w:rFonts w:hint="eastAsia"/>
            <w:i w:val="0"/>
            <w:iCs/>
            <w:rPrChange w:id="131" w:author="Xiao, Mengran" w:date="2025-06-16T10:52:00Z" w16du:dateUtc="2025-06-16T02:52:00Z">
              <w:rPr>
                <w:rFonts w:ascii="Times New Roman" w:eastAsiaTheme="minorEastAsia" w:hAnsi="Times New Roman" w:hint="eastAsia"/>
                <w:b/>
                <w:bCs/>
                <w:sz w:val="24"/>
                <w:lang w:val="en-US" w:eastAsia="zh-CN"/>
              </w:rPr>
            </w:rPrChange>
          </w:rPr>
          <w:t>3.2</w:t>
        </w:r>
        <w:r w:rsidR="00D21FC3" w:rsidRPr="005507A7">
          <w:rPr>
            <w:rFonts w:hint="eastAsia"/>
            <w:i w:val="0"/>
            <w:iCs/>
            <w:rPrChange w:id="132" w:author="Xiao, Mengran" w:date="2025-06-16T10:52:00Z" w16du:dateUtc="2025-06-16T02:52:00Z">
              <w:rPr>
                <w:rFonts w:ascii="Times New Roman" w:eastAsiaTheme="minorEastAsia" w:hAnsi="Times New Roman" w:hint="eastAsia"/>
                <w:b/>
                <w:bCs/>
                <w:sz w:val="24"/>
                <w:lang w:val="en-US" w:eastAsia="zh-CN"/>
              </w:rPr>
            </w:rPrChange>
          </w:rPr>
          <w:t>.2</w:t>
        </w:r>
      </w:ins>
      <w:ins w:id="133" w:author="Mengran Xiao" w:date="2025-06-16T09:38:00Z" w16du:dateUtc="2025-06-16T01:38:00Z">
        <w:del w:id="134" w:author="Xiao, Mengran" w:date="2025-06-16T10:49:00Z" w16du:dateUtc="2025-06-16T02:49:00Z">
          <w:r w:rsidR="00A9125C" w:rsidRPr="005507A7" w:rsidDel="00A5437C">
            <w:rPr>
              <w:rFonts w:hint="eastAsia"/>
              <w:i w:val="0"/>
              <w:iCs/>
              <w:rPrChange w:id="135" w:author="Xiao, Mengran" w:date="2025-06-16T10:52:00Z" w16du:dateUtc="2025-06-16T02:52:00Z">
                <w:rPr>
                  <w:rFonts w:ascii="Times New Roman" w:eastAsiaTheme="minorEastAsia" w:hAnsi="Times New Roman" w:hint="eastAsia"/>
                  <w:b/>
                  <w:bCs/>
                  <w:sz w:val="24"/>
                  <w:lang w:val="en-US" w:eastAsia="zh-CN"/>
                </w:rPr>
              </w:rPrChange>
            </w:rPr>
            <w:delText>4.1</w:delText>
          </w:r>
        </w:del>
        <w:r w:rsidR="00A9125C" w:rsidRPr="005507A7">
          <w:rPr>
            <w:rFonts w:hint="eastAsia"/>
            <w:i w:val="0"/>
            <w:iCs/>
            <w:rPrChange w:id="136" w:author="Xiao, Mengran" w:date="2025-06-16T10:52:00Z" w16du:dateUtc="2025-06-16T02:52:00Z">
              <w:rPr>
                <w:rFonts w:ascii="Times New Roman" w:eastAsiaTheme="minorEastAsia" w:hAnsi="Times New Roman" w:hint="eastAsia"/>
                <w:b/>
                <w:bCs/>
                <w:sz w:val="24"/>
                <w:lang w:val="en-US" w:eastAsia="zh-CN"/>
              </w:rPr>
            </w:rPrChange>
          </w:rPr>
          <w:t xml:space="preserve">  </w:t>
        </w:r>
      </w:ins>
      <w:ins w:id="137" w:author="Mengran Xiao" w:date="2025-06-16T09:19:00Z">
        <w:r w:rsidR="00F24822" w:rsidRPr="005507A7">
          <w:rPr>
            <w:i w:val="0"/>
            <w:iCs/>
            <w:rPrChange w:id="138" w:author="Xiao, Mengran" w:date="2025-06-16T10:52:00Z" w16du:dateUtc="2025-06-16T02:52:00Z">
              <w:rPr>
                <w:rFonts w:ascii="Times New Roman" w:eastAsiaTheme="minorEastAsia" w:hAnsi="Times New Roman"/>
                <w:b/>
                <w:bCs/>
                <w:sz w:val="24"/>
                <w:lang w:val="en-US" w:eastAsia="zh-CN"/>
              </w:rPr>
            </w:rPrChange>
          </w:rPr>
          <w:t>Sample Test Assignment Procedure</w:t>
        </w:r>
      </w:ins>
    </w:p>
    <w:p w14:paraId="0816CF46" w14:textId="6438F3B4" w:rsidR="00B728C7" w:rsidRPr="00B1752D" w:rsidRDefault="00B728C7" w:rsidP="007070B3">
      <w:pPr>
        <w:pStyle w:val="4"/>
        <w:tabs>
          <w:tab w:val="num" w:pos="-1003"/>
        </w:tabs>
        <w:ind w:left="864"/>
        <w:rPr>
          <w:ins w:id="139" w:author="Mengran Xiao" w:date="2025-06-16T09:22:00Z" w16du:dateUtc="2025-06-16T01:22:00Z"/>
          <w:rFonts w:eastAsiaTheme="minorEastAsia"/>
          <w:lang w:eastAsia="zh-CN"/>
        </w:rPr>
        <w:pPrChange w:id="140" w:author="Xiao, Mengran" w:date="2025-06-16T10:51:00Z" w16du:dateUtc="2025-06-16T02:51:00Z">
          <w:pPr>
            <w:pStyle w:val="5"/>
          </w:pPr>
        </w:pPrChange>
      </w:pPr>
      <w:ins w:id="141" w:author="Mengran Xiao" w:date="2025-06-16T09:22:00Z" w16du:dateUtc="2025-06-16T01:22:00Z">
        <w:r w:rsidRPr="00D21FC3">
          <w:rPr>
            <w:rFonts w:eastAsiaTheme="minorEastAsia"/>
            <w:lang w:eastAsia="zh-CN"/>
            <w:rPrChange w:id="142" w:author="Xiao, Mengran" w:date="2025-06-16T10:50:00Z" w16du:dateUtc="2025-06-16T02:50:00Z">
              <w:rPr/>
            </w:rPrChange>
          </w:rPr>
          <w:t>Business Scenarios</w:t>
        </w:r>
      </w:ins>
    </w:p>
    <w:p w14:paraId="088A470A" w14:textId="77777777" w:rsidR="002671B8" w:rsidRPr="002671B8" w:rsidRDefault="002671B8" w:rsidP="002671B8">
      <w:pPr>
        <w:spacing w:before="100" w:beforeAutospacing="1" w:after="100" w:afterAutospacing="1"/>
        <w:rPr>
          <w:ins w:id="143" w:author="Mengran Xiao" w:date="2025-06-16T09:25:00Z" w16du:dateUtc="2025-06-16T01:25:00Z"/>
          <w:rFonts w:ascii="Times New Roman" w:hAnsi="Times New Roman"/>
          <w:sz w:val="24"/>
          <w:lang w:val="en-US" w:eastAsia="zh-CN"/>
        </w:rPr>
      </w:pPr>
      <w:ins w:id="144" w:author="Mengran Xiao" w:date="2025-06-16T09:25:00Z" w16du:dateUtc="2025-06-16T01:25:00Z">
        <w:r w:rsidRPr="002671B8">
          <w:rPr>
            <w:rFonts w:ascii="Times New Roman" w:hAnsi="Times New Roman"/>
            <w:sz w:val="24"/>
            <w:lang w:val="en-US" w:eastAsia="zh-CN"/>
          </w:rPr>
          <w:t xml:space="preserve">For the task assignment function, it is desired to add the function of automatically assigning tasks to operators based on the </w:t>
        </w:r>
        <w:proofErr w:type="spellStart"/>
        <w:r w:rsidRPr="002671B8">
          <w:rPr>
            <w:rFonts w:ascii="Times New Roman" w:hAnsi="Times New Roman"/>
            <w:sz w:val="24"/>
            <w:lang w:val="en-US" w:eastAsia="zh-CN"/>
          </w:rPr>
          <w:t>phaseA</w:t>
        </w:r>
        <w:proofErr w:type="spellEnd"/>
        <w:r w:rsidRPr="002671B8">
          <w:rPr>
            <w:rFonts w:ascii="Times New Roman" w:hAnsi="Times New Roman"/>
            <w:sz w:val="24"/>
            <w:lang w:val="en-US" w:eastAsia="zh-CN"/>
          </w:rPr>
          <w:t xml:space="preserve"> manual assignment function. The system needs to automatically assign tasks based on shift scheduling information and operator qualifications, and it also needs to </w:t>
        </w:r>
        <w:proofErr w:type="gramStart"/>
        <w:r w:rsidRPr="002671B8">
          <w:rPr>
            <w:rFonts w:ascii="Times New Roman" w:hAnsi="Times New Roman"/>
            <w:sz w:val="24"/>
            <w:lang w:val="en-US" w:eastAsia="zh-CN"/>
          </w:rPr>
          <w:t>take into account</w:t>
        </w:r>
        <w:proofErr w:type="gramEnd"/>
        <w:r w:rsidRPr="002671B8">
          <w:rPr>
            <w:rFonts w:ascii="Times New Roman" w:hAnsi="Times New Roman"/>
            <w:sz w:val="24"/>
            <w:lang w:val="en-US" w:eastAsia="zh-CN"/>
          </w:rPr>
          <w:t xml:space="preserve"> the handling of shift handover situations.</w:t>
        </w:r>
      </w:ins>
    </w:p>
    <w:p w14:paraId="03A0222B" w14:textId="77777777" w:rsidR="00B728C7" w:rsidRDefault="00B728C7" w:rsidP="00B728C7">
      <w:pPr>
        <w:pStyle w:val="5"/>
        <w:rPr>
          <w:ins w:id="145" w:author="Mengran Xiao" w:date="2025-06-16T09:22:00Z" w16du:dateUtc="2025-06-16T01:22:00Z"/>
          <w:rFonts w:eastAsiaTheme="minorEastAsia"/>
          <w:lang w:eastAsia="zh-CN"/>
        </w:rPr>
      </w:pPr>
      <w:ins w:id="146" w:author="Mengran Xiao" w:date="2025-06-16T09:22:00Z" w16du:dateUtc="2025-06-16T01:22:00Z">
        <w:r>
          <w:t>RTM Mapping</w:t>
        </w:r>
      </w:ins>
    </w:p>
    <w:p w14:paraId="314B701D" w14:textId="77777777" w:rsidR="00B728C7" w:rsidRDefault="00B728C7" w:rsidP="00B728C7">
      <w:pPr>
        <w:rPr>
          <w:ins w:id="147" w:author="Mengran Xiao" w:date="2025-06-16T09:22:00Z" w16du:dateUtc="2025-06-16T01:22:00Z"/>
          <w:rFonts w:eastAsiaTheme="minorEastAsia"/>
          <w:lang w:eastAsia="zh-CN"/>
        </w:rPr>
      </w:pPr>
    </w:p>
    <w:tbl>
      <w:tblPr>
        <w:tblStyle w:val="af2"/>
        <w:tblW w:w="9535" w:type="dxa"/>
        <w:tblLook w:val="04A0" w:firstRow="1" w:lastRow="0" w:firstColumn="1" w:lastColumn="0" w:noHBand="0" w:noVBand="1"/>
      </w:tblPr>
      <w:tblGrid>
        <w:gridCol w:w="1615"/>
        <w:gridCol w:w="5940"/>
        <w:gridCol w:w="1980"/>
      </w:tblGrid>
      <w:tr w:rsidR="00B728C7" w14:paraId="5911DF4F" w14:textId="77777777">
        <w:trPr>
          <w:ins w:id="148" w:author="Mengran Xiao" w:date="2025-06-16T09:22:00Z"/>
        </w:trPr>
        <w:tc>
          <w:tcPr>
            <w:tcW w:w="1615" w:type="dxa"/>
            <w:shd w:val="clear" w:color="auto" w:fill="9CC2E5" w:themeFill="accent5" w:themeFillTint="99"/>
          </w:tcPr>
          <w:p w14:paraId="3618CD9F" w14:textId="77777777" w:rsidR="00B728C7" w:rsidRDefault="00B728C7">
            <w:pPr>
              <w:rPr>
                <w:ins w:id="149" w:author="Mengran Xiao" w:date="2025-06-16T09:22:00Z" w16du:dateUtc="2025-06-16T01:22:00Z"/>
                <w:rFonts w:eastAsiaTheme="minorEastAsia"/>
                <w:lang w:eastAsia="zh-CN"/>
              </w:rPr>
            </w:pPr>
            <w:ins w:id="150" w:author="Mengran Xiao" w:date="2025-06-16T09:22:00Z" w16du:dateUtc="2025-06-16T01:22:00Z">
              <w:r>
                <w:rPr>
                  <w:rFonts w:eastAsiaTheme="minorEastAsia" w:hint="eastAsia"/>
                  <w:lang w:eastAsia="zh-CN"/>
                </w:rPr>
                <w:t>URS R</w:t>
              </w:r>
              <w:r>
                <w:rPr>
                  <w:rFonts w:eastAsiaTheme="minorEastAsia"/>
                  <w:lang w:eastAsia="zh-CN"/>
                </w:rPr>
                <w:t>e</w:t>
              </w:r>
              <w:r>
                <w:rPr>
                  <w:rFonts w:eastAsiaTheme="minorEastAsia" w:hint="eastAsia"/>
                  <w:lang w:eastAsia="zh-CN"/>
                </w:rPr>
                <w:t>f.</w:t>
              </w:r>
            </w:ins>
          </w:p>
        </w:tc>
        <w:tc>
          <w:tcPr>
            <w:tcW w:w="5940" w:type="dxa"/>
            <w:shd w:val="clear" w:color="auto" w:fill="9CC2E5" w:themeFill="accent5" w:themeFillTint="99"/>
          </w:tcPr>
          <w:p w14:paraId="7095125E" w14:textId="77777777" w:rsidR="00B728C7" w:rsidRDefault="00B728C7">
            <w:pPr>
              <w:rPr>
                <w:ins w:id="151" w:author="Mengran Xiao" w:date="2025-06-16T09:22:00Z" w16du:dateUtc="2025-06-16T01:22:00Z"/>
                <w:rFonts w:eastAsiaTheme="minorEastAsia"/>
                <w:lang w:eastAsia="zh-CN"/>
              </w:rPr>
            </w:pPr>
            <w:ins w:id="152" w:author="Mengran Xiao" w:date="2025-06-16T09:22:00Z" w16du:dateUtc="2025-06-16T01:22:00Z">
              <w:r>
                <w:rPr>
                  <w:rFonts w:eastAsiaTheme="minorEastAsia" w:hint="eastAsia"/>
                  <w:lang w:eastAsia="zh-CN"/>
                </w:rPr>
                <w:t>Requirement</w:t>
              </w:r>
            </w:ins>
          </w:p>
        </w:tc>
        <w:tc>
          <w:tcPr>
            <w:tcW w:w="1980" w:type="dxa"/>
            <w:shd w:val="clear" w:color="auto" w:fill="9CC2E5" w:themeFill="accent5" w:themeFillTint="99"/>
          </w:tcPr>
          <w:p w14:paraId="21EE968A" w14:textId="77777777" w:rsidR="00B728C7" w:rsidRDefault="00B728C7">
            <w:pPr>
              <w:rPr>
                <w:ins w:id="153" w:author="Mengran Xiao" w:date="2025-06-16T09:22:00Z" w16du:dateUtc="2025-06-16T01:22:00Z"/>
                <w:rFonts w:eastAsiaTheme="minorEastAsia"/>
                <w:lang w:eastAsia="zh-CN"/>
              </w:rPr>
            </w:pPr>
            <w:ins w:id="154" w:author="Mengran Xiao" w:date="2025-06-16T09:22:00Z" w16du:dateUtc="2025-06-16T01:22:00Z">
              <w:r>
                <w:rPr>
                  <w:rFonts w:eastAsiaTheme="minorEastAsia" w:hint="eastAsia"/>
                  <w:lang w:eastAsia="zh-CN"/>
                </w:rPr>
                <w:t>Type</w:t>
              </w:r>
            </w:ins>
          </w:p>
        </w:tc>
      </w:tr>
      <w:tr w:rsidR="00733FE7" w14:paraId="4FE04395" w14:textId="77777777">
        <w:trPr>
          <w:ins w:id="155" w:author="Mengran Xiao" w:date="2025-06-16T09:22:00Z"/>
        </w:trPr>
        <w:tc>
          <w:tcPr>
            <w:tcW w:w="1615" w:type="dxa"/>
          </w:tcPr>
          <w:p w14:paraId="1DB0B5DD" w14:textId="5D9C1327" w:rsidR="00733FE7" w:rsidRDefault="00733FE7" w:rsidP="00733FE7">
            <w:pPr>
              <w:rPr>
                <w:ins w:id="156" w:author="Mengran Xiao" w:date="2025-06-16T09:22:00Z" w16du:dateUtc="2025-06-16T01:22:00Z"/>
                <w:rFonts w:eastAsiaTheme="minorEastAsia"/>
                <w:lang w:eastAsia="zh-CN"/>
              </w:rPr>
            </w:pPr>
            <w:ins w:id="157" w:author="Mengran Xiao" w:date="2025-06-16T09:26:00Z" w16du:dateUtc="2025-06-16T01:26:00Z">
              <w:r>
                <w:rPr>
                  <w:rFonts w:ascii="Cambria" w:hAnsi="Cambria" w:cs="Arial"/>
                  <w:sz w:val="22"/>
                  <w:szCs w:val="22"/>
                </w:rPr>
                <w:t>4.1.2.1.4</w:t>
              </w:r>
            </w:ins>
          </w:p>
        </w:tc>
        <w:tc>
          <w:tcPr>
            <w:tcW w:w="5940" w:type="dxa"/>
          </w:tcPr>
          <w:p w14:paraId="1F3DA2CC" w14:textId="4797A585" w:rsidR="00733FE7" w:rsidRDefault="00733FE7" w:rsidP="00733FE7">
            <w:pPr>
              <w:rPr>
                <w:ins w:id="158" w:author="Mengran Xiao" w:date="2025-06-16T09:22:00Z" w16du:dateUtc="2025-06-16T01:22:00Z"/>
                <w:rFonts w:eastAsiaTheme="minorEastAsia"/>
                <w:lang w:eastAsia="zh-CN"/>
              </w:rPr>
            </w:pPr>
            <w:ins w:id="159" w:author="Mengran Xiao" w:date="2025-06-16T09:26:00Z" w16du:dateUtc="2025-06-16T01:26:00Z">
              <w:r>
                <w:rPr>
                  <w:rFonts w:ascii="Cambria" w:hAnsi="Cambria" w:cs="Arial"/>
                  <w:sz w:val="22"/>
                  <w:szCs w:val="22"/>
                </w:rPr>
                <w:t>System shall be able to assign test based on the versatility matrix from OSDP system once integrated.</w:t>
              </w:r>
            </w:ins>
          </w:p>
        </w:tc>
        <w:tc>
          <w:tcPr>
            <w:tcW w:w="1980" w:type="dxa"/>
          </w:tcPr>
          <w:p w14:paraId="1A9B38D7" w14:textId="1FB5BDCE" w:rsidR="00733FE7" w:rsidRDefault="00733FE7" w:rsidP="00733FE7">
            <w:pPr>
              <w:rPr>
                <w:ins w:id="160" w:author="Mengran Xiao" w:date="2025-06-16T09:22:00Z" w16du:dateUtc="2025-06-16T01:22:00Z"/>
                <w:rFonts w:eastAsiaTheme="minorEastAsia"/>
                <w:lang w:eastAsia="zh-CN"/>
              </w:rPr>
            </w:pPr>
            <w:ins w:id="161" w:author="Mengran Xiao" w:date="2025-06-16T09:26:00Z" w16du:dateUtc="2025-06-16T01:26:00Z">
              <w:r>
                <w:rPr>
                  <w:rFonts w:ascii="Cambria" w:hAnsi="Cambria" w:cs="Arial"/>
                  <w:sz w:val="22"/>
                  <w:szCs w:val="22"/>
                </w:rPr>
                <w:t>Customisation</w:t>
              </w:r>
            </w:ins>
          </w:p>
        </w:tc>
      </w:tr>
      <w:tr w:rsidR="00733FE7" w14:paraId="46BC6E58" w14:textId="77777777">
        <w:trPr>
          <w:ins w:id="162" w:author="Mengran Xiao" w:date="2025-06-16T09:22:00Z"/>
        </w:trPr>
        <w:tc>
          <w:tcPr>
            <w:tcW w:w="1615" w:type="dxa"/>
          </w:tcPr>
          <w:p w14:paraId="698D7CCC" w14:textId="1A3F3D30" w:rsidR="00733FE7" w:rsidRPr="006603C1" w:rsidRDefault="00733FE7" w:rsidP="00733FE7">
            <w:pPr>
              <w:rPr>
                <w:ins w:id="163" w:author="Mengran Xiao" w:date="2025-06-16T09:22:00Z" w16du:dateUtc="2025-06-16T01:22:00Z"/>
                <w:rFonts w:eastAsiaTheme="minorEastAsia"/>
                <w:lang w:eastAsia="zh-CN"/>
              </w:rPr>
            </w:pPr>
            <w:ins w:id="164" w:author="Mengran Xiao" w:date="2025-06-16T09:26:00Z" w16du:dateUtc="2025-06-16T01:26:00Z">
              <w:r>
                <w:rPr>
                  <w:rFonts w:ascii="Cambria" w:hAnsi="Cambria" w:cs="Arial"/>
                  <w:sz w:val="22"/>
                  <w:szCs w:val="22"/>
                </w:rPr>
                <w:t>4.2.1.1.12</w:t>
              </w:r>
            </w:ins>
          </w:p>
        </w:tc>
        <w:tc>
          <w:tcPr>
            <w:tcW w:w="5940" w:type="dxa"/>
          </w:tcPr>
          <w:p w14:paraId="73F99DDC" w14:textId="071B1A81" w:rsidR="00733FE7" w:rsidRPr="006603C1" w:rsidRDefault="00733FE7" w:rsidP="00733FE7">
            <w:pPr>
              <w:rPr>
                <w:ins w:id="165" w:author="Mengran Xiao" w:date="2025-06-16T09:22:00Z" w16du:dateUtc="2025-06-16T01:22:00Z"/>
                <w:rFonts w:eastAsiaTheme="minorEastAsia"/>
                <w:lang w:eastAsia="zh-CN"/>
              </w:rPr>
            </w:pPr>
            <w:ins w:id="166" w:author="Mengran Xiao" w:date="2025-06-16T09:26:00Z" w16du:dateUtc="2025-06-16T01:26:00Z">
              <w:r>
                <w:rPr>
                  <w:rFonts w:ascii="Cambria" w:hAnsi="Cambria" w:cs="Arial"/>
                  <w:sz w:val="22"/>
                  <w:szCs w:val="22"/>
                </w:rPr>
                <w:t>System shall be able to assign test based on the versatility matrix from OSDP system once integrated.</w:t>
              </w:r>
            </w:ins>
          </w:p>
        </w:tc>
        <w:tc>
          <w:tcPr>
            <w:tcW w:w="1980" w:type="dxa"/>
          </w:tcPr>
          <w:p w14:paraId="4A29F583" w14:textId="35D485F4" w:rsidR="00733FE7" w:rsidRPr="006603C1" w:rsidRDefault="00733FE7" w:rsidP="00733FE7">
            <w:pPr>
              <w:rPr>
                <w:ins w:id="167" w:author="Mengran Xiao" w:date="2025-06-16T09:22:00Z" w16du:dateUtc="2025-06-16T01:22:00Z"/>
                <w:rFonts w:eastAsiaTheme="minorEastAsia"/>
                <w:lang w:eastAsia="zh-CN"/>
              </w:rPr>
            </w:pPr>
            <w:ins w:id="168" w:author="Mengran Xiao" w:date="2025-06-16T09:26:00Z" w16du:dateUtc="2025-06-16T01:26:00Z">
              <w:r>
                <w:rPr>
                  <w:rFonts w:ascii="Cambria" w:hAnsi="Cambria" w:cs="Arial"/>
                  <w:sz w:val="22"/>
                  <w:szCs w:val="22"/>
                </w:rPr>
                <w:t>Customisation</w:t>
              </w:r>
            </w:ins>
          </w:p>
        </w:tc>
      </w:tr>
      <w:tr w:rsidR="00733FE7" w14:paraId="6CE7FD21" w14:textId="77777777">
        <w:trPr>
          <w:ins w:id="169" w:author="Mengran Xiao" w:date="2025-06-16T09:22:00Z"/>
        </w:trPr>
        <w:tc>
          <w:tcPr>
            <w:tcW w:w="1615" w:type="dxa"/>
          </w:tcPr>
          <w:p w14:paraId="45E1F1F2" w14:textId="3523B93C" w:rsidR="00733FE7" w:rsidRPr="006603C1" w:rsidRDefault="00733FE7" w:rsidP="00733FE7">
            <w:pPr>
              <w:rPr>
                <w:ins w:id="170" w:author="Mengran Xiao" w:date="2025-06-16T09:22:00Z" w16du:dateUtc="2025-06-16T01:22:00Z"/>
                <w:rFonts w:eastAsiaTheme="minorEastAsia"/>
                <w:lang w:eastAsia="zh-CN"/>
              </w:rPr>
            </w:pPr>
            <w:ins w:id="171" w:author="Mengran Xiao" w:date="2025-06-16T09:26:00Z" w16du:dateUtc="2025-06-16T01:26:00Z">
              <w:r>
                <w:rPr>
                  <w:rFonts w:ascii="Cambria" w:hAnsi="Cambria" w:cs="Arial"/>
                  <w:sz w:val="22"/>
                  <w:szCs w:val="22"/>
                </w:rPr>
                <w:t>4.2.1.1.13</w:t>
              </w:r>
            </w:ins>
          </w:p>
        </w:tc>
        <w:tc>
          <w:tcPr>
            <w:tcW w:w="5940" w:type="dxa"/>
          </w:tcPr>
          <w:p w14:paraId="080BB1CD" w14:textId="3685F33C" w:rsidR="00733FE7" w:rsidRPr="006603C1" w:rsidRDefault="00733FE7" w:rsidP="00733FE7">
            <w:pPr>
              <w:rPr>
                <w:ins w:id="172" w:author="Mengran Xiao" w:date="2025-06-16T09:22:00Z" w16du:dateUtc="2025-06-16T01:22:00Z"/>
                <w:rFonts w:eastAsiaTheme="minorEastAsia"/>
                <w:lang w:eastAsia="zh-CN"/>
              </w:rPr>
            </w:pPr>
            <w:ins w:id="173" w:author="Mengran Xiao" w:date="2025-06-16T09:26:00Z" w16du:dateUtc="2025-06-16T01:26:00Z">
              <w:r>
                <w:rPr>
                  <w:rFonts w:ascii="Cambria" w:hAnsi="Cambria" w:cs="Arial"/>
                  <w:sz w:val="22"/>
                  <w:szCs w:val="22"/>
                </w:rPr>
                <w:t>System shall be able to assign test based on the sample status (Waiting to start).</w:t>
              </w:r>
            </w:ins>
          </w:p>
        </w:tc>
        <w:tc>
          <w:tcPr>
            <w:tcW w:w="1980" w:type="dxa"/>
          </w:tcPr>
          <w:p w14:paraId="43B0B3A1" w14:textId="4BD126BA" w:rsidR="00733FE7" w:rsidRPr="006603C1" w:rsidRDefault="00733FE7" w:rsidP="00733FE7">
            <w:pPr>
              <w:rPr>
                <w:ins w:id="174" w:author="Mengran Xiao" w:date="2025-06-16T09:22:00Z" w16du:dateUtc="2025-06-16T01:22:00Z"/>
                <w:rFonts w:eastAsiaTheme="minorEastAsia"/>
                <w:lang w:eastAsia="zh-CN"/>
              </w:rPr>
            </w:pPr>
            <w:ins w:id="175" w:author="Mengran Xiao" w:date="2025-06-16T09:26:00Z" w16du:dateUtc="2025-06-16T01:26:00Z">
              <w:r>
                <w:rPr>
                  <w:rFonts w:ascii="Cambria" w:hAnsi="Cambria" w:cs="Arial"/>
                  <w:sz w:val="22"/>
                  <w:szCs w:val="22"/>
                </w:rPr>
                <w:t>Customisation</w:t>
              </w:r>
            </w:ins>
          </w:p>
        </w:tc>
      </w:tr>
      <w:tr w:rsidR="00733FE7" w14:paraId="0023E766" w14:textId="77777777">
        <w:trPr>
          <w:ins w:id="176" w:author="Mengran Xiao" w:date="2025-06-16T09:22:00Z"/>
        </w:trPr>
        <w:tc>
          <w:tcPr>
            <w:tcW w:w="1615" w:type="dxa"/>
          </w:tcPr>
          <w:p w14:paraId="1AE6CC6F" w14:textId="31C796EC" w:rsidR="00733FE7" w:rsidRPr="006603C1" w:rsidRDefault="00733FE7" w:rsidP="00733FE7">
            <w:pPr>
              <w:rPr>
                <w:ins w:id="177" w:author="Mengran Xiao" w:date="2025-06-16T09:22:00Z" w16du:dateUtc="2025-06-16T01:22:00Z"/>
                <w:rFonts w:eastAsiaTheme="minorEastAsia"/>
                <w:lang w:eastAsia="zh-CN"/>
              </w:rPr>
            </w:pPr>
            <w:ins w:id="178" w:author="Mengran Xiao" w:date="2025-06-16T09:26:00Z" w16du:dateUtc="2025-06-16T01:26:00Z">
              <w:r>
                <w:rPr>
                  <w:rFonts w:ascii="Cambria" w:hAnsi="Cambria" w:cs="Arial"/>
                  <w:sz w:val="22"/>
                  <w:szCs w:val="22"/>
                </w:rPr>
                <w:t>4.2.1.1.14</w:t>
              </w:r>
            </w:ins>
          </w:p>
        </w:tc>
        <w:tc>
          <w:tcPr>
            <w:tcW w:w="5940" w:type="dxa"/>
          </w:tcPr>
          <w:p w14:paraId="233D721A" w14:textId="50F59E0C" w:rsidR="00733FE7" w:rsidRPr="006603C1" w:rsidRDefault="00733FE7" w:rsidP="00733FE7">
            <w:pPr>
              <w:rPr>
                <w:ins w:id="179" w:author="Mengran Xiao" w:date="2025-06-16T09:22:00Z" w16du:dateUtc="2025-06-16T01:22:00Z"/>
                <w:rFonts w:eastAsiaTheme="minorEastAsia"/>
                <w:lang w:eastAsia="zh-CN"/>
              </w:rPr>
            </w:pPr>
            <w:ins w:id="180" w:author="Mengran Xiao" w:date="2025-06-16T09:26:00Z" w16du:dateUtc="2025-06-16T01:26:00Z">
              <w:r>
                <w:rPr>
                  <w:rFonts w:ascii="Cambria" w:hAnsi="Cambria" w:cs="Arial"/>
                  <w:sz w:val="22"/>
                  <w:szCs w:val="22"/>
                </w:rPr>
                <w:t>System shall be able to auto assign for the current date based on the schedule configured.</w:t>
              </w:r>
            </w:ins>
          </w:p>
        </w:tc>
        <w:tc>
          <w:tcPr>
            <w:tcW w:w="1980" w:type="dxa"/>
          </w:tcPr>
          <w:p w14:paraId="074F16A2" w14:textId="79BD02AE" w:rsidR="00733FE7" w:rsidRPr="006603C1" w:rsidRDefault="00733FE7" w:rsidP="00733FE7">
            <w:pPr>
              <w:rPr>
                <w:ins w:id="181" w:author="Mengran Xiao" w:date="2025-06-16T09:22:00Z" w16du:dateUtc="2025-06-16T01:22:00Z"/>
                <w:rFonts w:eastAsiaTheme="minorEastAsia"/>
                <w:lang w:eastAsia="zh-CN"/>
              </w:rPr>
            </w:pPr>
            <w:ins w:id="182" w:author="Mengran Xiao" w:date="2025-06-16T09:26:00Z" w16du:dateUtc="2025-06-16T01:26:00Z">
              <w:r>
                <w:rPr>
                  <w:rFonts w:ascii="Cambria" w:hAnsi="Cambria" w:cs="Arial"/>
                  <w:sz w:val="22"/>
                  <w:szCs w:val="22"/>
                </w:rPr>
                <w:t>Customisation</w:t>
              </w:r>
            </w:ins>
          </w:p>
        </w:tc>
      </w:tr>
      <w:tr w:rsidR="00733FE7" w14:paraId="312E10C0" w14:textId="77777777">
        <w:trPr>
          <w:ins w:id="183" w:author="Mengran Xiao" w:date="2025-06-16T09:25:00Z"/>
        </w:trPr>
        <w:tc>
          <w:tcPr>
            <w:tcW w:w="1615" w:type="dxa"/>
          </w:tcPr>
          <w:p w14:paraId="00D9A519" w14:textId="631CC29F" w:rsidR="00733FE7" w:rsidRPr="001431D0" w:rsidRDefault="00733FE7" w:rsidP="00733FE7">
            <w:pPr>
              <w:rPr>
                <w:ins w:id="184" w:author="Mengran Xiao" w:date="2025-06-16T09:25:00Z" w16du:dateUtc="2025-06-16T01:25:00Z"/>
              </w:rPr>
            </w:pPr>
            <w:ins w:id="185" w:author="Mengran Xiao" w:date="2025-06-16T09:26:00Z" w16du:dateUtc="2025-06-16T01:26:00Z">
              <w:r>
                <w:rPr>
                  <w:rFonts w:ascii="Cambria" w:hAnsi="Cambria" w:cs="Arial"/>
                  <w:sz w:val="22"/>
                  <w:szCs w:val="22"/>
                </w:rPr>
                <w:t>4.2.1.1.15</w:t>
              </w:r>
            </w:ins>
          </w:p>
        </w:tc>
        <w:tc>
          <w:tcPr>
            <w:tcW w:w="5940" w:type="dxa"/>
          </w:tcPr>
          <w:p w14:paraId="389F728B" w14:textId="61633FE0" w:rsidR="00733FE7" w:rsidRPr="001431D0" w:rsidRDefault="00733FE7" w:rsidP="00733FE7">
            <w:pPr>
              <w:rPr>
                <w:ins w:id="186" w:author="Mengran Xiao" w:date="2025-06-16T09:25:00Z" w16du:dateUtc="2025-06-16T01:25:00Z"/>
              </w:rPr>
            </w:pPr>
            <w:ins w:id="187" w:author="Mengran Xiao" w:date="2025-06-16T09:26:00Z" w16du:dateUtc="2025-06-16T01:26:00Z">
              <w:r>
                <w:rPr>
                  <w:rFonts w:ascii="Cambria" w:hAnsi="Cambria" w:cs="Arial"/>
                  <w:sz w:val="22"/>
                  <w:szCs w:val="22"/>
                </w:rPr>
                <w:t>System shall be able to monitor samples on a certain interval basis and assign it.</w:t>
              </w:r>
            </w:ins>
          </w:p>
        </w:tc>
        <w:tc>
          <w:tcPr>
            <w:tcW w:w="1980" w:type="dxa"/>
          </w:tcPr>
          <w:p w14:paraId="57FA1CC2" w14:textId="379666B7" w:rsidR="00733FE7" w:rsidRPr="006603C1" w:rsidRDefault="00733FE7" w:rsidP="00733FE7">
            <w:pPr>
              <w:rPr>
                <w:ins w:id="188" w:author="Mengran Xiao" w:date="2025-06-16T09:25:00Z" w16du:dateUtc="2025-06-16T01:25:00Z"/>
                <w:rFonts w:eastAsiaTheme="minorEastAsia"/>
                <w:lang w:eastAsia="zh-CN"/>
              </w:rPr>
            </w:pPr>
            <w:ins w:id="189" w:author="Mengran Xiao" w:date="2025-06-16T09:26:00Z" w16du:dateUtc="2025-06-16T01:26:00Z">
              <w:r>
                <w:rPr>
                  <w:rFonts w:ascii="Cambria" w:hAnsi="Cambria" w:cs="Arial"/>
                  <w:sz w:val="22"/>
                  <w:szCs w:val="22"/>
                </w:rPr>
                <w:t>Customisation</w:t>
              </w:r>
            </w:ins>
          </w:p>
        </w:tc>
      </w:tr>
      <w:tr w:rsidR="00733FE7" w14:paraId="6C89EB8B" w14:textId="77777777">
        <w:trPr>
          <w:ins w:id="190" w:author="Mengran Xiao" w:date="2025-06-16T09:25:00Z"/>
        </w:trPr>
        <w:tc>
          <w:tcPr>
            <w:tcW w:w="1615" w:type="dxa"/>
          </w:tcPr>
          <w:p w14:paraId="1558F27F" w14:textId="1FEF5B5D" w:rsidR="00733FE7" w:rsidRPr="001431D0" w:rsidRDefault="00733FE7" w:rsidP="00733FE7">
            <w:pPr>
              <w:rPr>
                <w:ins w:id="191" w:author="Mengran Xiao" w:date="2025-06-16T09:25:00Z" w16du:dateUtc="2025-06-16T01:25:00Z"/>
              </w:rPr>
            </w:pPr>
            <w:ins w:id="192" w:author="Mengran Xiao" w:date="2025-06-16T09:26:00Z" w16du:dateUtc="2025-06-16T01:26:00Z">
              <w:r>
                <w:rPr>
                  <w:rFonts w:ascii="Cambria" w:hAnsi="Cambria" w:cs="Arial"/>
                  <w:sz w:val="22"/>
                  <w:szCs w:val="22"/>
                </w:rPr>
                <w:t>4.2.1.1.17</w:t>
              </w:r>
            </w:ins>
          </w:p>
        </w:tc>
        <w:tc>
          <w:tcPr>
            <w:tcW w:w="5940" w:type="dxa"/>
          </w:tcPr>
          <w:p w14:paraId="105B9F2C" w14:textId="3C90D34E" w:rsidR="00733FE7" w:rsidRPr="001431D0" w:rsidRDefault="00733FE7" w:rsidP="00733FE7">
            <w:pPr>
              <w:rPr>
                <w:ins w:id="193" w:author="Mengran Xiao" w:date="2025-06-16T09:25:00Z" w16du:dateUtc="2025-06-16T01:25:00Z"/>
              </w:rPr>
            </w:pPr>
            <w:ins w:id="194" w:author="Mengran Xiao" w:date="2025-06-16T09:26:00Z" w16du:dateUtc="2025-06-16T01:26:00Z">
              <w:r>
                <w:rPr>
                  <w:rFonts w:ascii="Cambria" w:hAnsi="Cambria" w:cs="Arial"/>
                  <w:sz w:val="22"/>
                  <w:szCs w:val="22"/>
                </w:rPr>
                <w:t>System shall be able to assign samples based on SAP test skip lot rules.</w:t>
              </w:r>
            </w:ins>
          </w:p>
        </w:tc>
        <w:tc>
          <w:tcPr>
            <w:tcW w:w="1980" w:type="dxa"/>
          </w:tcPr>
          <w:p w14:paraId="25F614D5" w14:textId="1B072CFB" w:rsidR="00733FE7" w:rsidRPr="006603C1" w:rsidRDefault="00733FE7" w:rsidP="00733FE7">
            <w:pPr>
              <w:rPr>
                <w:ins w:id="195" w:author="Mengran Xiao" w:date="2025-06-16T09:25:00Z" w16du:dateUtc="2025-06-16T01:25:00Z"/>
                <w:rFonts w:eastAsiaTheme="minorEastAsia"/>
                <w:lang w:eastAsia="zh-CN"/>
              </w:rPr>
            </w:pPr>
            <w:ins w:id="196" w:author="Mengran Xiao" w:date="2025-06-16T09:26:00Z" w16du:dateUtc="2025-06-16T01:26:00Z">
              <w:r>
                <w:rPr>
                  <w:rFonts w:ascii="Cambria" w:hAnsi="Cambria" w:cs="Arial"/>
                  <w:sz w:val="22"/>
                  <w:szCs w:val="22"/>
                </w:rPr>
                <w:t>Customisation</w:t>
              </w:r>
            </w:ins>
          </w:p>
        </w:tc>
      </w:tr>
      <w:tr w:rsidR="00733FE7" w14:paraId="1158404E" w14:textId="77777777">
        <w:trPr>
          <w:ins w:id="197" w:author="Mengran Xiao" w:date="2025-06-16T09:25:00Z"/>
        </w:trPr>
        <w:tc>
          <w:tcPr>
            <w:tcW w:w="1615" w:type="dxa"/>
          </w:tcPr>
          <w:p w14:paraId="7F47EB60" w14:textId="7D556442" w:rsidR="00733FE7" w:rsidRPr="001431D0" w:rsidRDefault="00733FE7" w:rsidP="00733FE7">
            <w:pPr>
              <w:rPr>
                <w:ins w:id="198" w:author="Mengran Xiao" w:date="2025-06-16T09:25:00Z" w16du:dateUtc="2025-06-16T01:25:00Z"/>
              </w:rPr>
            </w:pPr>
            <w:ins w:id="199" w:author="Mengran Xiao" w:date="2025-06-16T09:26:00Z" w16du:dateUtc="2025-06-16T01:26:00Z">
              <w:r>
                <w:rPr>
                  <w:rFonts w:ascii="Cambria" w:hAnsi="Cambria" w:cs="Arial"/>
                  <w:sz w:val="22"/>
                  <w:szCs w:val="22"/>
                </w:rPr>
                <w:t>4.2.1.1.18</w:t>
              </w:r>
            </w:ins>
          </w:p>
        </w:tc>
        <w:tc>
          <w:tcPr>
            <w:tcW w:w="5940" w:type="dxa"/>
          </w:tcPr>
          <w:p w14:paraId="051DBC9D" w14:textId="4FF43854" w:rsidR="00733FE7" w:rsidRPr="001431D0" w:rsidRDefault="00733FE7" w:rsidP="00733FE7">
            <w:pPr>
              <w:rPr>
                <w:ins w:id="200" w:author="Mengran Xiao" w:date="2025-06-16T09:25:00Z" w16du:dateUtc="2025-06-16T01:25:00Z"/>
              </w:rPr>
            </w:pPr>
            <w:ins w:id="201" w:author="Mengran Xiao" w:date="2025-06-16T09:26:00Z" w16du:dateUtc="2025-06-16T01:26:00Z">
              <w:r>
                <w:rPr>
                  <w:rFonts w:ascii="Cambria" w:hAnsi="Cambria" w:cs="Arial"/>
                  <w:sz w:val="22"/>
                  <w:szCs w:val="22"/>
                </w:rPr>
                <w:t>System shall be able to assign samples based on other pending QC works.</w:t>
              </w:r>
            </w:ins>
          </w:p>
        </w:tc>
        <w:tc>
          <w:tcPr>
            <w:tcW w:w="1980" w:type="dxa"/>
          </w:tcPr>
          <w:p w14:paraId="60D97487" w14:textId="6721CE32" w:rsidR="00733FE7" w:rsidRPr="006603C1" w:rsidRDefault="00733FE7" w:rsidP="00733FE7">
            <w:pPr>
              <w:rPr>
                <w:ins w:id="202" w:author="Mengran Xiao" w:date="2025-06-16T09:25:00Z" w16du:dateUtc="2025-06-16T01:25:00Z"/>
                <w:rFonts w:eastAsiaTheme="minorEastAsia"/>
                <w:lang w:eastAsia="zh-CN"/>
              </w:rPr>
            </w:pPr>
            <w:ins w:id="203" w:author="Mengran Xiao" w:date="2025-06-16T09:26:00Z" w16du:dateUtc="2025-06-16T01:26:00Z">
              <w:r>
                <w:rPr>
                  <w:rFonts w:ascii="Cambria" w:hAnsi="Cambria" w:cs="Arial"/>
                  <w:sz w:val="22"/>
                  <w:szCs w:val="22"/>
                </w:rPr>
                <w:t>Customisation</w:t>
              </w:r>
            </w:ins>
          </w:p>
        </w:tc>
      </w:tr>
      <w:tr w:rsidR="00733FE7" w14:paraId="4B82E0AD" w14:textId="77777777">
        <w:trPr>
          <w:ins w:id="204" w:author="Mengran Xiao" w:date="2025-06-16T09:25:00Z"/>
        </w:trPr>
        <w:tc>
          <w:tcPr>
            <w:tcW w:w="1615" w:type="dxa"/>
          </w:tcPr>
          <w:p w14:paraId="3C331B14" w14:textId="16F052A5" w:rsidR="00733FE7" w:rsidRPr="001431D0" w:rsidRDefault="00733FE7" w:rsidP="00733FE7">
            <w:pPr>
              <w:rPr>
                <w:ins w:id="205" w:author="Mengran Xiao" w:date="2025-06-16T09:25:00Z" w16du:dateUtc="2025-06-16T01:25:00Z"/>
              </w:rPr>
            </w:pPr>
            <w:ins w:id="206" w:author="Mengran Xiao" w:date="2025-06-16T09:26:00Z" w16du:dateUtc="2025-06-16T01:26:00Z">
              <w:r>
                <w:rPr>
                  <w:rFonts w:ascii="Cambria" w:hAnsi="Cambria" w:cs="Arial"/>
                  <w:sz w:val="22"/>
                  <w:szCs w:val="22"/>
                </w:rPr>
                <w:t>4.2.1.2.1</w:t>
              </w:r>
            </w:ins>
          </w:p>
        </w:tc>
        <w:tc>
          <w:tcPr>
            <w:tcW w:w="5940" w:type="dxa"/>
          </w:tcPr>
          <w:p w14:paraId="0FA29C0B" w14:textId="1C9F4ECC" w:rsidR="00733FE7" w:rsidRPr="001431D0" w:rsidRDefault="00733FE7" w:rsidP="00733FE7">
            <w:pPr>
              <w:rPr>
                <w:ins w:id="207" w:author="Mengran Xiao" w:date="2025-06-16T09:25:00Z" w16du:dateUtc="2025-06-16T01:25:00Z"/>
              </w:rPr>
            </w:pPr>
            <w:ins w:id="208" w:author="Mengran Xiao" w:date="2025-06-16T09:26:00Z" w16du:dateUtc="2025-06-16T01:26:00Z">
              <w:r>
                <w:rPr>
                  <w:rFonts w:ascii="Cambria" w:hAnsi="Cambria" w:cs="Arial"/>
                  <w:sz w:val="22"/>
                  <w:szCs w:val="22"/>
                </w:rPr>
                <w:t>System shall be able to modify schedule.</w:t>
              </w:r>
            </w:ins>
          </w:p>
        </w:tc>
        <w:tc>
          <w:tcPr>
            <w:tcW w:w="1980" w:type="dxa"/>
          </w:tcPr>
          <w:p w14:paraId="6C491A4D" w14:textId="269EAD32" w:rsidR="00733FE7" w:rsidRPr="006603C1" w:rsidRDefault="00733FE7" w:rsidP="00733FE7">
            <w:pPr>
              <w:rPr>
                <w:ins w:id="209" w:author="Mengran Xiao" w:date="2025-06-16T09:25:00Z" w16du:dateUtc="2025-06-16T01:25:00Z"/>
                <w:rFonts w:eastAsiaTheme="minorEastAsia"/>
                <w:lang w:eastAsia="zh-CN"/>
              </w:rPr>
            </w:pPr>
            <w:ins w:id="210" w:author="Mengran Xiao" w:date="2025-06-16T09:26:00Z" w16du:dateUtc="2025-06-16T01:26:00Z">
              <w:r>
                <w:rPr>
                  <w:rFonts w:ascii="Cambria" w:hAnsi="Cambria" w:cs="Arial"/>
                  <w:sz w:val="22"/>
                  <w:szCs w:val="22"/>
                </w:rPr>
                <w:t>Customisation</w:t>
              </w:r>
            </w:ins>
          </w:p>
        </w:tc>
      </w:tr>
      <w:tr w:rsidR="00733FE7" w14:paraId="467EF75F" w14:textId="77777777">
        <w:trPr>
          <w:ins w:id="211" w:author="Mengran Xiao" w:date="2025-06-16T09:25:00Z"/>
        </w:trPr>
        <w:tc>
          <w:tcPr>
            <w:tcW w:w="1615" w:type="dxa"/>
          </w:tcPr>
          <w:p w14:paraId="201ADD0C" w14:textId="30671CC6" w:rsidR="00733FE7" w:rsidRPr="001431D0" w:rsidRDefault="00733FE7" w:rsidP="00733FE7">
            <w:pPr>
              <w:rPr>
                <w:ins w:id="212" w:author="Mengran Xiao" w:date="2025-06-16T09:25:00Z" w16du:dateUtc="2025-06-16T01:25:00Z"/>
              </w:rPr>
            </w:pPr>
            <w:ins w:id="213" w:author="Mengran Xiao" w:date="2025-06-16T09:26:00Z" w16du:dateUtc="2025-06-16T01:26:00Z">
              <w:r>
                <w:rPr>
                  <w:rFonts w:ascii="Cambria" w:hAnsi="Cambria" w:cs="Arial"/>
                  <w:sz w:val="22"/>
                  <w:szCs w:val="22"/>
                </w:rPr>
                <w:t>4.2.1.3.1</w:t>
              </w:r>
            </w:ins>
          </w:p>
        </w:tc>
        <w:tc>
          <w:tcPr>
            <w:tcW w:w="5940" w:type="dxa"/>
          </w:tcPr>
          <w:p w14:paraId="419ED37A" w14:textId="7EC7A7F3" w:rsidR="00733FE7" w:rsidRPr="001431D0" w:rsidRDefault="00733FE7" w:rsidP="00733FE7">
            <w:pPr>
              <w:rPr>
                <w:ins w:id="214" w:author="Mengran Xiao" w:date="2025-06-16T09:25:00Z" w16du:dateUtc="2025-06-16T01:25:00Z"/>
              </w:rPr>
            </w:pPr>
            <w:ins w:id="215" w:author="Mengran Xiao" w:date="2025-06-16T09:26:00Z" w16du:dateUtc="2025-06-16T01:26:00Z">
              <w:r>
                <w:rPr>
                  <w:rFonts w:ascii="Cambria" w:hAnsi="Cambria" w:cs="Arial"/>
                  <w:sz w:val="22"/>
                  <w:szCs w:val="22"/>
                </w:rPr>
                <w:t>System shall be able to allow key user modify task based on urgency test.</w:t>
              </w:r>
            </w:ins>
          </w:p>
        </w:tc>
        <w:tc>
          <w:tcPr>
            <w:tcW w:w="1980" w:type="dxa"/>
          </w:tcPr>
          <w:p w14:paraId="0523B90E" w14:textId="4C83152E" w:rsidR="00733FE7" w:rsidRPr="006603C1" w:rsidRDefault="00733FE7" w:rsidP="00733FE7">
            <w:pPr>
              <w:rPr>
                <w:ins w:id="216" w:author="Mengran Xiao" w:date="2025-06-16T09:25:00Z" w16du:dateUtc="2025-06-16T01:25:00Z"/>
                <w:rFonts w:eastAsiaTheme="minorEastAsia"/>
                <w:lang w:eastAsia="zh-CN"/>
              </w:rPr>
            </w:pPr>
            <w:ins w:id="217" w:author="Mengran Xiao" w:date="2025-06-16T09:26:00Z" w16du:dateUtc="2025-06-16T01:26:00Z">
              <w:r>
                <w:rPr>
                  <w:rFonts w:ascii="Cambria" w:hAnsi="Cambria" w:cs="Arial"/>
                  <w:sz w:val="22"/>
                  <w:szCs w:val="22"/>
                </w:rPr>
                <w:t>Configuration</w:t>
              </w:r>
            </w:ins>
          </w:p>
        </w:tc>
      </w:tr>
      <w:tr w:rsidR="00733FE7" w14:paraId="322D9F95" w14:textId="77777777">
        <w:trPr>
          <w:ins w:id="218" w:author="Mengran Xiao" w:date="2025-06-16T09:25:00Z"/>
        </w:trPr>
        <w:tc>
          <w:tcPr>
            <w:tcW w:w="1615" w:type="dxa"/>
          </w:tcPr>
          <w:p w14:paraId="41982FF0" w14:textId="5BD061F2" w:rsidR="00733FE7" w:rsidRPr="001431D0" w:rsidRDefault="00733FE7" w:rsidP="00733FE7">
            <w:pPr>
              <w:rPr>
                <w:ins w:id="219" w:author="Mengran Xiao" w:date="2025-06-16T09:25:00Z" w16du:dateUtc="2025-06-16T01:25:00Z"/>
              </w:rPr>
            </w:pPr>
            <w:ins w:id="220" w:author="Mengran Xiao" w:date="2025-06-16T09:26:00Z" w16du:dateUtc="2025-06-16T01:26:00Z">
              <w:r>
                <w:rPr>
                  <w:rFonts w:ascii="Cambria" w:hAnsi="Cambria" w:cs="Arial"/>
                  <w:sz w:val="22"/>
                  <w:szCs w:val="22"/>
                </w:rPr>
                <w:t>4.2.1.4.2</w:t>
              </w:r>
            </w:ins>
          </w:p>
        </w:tc>
        <w:tc>
          <w:tcPr>
            <w:tcW w:w="5940" w:type="dxa"/>
          </w:tcPr>
          <w:p w14:paraId="0673F198" w14:textId="644A71C1" w:rsidR="00733FE7" w:rsidRPr="001431D0" w:rsidRDefault="00733FE7" w:rsidP="00733FE7">
            <w:pPr>
              <w:rPr>
                <w:ins w:id="221" w:author="Mengran Xiao" w:date="2025-06-16T09:25:00Z" w16du:dateUtc="2025-06-16T01:25:00Z"/>
              </w:rPr>
            </w:pPr>
            <w:ins w:id="222" w:author="Mengran Xiao" w:date="2025-06-16T09:26:00Z" w16du:dateUtc="2025-06-16T01:26:00Z">
              <w:r>
                <w:rPr>
                  <w:rFonts w:ascii="Cambria" w:hAnsi="Cambria" w:cs="Arial"/>
                  <w:sz w:val="22"/>
                  <w:szCs w:val="22"/>
                </w:rPr>
                <w:t xml:space="preserve">System shall be </w:t>
              </w:r>
              <w:proofErr w:type="gramStart"/>
              <w:r>
                <w:rPr>
                  <w:rFonts w:ascii="Cambria" w:hAnsi="Cambria" w:cs="Arial"/>
                  <w:sz w:val="22"/>
                  <w:szCs w:val="22"/>
                </w:rPr>
                <w:t>follow</w:t>
              </w:r>
              <w:proofErr w:type="gramEnd"/>
              <w:r>
                <w:rPr>
                  <w:rFonts w:ascii="Cambria" w:hAnsi="Cambria" w:cs="Arial"/>
                  <w:sz w:val="22"/>
                  <w:szCs w:val="22"/>
                </w:rPr>
                <w:t xml:space="preserve"> FIFO rules based on sample receiving date when assigning tasks.</w:t>
              </w:r>
            </w:ins>
          </w:p>
        </w:tc>
        <w:tc>
          <w:tcPr>
            <w:tcW w:w="1980" w:type="dxa"/>
          </w:tcPr>
          <w:p w14:paraId="2907FACF" w14:textId="16FAE816" w:rsidR="00733FE7" w:rsidRPr="006603C1" w:rsidRDefault="00733FE7" w:rsidP="00733FE7">
            <w:pPr>
              <w:rPr>
                <w:ins w:id="223" w:author="Mengran Xiao" w:date="2025-06-16T09:25:00Z" w16du:dateUtc="2025-06-16T01:25:00Z"/>
                <w:rFonts w:eastAsiaTheme="minorEastAsia"/>
                <w:lang w:eastAsia="zh-CN"/>
              </w:rPr>
            </w:pPr>
            <w:ins w:id="224" w:author="Mengran Xiao" w:date="2025-06-16T09:26:00Z" w16du:dateUtc="2025-06-16T01:26:00Z">
              <w:r>
                <w:rPr>
                  <w:rFonts w:ascii="Cambria" w:hAnsi="Cambria" w:cs="Arial"/>
                  <w:sz w:val="22"/>
                  <w:szCs w:val="22"/>
                </w:rPr>
                <w:t>Customisation</w:t>
              </w:r>
            </w:ins>
          </w:p>
        </w:tc>
      </w:tr>
      <w:tr w:rsidR="00733FE7" w14:paraId="52E62373" w14:textId="77777777">
        <w:trPr>
          <w:ins w:id="225" w:author="Mengran Xiao" w:date="2025-06-16T09:25:00Z"/>
        </w:trPr>
        <w:tc>
          <w:tcPr>
            <w:tcW w:w="1615" w:type="dxa"/>
          </w:tcPr>
          <w:p w14:paraId="248EBBF4" w14:textId="32A647D8" w:rsidR="00733FE7" w:rsidRPr="001431D0" w:rsidRDefault="00733FE7" w:rsidP="00733FE7">
            <w:pPr>
              <w:rPr>
                <w:ins w:id="226" w:author="Mengran Xiao" w:date="2025-06-16T09:25:00Z" w16du:dateUtc="2025-06-16T01:25:00Z"/>
              </w:rPr>
            </w:pPr>
            <w:ins w:id="227" w:author="Mengran Xiao" w:date="2025-06-16T09:26:00Z" w16du:dateUtc="2025-06-16T01:26:00Z">
              <w:r>
                <w:rPr>
                  <w:rFonts w:ascii="Cambria" w:hAnsi="Cambria" w:cs="Arial"/>
                  <w:sz w:val="22"/>
                  <w:szCs w:val="22"/>
                </w:rPr>
                <w:t>4.2.1.5.1</w:t>
              </w:r>
            </w:ins>
          </w:p>
        </w:tc>
        <w:tc>
          <w:tcPr>
            <w:tcW w:w="5940" w:type="dxa"/>
          </w:tcPr>
          <w:p w14:paraId="12CD4C41" w14:textId="301EF79F" w:rsidR="00733FE7" w:rsidRPr="001431D0" w:rsidRDefault="00733FE7" w:rsidP="00733FE7">
            <w:pPr>
              <w:rPr>
                <w:ins w:id="228" w:author="Mengran Xiao" w:date="2025-06-16T09:25:00Z" w16du:dateUtc="2025-06-16T01:25:00Z"/>
              </w:rPr>
            </w:pPr>
            <w:ins w:id="229" w:author="Mengran Xiao" w:date="2025-06-16T09:26:00Z" w16du:dateUtc="2025-06-16T01:26:00Z">
              <w:r>
                <w:rPr>
                  <w:rFonts w:ascii="Cambria" w:hAnsi="Cambria" w:cs="Arial"/>
                  <w:sz w:val="22"/>
                  <w:szCs w:val="22"/>
                </w:rPr>
                <w:t>System shall assign task based on priority rules once sample arrives.</w:t>
              </w:r>
            </w:ins>
          </w:p>
        </w:tc>
        <w:tc>
          <w:tcPr>
            <w:tcW w:w="1980" w:type="dxa"/>
          </w:tcPr>
          <w:p w14:paraId="68F3252D" w14:textId="2F0E538C" w:rsidR="00733FE7" w:rsidRPr="006603C1" w:rsidRDefault="00733FE7" w:rsidP="00733FE7">
            <w:pPr>
              <w:rPr>
                <w:ins w:id="230" w:author="Mengran Xiao" w:date="2025-06-16T09:25:00Z" w16du:dateUtc="2025-06-16T01:25:00Z"/>
                <w:rFonts w:eastAsiaTheme="minorEastAsia"/>
                <w:lang w:eastAsia="zh-CN"/>
              </w:rPr>
            </w:pPr>
            <w:ins w:id="231" w:author="Mengran Xiao" w:date="2025-06-16T09:26:00Z" w16du:dateUtc="2025-06-16T01:26:00Z">
              <w:r>
                <w:rPr>
                  <w:rFonts w:ascii="Cambria" w:hAnsi="Cambria" w:cs="Arial"/>
                  <w:sz w:val="22"/>
                  <w:szCs w:val="22"/>
                </w:rPr>
                <w:t>Customisation</w:t>
              </w:r>
            </w:ins>
          </w:p>
        </w:tc>
      </w:tr>
      <w:tr w:rsidR="00733FE7" w14:paraId="566A2E09" w14:textId="77777777">
        <w:trPr>
          <w:ins w:id="232" w:author="Mengran Xiao" w:date="2025-06-16T09:25:00Z"/>
        </w:trPr>
        <w:tc>
          <w:tcPr>
            <w:tcW w:w="1615" w:type="dxa"/>
          </w:tcPr>
          <w:p w14:paraId="00CDB648" w14:textId="53A7F1F5" w:rsidR="00733FE7" w:rsidRPr="001431D0" w:rsidRDefault="00733FE7" w:rsidP="00733FE7">
            <w:pPr>
              <w:rPr>
                <w:ins w:id="233" w:author="Mengran Xiao" w:date="2025-06-16T09:25:00Z" w16du:dateUtc="2025-06-16T01:25:00Z"/>
              </w:rPr>
            </w:pPr>
            <w:ins w:id="234" w:author="Mengran Xiao" w:date="2025-06-16T09:26:00Z" w16du:dateUtc="2025-06-16T01:26:00Z">
              <w:r>
                <w:rPr>
                  <w:rFonts w:ascii="Cambria" w:hAnsi="Cambria" w:cs="Arial"/>
                  <w:sz w:val="22"/>
                  <w:szCs w:val="22"/>
                </w:rPr>
                <w:t>4.2.1.6.1</w:t>
              </w:r>
            </w:ins>
          </w:p>
        </w:tc>
        <w:tc>
          <w:tcPr>
            <w:tcW w:w="5940" w:type="dxa"/>
          </w:tcPr>
          <w:p w14:paraId="6ED68E5E" w14:textId="6CFA2482" w:rsidR="00733FE7" w:rsidRPr="001431D0" w:rsidRDefault="00733FE7" w:rsidP="00733FE7">
            <w:pPr>
              <w:rPr>
                <w:ins w:id="235" w:author="Mengran Xiao" w:date="2025-06-16T09:25:00Z" w16du:dateUtc="2025-06-16T01:25:00Z"/>
              </w:rPr>
            </w:pPr>
            <w:ins w:id="236" w:author="Mengran Xiao" w:date="2025-06-16T09:26:00Z" w16du:dateUtc="2025-06-16T01:26:00Z">
              <w:r>
                <w:rPr>
                  <w:rFonts w:ascii="Cambria" w:hAnsi="Cambria" w:cs="Arial"/>
                  <w:sz w:val="22"/>
                  <w:szCs w:val="22"/>
                </w:rPr>
                <w:t>System shall allow to create tasks based on calendar schedule.</w:t>
              </w:r>
            </w:ins>
          </w:p>
        </w:tc>
        <w:tc>
          <w:tcPr>
            <w:tcW w:w="1980" w:type="dxa"/>
          </w:tcPr>
          <w:p w14:paraId="38209E6B" w14:textId="53578DA1" w:rsidR="00733FE7" w:rsidRPr="006603C1" w:rsidRDefault="00733FE7" w:rsidP="00733FE7">
            <w:pPr>
              <w:rPr>
                <w:ins w:id="237" w:author="Mengran Xiao" w:date="2025-06-16T09:25:00Z" w16du:dateUtc="2025-06-16T01:25:00Z"/>
                <w:rFonts w:eastAsiaTheme="minorEastAsia"/>
                <w:lang w:eastAsia="zh-CN"/>
              </w:rPr>
            </w:pPr>
            <w:ins w:id="238" w:author="Mengran Xiao" w:date="2025-06-16T09:26:00Z" w16du:dateUtc="2025-06-16T01:26:00Z">
              <w:r>
                <w:rPr>
                  <w:rFonts w:ascii="Cambria" w:hAnsi="Cambria" w:cs="Arial"/>
                  <w:sz w:val="22"/>
                  <w:szCs w:val="22"/>
                </w:rPr>
                <w:t>Customisation</w:t>
              </w:r>
            </w:ins>
          </w:p>
        </w:tc>
      </w:tr>
      <w:tr w:rsidR="00733FE7" w14:paraId="26E229A6" w14:textId="77777777">
        <w:trPr>
          <w:ins w:id="239" w:author="Mengran Xiao" w:date="2025-06-16T09:25:00Z"/>
        </w:trPr>
        <w:tc>
          <w:tcPr>
            <w:tcW w:w="1615" w:type="dxa"/>
          </w:tcPr>
          <w:p w14:paraId="0C756430" w14:textId="60E143CF" w:rsidR="00733FE7" w:rsidRPr="001431D0" w:rsidRDefault="00733FE7" w:rsidP="00733FE7">
            <w:pPr>
              <w:rPr>
                <w:ins w:id="240" w:author="Mengran Xiao" w:date="2025-06-16T09:25:00Z" w16du:dateUtc="2025-06-16T01:25:00Z"/>
              </w:rPr>
            </w:pPr>
            <w:ins w:id="241" w:author="Mengran Xiao" w:date="2025-06-16T09:26:00Z" w16du:dateUtc="2025-06-16T01:26:00Z">
              <w:r>
                <w:rPr>
                  <w:rFonts w:ascii="Cambria" w:hAnsi="Cambria" w:cs="Arial"/>
                  <w:sz w:val="22"/>
                  <w:szCs w:val="22"/>
                </w:rPr>
                <w:t>4.2.1.9.1</w:t>
              </w:r>
            </w:ins>
          </w:p>
        </w:tc>
        <w:tc>
          <w:tcPr>
            <w:tcW w:w="5940" w:type="dxa"/>
          </w:tcPr>
          <w:p w14:paraId="0E913AF1" w14:textId="3CF352BC" w:rsidR="00733FE7" w:rsidRPr="001431D0" w:rsidRDefault="00733FE7" w:rsidP="00733FE7">
            <w:pPr>
              <w:rPr>
                <w:ins w:id="242" w:author="Mengran Xiao" w:date="2025-06-16T09:25:00Z" w16du:dateUtc="2025-06-16T01:25:00Z"/>
              </w:rPr>
            </w:pPr>
            <w:ins w:id="243" w:author="Mengran Xiao" w:date="2025-06-16T09:26:00Z" w16du:dateUtc="2025-06-16T01:26:00Z">
              <w:r>
                <w:rPr>
                  <w:rFonts w:ascii="Cambria" w:hAnsi="Cambria" w:cs="Arial"/>
                  <w:sz w:val="22"/>
                  <w:szCs w:val="22"/>
                </w:rPr>
                <w:t>System shall check skill when assigning tasks to operator.</w:t>
              </w:r>
            </w:ins>
          </w:p>
        </w:tc>
        <w:tc>
          <w:tcPr>
            <w:tcW w:w="1980" w:type="dxa"/>
          </w:tcPr>
          <w:p w14:paraId="748ED72F" w14:textId="5DB9DDC5" w:rsidR="00733FE7" w:rsidRPr="006603C1" w:rsidRDefault="00733FE7" w:rsidP="00733FE7">
            <w:pPr>
              <w:rPr>
                <w:ins w:id="244" w:author="Mengran Xiao" w:date="2025-06-16T09:25:00Z" w16du:dateUtc="2025-06-16T01:25:00Z"/>
                <w:rFonts w:eastAsiaTheme="minorEastAsia"/>
                <w:lang w:eastAsia="zh-CN"/>
              </w:rPr>
            </w:pPr>
            <w:ins w:id="245" w:author="Mengran Xiao" w:date="2025-06-16T09:26:00Z" w16du:dateUtc="2025-06-16T01:26:00Z">
              <w:r>
                <w:rPr>
                  <w:rFonts w:ascii="Cambria" w:hAnsi="Cambria" w:cs="Arial"/>
                  <w:sz w:val="22"/>
                  <w:szCs w:val="22"/>
                </w:rPr>
                <w:t>Customisation</w:t>
              </w:r>
            </w:ins>
          </w:p>
        </w:tc>
      </w:tr>
    </w:tbl>
    <w:p w14:paraId="7C70DD69" w14:textId="77777777" w:rsidR="00B728C7" w:rsidRPr="000E26FC" w:rsidRDefault="00B728C7" w:rsidP="00B728C7">
      <w:pPr>
        <w:rPr>
          <w:ins w:id="246" w:author="Mengran Xiao" w:date="2025-06-16T09:22:00Z" w16du:dateUtc="2025-06-16T01:22:00Z"/>
          <w:rFonts w:eastAsiaTheme="minorEastAsia"/>
          <w:lang w:eastAsia="zh-CN"/>
        </w:rPr>
      </w:pPr>
    </w:p>
    <w:p w14:paraId="10EB0F8B" w14:textId="77777777" w:rsidR="00B728C7" w:rsidRPr="000B2B8F" w:rsidRDefault="00B728C7" w:rsidP="000B2B8F">
      <w:pPr>
        <w:pStyle w:val="4"/>
        <w:tabs>
          <w:tab w:val="num" w:pos="-1003"/>
        </w:tabs>
        <w:ind w:left="864"/>
        <w:rPr>
          <w:ins w:id="247" w:author="Mengran Xiao" w:date="2025-06-16T09:22:00Z" w16du:dateUtc="2025-06-16T01:22:00Z"/>
          <w:rFonts w:eastAsiaTheme="minorEastAsia"/>
          <w:lang w:eastAsia="zh-CN"/>
          <w:rPrChange w:id="248" w:author="Xiao, Mengran" w:date="2025-06-16T10:53:00Z" w16du:dateUtc="2025-06-16T02:53:00Z">
            <w:rPr>
              <w:ins w:id="249" w:author="Mengran Xiao" w:date="2025-06-16T09:22:00Z" w16du:dateUtc="2025-06-16T01:22:00Z"/>
            </w:rPr>
          </w:rPrChange>
        </w:rPr>
        <w:pPrChange w:id="250" w:author="Xiao, Mengran" w:date="2025-06-16T10:53:00Z" w16du:dateUtc="2025-06-16T02:53:00Z">
          <w:pPr>
            <w:pStyle w:val="5"/>
          </w:pPr>
        </w:pPrChange>
      </w:pPr>
      <w:ins w:id="251" w:author="Mengran Xiao" w:date="2025-06-16T09:22:00Z" w16du:dateUtc="2025-06-16T01:22:00Z">
        <w:r w:rsidRPr="000B2B8F">
          <w:rPr>
            <w:rFonts w:eastAsiaTheme="minorEastAsia"/>
            <w:lang w:eastAsia="zh-CN"/>
            <w:rPrChange w:id="252" w:author="Xiao, Mengran" w:date="2025-06-16T10:53:00Z" w16du:dateUtc="2025-06-16T02:53:00Z">
              <w:rPr/>
            </w:rPrChange>
          </w:rPr>
          <w:t>Function Design</w:t>
        </w:r>
      </w:ins>
    </w:p>
    <w:p w14:paraId="1ABE027D" w14:textId="5A0625CC" w:rsidR="00B728C7" w:rsidRPr="00B728C7" w:rsidRDefault="005B1161">
      <w:pPr>
        <w:spacing w:before="100" w:beforeAutospacing="1" w:after="100" w:afterAutospacing="1"/>
        <w:rPr>
          <w:ins w:id="253" w:author="Mengran Xiao" w:date="2025-06-16T09:19:00Z"/>
          <w:rFonts w:ascii="Times New Roman" w:eastAsiaTheme="minorEastAsia" w:hAnsi="Times New Roman"/>
          <w:b/>
          <w:bCs/>
          <w:sz w:val="24"/>
          <w:lang w:eastAsia="zh-CN"/>
          <w:rPrChange w:id="254" w:author="Mengran Xiao" w:date="2025-06-16T09:22:00Z" w16du:dateUtc="2025-06-16T01:22:00Z">
            <w:rPr>
              <w:ins w:id="255" w:author="Mengran Xiao" w:date="2025-06-16T09:19:00Z"/>
              <w:rFonts w:ascii="Times New Roman" w:eastAsiaTheme="minorEastAsia" w:hAnsi="Times New Roman"/>
              <w:b/>
              <w:bCs/>
              <w:sz w:val="24"/>
              <w:lang w:val="en-US" w:eastAsia="zh-CN"/>
            </w:rPr>
          </w:rPrChange>
        </w:rPr>
        <w:pPrChange w:id="256" w:author="Mengran Xiao" w:date="2025-06-16T09:29:00Z" w16du:dateUtc="2025-06-16T01:29:00Z">
          <w:pPr>
            <w:spacing w:before="0" w:after="160" w:line="259" w:lineRule="auto"/>
          </w:pPr>
        </w:pPrChange>
      </w:pPr>
      <w:ins w:id="257" w:author="Mengran Xiao" w:date="2025-06-16T09:29:00Z" w16du:dateUtc="2025-06-16T01:29:00Z">
        <w:r w:rsidRPr="005B1161">
          <w:rPr>
            <w:rFonts w:ascii="Times New Roman" w:hAnsi="Times New Roman"/>
            <w:sz w:val="24"/>
            <w:lang w:val="en-US" w:eastAsia="zh-CN"/>
          </w:rPr>
          <w:t>When a sample is received and the status changes from unavailable to available, it is considered that the test</w:t>
        </w:r>
        <w:r w:rsidR="00CF3472">
          <w:rPr>
            <w:rFonts w:ascii="Times New Roman" w:eastAsiaTheme="minorEastAsia" w:hAnsi="Times New Roman" w:hint="eastAsia"/>
            <w:sz w:val="24"/>
            <w:lang w:val="en-US" w:eastAsia="zh-CN"/>
          </w:rPr>
          <w:t>s</w:t>
        </w:r>
        <w:r w:rsidRPr="005B1161">
          <w:rPr>
            <w:rFonts w:ascii="Times New Roman" w:hAnsi="Times New Roman"/>
            <w:sz w:val="24"/>
            <w:lang w:val="en-US" w:eastAsia="zh-CN"/>
          </w:rPr>
          <w:t xml:space="preserve"> under the sample can be assigned </w:t>
        </w:r>
        <w:proofErr w:type="gramStart"/>
        <w:r w:rsidRPr="005B1161">
          <w:rPr>
            <w:rFonts w:ascii="Times New Roman" w:hAnsi="Times New Roman"/>
            <w:sz w:val="24"/>
            <w:lang w:val="en-US" w:eastAsia="zh-CN"/>
          </w:rPr>
          <w:t>automatically</w:t>
        </w:r>
        <w:proofErr w:type="gramEnd"/>
        <w:r w:rsidRPr="005B1161">
          <w:rPr>
            <w:rFonts w:ascii="Times New Roman" w:hAnsi="Times New Roman"/>
            <w:sz w:val="24"/>
            <w:lang w:val="en-US" w:eastAsia="zh-CN"/>
          </w:rPr>
          <w:t xml:space="preserve"> and the system will assign the test according to the following rules</w:t>
        </w:r>
        <w:r w:rsidR="00CF3472">
          <w:rPr>
            <w:rFonts w:ascii="Times New Roman" w:eastAsiaTheme="minorEastAsia" w:hAnsi="Times New Roman" w:hint="eastAsia"/>
            <w:sz w:val="24"/>
            <w:lang w:val="en-US" w:eastAsia="zh-CN"/>
          </w:rPr>
          <w:t>.</w:t>
        </w:r>
      </w:ins>
    </w:p>
    <w:p w14:paraId="5D4025AA" w14:textId="53EFAF7C" w:rsidR="00F24822" w:rsidRPr="00A1797B" w:rsidRDefault="00F24822" w:rsidP="00A1797B">
      <w:pPr>
        <w:pStyle w:val="5"/>
        <w:rPr>
          <w:ins w:id="258" w:author="Mengran Xiao" w:date="2025-06-16T09:19:00Z"/>
          <w:rPrChange w:id="259" w:author="Xiao, Mengran" w:date="2025-06-16T10:55:00Z" w16du:dateUtc="2025-06-16T02:55:00Z">
            <w:rPr>
              <w:ins w:id="260" w:author="Mengran Xiao" w:date="2025-06-16T09:19:00Z"/>
              <w:rFonts w:ascii="Times New Roman" w:eastAsiaTheme="minorEastAsia" w:hAnsi="Times New Roman"/>
              <w:b/>
              <w:bCs/>
              <w:sz w:val="24"/>
              <w:lang w:val="en-US" w:eastAsia="zh-CN"/>
            </w:rPr>
          </w:rPrChange>
        </w:rPr>
        <w:pPrChange w:id="261" w:author="Xiao, Mengran" w:date="2025-06-16T10:55:00Z" w16du:dateUtc="2025-06-16T02:55:00Z">
          <w:pPr>
            <w:spacing w:before="0" w:after="160" w:line="259" w:lineRule="auto"/>
          </w:pPr>
        </w:pPrChange>
      </w:pPr>
      <w:ins w:id="262" w:author="Mengran Xiao" w:date="2025-06-16T09:19:00Z">
        <w:r w:rsidRPr="00A1797B">
          <w:rPr>
            <w:rPrChange w:id="263" w:author="Xiao, Mengran" w:date="2025-06-16T10:55:00Z" w16du:dateUtc="2025-06-16T02:55:00Z">
              <w:rPr>
                <w:rFonts w:ascii="Times New Roman" w:eastAsiaTheme="minorEastAsia" w:hAnsi="Times New Roman"/>
                <w:i/>
                <w:sz w:val="24"/>
                <w:lang w:val="en-US" w:eastAsia="zh-CN"/>
              </w:rPr>
            </w:rPrChange>
          </w:rPr>
          <w:t xml:space="preserve"> Sample Assignment upon Receipt</w:t>
        </w:r>
      </w:ins>
    </w:p>
    <w:p w14:paraId="45701A50" w14:textId="3D667099" w:rsidR="00F92F80" w:rsidRPr="00F24822" w:rsidRDefault="00F24822" w:rsidP="00F24822">
      <w:pPr>
        <w:spacing w:before="0" w:after="160" w:line="259" w:lineRule="auto"/>
        <w:rPr>
          <w:ins w:id="264" w:author="Mengran Xiao" w:date="2025-06-16T09:19:00Z"/>
          <w:rFonts w:ascii="Times New Roman" w:eastAsiaTheme="minorEastAsia" w:hAnsi="Times New Roman"/>
          <w:sz w:val="24"/>
          <w:lang w:val="en-US" w:eastAsia="zh-CN"/>
        </w:rPr>
      </w:pPr>
      <w:ins w:id="265" w:author="Mengran Xiao" w:date="2025-06-16T09:19:00Z">
        <w:r w:rsidRPr="00F24822">
          <w:rPr>
            <w:rFonts w:ascii="Times New Roman" w:eastAsiaTheme="minorEastAsia" w:hAnsi="Times New Roman"/>
            <w:sz w:val="24"/>
            <w:lang w:val="en-US" w:eastAsia="zh-CN"/>
          </w:rPr>
          <w:t>When a sample is received, automatically assign its tests based on the following logic:</w:t>
        </w:r>
      </w:ins>
    </w:p>
    <w:p w14:paraId="56D64A54" w14:textId="77777777" w:rsidR="00F24822" w:rsidRPr="00F24822" w:rsidRDefault="00F24822" w:rsidP="00F24822">
      <w:pPr>
        <w:numPr>
          <w:ilvl w:val="0"/>
          <w:numId w:val="44"/>
        </w:numPr>
        <w:spacing w:before="0" w:after="160" w:line="259" w:lineRule="auto"/>
        <w:rPr>
          <w:ins w:id="266" w:author="Mengran Xiao" w:date="2025-06-16T09:19:00Z"/>
          <w:rFonts w:ascii="Times New Roman" w:eastAsiaTheme="minorEastAsia" w:hAnsi="Times New Roman"/>
          <w:sz w:val="24"/>
          <w:lang w:val="en-US" w:eastAsia="zh-CN"/>
        </w:rPr>
      </w:pPr>
      <w:ins w:id="267" w:author="Mengran Xiao" w:date="2025-06-16T09:19:00Z">
        <w:r w:rsidRPr="00F24822">
          <w:rPr>
            <w:rFonts w:ascii="Times New Roman" w:eastAsiaTheme="minorEastAsia" w:hAnsi="Times New Roman"/>
            <w:sz w:val="24"/>
            <w:lang w:val="en-US" w:eastAsia="zh-CN"/>
          </w:rPr>
          <w:t>Find available personnel who are:</w:t>
        </w:r>
      </w:ins>
    </w:p>
    <w:p w14:paraId="75EE6875" w14:textId="77777777" w:rsidR="00F24822" w:rsidRPr="00F24822" w:rsidRDefault="00F24822" w:rsidP="00F24822">
      <w:pPr>
        <w:numPr>
          <w:ilvl w:val="1"/>
          <w:numId w:val="44"/>
        </w:numPr>
        <w:spacing w:before="0" w:after="160" w:line="259" w:lineRule="auto"/>
        <w:rPr>
          <w:ins w:id="268" w:author="Mengran Xiao" w:date="2025-06-16T09:19:00Z"/>
          <w:rFonts w:ascii="Times New Roman" w:eastAsiaTheme="minorEastAsia" w:hAnsi="Times New Roman"/>
          <w:sz w:val="24"/>
          <w:lang w:val="en-US" w:eastAsia="zh-CN"/>
        </w:rPr>
      </w:pPr>
      <w:ins w:id="269" w:author="Mengran Xiao" w:date="2025-06-16T09:19:00Z">
        <w:r w:rsidRPr="00F24822">
          <w:rPr>
            <w:rFonts w:ascii="Times New Roman" w:eastAsiaTheme="minorEastAsia" w:hAnsi="Times New Roman"/>
            <w:sz w:val="24"/>
            <w:lang w:val="en-US" w:eastAsia="zh-CN"/>
          </w:rPr>
          <w:t>On duty that day</w:t>
        </w:r>
      </w:ins>
    </w:p>
    <w:p w14:paraId="562A440B" w14:textId="77777777" w:rsidR="00F24822" w:rsidRPr="00F24822" w:rsidRDefault="00F24822" w:rsidP="00F24822">
      <w:pPr>
        <w:numPr>
          <w:ilvl w:val="1"/>
          <w:numId w:val="44"/>
        </w:numPr>
        <w:spacing w:before="0" w:after="160" w:line="259" w:lineRule="auto"/>
        <w:rPr>
          <w:ins w:id="270" w:author="Mengran Xiao" w:date="2025-06-16T09:19:00Z"/>
          <w:rFonts w:ascii="Times New Roman" w:eastAsiaTheme="minorEastAsia" w:hAnsi="Times New Roman"/>
          <w:sz w:val="24"/>
          <w:lang w:val="en-US" w:eastAsia="zh-CN"/>
        </w:rPr>
      </w:pPr>
      <w:ins w:id="271" w:author="Mengran Xiao" w:date="2025-06-16T09:19:00Z">
        <w:r w:rsidRPr="00F24822">
          <w:rPr>
            <w:rFonts w:ascii="Times New Roman" w:eastAsiaTheme="minorEastAsia" w:hAnsi="Times New Roman"/>
            <w:sz w:val="24"/>
            <w:lang w:val="en-US" w:eastAsia="zh-CN"/>
          </w:rPr>
          <w:t xml:space="preserve">Match the Plant, </w:t>
        </w:r>
        <w:proofErr w:type="spellStart"/>
        <w:r w:rsidRPr="00F24822">
          <w:rPr>
            <w:rFonts w:ascii="Times New Roman" w:eastAsiaTheme="minorEastAsia" w:hAnsi="Times New Roman"/>
            <w:sz w:val="24"/>
            <w:lang w:val="en-US" w:eastAsia="zh-CN"/>
          </w:rPr>
          <w:t>WorkCenter</w:t>
        </w:r>
        <w:proofErr w:type="spellEnd"/>
        <w:r w:rsidRPr="00F24822">
          <w:rPr>
            <w:rFonts w:ascii="Times New Roman" w:eastAsiaTheme="minorEastAsia" w:hAnsi="Times New Roman"/>
            <w:sz w:val="24"/>
            <w:lang w:val="en-US" w:eastAsia="zh-CN"/>
          </w:rPr>
          <w:t xml:space="preserve"> (from personnel's </w:t>
        </w:r>
        <w:proofErr w:type="spellStart"/>
        <w:r w:rsidRPr="00F24822">
          <w:rPr>
            <w:rFonts w:ascii="Times New Roman" w:eastAsiaTheme="minorEastAsia" w:hAnsi="Times New Roman"/>
            <w:sz w:val="24"/>
            <w:lang w:val="en-US" w:eastAsia="zh-CN"/>
          </w:rPr>
          <w:t>WorkCenters</w:t>
        </w:r>
        <w:proofErr w:type="spellEnd"/>
        <w:r w:rsidRPr="00F24822">
          <w:rPr>
            <w:rFonts w:ascii="Times New Roman" w:eastAsiaTheme="minorEastAsia" w:hAnsi="Times New Roman"/>
            <w:sz w:val="24"/>
            <w:lang w:val="en-US" w:eastAsia="zh-CN"/>
          </w:rPr>
          <w:t>), and Production Line (from personnel's Production Lines)</w:t>
        </w:r>
      </w:ins>
    </w:p>
    <w:p w14:paraId="2E81376F" w14:textId="77777777" w:rsidR="00F24822" w:rsidRPr="00F24822" w:rsidRDefault="00F24822" w:rsidP="00F24822">
      <w:pPr>
        <w:numPr>
          <w:ilvl w:val="0"/>
          <w:numId w:val="44"/>
        </w:numPr>
        <w:spacing w:before="0" w:after="160" w:line="259" w:lineRule="auto"/>
        <w:rPr>
          <w:ins w:id="272" w:author="Mengran Xiao" w:date="2025-06-16T09:19:00Z"/>
          <w:rFonts w:ascii="Times New Roman" w:eastAsiaTheme="minorEastAsia" w:hAnsi="Times New Roman"/>
          <w:sz w:val="24"/>
          <w:lang w:val="en-US" w:eastAsia="zh-CN"/>
        </w:rPr>
      </w:pPr>
      <w:ins w:id="273" w:author="Mengran Xiao" w:date="2025-06-16T09:19:00Z">
        <w:r w:rsidRPr="00F24822">
          <w:rPr>
            <w:rFonts w:ascii="Times New Roman" w:eastAsiaTheme="minorEastAsia" w:hAnsi="Times New Roman"/>
            <w:sz w:val="24"/>
            <w:lang w:val="en-US" w:eastAsia="zh-CN"/>
          </w:rPr>
          <w:t xml:space="preserve">Check if the </w:t>
        </w:r>
        <w:proofErr w:type="gramStart"/>
        <w:r w:rsidRPr="00F24822">
          <w:rPr>
            <w:rFonts w:ascii="Times New Roman" w:eastAsiaTheme="minorEastAsia" w:hAnsi="Times New Roman"/>
            <w:sz w:val="24"/>
            <w:lang w:val="en-US" w:eastAsia="zh-CN"/>
          </w:rPr>
          <w:t>sample's</w:t>
        </w:r>
        <w:proofErr w:type="gramEnd"/>
        <w:r w:rsidRPr="00F24822">
          <w:rPr>
            <w:rFonts w:ascii="Times New Roman" w:eastAsiaTheme="minorEastAsia" w:hAnsi="Times New Roman"/>
            <w:sz w:val="24"/>
            <w:lang w:val="en-US" w:eastAsia="zh-CN"/>
          </w:rPr>
          <w:t xml:space="preserve"> tests require training courses:</w:t>
        </w:r>
      </w:ins>
    </w:p>
    <w:p w14:paraId="2E386435" w14:textId="77777777" w:rsidR="00F24822" w:rsidRPr="00F24822" w:rsidRDefault="00F24822" w:rsidP="00F24822">
      <w:pPr>
        <w:numPr>
          <w:ilvl w:val="1"/>
          <w:numId w:val="44"/>
        </w:numPr>
        <w:spacing w:before="0" w:after="160" w:line="259" w:lineRule="auto"/>
        <w:rPr>
          <w:ins w:id="274" w:author="Mengran Xiao" w:date="2025-06-16T09:19:00Z"/>
          <w:rFonts w:ascii="Times New Roman" w:eastAsiaTheme="minorEastAsia" w:hAnsi="Times New Roman"/>
          <w:sz w:val="24"/>
          <w:lang w:val="en-US" w:eastAsia="zh-CN"/>
        </w:rPr>
      </w:pPr>
      <w:ins w:id="275" w:author="Mengran Xiao" w:date="2025-06-16T09:19:00Z">
        <w:r w:rsidRPr="00F24822">
          <w:rPr>
            <w:rFonts w:ascii="Times New Roman" w:eastAsiaTheme="minorEastAsia" w:hAnsi="Times New Roman"/>
            <w:sz w:val="24"/>
            <w:lang w:val="en-US" w:eastAsia="zh-CN"/>
          </w:rPr>
          <w:t>If </w:t>
        </w:r>
        <w:r w:rsidRPr="00F24822">
          <w:rPr>
            <w:rFonts w:ascii="Times New Roman" w:eastAsiaTheme="minorEastAsia" w:hAnsi="Times New Roman"/>
            <w:b/>
            <w:bCs/>
            <w:sz w:val="24"/>
            <w:lang w:val="en-US" w:eastAsia="zh-CN"/>
          </w:rPr>
          <w:t>yes</w:t>
        </w:r>
        <w:r w:rsidRPr="00F24822">
          <w:rPr>
            <w:rFonts w:ascii="Times New Roman" w:eastAsiaTheme="minorEastAsia" w:hAnsi="Times New Roman"/>
            <w:sz w:val="24"/>
            <w:lang w:val="en-US" w:eastAsia="zh-CN"/>
          </w:rPr>
          <w:t>: Assign tests individually to personnel qualified for each test's training course.</w:t>
        </w:r>
      </w:ins>
    </w:p>
    <w:p w14:paraId="446918A6" w14:textId="77777777" w:rsidR="00F24822" w:rsidRPr="00F24822" w:rsidRDefault="00F24822" w:rsidP="00F24822">
      <w:pPr>
        <w:numPr>
          <w:ilvl w:val="2"/>
          <w:numId w:val="44"/>
        </w:numPr>
        <w:spacing w:before="0" w:after="160" w:line="259" w:lineRule="auto"/>
        <w:rPr>
          <w:ins w:id="276" w:author="Mengran Xiao" w:date="2025-06-16T09:19:00Z"/>
          <w:rFonts w:ascii="Times New Roman" w:eastAsiaTheme="minorEastAsia" w:hAnsi="Times New Roman"/>
          <w:sz w:val="24"/>
          <w:lang w:val="en-US" w:eastAsia="zh-CN"/>
        </w:rPr>
      </w:pPr>
      <w:ins w:id="277" w:author="Mengran Xiao" w:date="2025-06-16T09:19:00Z">
        <w:r w:rsidRPr="00F24822">
          <w:rPr>
            <w:rFonts w:ascii="Times New Roman" w:eastAsiaTheme="minorEastAsia" w:hAnsi="Times New Roman"/>
            <w:b/>
            <w:bCs/>
            <w:sz w:val="24"/>
            <w:lang w:val="en-US" w:eastAsia="zh-CN"/>
          </w:rPr>
          <w:t>Exception</w:t>
        </w:r>
        <w:r w:rsidRPr="00F24822">
          <w:rPr>
            <w:rFonts w:ascii="Times New Roman" w:eastAsiaTheme="minorEastAsia" w:hAnsi="Times New Roman"/>
            <w:sz w:val="24"/>
            <w:lang w:val="en-US" w:eastAsia="zh-CN"/>
          </w:rPr>
          <w:t>: If personnel meet condition (a) </w:t>
        </w:r>
        <w:r w:rsidRPr="00F24822">
          <w:rPr>
            <w:rFonts w:ascii="Times New Roman" w:eastAsiaTheme="minorEastAsia" w:hAnsi="Times New Roman"/>
            <w:b/>
            <w:bCs/>
            <w:sz w:val="24"/>
            <w:lang w:val="en-US" w:eastAsia="zh-CN"/>
          </w:rPr>
          <w:t>and</w:t>
        </w:r>
        <w:r w:rsidRPr="00F24822">
          <w:rPr>
            <w:rFonts w:ascii="Times New Roman" w:eastAsiaTheme="minorEastAsia" w:hAnsi="Times New Roman"/>
            <w:sz w:val="24"/>
            <w:lang w:val="en-US" w:eastAsia="zh-CN"/>
          </w:rPr>
          <w:t> are qualified for </w:t>
        </w:r>
        <w:r w:rsidRPr="00F24822">
          <w:rPr>
            <w:rFonts w:ascii="Times New Roman" w:eastAsiaTheme="minorEastAsia" w:hAnsi="Times New Roman"/>
            <w:b/>
            <w:bCs/>
            <w:sz w:val="24"/>
            <w:lang w:val="en-US" w:eastAsia="zh-CN"/>
          </w:rPr>
          <w:t>all</w:t>
        </w:r>
        <w:r w:rsidRPr="00F24822">
          <w:rPr>
            <w:rFonts w:ascii="Times New Roman" w:eastAsiaTheme="minorEastAsia" w:hAnsi="Times New Roman"/>
            <w:sz w:val="24"/>
            <w:lang w:val="en-US" w:eastAsia="zh-CN"/>
          </w:rPr>
          <w:t> tests in the sample, assign the entire sample to them.</w:t>
        </w:r>
      </w:ins>
    </w:p>
    <w:p w14:paraId="0EE37884" w14:textId="77777777" w:rsidR="00F24822" w:rsidRPr="00F24822" w:rsidRDefault="00F24822" w:rsidP="00F24822">
      <w:pPr>
        <w:numPr>
          <w:ilvl w:val="0"/>
          <w:numId w:val="44"/>
        </w:numPr>
        <w:spacing w:before="0" w:after="160" w:line="259" w:lineRule="auto"/>
        <w:rPr>
          <w:ins w:id="278" w:author="Mengran Xiao" w:date="2025-06-16T09:19:00Z"/>
          <w:rFonts w:ascii="Times New Roman" w:eastAsiaTheme="minorEastAsia" w:hAnsi="Times New Roman"/>
          <w:sz w:val="24"/>
          <w:lang w:val="en-US" w:eastAsia="zh-CN"/>
        </w:rPr>
      </w:pPr>
      <w:ins w:id="279" w:author="Mengran Xiao" w:date="2025-06-16T09:19:00Z">
        <w:r w:rsidRPr="00F24822">
          <w:rPr>
            <w:rFonts w:ascii="Times New Roman" w:eastAsiaTheme="minorEastAsia" w:hAnsi="Times New Roman"/>
            <w:sz w:val="24"/>
            <w:lang w:val="en-US" w:eastAsia="zh-CN"/>
          </w:rPr>
          <w:t>If </w:t>
        </w:r>
        <w:r w:rsidRPr="00F24822">
          <w:rPr>
            <w:rFonts w:ascii="Times New Roman" w:eastAsiaTheme="minorEastAsia" w:hAnsi="Times New Roman"/>
            <w:b/>
            <w:bCs/>
            <w:sz w:val="24"/>
            <w:lang w:val="en-US" w:eastAsia="zh-CN"/>
          </w:rPr>
          <w:t>no tests</w:t>
        </w:r>
        <w:r w:rsidRPr="00F24822">
          <w:rPr>
            <w:rFonts w:ascii="Times New Roman" w:eastAsiaTheme="minorEastAsia" w:hAnsi="Times New Roman"/>
            <w:sz w:val="24"/>
            <w:lang w:val="en-US" w:eastAsia="zh-CN"/>
          </w:rPr>
          <w:t> require training courses: Assign all tests in the sample to one person.</w:t>
        </w:r>
      </w:ins>
    </w:p>
    <w:p w14:paraId="47931C1F" w14:textId="77777777" w:rsidR="00F24822" w:rsidRPr="00F24822" w:rsidRDefault="00F24822" w:rsidP="00F24822">
      <w:pPr>
        <w:numPr>
          <w:ilvl w:val="0"/>
          <w:numId w:val="44"/>
        </w:numPr>
        <w:spacing w:before="0" w:after="160" w:line="259" w:lineRule="auto"/>
        <w:rPr>
          <w:ins w:id="280" w:author="Mengran Xiao" w:date="2025-06-16T09:19:00Z"/>
          <w:rFonts w:ascii="Times New Roman" w:eastAsiaTheme="minorEastAsia" w:hAnsi="Times New Roman"/>
          <w:sz w:val="24"/>
          <w:lang w:val="en-US" w:eastAsia="zh-CN"/>
        </w:rPr>
      </w:pPr>
      <w:ins w:id="281" w:author="Mengran Xiao" w:date="2025-06-16T09:19:00Z">
        <w:r w:rsidRPr="00F24822">
          <w:rPr>
            <w:rFonts w:ascii="Times New Roman" w:eastAsiaTheme="minorEastAsia" w:hAnsi="Times New Roman"/>
            <w:sz w:val="24"/>
            <w:lang w:val="en-US" w:eastAsia="zh-CN"/>
          </w:rPr>
          <w:t>Multiple eligible personnel:</w:t>
        </w:r>
      </w:ins>
    </w:p>
    <w:p w14:paraId="71AAA5A1" w14:textId="77777777" w:rsidR="00F24822" w:rsidRPr="00F24822" w:rsidRDefault="00F24822" w:rsidP="00F24822">
      <w:pPr>
        <w:numPr>
          <w:ilvl w:val="1"/>
          <w:numId w:val="44"/>
        </w:numPr>
        <w:spacing w:before="0" w:after="160" w:line="259" w:lineRule="auto"/>
        <w:rPr>
          <w:ins w:id="282" w:author="Mengran Xiao" w:date="2025-06-16T09:19:00Z"/>
          <w:rFonts w:ascii="Times New Roman" w:eastAsiaTheme="minorEastAsia" w:hAnsi="Times New Roman"/>
          <w:sz w:val="24"/>
          <w:lang w:val="en-US" w:eastAsia="zh-CN"/>
        </w:rPr>
      </w:pPr>
      <w:ins w:id="283" w:author="Mengran Xiao" w:date="2025-06-16T09:19:00Z">
        <w:r w:rsidRPr="00F24822">
          <w:rPr>
            <w:rFonts w:ascii="Times New Roman" w:eastAsiaTheme="minorEastAsia" w:hAnsi="Times New Roman"/>
            <w:sz w:val="24"/>
            <w:lang w:val="en-US" w:eastAsia="zh-CN"/>
          </w:rPr>
          <w:t>Assign to the person with the lightest workload (fewest unfinished samples with status "V").</w:t>
        </w:r>
      </w:ins>
    </w:p>
    <w:p w14:paraId="3AA0FF8F" w14:textId="77777777" w:rsidR="00F24822" w:rsidRPr="00F24822" w:rsidRDefault="00F24822" w:rsidP="00F24822">
      <w:pPr>
        <w:numPr>
          <w:ilvl w:val="1"/>
          <w:numId w:val="44"/>
        </w:numPr>
        <w:spacing w:before="0" w:after="160" w:line="259" w:lineRule="auto"/>
        <w:rPr>
          <w:ins w:id="284" w:author="Mengran Xiao" w:date="2025-06-16T09:19:00Z"/>
          <w:rFonts w:ascii="Times New Roman" w:eastAsiaTheme="minorEastAsia" w:hAnsi="Times New Roman"/>
          <w:sz w:val="24"/>
          <w:lang w:val="en-US" w:eastAsia="zh-CN"/>
        </w:rPr>
      </w:pPr>
      <w:ins w:id="285" w:author="Mengran Xiao" w:date="2025-06-16T09:19:00Z">
        <w:r w:rsidRPr="00F24822">
          <w:rPr>
            <w:rFonts w:ascii="Times New Roman" w:eastAsiaTheme="minorEastAsia" w:hAnsi="Times New Roman"/>
            <w:sz w:val="24"/>
            <w:lang w:val="en-US" w:eastAsia="zh-CN"/>
          </w:rPr>
          <w:t>If equal, assign to the first person in the list.</w:t>
        </w:r>
      </w:ins>
    </w:p>
    <w:p w14:paraId="4D78E458" w14:textId="77777777" w:rsidR="00F24822" w:rsidRDefault="00F24822" w:rsidP="00F24822">
      <w:pPr>
        <w:numPr>
          <w:ilvl w:val="0"/>
          <w:numId w:val="44"/>
        </w:numPr>
        <w:spacing w:before="0" w:after="160" w:line="259" w:lineRule="auto"/>
        <w:rPr>
          <w:ins w:id="286" w:author="Mengran Xiao" w:date="2025-06-16T09:32:00Z" w16du:dateUtc="2025-06-16T01:32:00Z"/>
          <w:rFonts w:ascii="Times New Roman" w:eastAsiaTheme="minorEastAsia" w:hAnsi="Times New Roman"/>
          <w:sz w:val="24"/>
          <w:lang w:val="en-US" w:eastAsia="zh-CN"/>
        </w:rPr>
      </w:pPr>
      <w:ins w:id="287" w:author="Mengran Xiao" w:date="2025-06-16T09:19:00Z">
        <w:r w:rsidRPr="00F24822">
          <w:rPr>
            <w:rFonts w:ascii="Times New Roman" w:eastAsiaTheme="minorEastAsia" w:hAnsi="Times New Roman"/>
            <w:sz w:val="24"/>
            <w:lang w:val="en-US" w:eastAsia="zh-CN"/>
          </w:rPr>
          <w:t>No eligible personnel found: Do not assign the test/sample.</w:t>
        </w:r>
      </w:ins>
    </w:p>
    <w:p w14:paraId="74967A90" w14:textId="7A3E8C7A" w:rsidR="009F15C0" w:rsidRPr="00F24822" w:rsidRDefault="009F15C0" w:rsidP="00F24822">
      <w:pPr>
        <w:numPr>
          <w:ilvl w:val="0"/>
          <w:numId w:val="44"/>
        </w:numPr>
        <w:spacing w:before="0" w:after="160" w:line="259" w:lineRule="auto"/>
        <w:rPr>
          <w:ins w:id="288" w:author="Mengran Xiao" w:date="2025-06-16T09:19:00Z"/>
          <w:rFonts w:ascii="Times New Roman" w:eastAsiaTheme="minorEastAsia" w:hAnsi="Times New Roman"/>
          <w:sz w:val="24"/>
          <w:lang w:val="en-US" w:eastAsia="zh-CN"/>
        </w:rPr>
      </w:pPr>
      <w:ins w:id="289" w:author="Mengran Xiao" w:date="2025-06-16T09:32:00Z">
        <w:r w:rsidRPr="009F15C0">
          <w:rPr>
            <w:rFonts w:ascii="Times New Roman" w:eastAsiaTheme="minorEastAsia" w:hAnsi="Times New Roman"/>
            <w:sz w:val="24"/>
            <w:lang w:eastAsia="zh-CN"/>
          </w:rPr>
          <w:t>Use the ‘Starter’ field in the test table to automatically determine whether the test is assigned based on whether it is empty</w:t>
        </w:r>
      </w:ins>
      <w:ins w:id="290" w:author="Mengran Xiao" w:date="2025-06-16T09:32:00Z" w16du:dateUtc="2025-06-16T01:32:00Z">
        <w:r>
          <w:rPr>
            <w:rFonts w:ascii="Times New Roman" w:eastAsiaTheme="minorEastAsia" w:hAnsi="Times New Roman" w:hint="eastAsia"/>
            <w:sz w:val="24"/>
            <w:lang w:eastAsia="zh-CN"/>
          </w:rPr>
          <w:t>.</w:t>
        </w:r>
      </w:ins>
    </w:p>
    <w:p w14:paraId="31DCE42E" w14:textId="091196E4" w:rsidR="00F24822" w:rsidRPr="000B2B8F" w:rsidRDefault="00F24822" w:rsidP="003D2016">
      <w:pPr>
        <w:pStyle w:val="5"/>
        <w:rPr>
          <w:ins w:id="291" w:author="Mengran Xiao" w:date="2025-06-16T09:19:00Z"/>
          <w:rFonts w:eastAsiaTheme="minorEastAsia"/>
          <w:lang w:eastAsia="zh-CN"/>
          <w:rPrChange w:id="292" w:author="Xiao, Mengran" w:date="2025-06-16T10:55:00Z" w16du:dateUtc="2025-06-16T02:55:00Z">
            <w:rPr>
              <w:ins w:id="293" w:author="Mengran Xiao" w:date="2025-06-16T09:19:00Z"/>
              <w:rFonts w:ascii="Times New Roman" w:eastAsiaTheme="minorEastAsia" w:hAnsi="Times New Roman"/>
              <w:b/>
              <w:bCs/>
              <w:sz w:val="24"/>
              <w:lang w:val="en-US" w:eastAsia="zh-CN"/>
            </w:rPr>
          </w:rPrChange>
        </w:rPr>
        <w:pPrChange w:id="294" w:author="Xiao, Mengran" w:date="2025-06-16T10:55:00Z" w16du:dateUtc="2025-06-16T02:55:00Z">
          <w:pPr>
            <w:spacing w:before="0" w:after="160" w:line="259" w:lineRule="auto"/>
          </w:pPr>
        </w:pPrChange>
      </w:pPr>
      <w:ins w:id="295" w:author="Mengran Xiao" w:date="2025-06-16T09:19:00Z">
        <w:r w:rsidRPr="000B2B8F">
          <w:rPr>
            <w:rFonts w:eastAsiaTheme="minorEastAsia"/>
            <w:lang w:eastAsia="zh-CN"/>
            <w:rPrChange w:id="296" w:author="Xiao, Mengran" w:date="2025-06-16T10:55:00Z" w16du:dateUtc="2025-06-16T02:55:00Z">
              <w:rPr>
                <w:rFonts w:ascii="Times New Roman" w:eastAsiaTheme="minorEastAsia" w:hAnsi="Times New Roman"/>
                <w:i/>
                <w:sz w:val="24"/>
                <w:lang w:val="en-US" w:eastAsia="zh-CN"/>
              </w:rPr>
            </w:rPrChange>
          </w:rPr>
          <w:t>Scheduled Background Assignment</w:t>
        </w:r>
      </w:ins>
    </w:p>
    <w:p w14:paraId="022A74E2" w14:textId="77777777" w:rsidR="00F24822" w:rsidRPr="00F24822" w:rsidRDefault="00F24822" w:rsidP="00F24822">
      <w:pPr>
        <w:spacing w:before="0" w:after="160" w:line="259" w:lineRule="auto"/>
        <w:rPr>
          <w:ins w:id="297" w:author="Mengran Xiao" w:date="2025-06-16T09:19:00Z"/>
          <w:rFonts w:ascii="Times New Roman" w:eastAsiaTheme="minorEastAsia" w:hAnsi="Times New Roman"/>
          <w:sz w:val="24"/>
          <w:lang w:val="en-US" w:eastAsia="zh-CN"/>
        </w:rPr>
      </w:pPr>
      <w:ins w:id="298" w:author="Mengran Xiao" w:date="2025-06-16T09:19:00Z">
        <w:r w:rsidRPr="00F24822">
          <w:rPr>
            <w:rFonts w:ascii="Times New Roman" w:eastAsiaTheme="minorEastAsia" w:hAnsi="Times New Roman"/>
            <w:sz w:val="24"/>
            <w:lang w:val="en-US" w:eastAsia="zh-CN"/>
          </w:rPr>
          <w:t>Set up a scheduled task to assign unassigned tests with this logic:</w:t>
        </w:r>
      </w:ins>
    </w:p>
    <w:p w14:paraId="31D2B01C" w14:textId="77777777" w:rsidR="00F24822" w:rsidRPr="00F24822" w:rsidRDefault="00F24822" w:rsidP="00F24822">
      <w:pPr>
        <w:numPr>
          <w:ilvl w:val="0"/>
          <w:numId w:val="45"/>
        </w:numPr>
        <w:spacing w:before="0" w:after="160" w:line="259" w:lineRule="auto"/>
        <w:rPr>
          <w:ins w:id="299" w:author="Mengran Xiao" w:date="2025-06-16T09:19:00Z"/>
          <w:rFonts w:ascii="Times New Roman" w:eastAsiaTheme="minorEastAsia" w:hAnsi="Times New Roman"/>
          <w:sz w:val="24"/>
          <w:lang w:val="en-US" w:eastAsia="zh-CN"/>
        </w:rPr>
      </w:pPr>
      <w:ins w:id="300" w:author="Mengran Xiao" w:date="2025-06-16T09:19:00Z">
        <w:r w:rsidRPr="00F24822">
          <w:rPr>
            <w:rFonts w:ascii="Times New Roman" w:eastAsiaTheme="minorEastAsia" w:hAnsi="Times New Roman"/>
            <w:sz w:val="24"/>
            <w:lang w:val="en-US" w:eastAsia="zh-CN"/>
          </w:rPr>
          <w:t>Only assign unassigned tests.</w:t>
        </w:r>
      </w:ins>
    </w:p>
    <w:p w14:paraId="7ABAE9E1" w14:textId="77777777" w:rsidR="00F24822" w:rsidRPr="00F24822" w:rsidRDefault="00F24822" w:rsidP="00F24822">
      <w:pPr>
        <w:numPr>
          <w:ilvl w:val="0"/>
          <w:numId w:val="45"/>
        </w:numPr>
        <w:spacing w:before="0" w:after="160" w:line="259" w:lineRule="auto"/>
        <w:rPr>
          <w:ins w:id="301" w:author="Mengran Xiao" w:date="2025-06-16T09:19:00Z"/>
          <w:rFonts w:ascii="Times New Roman" w:eastAsiaTheme="minorEastAsia" w:hAnsi="Times New Roman"/>
          <w:sz w:val="24"/>
          <w:lang w:val="en-US" w:eastAsia="zh-CN"/>
        </w:rPr>
      </w:pPr>
      <w:ins w:id="302" w:author="Mengran Xiao" w:date="2025-06-16T09:19:00Z">
        <w:r w:rsidRPr="00F24822">
          <w:rPr>
            <w:rFonts w:ascii="Times New Roman" w:eastAsiaTheme="minorEastAsia" w:hAnsi="Times New Roman"/>
            <w:sz w:val="24"/>
            <w:lang w:val="en-US" w:eastAsia="zh-CN"/>
          </w:rPr>
          <w:t>Priority order:</w:t>
        </w:r>
      </w:ins>
    </w:p>
    <w:p w14:paraId="6FAB470F" w14:textId="77777777" w:rsidR="00F24822" w:rsidRPr="00F24822" w:rsidRDefault="00F24822" w:rsidP="00F24822">
      <w:pPr>
        <w:numPr>
          <w:ilvl w:val="1"/>
          <w:numId w:val="45"/>
        </w:numPr>
        <w:spacing w:before="0" w:after="160" w:line="259" w:lineRule="auto"/>
        <w:rPr>
          <w:ins w:id="303" w:author="Mengran Xiao" w:date="2025-06-16T09:19:00Z"/>
          <w:rFonts w:ascii="Times New Roman" w:eastAsiaTheme="minorEastAsia" w:hAnsi="Times New Roman"/>
          <w:sz w:val="24"/>
          <w:lang w:val="en-US" w:eastAsia="zh-CN"/>
        </w:rPr>
      </w:pPr>
      <w:ins w:id="304" w:author="Mengran Xiao" w:date="2025-06-16T09:19:00Z">
        <w:r w:rsidRPr="00F24822">
          <w:rPr>
            <w:rFonts w:ascii="Times New Roman" w:eastAsiaTheme="minorEastAsia" w:hAnsi="Times New Roman"/>
            <w:sz w:val="24"/>
            <w:lang w:val="en-US" w:eastAsia="zh-CN"/>
          </w:rPr>
          <w:t>IPQC-type tests</w:t>
        </w:r>
      </w:ins>
    </w:p>
    <w:p w14:paraId="18D20110" w14:textId="77777777" w:rsidR="00F24822" w:rsidRPr="00F24822" w:rsidRDefault="00F24822" w:rsidP="00F24822">
      <w:pPr>
        <w:numPr>
          <w:ilvl w:val="1"/>
          <w:numId w:val="45"/>
        </w:numPr>
        <w:spacing w:before="0" w:after="160" w:line="259" w:lineRule="auto"/>
        <w:rPr>
          <w:ins w:id="305" w:author="Mengran Xiao" w:date="2025-06-16T09:19:00Z"/>
          <w:rFonts w:ascii="Times New Roman" w:eastAsiaTheme="minorEastAsia" w:hAnsi="Times New Roman"/>
          <w:sz w:val="24"/>
          <w:lang w:val="en-US" w:eastAsia="zh-CN"/>
        </w:rPr>
      </w:pPr>
      <w:ins w:id="306" w:author="Mengran Xiao" w:date="2025-06-16T09:19:00Z">
        <w:r w:rsidRPr="00F24822">
          <w:rPr>
            <w:rFonts w:ascii="Times New Roman" w:eastAsiaTheme="minorEastAsia" w:hAnsi="Times New Roman"/>
            <w:sz w:val="24"/>
            <w:lang w:val="en-US" w:eastAsia="zh-CN"/>
          </w:rPr>
          <w:t>Truck-type tests</w:t>
        </w:r>
      </w:ins>
    </w:p>
    <w:p w14:paraId="4B7F8AF8" w14:textId="77777777" w:rsidR="00F24822" w:rsidRPr="00F24822" w:rsidRDefault="00F24822" w:rsidP="00F24822">
      <w:pPr>
        <w:numPr>
          <w:ilvl w:val="1"/>
          <w:numId w:val="45"/>
        </w:numPr>
        <w:spacing w:before="0" w:after="160" w:line="259" w:lineRule="auto"/>
        <w:rPr>
          <w:ins w:id="307" w:author="Mengran Xiao" w:date="2025-06-16T09:19:00Z"/>
          <w:rFonts w:ascii="Times New Roman" w:eastAsiaTheme="minorEastAsia" w:hAnsi="Times New Roman"/>
          <w:sz w:val="24"/>
          <w:lang w:val="en-US" w:eastAsia="zh-CN"/>
        </w:rPr>
      </w:pPr>
      <w:ins w:id="308" w:author="Mengran Xiao" w:date="2025-06-16T09:19:00Z">
        <w:r w:rsidRPr="00F24822">
          <w:rPr>
            <w:rFonts w:ascii="Times New Roman" w:eastAsiaTheme="minorEastAsia" w:hAnsi="Times New Roman"/>
            <w:sz w:val="24"/>
            <w:lang w:val="en-US" w:eastAsia="zh-CN"/>
          </w:rPr>
          <w:t>Other types</w:t>
        </w:r>
      </w:ins>
    </w:p>
    <w:p w14:paraId="770322DC" w14:textId="77777777" w:rsidR="00F24822" w:rsidRPr="00F24822" w:rsidRDefault="00F24822" w:rsidP="00F24822">
      <w:pPr>
        <w:numPr>
          <w:ilvl w:val="0"/>
          <w:numId w:val="45"/>
        </w:numPr>
        <w:spacing w:before="0" w:after="160" w:line="259" w:lineRule="auto"/>
        <w:rPr>
          <w:ins w:id="309" w:author="Mengran Xiao" w:date="2025-06-16T09:19:00Z"/>
          <w:rFonts w:ascii="Times New Roman" w:eastAsiaTheme="minorEastAsia" w:hAnsi="Times New Roman"/>
          <w:sz w:val="24"/>
          <w:lang w:val="en-US" w:eastAsia="zh-CN"/>
        </w:rPr>
      </w:pPr>
      <w:ins w:id="310" w:author="Mengran Xiao" w:date="2025-06-16T09:19:00Z">
        <w:r w:rsidRPr="00F24822">
          <w:rPr>
            <w:rFonts w:ascii="Times New Roman" w:eastAsiaTheme="minorEastAsia" w:hAnsi="Times New Roman"/>
            <w:sz w:val="24"/>
            <w:lang w:val="en-US" w:eastAsia="zh-CN"/>
          </w:rPr>
          <w:t>Assign oldest received tests first.</w:t>
        </w:r>
      </w:ins>
    </w:p>
    <w:p w14:paraId="4E5D38CC" w14:textId="77777777" w:rsidR="00F24822" w:rsidRPr="00F24822" w:rsidRDefault="00F24822" w:rsidP="00F24822">
      <w:pPr>
        <w:numPr>
          <w:ilvl w:val="0"/>
          <w:numId w:val="45"/>
        </w:numPr>
        <w:spacing w:before="0" w:after="160" w:line="259" w:lineRule="auto"/>
        <w:rPr>
          <w:ins w:id="311" w:author="Mengran Xiao" w:date="2025-06-16T09:19:00Z"/>
          <w:rFonts w:ascii="Times New Roman" w:eastAsiaTheme="minorEastAsia" w:hAnsi="Times New Roman"/>
          <w:sz w:val="24"/>
          <w:lang w:val="en-US" w:eastAsia="zh-CN"/>
        </w:rPr>
      </w:pPr>
      <w:ins w:id="312" w:author="Mengran Xiao" w:date="2025-06-16T09:19:00Z">
        <w:r w:rsidRPr="00F24822">
          <w:rPr>
            <w:rFonts w:ascii="Times New Roman" w:eastAsiaTheme="minorEastAsia" w:hAnsi="Times New Roman"/>
            <w:sz w:val="24"/>
            <w:lang w:val="en-US" w:eastAsia="zh-CN"/>
          </w:rPr>
          <w:t>Find personnel who are:</w:t>
        </w:r>
      </w:ins>
    </w:p>
    <w:p w14:paraId="6958D315" w14:textId="77777777" w:rsidR="00F24822" w:rsidRPr="00F24822" w:rsidRDefault="00F24822" w:rsidP="00F24822">
      <w:pPr>
        <w:numPr>
          <w:ilvl w:val="1"/>
          <w:numId w:val="46"/>
        </w:numPr>
        <w:spacing w:before="0" w:after="160" w:line="259" w:lineRule="auto"/>
        <w:rPr>
          <w:ins w:id="313" w:author="Mengran Xiao" w:date="2025-06-16T09:19:00Z"/>
          <w:rFonts w:ascii="Times New Roman" w:eastAsiaTheme="minorEastAsia" w:hAnsi="Times New Roman"/>
          <w:sz w:val="24"/>
          <w:lang w:val="en-US" w:eastAsia="zh-CN"/>
        </w:rPr>
      </w:pPr>
      <w:ins w:id="314" w:author="Mengran Xiao" w:date="2025-06-16T09:19:00Z">
        <w:r w:rsidRPr="00F24822">
          <w:rPr>
            <w:rFonts w:ascii="Times New Roman" w:eastAsiaTheme="minorEastAsia" w:hAnsi="Times New Roman"/>
            <w:sz w:val="24"/>
            <w:lang w:val="en-US" w:eastAsia="zh-CN"/>
          </w:rPr>
          <w:t>On duty that day</w:t>
        </w:r>
      </w:ins>
    </w:p>
    <w:p w14:paraId="0FA6B8D4" w14:textId="77777777" w:rsidR="00F24822" w:rsidRPr="00F24822" w:rsidRDefault="00F24822" w:rsidP="00F24822">
      <w:pPr>
        <w:numPr>
          <w:ilvl w:val="1"/>
          <w:numId w:val="46"/>
        </w:numPr>
        <w:spacing w:before="0" w:after="160" w:line="259" w:lineRule="auto"/>
        <w:rPr>
          <w:ins w:id="315" w:author="Mengran Xiao" w:date="2025-06-16T09:19:00Z"/>
          <w:rFonts w:ascii="Times New Roman" w:eastAsiaTheme="minorEastAsia" w:hAnsi="Times New Roman"/>
          <w:sz w:val="24"/>
          <w:lang w:val="en-US" w:eastAsia="zh-CN"/>
        </w:rPr>
      </w:pPr>
      <w:ins w:id="316" w:author="Mengran Xiao" w:date="2025-06-16T09:19:00Z">
        <w:r w:rsidRPr="00F24822">
          <w:rPr>
            <w:rFonts w:ascii="Times New Roman" w:eastAsiaTheme="minorEastAsia" w:hAnsi="Times New Roman"/>
            <w:sz w:val="24"/>
            <w:lang w:val="en-US" w:eastAsia="zh-CN"/>
          </w:rPr>
          <w:t xml:space="preserve">Match the Plant, </w:t>
        </w:r>
        <w:proofErr w:type="spellStart"/>
        <w:r w:rsidRPr="00F24822">
          <w:rPr>
            <w:rFonts w:ascii="Times New Roman" w:eastAsiaTheme="minorEastAsia" w:hAnsi="Times New Roman"/>
            <w:sz w:val="24"/>
            <w:lang w:val="en-US" w:eastAsia="zh-CN"/>
          </w:rPr>
          <w:t>WorkCenter</w:t>
        </w:r>
        <w:proofErr w:type="spellEnd"/>
        <w:r w:rsidRPr="00F24822">
          <w:rPr>
            <w:rFonts w:ascii="Times New Roman" w:eastAsiaTheme="minorEastAsia" w:hAnsi="Times New Roman"/>
            <w:sz w:val="24"/>
            <w:lang w:val="en-US" w:eastAsia="zh-CN"/>
          </w:rPr>
          <w:t xml:space="preserve"> (from personnel's </w:t>
        </w:r>
        <w:proofErr w:type="spellStart"/>
        <w:r w:rsidRPr="00F24822">
          <w:rPr>
            <w:rFonts w:ascii="Times New Roman" w:eastAsiaTheme="minorEastAsia" w:hAnsi="Times New Roman"/>
            <w:sz w:val="24"/>
            <w:lang w:val="en-US" w:eastAsia="zh-CN"/>
          </w:rPr>
          <w:t>WorkCenters</w:t>
        </w:r>
        <w:proofErr w:type="spellEnd"/>
        <w:r w:rsidRPr="00F24822">
          <w:rPr>
            <w:rFonts w:ascii="Times New Roman" w:eastAsiaTheme="minorEastAsia" w:hAnsi="Times New Roman"/>
            <w:sz w:val="24"/>
            <w:lang w:val="en-US" w:eastAsia="zh-CN"/>
          </w:rPr>
          <w:t>), and Production Line (from personnel's Production Lines).</w:t>
        </w:r>
      </w:ins>
    </w:p>
    <w:p w14:paraId="0A0D5B96" w14:textId="77777777" w:rsidR="00F24822" w:rsidRPr="00F24822" w:rsidRDefault="00F24822" w:rsidP="00F24822">
      <w:pPr>
        <w:numPr>
          <w:ilvl w:val="0"/>
          <w:numId w:val="45"/>
        </w:numPr>
        <w:spacing w:before="0" w:after="160" w:line="259" w:lineRule="auto"/>
        <w:rPr>
          <w:ins w:id="317" w:author="Mengran Xiao" w:date="2025-06-16T09:19:00Z"/>
          <w:rFonts w:ascii="Times New Roman" w:eastAsiaTheme="minorEastAsia" w:hAnsi="Times New Roman"/>
          <w:sz w:val="24"/>
          <w:lang w:val="en-US" w:eastAsia="zh-CN"/>
        </w:rPr>
      </w:pPr>
      <w:ins w:id="318" w:author="Mengran Xiao" w:date="2025-06-16T09:19:00Z">
        <w:r w:rsidRPr="00F24822">
          <w:rPr>
            <w:rFonts w:ascii="Times New Roman" w:eastAsiaTheme="minorEastAsia" w:hAnsi="Times New Roman"/>
            <w:sz w:val="24"/>
            <w:lang w:val="en-US" w:eastAsia="zh-CN"/>
          </w:rPr>
          <w:t>Training course check (same logic as 1.b).</w:t>
        </w:r>
      </w:ins>
    </w:p>
    <w:p w14:paraId="3D7F304E" w14:textId="77777777" w:rsidR="00F24822" w:rsidRPr="00F24822" w:rsidRDefault="00F24822" w:rsidP="00F24822">
      <w:pPr>
        <w:numPr>
          <w:ilvl w:val="0"/>
          <w:numId w:val="45"/>
        </w:numPr>
        <w:spacing w:before="0" w:after="160" w:line="259" w:lineRule="auto"/>
        <w:rPr>
          <w:ins w:id="319" w:author="Mengran Xiao" w:date="2025-06-16T09:19:00Z"/>
          <w:rFonts w:ascii="Times New Roman" w:eastAsiaTheme="minorEastAsia" w:hAnsi="Times New Roman"/>
          <w:sz w:val="24"/>
          <w:lang w:val="en-US" w:eastAsia="zh-CN"/>
        </w:rPr>
      </w:pPr>
      <w:ins w:id="320" w:author="Mengran Xiao" w:date="2025-06-16T09:19:00Z">
        <w:r w:rsidRPr="00F24822">
          <w:rPr>
            <w:rFonts w:ascii="Times New Roman" w:eastAsiaTheme="minorEastAsia" w:hAnsi="Times New Roman"/>
            <w:sz w:val="24"/>
            <w:lang w:val="en-US" w:eastAsia="zh-CN"/>
          </w:rPr>
          <w:t xml:space="preserve">If no tests require training: Assign </w:t>
        </w:r>
        <w:proofErr w:type="gramStart"/>
        <w:r w:rsidRPr="00F24822">
          <w:rPr>
            <w:rFonts w:ascii="Times New Roman" w:eastAsiaTheme="minorEastAsia" w:hAnsi="Times New Roman"/>
            <w:sz w:val="24"/>
            <w:lang w:val="en-US" w:eastAsia="zh-CN"/>
          </w:rPr>
          <w:t>entire</w:t>
        </w:r>
        <w:proofErr w:type="gramEnd"/>
        <w:r w:rsidRPr="00F24822">
          <w:rPr>
            <w:rFonts w:ascii="Times New Roman" w:eastAsiaTheme="minorEastAsia" w:hAnsi="Times New Roman"/>
            <w:sz w:val="24"/>
            <w:lang w:val="en-US" w:eastAsia="zh-CN"/>
          </w:rPr>
          <w:t xml:space="preserve"> sample to one person (same as 1.c).</w:t>
        </w:r>
      </w:ins>
    </w:p>
    <w:p w14:paraId="536CFD9F" w14:textId="77777777" w:rsidR="00F24822" w:rsidRPr="00F24822" w:rsidRDefault="00F24822" w:rsidP="00F24822">
      <w:pPr>
        <w:numPr>
          <w:ilvl w:val="0"/>
          <w:numId w:val="45"/>
        </w:numPr>
        <w:spacing w:before="0" w:after="160" w:line="259" w:lineRule="auto"/>
        <w:rPr>
          <w:ins w:id="321" w:author="Mengran Xiao" w:date="2025-06-16T09:19:00Z"/>
          <w:rFonts w:ascii="Times New Roman" w:eastAsiaTheme="minorEastAsia" w:hAnsi="Times New Roman"/>
          <w:sz w:val="24"/>
          <w:lang w:val="en-US" w:eastAsia="zh-CN"/>
        </w:rPr>
      </w:pPr>
      <w:ins w:id="322" w:author="Mengran Xiao" w:date="2025-06-16T09:19:00Z">
        <w:r w:rsidRPr="00F24822">
          <w:rPr>
            <w:rFonts w:ascii="Times New Roman" w:eastAsiaTheme="minorEastAsia" w:hAnsi="Times New Roman"/>
            <w:sz w:val="24"/>
            <w:lang w:val="en-US" w:eastAsia="zh-CN"/>
          </w:rPr>
          <w:t>Multiple eligible personnel: Same as 1.d.</w:t>
        </w:r>
      </w:ins>
    </w:p>
    <w:p w14:paraId="174A9C13" w14:textId="77777777" w:rsidR="00F24822" w:rsidRDefault="00F24822" w:rsidP="00F24822">
      <w:pPr>
        <w:numPr>
          <w:ilvl w:val="0"/>
          <w:numId w:val="45"/>
        </w:numPr>
        <w:spacing w:before="0" w:after="160" w:line="259" w:lineRule="auto"/>
        <w:rPr>
          <w:ins w:id="323" w:author="Mengran Xiao" w:date="2025-06-16T09:32:00Z" w16du:dateUtc="2025-06-16T01:32:00Z"/>
          <w:rFonts w:ascii="Times New Roman" w:eastAsiaTheme="minorEastAsia" w:hAnsi="Times New Roman"/>
          <w:sz w:val="24"/>
          <w:lang w:val="en-US" w:eastAsia="zh-CN"/>
        </w:rPr>
      </w:pPr>
      <w:ins w:id="324" w:author="Mengran Xiao" w:date="2025-06-16T09:19:00Z">
        <w:r w:rsidRPr="00F24822">
          <w:rPr>
            <w:rFonts w:ascii="Times New Roman" w:eastAsiaTheme="minorEastAsia" w:hAnsi="Times New Roman"/>
            <w:sz w:val="24"/>
            <w:lang w:val="en-US" w:eastAsia="zh-CN"/>
          </w:rPr>
          <w:t>No eligible personnel: Do not assign.</w:t>
        </w:r>
      </w:ins>
    </w:p>
    <w:p w14:paraId="413545C7" w14:textId="72BDF9B3" w:rsidR="00626A20" w:rsidRPr="00F24822" w:rsidRDefault="00626A20" w:rsidP="00F24822">
      <w:pPr>
        <w:numPr>
          <w:ilvl w:val="0"/>
          <w:numId w:val="45"/>
        </w:numPr>
        <w:spacing w:before="0" w:after="160" w:line="259" w:lineRule="auto"/>
        <w:rPr>
          <w:ins w:id="325" w:author="Mengran Xiao" w:date="2025-06-16T09:19:00Z"/>
          <w:rFonts w:ascii="Times New Roman" w:eastAsiaTheme="minorEastAsia" w:hAnsi="Times New Roman"/>
          <w:sz w:val="24"/>
          <w:lang w:val="en-US" w:eastAsia="zh-CN"/>
        </w:rPr>
      </w:pPr>
      <w:ins w:id="326" w:author="Mengran Xiao" w:date="2025-06-16T09:32:00Z" w16du:dateUtc="2025-06-16T01:32:00Z">
        <w:r>
          <w:rPr>
            <w:rFonts w:ascii="Times New Roman" w:eastAsiaTheme="minorEastAsia" w:hAnsi="Times New Roman" w:hint="eastAsia"/>
            <w:sz w:val="24"/>
            <w:lang w:val="en-US" w:eastAsia="zh-CN"/>
          </w:rPr>
          <w:t>Fre</w:t>
        </w:r>
      </w:ins>
      <w:ins w:id="327" w:author="Mengran Xiao" w:date="2025-06-16T09:33:00Z" w16du:dateUtc="2025-06-16T01:33:00Z">
        <w:r>
          <w:rPr>
            <w:rFonts w:ascii="Times New Roman" w:eastAsiaTheme="minorEastAsia" w:hAnsi="Times New Roman" w:hint="eastAsia"/>
            <w:sz w:val="24"/>
            <w:lang w:val="en-US" w:eastAsia="zh-CN"/>
          </w:rPr>
          <w:t xml:space="preserve">quency: </w:t>
        </w:r>
        <w:r w:rsidR="00D26986">
          <w:rPr>
            <w:rFonts w:ascii="Times New Roman" w:eastAsiaTheme="minorEastAsia" w:hAnsi="Times New Roman" w:hint="eastAsia"/>
            <w:sz w:val="24"/>
            <w:lang w:eastAsia="zh-CN"/>
          </w:rPr>
          <w:t>configured</w:t>
        </w:r>
      </w:ins>
      <w:ins w:id="328" w:author="Mengran Xiao" w:date="2025-06-16T09:33:00Z">
        <w:r w:rsidR="00D26986" w:rsidRPr="00D26986">
          <w:rPr>
            <w:rFonts w:ascii="Times New Roman" w:eastAsiaTheme="minorEastAsia" w:hAnsi="Times New Roman"/>
            <w:sz w:val="24"/>
            <w:lang w:eastAsia="zh-CN"/>
          </w:rPr>
          <w:t xml:space="preserve"> by the user.</w:t>
        </w:r>
      </w:ins>
      <w:ins w:id="329" w:author="Mengran Xiao" w:date="2025-06-16T09:34:00Z" w16du:dateUtc="2025-06-16T01:34:00Z">
        <w:r w:rsidR="00BB5781" w:rsidRPr="00BB5781">
          <w:rPr>
            <w:color w:val="4472C4"/>
            <w:sz w:val="22"/>
            <w:szCs w:val="22"/>
          </w:rPr>
          <w:t xml:space="preserve"> </w:t>
        </w:r>
      </w:ins>
      <w:ins w:id="330" w:author="Mengran Xiao" w:date="2025-06-16T09:34:00Z">
        <w:r w:rsidR="00BB5781" w:rsidRPr="00BB5781">
          <w:rPr>
            <w:rFonts w:ascii="Times New Roman" w:eastAsiaTheme="minorEastAsia" w:hAnsi="Times New Roman"/>
            <w:sz w:val="24"/>
            <w:lang w:eastAsia="zh-CN"/>
          </w:rPr>
          <w:t>it is recommended to do this once a day.</w:t>
        </w:r>
      </w:ins>
    </w:p>
    <w:p w14:paraId="24523A2E" w14:textId="3C61B079" w:rsidR="00F24822" w:rsidRPr="000B2B8F" w:rsidRDefault="00F24822" w:rsidP="003D2016">
      <w:pPr>
        <w:pStyle w:val="5"/>
        <w:rPr>
          <w:ins w:id="331" w:author="Mengran Xiao" w:date="2025-06-16T09:19:00Z"/>
          <w:rFonts w:eastAsiaTheme="minorEastAsia"/>
          <w:lang w:eastAsia="zh-CN"/>
          <w:rPrChange w:id="332" w:author="Xiao, Mengran" w:date="2025-06-16T10:55:00Z" w16du:dateUtc="2025-06-16T02:55:00Z">
            <w:rPr>
              <w:ins w:id="333" w:author="Mengran Xiao" w:date="2025-06-16T09:19:00Z"/>
              <w:rFonts w:ascii="Times New Roman" w:eastAsiaTheme="minorEastAsia" w:hAnsi="Times New Roman"/>
              <w:b/>
              <w:bCs/>
              <w:sz w:val="24"/>
              <w:lang w:val="en-US" w:eastAsia="zh-CN"/>
            </w:rPr>
          </w:rPrChange>
        </w:rPr>
        <w:pPrChange w:id="334" w:author="Xiao, Mengran" w:date="2025-06-16T10:55:00Z" w16du:dateUtc="2025-06-16T02:55:00Z">
          <w:pPr>
            <w:spacing w:before="0" w:after="160" w:line="259" w:lineRule="auto"/>
          </w:pPr>
        </w:pPrChange>
      </w:pPr>
      <w:ins w:id="335" w:author="Mengran Xiao" w:date="2025-06-16T09:19:00Z">
        <w:r w:rsidRPr="000B2B8F">
          <w:rPr>
            <w:rFonts w:eastAsiaTheme="minorEastAsia"/>
            <w:lang w:eastAsia="zh-CN"/>
            <w:rPrChange w:id="336" w:author="Xiao, Mengran" w:date="2025-06-16T10:55:00Z" w16du:dateUtc="2025-06-16T02:55:00Z">
              <w:rPr>
                <w:rFonts w:ascii="Times New Roman" w:eastAsiaTheme="minorEastAsia" w:hAnsi="Times New Roman"/>
                <w:i/>
                <w:sz w:val="24"/>
                <w:lang w:val="en-US" w:eastAsia="zh-CN"/>
              </w:rPr>
            </w:rPrChange>
          </w:rPr>
          <w:t>Task Release during Shift Handover</w:t>
        </w:r>
      </w:ins>
    </w:p>
    <w:p w14:paraId="018EAFCF" w14:textId="77777777" w:rsidR="00F24822" w:rsidRPr="00F24822" w:rsidRDefault="00F24822" w:rsidP="00F24822">
      <w:pPr>
        <w:spacing w:before="0" w:after="160" w:line="259" w:lineRule="auto"/>
        <w:rPr>
          <w:ins w:id="337" w:author="Mengran Xiao" w:date="2025-06-16T09:19:00Z"/>
          <w:rFonts w:ascii="Times New Roman" w:eastAsiaTheme="minorEastAsia" w:hAnsi="Times New Roman"/>
          <w:sz w:val="24"/>
          <w:lang w:val="en-US" w:eastAsia="zh-CN"/>
        </w:rPr>
      </w:pPr>
      <w:ins w:id="338" w:author="Mengran Xiao" w:date="2025-06-16T09:19:00Z">
        <w:r w:rsidRPr="00F24822">
          <w:rPr>
            <w:rFonts w:ascii="Times New Roman" w:eastAsiaTheme="minorEastAsia" w:hAnsi="Times New Roman"/>
            <w:sz w:val="24"/>
            <w:lang w:val="en-US" w:eastAsia="zh-CN"/>
          </w:rPr>
          <w:t>When personnel end their shift:</w:t>
        </w:r>
      </w:ins>
    </w:p>
    <w:p w14:paraId="59FB5B69" w14:textId="210E1E5D" w:rsidR="00F24822" w:rsidRDefault="00F24822" w:rsidP="00F24822">
      <w:pPr>
        <w:numPr>
          <w:ilvl w:val="0"/>
          <w:numId w:val="47"/>
        </w:numPr>
        <w:spacing w:before="0" w:after="160" w:line="259" w:lineRule="auto"/>
        <w:rPr>
          <w:ins w:id="339" w:author="Mengran Xiao" w:date="2025-06-16T09:34:00Z" w16du:dateUtc="2025-06-16T01:34:00Z"/>
          <w:rFonts w:ascii="Times New Roman" w:eastAsiaTheme="minorEastAsia" w:hAnsi="Times New Roman"/>
          <w:sz w:val="24"/>
          <w:lang w:val="en-US" w:eastAsia="zh-CN"/>
        </w:rPr>
      </w:pPr>
      <w:ins w:id="340" w:author="Mengran Xiao" w:date="2025-06-16T09:19:00Z">
        <w:r w:rsidRPr="00F24822">
          <w:rPr>
            <w:rFonts w:ascii="Times New Roman" w:eastAsiaTheme="minorEastAsia" w:hAnsi="Times New Roman"/>
            <w:sz w:val="24"/>
            <w:lang w:val="en-US" w:eastAsia="zh-CN"/>
          </w:rPr>
          <w:t>Release all their unfinished tasks (status "V"</w:t>
        </w:r>
      </w:ins>
      <w:ins w:id="341" w:author="Mengran Xiao" w:date="2025-06-16T09:30:00Z" w16du:dateUtc="2025-06-16T01:30:00Z">
        <w:r w:rsidR="009B3133">
          <w:rPr>
            <w:rFonts w:ascii="Times New Roman" w:eastAsiaTheme="minorEastAsia" w:hAnsi="Times New Roman" w:hint="eastAsia"/>
            <w:sz w:val="24"/>
            <w:lang w:val="en-US" w:eastAsia="zh-CN"/>
          </w:rPr>
          <w:t>, available</w:t>
        </w:r>
      </w:ins>
      <w:ins w:id="342" w:author="Mengran Xiao" w:date="2025-06-16T09:19:00Z">
        <w:r w:rsidRPr="00F24822">
          <w:rPr>
            <w:rFonts w:ascii="Times New Roman" w:eastAsiaTheme="minorEastAsia" w:hAnsi="Times New Roman"/>
            <w:sz w:val="24"/>
            <w:lang w:val="en-US" w:eastAsia="zh-CN"/>
          </w:rPr>
          <w:t>).</w:t>
        </w:r>
      </w:ins>
    </w:p>
    <w:p w14:paraId="269E9A92" w14:textId="39D48E3D" w:rsidR="00BB5781" w:rsidRDefault="00BB5781" w:rsidP="00BB5781">
      <w:pPr>
        <w:spacing w:before="0" w:after="160" w:line="259" w:lineRule="auto"/>
        <w:ind w:left="720"/>
        <w:rPr>
          <w:ins w:id="343" w:author="Mengran Xiao" w:date="2025-06-16T09:35:00Z" w16du:dateUtc="2025-06-16T01:35:00Z"/>
          <w:rFonts w:ascii="Times New Roman" w:eastAsiaTheme="minorEastAsia" w:hAnsi="Times New Roman"/>
          <w:sz w:val="24"/>
          <w:lang w:eastAsia="zh-CN"/>
        </w:rPr>
      </w:pPr>
      <w:ins w:id="344" w:author="Mengran Xiao" w:date="2025-06-16T09:34:00Z" w16du:dateUtc="2025-06-16T01:34:00Z">
        <w:r>
          <w:rPr>
            <w:rFonts w:ascii="Times New Roman" w:eastAsiaTheme="minorEastAsia" w:hAnsi="Times New Roman"/>
            <w:sz w:val="24"/>
            <w:lang w:val="en-US" w:eastAsia="zh-CN"/>
          </w:rPr>
          <w:t>B</w:t>
        </w:r>
        <w:r>
          <w:rPr>
            <w:rFonts w:ascii="Times New Roman" w:eastAsiaTheme="minorEastAsia" w:hAnsi="Times New Roman" w:hint="eastAsia"/>
            <w:sz w:val="24"/>
            <w:lang w:val="en-US" w:eastAsia="zh-CN"/>
          </w:rPr>
          <w:t>ehavior</w:t>
        </w:r>
        <w:r>
          <w:rPr>
            <w:rFonts w:ascii="Times New Roman" w:eastAsiaTheme="minorEastAsia" w:hAnsi="Times New Roman" w:hint="eastAsia"/>
            <w:sz w:val="24"/>
            <w:lang w:val="en-US" w:eastAsia="zh-CN"/>
          </w:rPr>
          <w:t>：</w:t>
        </w:r>
      </w:ins>
      <w:ins w:id="345" w:author="Mengran Xiao" w:date="2025-06-16T09:34:00Z">
        <w:r w:rsidRPr="00BB5781">
          <w:rPr>
            <w:rFonts w:ascii="Times New Roman" w:eastAsiaTheme="minorEastAsia" w:hAnsi="Times New Roman"/>
            <w:sz w:val="24"/>
            <w:lang w:eastAsia="zh-CN"/>
          </w:rPr>
          <w:t>Users can select multiple tests or samples assigned to themselves, right-click ‘Task Release’, and release the selected tests or samples assigned to themselves, i.e., set the ‘Starter’ field in the test table to empty.</w:t>
        </w:r>
      </w:ins>
    </w:p>
    <w:p w14:paraId="76D69945" w14:textId="32E127B5" w:rsidR="00E86DFB" w:rsidRPr="00F24822" w:rsidRDefault="00E86DFB">
      <w:pPr>
        <w:spacing w:before="0" w:after="160" w:line="259" w:lineRule="auto"/>
        <w:ind w:left="720"/>
        <w:rPr>
          <w:ins w:id="346" w:author="Mengran Xiao" w:date="2025-06-16T09:19:00Z"/>
          <w:rFonts w:ascii="Times New Roman" w:eastAsiaTheme="minorEastAsia" w:hAnsi="Times New Roman"/>
          <w:sz w:val="24"/>
          <w:lang w:val="en-US" w:eastAsia="zh-CN"/>
        </w:rPr>
        <w:pPrChange w:id="347" w:author="Mengran Xiao" w:date="2025-06-16T09:34:00Z" w16du:dateUtc="2025-06-16T01:34:00Z">
          <w:pPr>
            <w:numPr>
              <w:numId w:val="47"/>
            </w:numPr>
            <w:tabs>
              <w:tab w:val="num" w:pos="720"/>
            </w:tabs>
            <w:spacing w:before="0" w:after="160" w:line="259" w:lineRule="auto"/>
            <w:ind w:left="720" w:hanging="360"/>
          </w:pPr>
        </w:pPrChange>
      </w:pPr>
      <w:ins w:id="348" w:author="Mengran Xiao" w:date="2025-06-16T09:35:00Z" w16du:dateUtc="2025-06-16T01:35:00Z">
        <w:r>
          <w:rPr>
            <w:rFonts w:ascii="Times New Roman" w:eastAsiaTheme="minorEastAsia" w:hAnsi="Times New Roman" w:hint="eastAsia"/>
            <w:sz w:val="24"/>
            <w:lang w:eastAsia="zh-CN"/>
          </w:rPr>
          <w:t>Note:</w:t>
        </w:r>
        <w:r w:rsidRPr="00E86DFB">
          <w:rPr>
            <w:sz w:val="22"/>
            <w:szCs w:val="22"/>
          </w:rPr>
          <w:t xml:space="preserve"> </w:t>
        </w:r>
      </w:ins>
      <w:ins w:id="349" w:author="Mengran Xiao" w:date="2025-06-16T09:35:00Z">
        <w:r w:rsidRPr="00E86DFB">
          <w:rPr>
            <w:rFonts w:ascii="Times New Roman" w:eastAsiaTheme="minorEastAsia" w:hAnsi="Times New Roman"/>
            <w:sz w:val="24"/>
            <w:lang w:eastAsia="zh-CN"/>
          </w:rPr>
          <w:t>In case the user did not release or forgot to release the task</w:t>
        </w:r>
      </w:ins>
      <w:ins w:id="350" w:author="Mengran Xiao" w:date="2025-06-16T09:35:00Z" w16du:dateUtc="2025-06-16T01:35:00Z">
        <w:r>
          <w:rPr>
            <w:rFonts w:ascii="Times New Roman" w:eastAsiaTheme="minorEastAsia" w:hAnsi="Times New Roman" w:hint="eastAsia"/>
            <w:sz w:val="24"/>
            <w:lang w:eastAsia="zh-CN"/>
          </w:rPr>
          <w:t>, t</w:t>
        </w:r>
      </w:ins>
      <w:ins w:id="351" w:author="Mengran Xiao" w:date="2025-06-16T09:35:00Z">
        <w:r w:rsidRPr="00E86DFB">
          <w:rPr>
            <w:rFonts w:ascii="Times New Roman" w:eastAsiaTheme="minorEastAsia" w:hAnsi="Times New Roman"/>
            <w:sz w:val="24"/>
            <w:lang w:eastAsia="zh-CN"/>
          </w:rPr>
          <w:t>he system will not process it in any way.</w:t>
        </w:r>
      </w:ins>
    </w:p>
    <w:p w14:paraId="14D62385" w14:textId="26D47B46" w:rsidR="0059216C" w:rsidRPr="007475B5" w:rsidDel="007475B5" w:rsidRDefault="00F24822">
      <w:pPr>
        <w:numPr>
          <w:ilvl w:val="0"/>
          <w:numId w:val="47"/>
        </w:numPr>
        <w:spacing w:before="0" w:after="160" w:line="259" w:lineRule="auto"/>
        <w:jc w:val="both"/>
        <w:rPr>
          <w:del w:id="352" w:author="Mengran Xiao" w:date="2025-06-16T09:29:00Z" w16du:dateUtc="2025-06-16T01:29:00Z"/>
          <w:rFonts w:ascii="Times New Roman" w:eastAsiaTheme="minorEastAsia" w:hAnsi="Times New Roman"/>
          <w:sz w:val="24"/>
          <w:lang w:eastAsia="zh-CN"/>
        </w:rPr>
        <w:pPrChange w:id="353" w:author="Mengran Xiao" w:date="2025-06-16T09:29:00Z" w16du:dateUtc="2025-06-16T01:29:00Z">
          <w:pPr>
            <w:spacing w:before="0" w:after="160" w:line="259" w:lineRule="auto"/>
          </w:pPr>
        </w:pPrChange>
      </w:pPr>
      <w:ins w:id="354" w:author="Mengran Xiao" w:date="2025-06-16T09:19:00Z">
        <w:r w:rsidRPr="007475B5">
          <w:rPr>
            <w:rFonts w:ascii="Times New Roman" w:eastAsiaTheme="minorEastAsia" w:hAnsi="Times New Roman"/>
            <w:sz w:val="24"/>
            <w:lang w:val="en-US" w:eastAsia="zh-CN"/>
          </w:rPr>
          <w:t>These tasks become available for reassignment via the scheduled background assignment (Section 2).</w:t>
        </w:r>
      </w:ins>
      <w:del w:id="355" w:author="Mengran Xiao" w:date="2025-06-16T09:29:00Z" w16du:dateUtc="2025-06-16T01:29:00Z">
        <w:r w:rsidR="0059216C" w:rsidRPr="007475B5" w:rsidDel="007475B5">
          <w:rPr>
            <w:rFonts w:ascii="Times New Roman" w:eastAsiaTheme="minorEastAsia" w:hAnsi="Times New Roman"/>
            <w:sz w:val="24"/>
            <w:lang w:eastAsia="zh-CN"/>
          </w:rPr>
          <w:br w:type="page"/>
        </w:r>
      </w:del>
    </w:p>
    <w:bookmarkEnd w:id="66"/>
    <w:bookmarkEnd w:id="67"/>
    <w:p w14:paraId="69C6AF03" w14:textId="77777777" w:rsidR="0059216C" w:rsidRPr="007475B5" w:rsidRDefault="0059216C">
      <w:pPr>
        <w:numPr>
          <w:ilvl w:val="0"/>
          <w:numId w:val="47"/>
        </w:numPr>
        <w:spacing w:before="0" w:after="160" w:line="259" w:lineRule="auto"/>
        <w:jc w:val="both"/>
        <w:rPr>
          <w:rFonts w:ascii="Times New Roman" w:eastAsiaTheme="minorEastAsia" w:hAnsi="Times New Roman"/>
          <w:sz w:val="24"/>
          <w:lang w:eastAsia="zh-CN"/>
        </w:rPr>
        <w:pPrChange w:id="356" w:author="Mengran Xiao" w:date="2025-06-16T09:29:00Z" w16du:dateUtc="2025-06-16T01:29:00Z">
          <w:pPr>
            <w:jc w:val="both"/>
          </w:pPr>
        </w:pPrChange>
      </w:pPr>
    </w:p>
    <w:sectPr w:rsidR="0059216C" w:rsidRPr="007475B5" w:rsidSect="00874392">
      <w:headerReference w:type="default" r:id="rId20"/>
      <w:footerReference w:type="default" r:id="rId21"/>
      <w:headerReference w:type="first" r:id="rId22"/>
      <w:footerReference w:type="first" r:id="rId23"/>
      <w:pgSz w:w="12240" w:h="15840"/>
      <w:pgMar w:top="426" w:right="1440" w:bottom="1440" w:left="1440" w:header="85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0" w:author="Gu, Cheng" w:date="2025-05-23T11:22:00Z" w:initials="CG">
    <w:p w14:paraId="018128BE" w14:textId="77777777" w:rsidR="00DE3B4B" w:rsidRDefault="00DE3B4B" w:rsidP="00DE3B4B">
      <w:pPr>
        <w:pStyle w:val="a6"/>
      </w:pPr>
      <w:r>
        <w:rPr>
          <w:rStyle w:val="a5"/>
        </w:rPr>
        <w:annotationRef/>
      </w:r>
      <w:r>
        <w:rPr>
          <w:lang w:val="en-US"/>
        </w:rPr>
        <w:t>dedicated folder  IQC-JIT, IQC-Truck folder for storing JIT and truck samples.</w:t>
      </w:r>
    </w:p>
    <w:p w14:paraId="5304AA3C" w14:textId="77777777" w:rsidR="00DE3B4B" w:rsidRDefault="00DE3B4B" w:rsidP="00DE3B4B">
      <w:pPr>
        <w:pStyle w:val="a6"/>
      </w:pPr>
    </w:p>
    <w:p w14:paraId="187A5246" w14:textId="77777777" w:rsidR="00DE3B4B" w:rsidRDefault="00DE3B4B" w:rsidP="00DE3B4B">
      <w:pPr>
        <w:pStyle w:val="a6"/>
      </w:pPr>
    </w:p>
  </w:comment>
  <w:comment w:id="77" w:author="Neelima Rajesh" w:date="2025-05-20T10:01:00Z" w:initials="NR">
    <w:p w14:paraId="77F8F95C" w14:textId="259A25D2" w:rsidR="00D92129" w:rsidRDefault="00D92129" w:rsidP="00D92129">
      <w:pPr>
        <w:pStyle w:val="a6"/>
      </w:pPr>
      <w:r>
        <w:rPr>
          <w:rStyle w:val="a5"/>
        </w:rPr>
        <w:annotationRef/>
      </w:r>
      <w:r>
        <w:rPr>
          <w:lang w:val="en-US"/>
        </w:rPr>
        <w:t>As per the requirement, we can provide IDH, batch number. In case there is only one activity number, system can pull it automatically. If there are multiple user selects it. With these details system needs to pull latest MLP automatically.</w:t>
      </w:r>
    </w:p>
  </w:comment>
  <w:comment w:id="78" w:author="Gu, Cheng [2]" w:date="2025-05-20T16:19:00Z" w:initials="GC">
    <w:p w14:paraId="40CB5C7B" w14:textId="570BCB47" w:rsidR="000C7D23" w:rsidRDefault="000C7D23">
      <w:pPr>
        <w:pStyle w:val="a6"/>
      </w:pPr>
      <w:r>
        <w:rPr>
          <w:rStyle w:val="a5"/>
        </w:rPr>
        <w:annotationRef/>
      </w:r>
      <w:r w:rsidRPr="12767ED2">
        <w:t xml:space="preserve">user select MLP, then activity no and IDH will automatically fetched. </w:t>
      </w:r>
    </w:p>
    <w:p w14:paraId="415EE2D1" w14:textId="241C3839" w:rsidR="000C7D23" w:rsidRDefault="000C7D23">
      <w:pPr>
        <w:pStyle w:val="a6"/>
      </w:pPr>
      <w:r w:rsidRPr="7ADBEAC5">
        <w:t>So user only need to select MLP and enter batch number.</w:t>
      </w:r>
    </w:p>
  </w:comment>
  <w:comment w:id="79" w:author="Neelima Rajesh" w:date="2025-05-20T10:04:00Z" w:initials="NR">
    <w:p w14:paraId="17B39B12" w14:textId="77777777" w:rsidR="00D92129" w:rsidRDefault="00D92129" w:rsidP="00D92129">
      <w:pPr>
        <w:pStyle w:val="a6"/>
      </w:pPr>
      <w:r>
        <w:rPr>
          <w:rStyle w:val="a5"/>
        </w:rPr>
        <w:annotationRef/>
      </w:r>
      <w:r>
        <w:rPr>
          <w:lang w:val="en-US"/>
        </w:rPr>
        <w:t xml:space="preserve">Inspection lot be populated in the sample once it is available. Is there a possible to add a status whether inspection lot received or not. SAP send status should be “Y” only after data is successfully pushed to SAP. </w:t>
      </w:r>
    </w:p>
  </w:comment>
  <w:comment w:id="80" w:author="Gu, Cheng [2]" w:date="2025-05-20T16:26:00Z" w:initials="GC">
    <w:p w14:paraId="6C86D98F" w14:textId="08502821" w:rsidR="000C7D23" w:rsidRDefault="000C7D23">
      <w:pPr>
        <w:pStyle w:val="a6"/>
      </w:pPr>
      <w:r>
        <w:rPr>
          <w:rStyle w:val="a5"/>
        </w:rPr>
        <w:annotationRef/>
      </w:r>
      <w:r w:rsidRPr="5C48578D">
        <w:t xml:space="preserve">Once inspection lot is received , sample field 'hen_inspection_lot' will record the inspec lot number. </w:t>
      </w:r>
    </w:p>
    <w:p w14:paraId="32F7555F" w14:textId="0A924A81" w:rsidR="000C7D23" w:rsidRDefault="000C7D23">
      <w:pPr>
        <w:pStyle w:val="a6"/>
      </w:pPr>
      <w:r w:rsidRPr="779A09B8">
        <w:t>once sample result is send to SAP successfully , filed 'hen has sent' will be set to yes.</w:t>
      </w:r>
    </w:p>
    <w:p w14:paraId="06FE4976" w14:textId="09A41DEB" w:rsidR="000C7D23" w:rsidRDefault="000C7D23">
      <w:pPr>
        <w:pStyle w:val="a6"/>
      </w:pPr>
    </w:p>
  </w:comment>
  <w:comment w:id="86" w:author="Neelima Rajesh" w:date="2025-05-20T10:09:00Z" w:initials="NR">
    <w:p w14:paraId="06CEE36D" w14:textId="77777777" w:rsidR="00E87A9F" w:rsidRDefault="00E87A9F" w:rsidP="00E87A9F">
      <w:pPr>
        <w:pStyle w:val="a6"/>
      </w:pPr>
      <w:r>
        <w:rPr>
          <w:rStyle w:val="a5"/>
        </w:rPr>
        <w:annotationRef/>
      </w:r>
      <w:r>
        <w:rPr>
          <w:lang w:val="en-US"/>
        </w:rPr>
        <w:t xml:space="preserve">When we release without MES, SAP pushing should work. As per the diagram it is showing a dependency. It is correct as per the process but in QCLAD it has to wait for inspection lot, once it is received send result to SAP. With MES integration, after results recording and authorization completed, the results have to be pushed to MES immediately. </w:t>
      </w:r>
    </w:p>
  </w:comment>
  <w:comment w:id="87" w:author="Gu, Cheng [2]" w:date="2025-05-20T16:29:00Z" w:initials="GC">
    <w:p w14:paraId="12BB5913" w14:textId="4E0DEA6C" w:rsidR="000C7D23" w:rsidRDefault="000C7D23">
      <w:pPr>
        <w:pStyle w:val="a6"/>
      </w:pPr>
      <w:r>
        <w:rPr>
          <w:rStyle w:val="a5"/>
        </w:rPr>
        <w:annotationRef/>
      </w:r>
      <w:r w:rsidRPr="2D4A8A2F">
        <w:t>pushing to SAP will work when inspection lot received</w:t>
      </w:r>
    </w:p>
  </w:comment>
  <w:comment w:id="89" w:author="Gu, Cheng" w:date="2025-05-23T11:22:00Z" w:initials="CG">
    <w:p w14:paraId="2B08C56F" w14:textId="77777777" w:rsidR="00DE3B4B" w:rsidRDefault="00DE3B4B" w:rsidP="00DE3B4B">
      <w:pPr>
        <w:pStyle w:val="a6"/>
      </w:pPr>
      <w:r>
        <w:rPr>
          <w:rStyle w:val="a5"/>
        </w:rPr>
        <w:annotationRef/>
      </w:r>
      <w:r>
        <w:rPr>
          <w:lang w:val="en-US"/>
        </w:rPr>
        <w:t>dedicated folder  IQC-JIT, IQC-Truck folder for storing JIT and truck samples.</w:t>
      </w:r>
    </w:p>
    <w:p w14:paraId="0A8AF26B" w14:textId="77777777" w:rsidR="00DE3B4B" w:rsidRDefault="00DE3B4B" w:rsidP="00DE3B4B">
      <w:pPr>
        <w:pStyle w:val="a6"/>
      </w:pPr>
    </w:p>
    <w:p w14:paraId="282E6A49" w14:textId="77777777" w:rsidR="00DE3B4B" w:rsidRDefault="00DE3B4B" w:rsidP="00DE3B4B">
      <w:pPr>
        <w:pStyle w:val="a6"/>
      </w:pPr>
    </w:p>
  </w:comment>
  <w:comment w:id="94" w:author="Neelima Rajesh" w:date="2025-05-20T10:12:00Z" w:initials="NR">
    <w:p w14:paraId="258940CB" w14:textId="21DE39E3" w:rsidR="00E87A9F" w:rsidRDefault="00E87A9F" w:rsidP="00E87A9F">
      <w:pPr>
        <w:pStyle w:val="a6"/>
      </w:pPr>
      <w:r>
        <w:rPr>
          <w:rStyle w:val="a5"/>
        </w:rPr>
        <w:annotationRef/>
      </w:r>
      <w:r>
        <w:rPr>
          <w:lang w:val="en-US"/>
        </w:rPr>
        <w:t>As JIT sample is coming from MES, it should have label. So, can’t we start with Sample receive. On scanning, system understands it as JIT or not. If it is JIT, it should follow JIT workflow</w:t>
      </w:r>
    </w:p>
  </w:comment>
  <w:comment w:id="95" w:author="Gu, Cheng [2]" w:date="2025-05-20T16:38:00Z" w:initials="GC">
    <w:p w14:paraId="4B93E6EA" w14:textId="47CF046D" w:rsidR="000C7D23" w:rsidRDefault="000C7D23">
      <w:pPr>
        <w:pStyle w:val="a6"/>
      </w:pPr>
      <w:r>
        <w:rPr>
          <w:rStyle w:val="a5"/>
        </w:rPr>
        <w:annotationRef/>
      </w:r>
      <w:r w:rsidRPr="64CD155B">
        <w:t>out of scope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7A5246" w15:done="0"/>
  <w15:commentEx w15:paraId="77F8F95C" w15:done="0"/>
  <w15:commentEx w15:paraId="415EE2D1" w15:paraIdParent="77F8F95C" w15:done="0"/>
  <w15:commentEx w15:paraId="17B39B12" w15:done="0"/>
  <w15:commentEx w15:paraId="06FE4976" w15:paraIdParent="17B39B12" w15:done="0"/>
  <w15:commentEx w15:paraId="06CEE36D" w15:done="0"/>
  <w15:commentEx w15:paraId="12BB5913" w15:paraIdParent="06CEE36D" w15:done="0"/>
  <w15:commentEx w15:paraId="282E6A49" w15:done="0"/>
  <w15:commentEx w15:paraId="258940CB" w15:done="0"/>
  <w15:commentEx w15:paraId="4B93E6EA" w15:paraIdParent="258940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B1CF1" w16cex:dateUtc="2025-05-23T03:22:00Z"/>
  <w16cex:commentExtensible w16cex:durableId="1CEC03B8" w16cex:dateUtc="2025-05-20T03:01:00Z"/>
  <w16cex:commentExtensible w16cex:durableId="726C8B75" w16cex:dateUtc="2025-05-20T08:19:00Z"/>
  <w16cex:commentExtensible w16cex:durableId="676329A1" w16cex:dateUtc="2025-05-20T03:04:00Z"/>
  <w16cex:commentExtensible w16cex:durableId="1DE9FCE0" w16cex:dateUtc="2025-05-20T08:26:00Z"/>
  <w16cex:commentExtensible w16cex:durableId="5CAFA89D" w16cex:dateUtc="2025-05-20T03:09:00Z"/>
  <w16cex:commentExtensible w16cex:durableId="5FEE3E33" w16cex:dateUtc="2025-05-20T08:29:00Z"/>
  <w16cex:commentExtensible w16cex:durableId="478B8EB4" w16cex:dateUtc="2025-05-23T03:22:00Z"/>
  <w16cex:commentExtensible w16cex:durableId="35D05BFE" w16cex:dateUtc="2025-05-20T03:12:00Z"/>
  <w16cex:commentExtensible w16cex:durableId="6EB47B31" w16cex:dateUtc="2025-05-20T08: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7A5246" w16cid:durableId="453B1CF1"/>
  <w16cid:commentId w16cid:paraId="77F8F95C" w16cid:durableId="1CEC03B8"/>
  <w16cid:commentId w16cid:paraId="415EE2D1" w16cid:durableId="726C8B75"/>
  <w16cid:commentId w16cid:paraId="17B39B12" w16cid:durableId="676329A1"/>
  <w16cid:commentId w16cid:paraId="06FE4976" w16cid:durableId="1DE9FCE0"/>
  <w16cid:commentId w16cid:paraId="06CEE36D" w16cid:durableId="5CAFA89D"/>
  <w16cid:commentId w16cid:paraId="12BB5913" w16cid:durableId="5FEE3E33"/>
  <w16cid:commentId w16cid:paraId="282E6A49" w16cid:durableId="478B8EB4"/>
  <w16cid:commentId w16cid:paraId="258940CB" w16cid:durableId="35D05BFE"/>
  <w16cid:commentId w16cid:paraId="4B93E6EA" w16cid:durableId="6EB47B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1F087" w14:textId="77777777" w:rsidR="003578E0" w:rsidRDefault="003578E0" w:rsidP="00A10A86">
      <w:pPr>
        <w:spacing w:before="0" w:after="0"/>
      </w:pPr>
      <w:r>
        <w:separator/>
      </w:r>
    </w:p>
  </w:endnote>
  <w:endnote w:type="continuationSeparator" w:id="0">
    <w:p w14:paraId="27098A2B" w14:textId="77777777" w:rsidR="003578E0" w:rsidRDefault="003578E0" w:rsidP="00A10A86">
      <w:pPr>
        <w:spacing w:before="0" w:after="0"/>
      </w:pPr>
      <w:r>
        <w:continuationSeparator/>
      </w:r>
    </w:p>
  </w:endnote>
  <w:endnote w:type="continuationNotice" w:id="1">
    <w:p w14:paraId="74042C29" w14:textId="77777777" w:rsidR="003578E0" w:rsidRDefault="003578E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altName w:val="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BC5F" w14:textId="2EDB10A6"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w:t>
    </w:r>
    <w:proofErr w:type="spellStart"/>
    <w:r w:rsidRPr="00874392">
      <w:rPr>
        <w:rFonts w:ascii="Verdana" w:hAnsi="Verdana"/>
        <w:szCs w:val="20"/>
      </w:rPr>
      <w:t>Thermo</w:t>
    </w:r>
    <w:proofErr w:type="spellEnd"/>
    <w:r w:rsidRPr="00874392">
      <w:rPr>
        <w:rFonts w:ascii="Verdana" w:hAnsi="Verdana"/>
        <w:szCs w:val="20"/>
      </w:rPr>
      <w:t xml:space="preserve">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5556B9">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32</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C8DE" w14:textId="00E70B09"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w:t>
    </w:r>
    <w:proofErr w:type="spellStart"/>
    <w:r w:rsidRPr="00874392">
      <w:rPr>
        <w:rFonts w:ascii="Verdana" w:hAnsi="Verdana"/>
        <w:szCs w:val="20"/>
      </w:rPr>
      <w:t>Thermo</w:t>
    </w:r>
    <w:proofErr w:type="spellEnd"/>
    <w:r w:rsidRPr="00874392">
      <w:rPr>
        <w:rFonts w:ascii="Verdana" w:hAnsi="Verdana"/>
        <w:szCs w:val="20"/>
      </w:rPr>
      <w:t xml:space="preserve">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5556B9">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1</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3790D" w14:textId="77777777" w:rsidR="003578E0" w:rsidRDefault="003578E0" w:rsidP="00A10A86">
      <w:pPr>
        <w:spacing w:before="0" w:after="0"/>
      </w:pPr>
      <w:r>
        <w:separator/>
      </w:r>
    </w:p>
  </w:footnote>
  <w:footnote w:type="continuationSeparator" w:id="0">
    <w:p w14:paraId="023B6406" w14:textId="77777777" w:rsidR="003578E0" w:rsidRDefault="003578E0" w:rsidP="00A10A86">
      <w:pPr>
        <w:spacing w:before="0" w:after="0"/>
      </w:pPr>
      <w:r>
        <w:continuationSeparator/>
      </w:r>
    </w:p>
  </w:footnote>
  <w:footnote w:type="continuationNotice" w:id="1">
    <w:p w14:paraId="2B7E1DF9" w14:textId="77777777" w:rsidR="003578E0" w:rsidRDefault="003578E0">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AD01" w14:textId="0A3FC454" w:rsidR="00A50E85" w:rsidRDefault="52BF64D7" w:rsidP="52BF64D7">
    <w:pPr>
      <w:pStyle w:val="ad"/>
      <w:rPr>
        <w:rFonts w:ascii="Times New Roman" w:hAnsi="Times New Roman"/>
        <w:b/>
        <w:bCs/>
        <w:sz w:val="24"/>
        <w:u w:val="single"/>
      </w:rPr>
    </w:pPr>
    <w:proofErr w:type="spellStart"/>
    <w:r w:rsidRPr="52BF64D7">
      <w:rPr>
        <w:rFonts w:ascii="Times New Roman" w:hAnsi="Times New Roman"/>
        <w:b/>
        <w:bCs/>
        <w:sz w:val="24"/>
        <w:u w:val="single"/>
      </w:rPr>
      <w:t>SampleManager</w:t>
    </w:r>
    <w:proofErr w:type="spellEnd"/>
    <w:r w:rsidRPr="52BF64D7">
      <w:rPr>
        <w:rFonts w:ascii="Times New Roman" w:hAnsi="Times New Roman"/>
        <w:b/>
        <w:bCs/>
        <w:sz w:val="24"/>
        <w:u w:val="single"/>
      </w:rPr>
      <w:t xml:space="preserve"> 21.</w:t>
    </w:r>
    <w:r w:rsidRPr="52BF64D7">
      <w:rPr>
        <w:rFonts w:ascii="Times New Roman" w:eastAsiaTheme="minorEastAsia" w:hAnsi="Times New Roman"/>
        <w:b/>
        <w:bCs/>
        <w:sz w:val="24"/>
        <w:u w:val="single"/>
        <w:lang w:eastAsia="zh-CN"/>
      </w:rPr>
      <w:t>2</w:t>
    </w:r>
    <w:r w:rsidRPr="52BF64D7">
      <w:rPr>
        <w:rFonts w:ascii="Times New Roman" w:hAnsi="Times New Roman"/>
        <w:b/>
        <w:bCs/>
        <w:sz w:val="24"/>
        <w:u w:val="single"/>
      </w:rPr>
      <w:t xml:space="preserve"> </w:t>
    </w:r>
    <w:r w:rsidR="00A50E85">
      <w:tab/>
    </w:r>
    <w:r w:rsidRPr="52BF64D7">
      <w:rPr>
        <w:rFonts w:ascii="Times New Roman" w:hAnsi="Times New Roman"/>
        <w:b/>
        <w:bCs/>
        <w:sz w:val="24"/>
        <w:u w:val="single"/>
      </w:rPr>
      <w:t xml:space="preserve">                                                       VIN-FS-SAMPLEMANAGER-B001</w:t>
    </w:r>
  </w:p>
  <w:p w14:paraId="37E09AD1" w14:textId="77777777" w:rsidR="00A50E85" w:rsidRPr="00D157D1" w:rsidRDefault="00A50E85">
    <w:pPr>
      <w:pStyle w:val="ad"/>
      <w:rPr>
        <w:rFonts w:ascii="Times New Roman" w:hAnsi="Times New Roman"/>
        <w:b/>
        <w:bCs/>
        <w:sz w:val="24"/>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D63B" w14:textId="40276917" w:rsidR="00A50E85" w:rsidRPr="00874392" w:rsidRDefault="00A50E85" w:rsidP="00874392">
    <w:pPr>
      <w:rPr>
        <w:rFonts w:ascii="Times New Roman" w:hAnsi="Times New Roman"/>
      </w:rPr>
    </w:pPr>
    <w:r w:rsidRPr="006D02D5">
      <w:rPr>
        <w:rFonts w:ascii="Times New Roman" w:hAnsi="Times New Roman"/>
        <w:noProof/>
        <w:color w:val="2B579A"/>
        <w:shd w:val="clear" w:color="auto" w:fill="E6E6E6"/>
        <w:lang w:val="en-IN" w:eastAsia="en-IN"/>
      </w:rPr>
      <w:drawing>
        <wp:anchor distT="0" distB="0" distL="114300" distR="114300" simplePos="0" relativeHeight="251658240" behindDoc="1" locked="0" layoutInCell="1" allowOverlap="1" wp14:anchorId="5A7582AF" wp14:editId="692365D6">
          <wp:simplePos x="0" y="0"/>
          <wp:positionH relativeFrom="column">
            <wp:posOffset>4400550</wp:posOffset>
          </wp:positionH>
          <wp:positionV relativeFrom="paragraph">
            <wp:posOffset>163195</wp:posOffset>
          </wp:positionV>
          <wp:extent cx="1828800" cy="415925"/>
          <wp:effectExtent l="0" t="0" r="0" b="3175"/>
          <wp:wrapNone/>
          <wp:docPr id="48" name="Picture 48" descr="Therm Fisher Space Fina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rm Fisher Space Final-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15925"/>
                  </a:xfrm>
                  <a:prstGeom prst="rect">
                    <a:avLst/>
                  </a:prstGeom>
                  <a:noFill/>
                </pic:spPr>
              </pic:pic>
            </a:graphicData>
          </a:graphic>
          <wp14:sizeRelH relativeFrom="page">
            <wp14:pctWidth>0</wp14:pctWidth>
          </wp14:sizeRelH>
          <wp14:sizeRelV relativeFrom="page">
            <wp14:pctHeight>0</wp14:pctHeight>
          </wp14:sizeRelV>
        </wp:anchor>
      </w:drawing>
    </w:r>
    <w:r w:rsidR="00523C29">
      <w:rPr>
        <w:noProof/>
        <w:lang w:val="en-IN" w:eastAsia="en-IN"/>
      </w:rPr>
      <w:t>Customer logo</w:t>
    </w:r>
  </w:p>
</w:hdr>
</file>

<file path=word/intelligence2.xml><?xml version="1.0" encoding="utf-8"?>
<int2:intelligence xmlns:int2="http://schemas.microsoft.com/office/intelligence/2020/intelligence" xmlns:oel="http://schemas.microsoft.com/office/2019/extlst">
  <int2:observations>
    <int2:textHash int2:hashCode="OoEWmPFQhW5jSP" int2:id="6Z6usZCG">
      <int2:state int2:value="Rejected" int2:type="AugLoop_Text_Critique"/>
    </int2:textHash>
    <int2:textHash int2:hashCode="B7kz0La+6aOBEf" int2:id="MpsjhIu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FBF"/>
    <w:multiLevelType w:val="hybridMultilevel"/>
    <w:tmpl w:val="AF0E3C1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43D3F9C"/>
    <w:multiLevelType w:val="hybridMultilevel"/>
    <w:tmpl w:val="6504D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76E3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56F31B2"/>
    <w:multiLevelType w:val="hybridMultilevel"/>
    <w:tmpl w:val="28EEB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14E9F"/>
    <w:multiLevelType w:val="hybridMultilevel"/>
    <w:tmpl w:val="E98E7C14"/>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5" w15:restartNumberingAfterBreak="0">
    <w:nsid w:val="0B0B61F9"/>
    <w:multiLevelType w:val="hybridMultilevel"/>
    <w:tmpl w:val="98B26C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B4F7811"/>
    <w:multiLevelType w:val="hybridMultilevel"/>
    <w:tmpl w:val="EBFE0DAA"/>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7" w15:restartNumberingAfterBreak="0">
    <w:nsid w:val="0C2C3023"/>
    <w:multiLevelType w:val="multilevel"/>
    <w:tmpl w:val="C836665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1215000"/>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D44541"/>
    <w:multiLevelType w:val="hybridMultilevel"/>
    <w:tmpl w:val="0DD872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C0642BE"/>
    <w:multiLevelType w:val="hybridMultilevel"/>
    <w:tmpl w:val="628E380A"/>
    <w:lvl w:ilvl="0" w:tplc="20441F6E">
      <w:start w:val="1"/>
      <w:numFmt w:val="decimal"/>
      <w:lvlText w:val="%1、"/>
      <w:lvlJc w:val="left"/>
      <w:pPr>
        <w:ind w:left="1080" w:hanging="360"/>
      </w:pPr>
      <w:rPr>
        <w:rFonts w:hint="default"/>
      </w:rPr>
    </w:lvl>
    <w:lvl w:ilvl="1" w:tplc="5178FE02">
      <w:start w:val="1"/>
      <w:numFmt w:val="lowerLetter"/>
      <w:lvlText w:val="%2)"/>
      <w:lvlJc w:val="left"/>
      <w:pPr>
        <w:ind w:left="1520" w:hanging="360"/>
      </w:pPr>
      <w:rPr>
        <w:rFonts w:hint="default"/>
      </w:r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1" w15:restartNumberingAfterBreak="0">
    <w:nsid w:val="1FB06738"/>
    <w:multiLevelType w:val="multilevel"/>
    <w:tmpl w:val="1E4A42A0"/>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211011E9"/>
    <w:multiLevelType w:val="hybridMultilevel"/>
    <w:tmpl w:val="3F4212A8"/>
    <w:lvl w:ilvl="0" w:tplc="358484E6">
      <w:start w:val="1"/>
      <w:numFmt w:val="lowerLetter"/>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87151B"/>
    <w:multiLevelType w:val="hybridMultilevel"/>
    <w:tmpl w:val="B618247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95F55CE"/>
    <w:multiLevelType w:val="hybridMultilevel"/>
    <w:tmpl w:val="80C69DF4"/>
    <w:lvl w:ilvl="0" w:tplc="306281D0">
      <w:start w:val="1"/>
      <w:numFmt w:val="decimal"/>
      <w:lvlText w:val="%1."/>
      <w:lvlJc w:val="left"/>
      <w:pPr>
        <w:ind w:left="1080" w:hanging="360"/>
      </w:pPr>
      <w:rPr>
        <w:rFonts w:hint="default"/>
        <w:b w:val="0"/>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5" w15:restartNumberingAfterBreak="0">
    <w:nsid w:val="2A955A31"/>
    <w:multiLevelType w:val="hybridMultilevel"/>
    <w:tmpl w:val="8B1AF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92618A7"/>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F247F52"/>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1226E6A"/>
    <w:multiLevelType w:val="hybridMultilevel"/>
    <w:tmpl w:val="67EE7CE6"/>
    <w:lvl w:ilvl="0" w:tplc="04090019">
      <w:start w:val="1"/>
      <w:numFmt w:val="lowerLetter"/>
      <w:lvlText w:val="%1)"/>
      <w:lvlJc w:val="left"/>
      <w:pPr>
        <w:ind w:left="1520" w:hanging="440"/>
      </w:p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19" w15:restartNumberingAfterBreak="0">
    <w:nsid w:val="43E73BED"/>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7D74FD5"/>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A4C78ED"/>
    <w:multiLevelType w:val="hybridMultilevel"/>
    <w:tmpl w:val="257C64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013C6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4B4017C9"/>
    <w:multiLevelType w:val="hybridMultilevel"/>
    <w:tmpl w:val="454A7A76"/>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4" w15:restartNumberingAfterBreak="0">
    <w:nsid w:val="4CA21AFB"/>
    <w:multiLevelType w:val="hybridMultilevel"/>
    <w:tmpl w:val="0180EE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E346622"/>
    <w:multiLevelType w:val="hybridMultilevel"/>
    <w:tmpl w:val="A218F28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4E5F4E7E"/>
    <w:multiLevelType w:val="hybridMultilevel"/>
    <w:tmpl w:val="1E587C92"/>
    <w:lvl w:ilvl="0" w:tplc="04090019">
      <w:start w:val="1"/>
      <w:numFmt w:val="lowerLetter"/>
      <w:lvlText w:val="%1)"/>
      <w:lvlJc w:val="left"/>
      <w:pPr>
        <w:ind w:left="1520" w:hanging="440"/>
      </w:pPr>
    </w:lvl>
    <w:lvl w:ilvl="1" w:tplc="04090019">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7" w15:restartNumberingAfterBreak="0">
    <w:nsid w:val="4EB66458"/>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2EE2BB0"/>
    <w:multiLevelType w:val="hybridMultilevel"/>
    <w:tmpl w:val="4B3A438E"/>
    <w:lvl w:ilvl="0" w:tplc="F1A849D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795149"/>
    <w:multiLevelType w:val="hybridMultilevel"/>
    <w:tmpl w:val="E834C3A8"/>
    <w:lvl w:ilvl="0" w:tplc="472CB49A">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0" w15:restartNumberingAfterBreak="0">
    <w:nsid w:val="59DE55AE"/>
    <w:multiLevelType w:val="hybridMultilevel"/>
    <w:tmpl w:val="0180E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FA1BE3"/>
    <w:multiLevelType w:val="multilevel"/>
    <w:tmpl w:val="392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03581"/>
    <w:multiLevelType w:val="hybridMultilevel"/>
    <w:tmpl w:val="571A14D8"/>
    <w:lvl w:ilvl="0" w:tplc="903CF93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5D76C0"/>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584544C"/>
    <w:multiLevelType w:val="hybridMultilevel"/>
    <w:tmpl w:val="4BE624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DE432D"/>
    <w:multiLevelType w:val="hybridMultilevel"/>
    <w:tmpl w:val="9238D9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8D0B53"/>
    <w:multiLevelType w:val="multilevel"/>
    <w:tmpl w:val="16483570"/>
    <w:lvl w:ilvl="0">
      <w:start w:val="1"/>
      <w:numFmt w:val="decimal"/>
      <w:pStyle w:val="1"/>
      <w:lvlText w:val="%1"/>
      <w:lvlJc w:val="left"/>
      <w:pPr>
        <w:tabs>
          <w:tab w:val="num" w:pos="432"/>
        </w:tabs>
        <w:ind w:left="432" w:hanging="432"/>
      </w:pPr>
      <w:rPr>
        <w:rFonts w:cs="Times New Roman"/>
      </w:rPr>
    </w:lvl>
    <w:lvl w:ilvl="1">
      <w:start w:val="1"/>
      <w:numFmt w:val="decimal"/>
      <w:pStyle w:val="2"/>
      <w:lvlText w:val="%1.%2"/>
      <w:lvlJc w:val="left"/>
      <w:pPr>
        <w:tabs>
          <w:tab w:val="num" w:pos="576"/>
        </w:tabs>
        <w:ind w:left="576" w:hanging="576"/>
      </w:pPr>
      <w:rPr>
        <w:rFonts w:cs="Times New Roman"/>
      </w:rPr>
    </w:lvl>
    <w:lvl w:ilvl="2">
      <w:start w:val="1"/>
      <w:numFmt w:val="decimal"/>
      <w:pStyle w:val="3"/>
      <w:lvlText w:val="%1.%2.%3"/>
      <w:lvlJc w:val="left"/>
      <w:pPr>
        <w:tabs>
          <w:tab w:val="num" w:pos="720"/>
        </w:tabs>
        <w:ind w:left="720" w:hanging="720"/>
      </w:pPr>
      <w:rPr>
        <w:rFonts w:cs="Times New Roman"/>
        <w:b/>
        <w:i/>
        <w:iCs/>
      </w:rPr>
    </w:lvl>
    <w:lvl w:ilvl="3">
      <w:start w:val="1"/>
      <w:numFmt w:val="decimal"/>
      <w:pStyle w:val="4"/>
      <w:lvlText w:val="%1.%2.%3.%4"/>
      <w:lvlJc w:val="left"/>
      <w:pPr>
        <w:tabs>
          <w:tab w:val="num" w:pos="3416"/>
        </w:tabs>
        <w:ind w:left="3416" w:hanging="864"/>
      </w:pPr>
      <w:rPr>
        <w:rFonts w:ascii="Times New Roman" w:hAnsi="Times New Roman" w:cs="Times New Roman" w:hint="default"/>
        <w:b w:val="0"/>
        <w:bCs/>
        <w:i/>
        <w:iCs w:val="0"/>
        <w:sz w:val="24"/>
        <w:szCs w:val="36"/>
      </w:rPr>
    </w:lvl>
    <w:lvl w:ilvl="4">
      <w:start w:val="1"/>
      <w:numFmt w:val="decimal"/>
      <w:pStyle w:val="5"/>
      <w:lvlText w:val="%1.%2.%3.%4.%5"/>
      <w:lvlJc w:val="left"/>
      <w:pPr>
        <w:tabs>
          <w:tab w:val="num" w:pos="1008"/>
        </w:tabs>
        <w:ind w:left="1008" w:hanging="1008"/>
      </w:pPr>
      <w:rPr>
        <w:rFonts w:ascii="Times New Roman" w:hAnsi="Times New Roman" w:cs="Times New Roman" w:hint="default"/>
        <w:sz w:val="24"/>
        <w:szCs w:val="24"/>
      </w:rPr>
    </w:lvl>
    <w:lvl w:ilvl="5">
      <w:start w:val="1"/>
      <w:numFmt w:val="decimal"/>
      <w:pStyle w:val="6"/>
      <w:lvlText w:val="%1.%2.%3.%4.%5.%6"/>
      <w:lvlJc w:val="left"/>
      <w:pPr>
        <w:tabs>
          <w:tab w:val="num" w:pos="1152"/>
        </w:tabs>
        <w:ind w:left="1152" w:hanging="1152"/>
      </w:pPr>
      <w:rPr>
        <w:rFonts w:cs="Times New Roman"/>
      </w:rPr>
    </w:lvl>
    <w:lvl w:ilvl="6">
      <w:start w:val="1"/>
      <w:numFmt w:val="decimal"/>
      <w:pStyle w:val="7"/>
      <w:lvlText w:val="%1.%2.%3.%4.%5.%6.%7"/>
      <w:lvlJc w:val="left"/>
      <w:pPr>
        <w:tabs>
          <w:tab w:val="num" w:pos="1296"/>
        </w:tabs>
        <w:ind w:left="1296" w:hanging="1296"/>
      </w:pPr>
      <w:rPr>
        <w:rFonts w:cs="Times New Roman"/>
      </w:rPr>
    </w:lvl>
    <w:lvl w:ilvl="7">
      <w:start w:val="1"/>
      <w:numFmt w:val="decimal"/>
      <w:pStyle w:val="8"/>
      <w:lvlText w:val="%1.%2.%3.%4.%5.%6.%7.%8"/>
      <w:lvlJc w:val="left"/>
      <w:pPr>
        <w:tabs>
          <w:tab w:val="num" w:pos="1440"/>
        </w:tabs>
        <w:ind w:left="1440" w:hanging="1440"/>
      </w:pPr>
      <w:rPr>
        <w:rFonts w:cs="Times New Roman"/>
      </w:rPr>
    </w:lvl>
    <w:lvl w:ilvl="8">
      <w:start w:val="1"/>
      <w:numFmt w:val="decimal"/>
      <w:pStyle w:val="9"/>
      <w:lvlText w:val="%1.%2.%3.%4.%5.%6.%7.%8.%9"/>
      <w:lvlJc w:val="left"/>
      <w:pPr>
        <w:tabs>
          <w:tab w:val="num" w:pos="1584"/>
        </w:tabs>
        <w:ind w:left="1584" w:hanging="1584"/>
      </w:pPr>
      <w:rPr>
        <w:rFonts w:cs="Times New Roman"/>
      </w:rPr>
    </w:lvl>
  </w:abstractNum>
  <w:abstractNum w:abstractNumId="37" w15:restartNumberingAfterBreak="0">
    <w:nsid w:val="6DE41B0B"/>
    <w:multiLevelType w:val="hybridMultilevel"/>
    <w:tmpl w:val="C400A6DC"/>
    <w:lvl w:ilvl="0" w:tplc="4BD2191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8" w15:restartNumberingAfterBreak="0">
    <w:nsid w:val="716637B0"/>
    <w:multiLevelType w:val="hybridMultilevel"/>
    <w:tmpl w:val="1E587C92"/>
    <w:lvl w:ilvl="0" w:tplc="FFFFFFFF">
      <w:start w:val="1"/>
      <w:numFmt w:val="lowerLetter"/>
      <w:lvlText w:val="%1)"/>
      <w:lvlJc w:val="left"/>
      <w:pPr>
        <w:ind w:left="1520" w:hanging="440"/>
      </w:pPr>
    </w:lvl>
    <w:lvl w:ilvl="1" w:tplc="FFFFFFFF">
      <w:start w:val="1"/>
      <w:numFmt w:val="lowerLetter"/>
      <w:lvlText w:val="%2)"/>
      <w:lvlJc w:val="left"/>
      <w:pPr>
        <w:ind w:left="1960" w:hanging="440"/>
      </w:pPr>
    </w:lvl>
    <w:lvl w:ilvl="2" w:tplc="FFFFFFFF" w:tentative="1">
      <w:start w:val="1"/>
      <w:numFmt w:val="lowerRoman"/>
      <w:lvlText w:val="%3."/>
      <w:lvlJc w:val="right"/>
      <w:pPr>
        <w:ind w:left="2400" w:hanging="440"/>
      </w:pPr>
    </w:lvl>
    <w:lvl w:ilvl="3" w:tplc="FFFFFFFF" w:tentative="1">
      <w:start w:val="1"/>
      <w:numFmt w:val="decimal"/>
      <w:lvlText w:val="%4."/>
      <w:lvlJc w:val="left"/>
      <w:pPr>
        <w:ind w:left="2840" w:hanging="440"/>
      </w:pPr>
    </w:lvl>
    <w:lvl w:ilvl="4" w:tplc="FFFFFFFF" w:tentative="1">
      <w:start w:val="1"/>
      <w:numFmt w:val="lowerLetter"/>
      <w:lvlText w:val="%5)"/>
      <w:lvlJc w:val="left"/>
      <w:pPr>
        <w:ind w:left="3280" w:hanging="440"/>
      </w:pPr>
    </w:lvl>
    <w:lvl w:ilvl="5" w:tplc="FFFFFFFF" w:tentative="1">
      <w:start w:val="1"/>
      <w:numFmt w:val="lowerRoman"/>
      <w:lvlText w:val="%6."/>
      <w:lvlJc w:val="right"/>
      <w:pPr>
        <w:ind w:left="3720" w:hanging="440"/>
      </w:pPr>
    </w:lvl>
    <w:lvl w:ilvl="6" w:tplc="FFFFFFFF" w:tentative="1">
      <w:start w:val="1"/>
      <w:numFmt w:val="decimal"/>
      <w:lvlText w:val="%7."/>
      <w:lvlJc w:val="left"/>
      <w:pPr>
        <w:ind w:left="4160" w:hanging="440"/>
      </w:pPr>
    </w:lvl>
    <w:lvl w:ilvl="7" w:tplc="FFFFFFFF" w:tentative="1">
      <w:start w:val="1"/>
      <w:numFmt w:val="lowerLetter"/>
      <w:lvlText w:val="%8)"/>
      <w:lvlJc w:val="left"/>
      <w:pPr>
        <w:ind w:left="4600" w:hanging="440"/>
      </w:pPr>
    </w:lvl>
    <w:lvl w:ilvl="8" w:tplc="FFFFFFFF" w:tentative="1">
      <w:start w:val="1"/>
      <w:numFmt w:val="lowerRoman"/>
      <w:lvlText w:val="%9."/>
      <w:lvlJc w:val="right"/>
      <w:pPr>
        <w:ind w:left="5040" w:hanging="440"/>
      </w:pPr>
    </w:lvl>
  </w:abstractNum>
  <w:abstractNum w:abstractNumId="39" w15:restartNumberingAfterBreak="0">
    <w:nsid w:val="741F0F8F"/>
    <w:multiLevelType w:val="hybridMultilevel"/>
    <w:tmpl w:val="207ED1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446543"/>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8BB78EC"/>
    <w:multiLevelType w:val="hybridMultilevel"/>
    <w:tmpl w:val="087E1AAC"/>
    <w:lvl w:ilvl="0" w:tplc="D026C93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2" w15:restartNumberingAfterBreak="0">
    <w:nsid w:val="7F257543"/>
    <w:multiLevelType w:val="hybridMultilevel"/>
    <w:tmpl w:val="80FEF0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41781366">
    <w:abstractNumId w:val="36"/>
  </w:num>
  <w:num w:numId="2" w16cid:durableId="2053992837">
    <w:abstractNumId w:val="2"/>
  </w:num>
  <w:num w:numId="3" w16cid:durableId="17438584">
    <w:abstractNumId w:val="22"/>
  </w:num>
  <w:num w:numId="4" w16cid:durableId="1326276144">
    <w:abstractNumId w:val="12"/>
  </w:num>
  <w:num w:numId="5" w16cid:durableId="1925070224">
    <w:abstractNumId w:val="42"/>
  </w:num>
  <w:num w:numId="6" w16cid:durableId="12999922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08129279">
    <w:abstractNumId w:val="19"/>
  </w:num>
  <w:num w:numId="8" w16cid:durableId="1442339380">
    <w:abstractNumId w:val="21"/>
  </w:num>
  <w:num w:numId="9" w16cid:durableId="1279146277">
    <w:abstractNumId w:val="8"/>
  </w:num>
  <w:num w:numId="10" w16cid:durableId="915433619">
    <w:abstractNumId w:val="15"/>
  </w:num>
  <w:num w:numId="11" w16cid:durableId="426849861">
    <w:abstractNumId w:val="29"/>
  </w:num>
  <w:num w:numId="12" w16cid:durableId="2091150752">
    <w:abstractNumId w:val="40"/>
  </w:num>
  <w:num w:numId="13" w16cid:durableId="1744837814">
    <w:abstractNumId w:val="14"/>
  </w:num>
  <w:num w:numId="14" w16cid:durableId="1785880945">
    <w:abstractNumId w:val="41"/>
  </w:num>
  <w:num w:numId="15" w16cid:durableId="2040929327">
    <w:abstractNumId w:val="16"/>
  </w:num>
  <w:num w:numId="16" w16cid:durableId="903640674">
    <w:abstractNumId w:val="35"/>
  </w:num>
  <w:num w:numId="17" w16cid:durableId="1558663864">
    <w:abstractNumId w:val="27"/>
  </w:num>
  <w:num w:numId="18" w16cid:durableId="1584794930">
    <w:abstractNumId w:val="39"/>
  </w:num>
  <w:num w:numId="19" w16cid:durableId="1586181614">
    <w:abstractNumId w:val="9"/>
  </w:num>
  <w:num w:numId="20" w16cid:durableId="1173766259">
    <w:abstractNumId w:val="17"/>
  </w:num>
  <w:num w:numId="21" w16cid:durableId="1226604425">
    <w:abstractNumId w:val="6"/>
  </w:num>
  <w:num w:numId="22" w16cid:durableId="2128158434">
    <w:abstractNumId w:val="4"/>
  </w:num>
  <w:num w:numId="23" w16cid:durableId="1123614807">
    <w:abstractNumId w:val="37"/>
  </w:num>
  <w:num w:numId="24" w16cid:durableId="1790275128">
    <w:abstractNumId w:val="20"/>
  </w:num>
  <w:num w:numId="25" w16cid:durableId="1743866249">
    <w:abstractNumId w:val="23"/>
  </w:num>
  <w:num w:numId="26" w16cid:durableId="506360035">
    <w:abstractNumId w:val="10"/>
  </w:num>
  <w:num w:numId="27" w16cid:durableId="2059359853">
    <w:abstractNumId w:val="26"/>
  </w:num>
  <w:num w:numId="28" w16cid:durableId="493256343">
    <w:abstractNumId w:val="38"/>
  </w:num>
  <w:num w:numId="29" w16cid:durableId="1473981087">
    <w:abstractNumId w:val="18"/>
  </w:num>
  <w:num w:numId="30" w16cid:durableId="1818497369">
    <w:abstractNumId w:val="33"/>
  </w:num>
  <w:num w:numId="31" w16cid:durableId="2114088444">
    <w:abstractNumId w:val="13"/>
  </w:num>
  <w:num w:numId="32" w16cid:durableId="1387609118">
    <w:abstractNumId w:val="28"/>
  </w:num>
  <w:num w:numId="33" w16cid:durableId="66959975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8440914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66640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79795164">
    <w:abstractNumId w:val="34"/>
  </w:num>
  <w:num w:numId="37" w16cid:durableId="811824444">
    <w:abstractNumId w:val="32"/>
  </w:num>
  <w:num w:numId="38" w16cid:durableId="342978199">
    <w:abstractNumId w:val="0"/>
  </w:num>
  <w:num w:numId="39" w16cid:durableId="115082947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09251117">
    <w:abstractNumId w:val="30"/>
  </w:num>
  <w:num w:numId="41" w16cid:durableId="1057708159">
    <w:abstractNumId w:val="24"/>
  </w:num>
  <w:num w:numId="42" w16cid:durableId="1909798472">
    <w:abstractNumId w:val="3"/>
  </w:num>
  <w:num w:numId="43" w16cid:durableId="305013312">
    <w:abstractNumId w:val="1"/>
  </w:num>
  <w:num w:numId="44" w16cid:durableId="577592259">
    <w:abstractNumId w:val="11"/>
  </w:num>
  <w:num w:numId="45" w16cid:durableId="1363508048">
    <w:abstractNumId w:val="7"/>
  </w:num>
  <w:num w:numId="46" w16cid:durableId="1187595139">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47" w16cid:durableId="873807294">
    <w:abstractNumId w:val="31"/>
  </w:num>
  <w:num w:numId="48" w16cid:durableId="1473449475">
    <w:abstractNumId w:val="36"/>
    <w:lvlOverride w:ilvl="0">
      <w:startOverride w:val="4"/>
    </w:lvlOverride>
    <w:lvlOverride w:ilvl="1">
      <w:startOverride w:val="1"/>
    </w:lvlOverride>
    <w:lvlOverride w:ilvl="2">
      <w:startOverride w:val="1"/>
    </w:lvlOverride>
  </w:num>
  <w:num w:numId="49" w16cid:durableId="986862159">
    <w:abstractNumId w:val="36"/>
  </w:num>
  <w:num w:numId="50" w16cid:durableId="1282540789">
    <w:abstractNumId w:val="36"/>
  </w:num>
  <w:num w:numId="51" w16cid:durableId="622611854">
    <w:abstractNumId w:val="36"/>
  </w:num>
  <w:num w:numId="52" w16cid:durableId="1700161150">
    <w:abstractNumId w:val="36"/>
  </w:num>
  <w:num w:numId="53" w16cid:durableId="1086416376">
    <w:abstractNumId w:val="36"/>
  </w:num>
  <w:num w:numId="54" w16cid:durableId="1224949562">
    <w:abstractNumId w:val="36"/>
  </w:num>
  <w:num w:numId="55" w16cid:durableId="819879554">
    <w:abstractNumId w:val="36"/>
  </w:num>
  <w:num w:numId="56" w16cid:durableId="585068096">
    <w:abstractNumId w:val="36"/>
  </w:num>
  <w:num w:numId="57" w16cid:durableId="1702822092">
    <w:abstractNumId w:val="36"/>
  </w:num>
  <w:num w:numId="58" w16cid:durableId="1270160891">
    <w:abstractNumId w:val="36"/>
  </w:num>
  <w:num w:numId="59" w16cid:durableId="1604922100">
    <w:abstractNumId w:val="36"/>
  </w:num>
  <w:num w:numId="60" w16cid:durableId="1172643489">
    <w:abstractNumId w:val="36"/>
  </w:num>
  <w:num w:numId="61" w16cid:durableId="1482189560">
    <w:abstractNumId w:val="36"/>
  </w:num>
  <w:num w:numId="62" w16cid:durableId="995767673">
    <w:abstractNumId w:val="36"/>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 Cheng">
    <w15:presenceInfo w15:providerId="AD" w15:userId="S::cheng.gu@thermofisher.com::dece2f01-8930-407a-8ed8-3252ffc5a982"/>
  </w15:person>
  <w15:person w15:author="Neelima Rajesh">
    <w15:presenceInfo w15:providerId="AD" w15:userId="S::neelima.rajesh@henkel.com::e9b51af5-5a03-4d45-baba-6827527d3602"/>
  </w15:person>
  <w15:person w15:author="Gu, Cheng [2]">
    <w15:presenceInfo w15:providerId="AD" w15:userId="S::cheng.gu_thermofisher.com#ext#@henkelgroup.onmicrosoft.com::c0c96c32-38ba-431c-899c-605f80b5184e"/>
  </w15:person>
  <w15:person w15:author="Mengran Xiao">
    <w15:presenceInfo w15:providerId="AD" w15:userId="S::Mengran.Xiao@zifornd.com::de4ef955-72de-49f7-8b97-57441f953c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bordersDoNotSurroundHeader/>
  <w:bordersDoNotSurroundFooter/>
  <w:activeWritingStyle w:appName="MSWord" w:lang="en-IN"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zh-CN" w:vendorID="64" w:dllVersion="0" w:nlCheck="1" w:checkStyle="1"/>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138"/>
    <w:rsid w:val="00000908"/>
    <w:rsid w:val="00000F3C"/>
    <w:rsid w:val="00000F5F"/>
    <w:rsid w:val="00000FDF"/>
    <w:rsid w:val="000019BD"/>
    <w:rsid w:val="00001D61"/>
    <w:rsid w:val="00002CC3"/>
    <w:rsid w:val="000035C8"/>
    <w:rsid w:val="00004772"/>
    <w:rsid w:val="00004C7E"/>
    <w:rsid w:val="00004EE2"/>
    <w:rsid w:val="00005216"/>
    <w:rsid w:val="00005300"/>
    <w:rsid w:val="00005679"/>
    <w:rsid w:val="00005E41"/>
    <w:rsid w:val="000063B7"/>
    <w:rsid w:val="00006874"/>
    <w:rsid w:val="000069ED"/>
    <w:rsid w:val="0000707F"/>
    <w:rsid w:val="0000729A"/>
    <w:rsid w:val="0000798C"/>
    <w:rsid w:val="00007BC9"/>
    <w:rsid w:val="00007FAD"/>
    <w:rsid w:val="0001034D"/>
    <w:rsid w:val="0001049F"/>
    <w:rsid w:val="0001094A"/>
    <w:rsid w:val="00010C4F"/>
    <w:rsid w:val="00010DC8"/>
    <w:rsid w:val="000114C1"/>
    <w:rsid w:val="0001186F"/>
    <w:rsid w:val="00011E7E"/>
    <w:rsid w:val="00011F01"/>
    <w:rsid w:val="00012419"/>
    <w:rsid w:val="000126C1"/>
    <w:rsid w:val="00012A61"/>
    <w:rsid w:val="00012EF1"/>
    <w:rsid w:val="00013E39"/>
    <w:rsid w:val="0001442E"/>
    <w:rsid w:val="000146DE"/>
    <w:rsid w:val="000147D3"/>
    <w:rsid w:val="00015304"/>
    <w:rsid w:val="000156D2"/>
    <w:rsid w:val="00015728"/>
    <w:rsid w:val="000158B1"/>
    <w:rsid w:val="00015D82"/>
    <w:rsid w:val="00016AD0"/>
    <w:rsid w:val="00016DB5"/>
    <w:rsid w:val="00016F56"/>
    <w:rsid w:val="00017585"/>
    <w:rsid w:val="00017B4D"/>
    <w:rsid w:val="00017FC4"/>
    <w:rsid w:val="000209A9"/>
    <w:rsid w:val="00020F64"/>
    <w:rsid w:val="00020FD4"/>
    <w:rsid w:val="00021686"/>
    <w:rsid w:val="00021AC9"/>
    <w:rsid w:val="00021E1A"/>
    <w:rsid w:val="000228C8"/>
    <w:rsid w:val="000229B6"/>
    <w:rsid w:val="00022A39"/>
    <w:rsid w:val="00022CEF"/>
    <w:rsid w:val="00023746"/>
    <w:rsid w:val="00023967"/>
    <w:rsid w:val="00023D1D"/>
    <w:rsid w:val="00023D5A"/>
    <w:rsid w:val="00024BEE"/>
    <w:rsid w:val="00024D44"/>
    <w:rsid w:val="00025121"/>
    <w:rsid w:val="0002527B"/>
    <w:rsid w:val="000255ED"/>
    <w:rsid w:val="00025732"/>
    <w:rsid w:val="000257B5"/>
    <w:rsid w:val="00025BA5"/>
    <w:rsid w:val="00026009"/>
    <w:rsid w:val="0002620B"/>
    <w:rsid w:val="00026649"/>
    <w:rsid w:val="000267AF"/>
    <w:rsid w:val="0002684F"/>
    <w:rsid w:val="00026A6D"/>
    <w:rsid w:val="00026C78"/>
    <w:rsid w:val="00026D72"/>
    <w:rsid w:val="000274C5"/>
    <w:rsid w:val="00027FB8"/>
    <w:rsid w:val="00027FD3"/>
    <w:rsid w:val="0002AE7A"/>
    <w:rsid w:val="0003078E"/>
    <w:rsid w:val="0003135B"/>
    <w:rsid w:val="0003142E"/>
    <w:rsid w:val="000314E7"/>
    <w:rsid w:val="00031C48"/>
    <w:rsid w:val="000322D4"/>
    <w:rsid w:val="000329F0"/>
    <w:rsid w:val="000334DD"/>
    <w:rsid w:val="000336B1"/>
    <w:rsid w:val="00033A6A"/>
    <w:rsid w:val="000340D2"/>
    <w:rsid w:val="000350B2"/>
    <w:rsid w:val="00035303"/>
    <w:rsid w:val="00035685"/>
    <w:rsid w:val="000357B0"/>
    <w:rsid w:val="00035C8C"/>
    <w:rsid w:val="00035EAB"/>
    <w:rsid w:val="00035FAD"/>
    <w:rsid w:val="00035FFF"/>
    <w:rsid w:val="0003608D"/>
    <w:rsid w:val="00036AC9"/>
    <w:rsid w:val="000379FC"/>
    <w:rsid w:val="00037AAA"/>
    <w:rsid w:val="00037C34"/>
    <w:rsid w:val="00040379"/>
    <w:rsid w:val="00040E79"/>
    <w:rsid w:val="00040E8E"/>
    <w:rsid w:val="000413D0"/>
    <w:rsid w:val="00041669"/>
    <w:rsid w:val="00041CEF"/>
    <w:rsid w:val="00041E3A"/>
    <w:rsid w:val="00041EDC"/>
    <w:rsid w:val="000423F1"/>
    <w:rsid w:val="0004271A"/>
    <w:rsid w:val="00042F0E"/>
    <w:rsid w:val="00042F45"/>
    <w:rsid w:val="0004363F"/>
    <w:rsid w:val="00043C31"/>
    <w:rsid w:val="00043C55"/>
    <w:rsid w:val="00044A19"/>
    <w:rsid w:val="000450D4"/>
    <w:rsid w:val="00045D0B"/>
    <w:rsid w:val="00046050"/>
    <w:rsid w:val="000460DC"/>
    <w:rsid w:val="000467BC"/>
    <w:rsid w:val="00047905"/>
    <w:rsid w:val="0004795C"/>
    <w:rsid w:val="00047EA8"/>
    <w:rsid w:val="00050642"/>
    <w:rsid w:val="00050744"/>
    <w:rsid w:val="0005105F"/>
    <w:rsid w:val="00051554"/>
    <w:rsid w:val="0005262A"/>
    <w:rsid w:val="00052A41"/>
    <w:rsid w:val="0005342E"/>
    <w:rsid w:val="00053911"/>
    <w:rsid w:val="00053A52"/>
    <w:rsid w:val="00053C7D"/>
    <w:rsid w:val="00053D39"/>
    <w:rsid w:val="00053FDE"/>
    <w:rsid w:val="000540BA"/>
    <w:rsid w:val="00054C04"/>
    <w:rsid w:val="00055034"/>
    <w:rsid w:val="00055471"/>
    <w:rsid w:val="00055A56"/>
    <w:rsid w:val="00055B65"/>
    <w:rsid w:val="00056207"/>
    <w:rsid w:val="000566BF"/>
    <w:rsid w:val="00056DA5"/>
    <w:rsid w:val="00057512"/>
    <w:rsid w:val="00057C51"/>
    <w:rsid w:val="00057DF2"/>
    <w:rsid w:val="00057E93"/>
    <w:rsid w:val="00061130"/>
    <w:rsid w:val="0006195B"/>
    <w:rsid w:val="0006199B"/>
    <w:rsid w:val="00061FDE"/>
    <w:rsid w:val="00062387"/>
    <w:rsid w:val="00062A3A"/>
    <w:rsid w:val="00062D3F"/>
    <w:rsid w:val="0006368E"/>
    <w:rsid w:val="0006467B"/>
    <w:rsid w:val="000646E1"/>
    <w:rsid w:val="00064DEC"/>
    <w:rsid w:val="000652FD"/>
    <w:rsid w:val="00065E8B"/>
    <w:rsid w:val="000665A4"/>
    <w:rsid w:val="0006702F"/>
    <w:rsid w:val="0006704A"/>
    <w:rsid w:val="000679F4"/>
    <w:rsid w:val="000705F5"/>
    <w:rsid w:val="00070771"/>
    <w:rsid w:val="0007079D"/>
    <w:rsid w:val="000710F8"/>
    <w:rsid w:val="000713FD"/>
    <w:rsid w:val="00071B45"/>
    <w:rsid w:val="00071BDC"/>
    <w:rsid w:val="00071E11"/>
    <w:rsid w:val="000723F7"/>
    <w:rsid w:val="00072FAF"/>
    <w:rsid w:val="00073116"/>
    <w:rsid w:val="0007317E"/>
    <w:rsid w:val="00073296"/>
    <w:rsid w:val="000733D2"/>
    <w:rsid w:val="00073CCE"/>
    <w:rsid w:val="00073D43"/>
    <w:rsid w:val="00074399"/>
    <w:rsid w:val="0007574C"/>
    <w:rsid w:val="000764E7"/>
    <w:rsid w:val="0007659B"/>
    <w:rsid w:val="00077471"/>
    <w:rsid w:val="0007794E"/>
    <w:rsid w:val="00077AF9"/>
    <w:rsid w:val="00077B85"/>
    <w:rsid w:val="00080573"/>
    <w:rsid w:val="0008059E"/>
    <w:rsid w:val="00080672"/>
    <w:rsid w:val="00080905"/>
    <w:rsid w:val="00080CD8"/>
    <w:rsid w:val="00080EC8"/>
    <w:rsid w:val="0008150D"/>
    <w:rsid w:val="00081629"/>
    <w:rsid w:val="00081684"/>
    <w:rsid w:val="000817CB"/>
    <w:rsid w:val="00081CE4"/>
    <w:rsid w:val="00082928"/>
    <w:rsid w:val="00082C61"/>
    <w:rsid w:val="00082CB3"/>
    <w:rsid w:val="00083816"/>
    <w:rsid w:val="000838D9"/>
    <w:rsid w:val="00083C12"/>
    <w:rsid w:val="00084B6B"/>
    <w:rsid w:val="00085354"/>
    <w:rsid w:val="00085D5A"/>
    <w:rsid w:val="00085E7F"/>
    <w:rsid w:val="000866D7"/>
    <w:rsid w:val="0008687C"/>
    <w:rsid w:val="000868A7"/>
    <w:rsid w:val="0008699B"/>
    <w:rsid w:val="00086A47"/>
    <w:rsid w:val="000878B8"/>
    <w:rsid w:val="00087F38"/>
    <w:rsid w:val="000906BE"/>
    <w:rsid w:val="00090F0E"/>
    <w:rsid w:val="00091036"/>
    <w:rsid w:val="000913F2"/>
    <w:rsid w:val="00091F77"/>
    <w:rsid w:val="00091FF4"/>
    <w:rsid w:val="000920FF"/>
    <w:rsid w:val="000921BB"/>
    <w:rsid w:val="00092DF1"/>
    <w:rsid w:val="00092E01"/>
    <w:rsid w:val="00092FD8"/>
    <w:rsid w:val="000932B1"/>
    <w:rsid w:val="000935C7"/>
    <w:rsid w:val="00093D93"/>
    <w:rsid w:val="00093FBE"/>
    <w:rsid w:val="00094438"/>
    <w:rsid w:val="00095315"/>
    <w:rsid w:val="000961A0"/>
    <w:rsid w:val="00096997"/>
    <w:rsid w:val="00096C00"/>
    <w:rsid w:val="00096DAA"/>
    <w:rsid w:val="000975CE"/>
    <w:rsid w:val="0009792D"/>
    <w:rsid w:val="00097A06"/>
    <w:rsid w:val="00097E2D"/>
    <w:rsid w:val="000A0F30"/>
    <w:rsid w:val="000A1841"/>
    <w:rsid w:val="000A18D0"/>
    <w:rsid w:val="000A26B5"/>
    <w:rsid w:val="000A278F"/>
    <w:rsid w:val="000A299D"/>
    <w:rsid w:val="000A2A52"/>
    <w:rsid w:val="000A31F0"/>
    <w:rsid w:val="000A356F"/>
    <w:rsid w:val="000A3742"/>
    <w:rsid w:val="000A378B"/>
    <w:rsid w:val="000A3847"/>
    <w:rsid w:val="000A3C40"/>
    <w:rsid w:val="000A40CF"/>
    <w:rsid w:val="000A42DD"/>
    <w:rsid w:val="000A4AD4"/>
    <w:rsid w:val="000A5E5F"/>
    <w:rsid w:val="000A61F0"/>
    <w:rsid w:val="000A627E"/>
    <w:rsid w:val="000A6499"/>
    <w:rsid w:val="000A6BD0"/>
    <w:rsid w:val="000A6CFF"/>
    <w:rsid w:val="000A7677"/>
    <w:rsid w:val="000A7A70"/>
    <w:rsid w:val="000B1038"/>
    <w:rsid w:val="000B1C86"/>
    <w:rsid w:val="000B1D5C"/>
    <w:rsid w:val="000B239B"/>
    <w:rsid w:val="000B2B8F"/>
    <w:rsid w:val="000B2FD1"/>
    <w:rsid w:val="000B33FC"/>
    <w:rsid w:val="000B3463"/>
    <w:rsid w:val="000B36B8"/>
    <w:rsid w:val="000B3D99"/>
    <w:rsid w:val="000B3E8A"/>
    <w:rsid w:val="000B3EE5"/>
    <w:rsid w:val="000B3F83"/>
    <w:rsid w:val="000B47C3"/>
    <w:rsid w:val="000B4AFF"/>
    <w:rsid w:val="000B57DE"/>
    <w:rsid w:val="000B5B5C"/>
    <w:rsid w:val="000B6190"/>
    <w:rsid w:val="000B6220"/>
    <w:rsid w:val="000B6BF7"/>
    <w:rsid w:val="000B72AA"/>
    <w:rsid w:val="000B775B"/>
    <w:rsid w:val="000B7F05"/>
    <w:rsid w:val="000C03D1"/>
    <w:rsid w:val="000C05D3"/>
    <w:rsid w:val="000C092D"/>
    <w:rsid w:val="000C0E61"/>
    <w:rsid w:val="000C157B"/>
    <w:rsid w:val="000C1BA2"/>
    <w:rsid w:val="000C269C"/>
    <w:rsid w:val="000C27C4"/>
    <w:rsid w:val="000C2D7A"/>
    <w:rsid w:val="000C31A8"/>
    <w:rsid w:val="000C357A"/>
    <w:rsid w:val="000C375E"/>
    <w:rsid w:val="000C44E3"/>
    <w:rsid w:val="000C460A"/>
    <w:rsid w:val="000C48FE"/>
    <w:rsid w:val="000C494C"/>
    <w:rsid w:val="000C4DAF"/>
    <w:rsid w:val="000C50F1"/>
    <w:rsid w:val="000C5476"/>
    <w:rsid w:val="000C5674"/>
    <w:rsid w:val="000C56AA"/>
    <w:rsid w:val="000C7386"/>
    <w:rsid w:val="000C7654"/>
    <w:rsid w:val="000C79C4"/>
    <w:rsid w:val="000C7AC4"/>
    <w:rsid w:val="000C7D23"/>
    <w:rsid w:val="000C7F58"/>
    <w:rsid w:val="000D0AC5"/>
    <w:rsid w:val="000D0EC8"/>
    <w:rsid w:val="000D115E"/>
    <w:rsid w:val="000D1208"/>
    <w:rsid w:val="000D1241"/>
    <w:rsid w:val="000D148C"/>
    <w:rsid w:val="000D17DA"/>
    <w:rsid w:val="000D1915"/>
    <w:rsid w:val="000D1E25"/>
    <w:rsid w:val="000D23DB"/>
    <w:rsid w:val="000D24C3"/>
    <w:rsid w:val="000D3968"/>
    <w:rsid w:val="000D3DD7"/>
    <w:rsid w:val="000D3F69"/>
    <w:rsid w:val="000D44BE"/>
    <w:rsid w:val="000D470A"/>
    <w:rsid w:val="000D4EF2"/>
    <w:rsid w:val="000D54EE"/>
    <w:rsid w:val="000D637B"/>
    <w:rsid w:val="000D67B1"/>
    <w:rsid w:val="000D6D22"/>
    <w:rsid w:val="000D6EF4"/>
    <w:rsid w:val="000D7843"/>
    <w:rsid w:val="000E069D"/>
    <w:rsid w:val="000E0D65"/>
    <w:rsid w:val="000E0F31"/>
    <w:rsid w:val="000E1AC3"/>
    <w:rsid w:val="000E1E40"/>
    <w:rsid w:val="000E1E43"/>
    <w:rsid w:val="000E26FC"/>
    <w:rsid w:val="000E2879"/>
    <w:rsid w:val="000E2A0E"/>
    <w:rsid w:val="000E3450"/>
    <w:rsid w:val="000E3E74"/>
    <w:rsid w:val="000E40B1"/>
    <w:rsid w:val="000E4650"/>
    <w:rsid w:val="000E476F"/>
    <w:rsid w:val="000E4E04"/>
    <w:rsid w:val="000E576B"/>
    <w:rsid w:val="000E5C2C"/>
    <w:rsid w:val="000E7106"/>
    <w:rsid w:val="000E797B"/>
    <w:rsid w:val="000F04A6"/>
    <w:rsid w:val="000F0522"/>
    <w:rsid w:val="000F0847"/>
    <w:rsid w:val="000F094D"/>
    <w:rsid w:val="000F094E"/>
    <w:rsid w:val="000F1078"/>
    <w:rsid w:val="000F13AF"/>
    <w:rsid w:val="000F1C3A"/>
    <w:rsid w:val="000F2494"/>
    <w:rsid w:val="000F25ED"/>
    <w:rsid w:val="000F2B0D"/>
    <w:rsid w:val="000F2C2E"/>
    <w:rsid w:val="000F2D1A"/>
    <w:rsid w:val="000F3094"/>
    <w:rsid w:val="000F31A2"/>
    <w:rsid w:val="000F33D7"/>
    <w:rsid w:val="000F34F3"/>
    <w:rsid w:val="000F447B"/>
    <w:rsid w:val="000F480D"/>
    <w:rsid w:val="000F4C1E"/>
    <w:rsid w:val="000F5D04"/>
    <w:rsid w:val="00100376"/>
    <w:rsid w:val="001008EE"/>
    <w:rsid w:val="001009FC"/>
    <w:rsid w:val="00100AE2"/>
    <w:rsid w:val="00100C53"/>
    <w:rsid w:val="00100E54"/>
    <w:rsid w:val="001014ED"/>
    <w:rsid w:val="00101763"/>
    <w:rsid w:val="00101E48"/>
    <w:rsid w:val="00102177"/>
    <w:rsid w:val="0010217A"/>
    <w:rsid w:val="00102CF9"/>
    <w:rsid w:val="001030DB"/>
    <w:rsid w:val="00103194"/>
    <w:rsid w:val="00103264"/>
    <w:rsid w:val="00103DCD"/>
    <w:rsid w:val="0010434F"/>
    <w:rsid w:val="00104687"/>
    <w:rsid w:val="00105517"/>
    <w:rsid w:val="001055F6"/>
    <w:rsid w:val="00105797"/>
    <w:rsid w:val="00105AFC"/>
    <w:rsid w:val="001062B6"/>
    <w:rsid w:val="00106534"/>
    <w:rsid w:val="00106A88"/>
    <w:rsid w:val="00107138"/>
    <w:rsid w:val="001071C8"/>
    <w:rsid w:val="0010733E"/>
    <w:rsid w:val="0010780B"/>
    <w:rsid w:val="00107833"/>
    <w:rsid w:val="00107B7E"/>
    <w:rsid w:val="00107C5E"/>
    <w:rsid w:val="00110184"/>
    <w:rsid w:val="0011043B"/>
    <w:rsid w:val="00110F85"/>
    <w:rsid w:val="001119F2"/>
    <w:rsid w:val="00111B45"/>
    <w:rsid w:val="00111B62"/>
    <w:rsid w:val="00112003"/>
    <w:rsid w:val="00112146"/>
    <w:rsid w:val="001127B5"/>
    <w:rsid w:val="00112ED2"/>
    <w:rsid w:val="00112F67"/>
    <w:rsid w:val="00113112"/>
    <w:rsid w:val="00113668"/>
    <w:rsid w:val="00113ABD"/>
    <w:rsid w:val="001143EE"/>
    <w:rsid w:val="00114ECF"/>
    <w:rsid w:val="001159B1"/>
    <w:rsid w:val="001165DE"/>
    <w:rsid w:val="00116897"/>
    <w:rsid w:val="00116AED"/>
    <w:rsid w:val="0011768A"/>
    <w:rsid w:val="001179F4"/>
    <w:rsid w:val="00117A05"/>
    <w:rsid w:val="00117A6D"/>
    <w:rsid w:val="00117F0E"/>
    <w:rsid w:val="001209F0"/>
    <w:rsid w:val="00120ADA"/>
    <w:rsid w:val="00120CAD"/>
    <w:rsid w:val="0012135C"/>
    <w:rsid w:val="00121C0E"/>
    <w:rsid w:val="00122F8D"/>
    <w:rsid w:val="001231C0"/>
    <w:rsid w:val="00123573"/>
    <w:rsid w:val="00123660"/>
    <w:rsid w:val="001245A6"/>
    <w:rsid w:val="00124652"/>
    <w:rsid w:val="001246AB"/>
    <w:rsid w:val="001247D9"/>
    <w:rsid w:val="00124D2F"/>
    <w:rsid w:val="00124DA2"/>
    <w:rsid w:val="00125476"/>
    <w:rsid w:val="00125FC2"/>
    <w:rsid w:val="00125FF9"/>
    <w:rsid w:val="00126015"/>
    <w:rsid w:val="001260A2"/>
    <w:rsid w:val="001265E8"/>
    <w:rsid w:val="00126FAA"/>
    <w:rsid w:val="0012701E"/>
    <w:rsid w:val="0012749C"/>
    <w:rsid w:val="00127AC2"/>
    <w:rsid w:val="00127F10"/>
    <w:rsid w:val="00130211"/>
    <w:rsid w:val="0013082B"/>
    <w:rsid w:val="00130A66"/>
    <w:rsid w:val="00131432"/>
    <w:rsid w:val="0013167A"/>
    <w:rsid w:val="00131AA7"/>
    <w:rsid w:val="0013205B"/>
    <w:rsid w:val="001324EC"/>
    <w:rsid w:val="00132B18"/>
    <w:rsid w:val="0013304C"/>
    <w:rsid w:val="001336A3"/>
    <w:rsid w:val="001337D8"/>
    <w:rsid w:val="00133D70"/>
    <w:rsid w:val="00133EE3"/>
    <w:rsid w:val="00133F7F"/>
    <w:rsid w:val="00134A0F"/>
    <w:rsid w:val="00134F98"/>
    <w:rsid w:val="00135818"/>
    <w:rsid w:val="001359FC"/>
    <w:rsid w:val="00136B8F"/>
    <w:rsid w:val="00137644"/>
    <w:rsid w:val="00137C4B"/>
    <w:rsid w:val="00137C9F"/>
    <w:rsid w:val="00137F5B"/>
    <w:rsid w:val="001403BB"/>
    <w:rsid w:val="001404D6"/>
    <w:rsid w:val="00140D3E"/>
    <w:rsid w:val="00140D82"/>
    <w:rsid w:val="001416C0"/>
    <w:rsid w:val="00141B76"/>
    <w:rsid w:val="00141EDC"/>
    <w:rsid w:val="00142136"/>
    <w:rsid w:val="001424CC"/>
    <w:rsid w:val="00142883"/>
    <w:rsid w:val="00142ED0"/>
    <w:rsid w:val="00142EE9"/>
    <w:rsid w:val="001431D0"/>
    <w:rsid w:val="0014343A"/>
    <w:rsid w:val="00143673"/>
    <w:rsid w:val="00143685"/>
    <w:rsid w:val="00144085"/>
    <w:rsid w:val="00144BFE"/>
    <w:rsid w:val="00144D3D"/>
    <w:rsid w:val="001451EA"/>
    <w:rsid w:val="0014529A"/>
    <w:rsid w:val="001460F5"/>
    <w:rsid w:val="001464E8"/>
    <w:rsid w:val="00146D4D"/>
    <w:rsid w:val="00147156"/>
    <w:rsid w:val="001503E7"/>
    <w:rsid w:val="0015062B"/>
    <w:rsid w:val="00150B05"/>
    <w:rsid w:val="0015113D"/>
    <w:rsid w:val="00151274"/>
    <w:rsid w:val="001512D2"/>
    <w:rsid w:val="0015141A"/>
    <w:rsid w:val="001515CA"/>
    <w:rsid w:val="00151A50"/>
    <w:rsid w:val="00151E26"/>
    <w:rsid w:val="00152289"/>
    <w:rsid w:val="001524E8"/>
    <w:rsid w:val="0015268A"/>
    <w:rsid w:val="00152A37"/>
    <w:rsid w:val="00152C4A"/>
    <w:rsid w:val="00152DA5"/>
    <w:rsid w:val="00152ED0"/>
    <w:rsid w:val="00152F8A"/>
    <w:rsid w:val="001533F9"/>
    <w:rsid w:val="0015356F"/>
    <w:rsid w:val="001537A7"/>
    <w:rsid w:val="001543EF"/>
    <w:rsid w:val="001545CC"/>
    <w:rsid w:val="00154914"/>
    <w:rsid w:val="001558DF"/>
    <w:rsid w:val="00155D83"/>
    <w:rsid w:val="00156ADC"/>
    <w:rsid w:val="00156B38"/>
    <w:rsid w:val="001575EC"/>
    <w:rsid w:val="0015774D"/>
    <w:rsid w:val="0016022B"/>
    <w:rsid w:val="0016062F"/>
    <w:rsid w:val="001606B7"/>
    <w:rsid w:val="00160ECC"/>
    <w:rsid w:val="00161095"/>
    <w:rsid w:val="00161A72"/>
    <w:rsid w:val="001620AB"/>
    <w:rsid w:val="00162125"/>
    <w:rsid w:val="00162351"/>
    <w:rsid w:val="001628A5"/>
    <w:rsid w:val="00162F32"/>
    <w:rsid w:val="00163227"/>
    <w:rsid w:val="001632B5"/>
    <w:rsid w:val="00163C85"/>
    <w:rsid w:val="00163E77"/>
    <w:rsid w:val="00164620"/>
    <w:rsid w:val="0016498B"/>
    <w:rsid w:val="00164E3D"/>
    <w:rsid w:val="00164EA5"/>
    <w:rsid w:val="00164EBF"/>
    <w:rsid w:val="00164FFE"/>
    <w:rsid w:val="001651F1"/>
    <w:rsid w:val="00165630"/>
    <w:rsid w:val="00165777"/>
    <w:rsid w:val="00165F1E"/>
    <w:rsid w:val="0016612C"/>
    <w:rsid w:val="00167151"/>
    <w:rsid w:val="001671A3"/>
    <w:rsid w:val="00167CB1"/>
    <w:rsid w:val="0017013D"/>
    <w:rsid w:val="00170871"/>
    <w:rsid w:val="00171355"/>
    <w:rsid w:val="00171477"/>
    <w:rsid w:val="0017157E"/>
    <w:rsid w:val="001716E7"/>
    <w:rsid w:val="00171B57"/>
    <w:rsid w:val="0017211D"/>
    <w:rsid w:val="001728E9"/>
    <w:rsid w:val="00172D20"/>
    <w:rsid w:val="0017335B"/>
    <w:rsid w:val="001733A4"/>
    <w:rsid w:val="0017373F"/>
    <w:rsid w:val="00173D92"/>
    <w:rsid w:val="00173F8C"/>
    <w:rsid w:val="001745C7"/>
    <w:rsid w:val="00174AD2"/>
    <w:rsid w:val="001754AC"/>
    <w:rsid w:val="001756C4"/>
    <w:rsid w:val="00175CBB"/>
    <w:rsid w:val="00176052"/>
    <w:rsid w:val="001764D1"/>
    <w:rsid w:val="00177288"/>
    <w:rsid w:val="001773C4"/>
    <w:rsid w:val="001778ED"/>
    <w:rsid w:val="00177BE8"/>
    <w:rsid w:val="00180935"/>
    <w:rsid w:val="001818FD"/>
    <w:rsid w:val="00181931"/>
    <w:rsid w:val="00181B5B"/>
    <w:rsid w:val="00181F01"/>
    <w:rsid w:val="00182047"/>
    <w:rsid w:val="0018211C"/>
    <w:rsid w:val="0018212E"/>
    <w:rsid w:val="00182480"/>
    <w:rsid w:val="00182560"/>
    <w:rsid w:val="001825BA"/>
    <w:rsid w:val="00182C36"/>
    <w:rsid w:val="0018336C"/>
    <w:rsid w:val="001838F3"/>
    <w:rsid w:val="00184F6E"/>
    <w:rsid w:val="001860ED"/>
    <w:rsid w:val="00186DBF"/>
    <w:rsid w:val="00187170"/>
    <w:rsid w:val="00187813"/>
    <w:rsid w:val="00187BB7"/>
    <w:rsid w:val="00187C24"/>
    <w:rsid w:val="00187C65"/>
    <w:rsid w:val="0019085E"/>
    <w:rsid w:val="00190B72"/>
    <w:rsid w:val="00190E28"/>
    <w:rsid w:val="00191217"/>
    <w:rsid w:val="00191B31"/>
    <w:rsid w:val="001922F3"/>
    <w:rsid w:val="001928B1"/>
    <w:rsid w:val="00192980"/>
    <w:rsid w:val="00192AAD"/>
    <w:rsid w:val="00192BA5"/>
    <w:rsid w:val="00193289"/>
    <w:rsid w:val="001941D6"/>
    <w:rsid w:val="0019461F"/>
    <w:rsid w:val="00194E4E"/>
    <w:rsid w:val="0019523F"/>
    <w:rsid w:val="00196074"/>
    <w:rsid w:val="0019636E"/>
    <w:rsid w:val="00197497"/>
    <w:rsid w:val="00197963"/>
    <w:rsid w:val="00197BAC"/>
    <w:rsid w:val="00197BE7"/>
    <w:rsid w:val="00197DAB"/>
    <w:rsid w:val="001A03FA"/>
    <w:rsid w:val="001A06AA"/>
    <w:rsid w:val="001A12BF"/>
    <w:rsid w:val="001A197E"/>
    <w:rsid w:val="001A1BA2"/>
    <w:rsid w:val="001A2075"/>
    <w:rsid w:val="001A26F5"/>
    <w:rsid w:val="001A2A58"/>
    <w:rsid w:val="001A2D46"/>
    <w:rsid w:val="001A2E0A"/>
    <w:rsid w:val="001A2FCD"/>
    <w:rsid w:val="001A3C16"/>
    <w:rsid w:val="001A4302"/>
    <w:rsid w:val="001A4459"/>
    <w:rsid w:val="001A450D"/>
    <w:rsid w:val="001A47C7"/>
    <w:rsid w:val="001A4B53"/>
    <w:rsid w:val="001A4F94"/>
    <w:rsid w:val="001A5466"/>
    <w:rsid w:val="001A54B7"/>
    <w:rsid w:val="001A557D"/>
    <w:rsid w:val="001A58BA"/>
    <w:rsid w:val="001A5985"/>
    <w:rsid w:val="001A647A"/>
    <w:rsid w:val="001A6657"/>
    <w:rsid w:val="001A7573"/>
    <w:rsid w:val="001ADAE3"/>
    <w:rsid w:val="001B033D"/>
    <w:rsid w:val="001B0AB2"/>
    <w:rsid w:val="001B10A1"/>
    <w:rsid w:val="001B1689"/>
    <w:rsid w:val="001B18FB"/>
    <w:rsid w:val="001B26E3"/>
    <w:rsid w:val="001B2DEA"/>
    <w:rsid w:val="001B3549"/>
    <w:rsid w:val="001B3973"/>
    <w:rsid w:val="001B3BED"/>
    <w:rsid w:val="001B3C0D"/>
    <w:rsid w:val="001B3EB6"/>
    <w:rsid w:val="001B4341"/>
    <w:rsid w:val="001B473C"/>
    <w:rsid w:val="001B4D86"/>
    <w:rsid w:val="001B5944"/>
    <w:rsid w:val="001B5FCA"/>
    <w:rsid w:val="001B60E9"/>
    <w:rsid w:val="001B658F"/>
    <w:rsid w:val="001B699B"/>
    <w:rsid w:val="001B6B50"/>
    <w:rsid w:val="001B72C0"/>
    <w:rsid w:val="001B7ACA"/>
    <w:rsid w:val="001C1834"/>
    <w:rsid w:val="001C198B"/>
    <w:rsid w:val="001C19B9"/>
    <w:rsid w:val="001C1D84"/>
    <w:rsid w:val="001C1DF6"/>
    <w:rsid w:val="001C207F"/>
    <w:rsid w:val="001C22D2"/>
    <w:rsid w:val="001C23E5"/>
    <w:rsid w:val="001C26C8"/>
    <w:rsid w:val="001C3B50"/>
    <w:rsid w:val="001C3BA1"/>
    <w:rsid w:val="001C4EFB"/>
    <w:rsid w:val="001C4F61"/>
    <w:rsid w:val="001C550C"/>
    <w:rsid w:val="001C5FC7"/>
    <w:rsid w:val="001C7707"/>
    <w:rsid w:val="001C78EF"/>
    <w:rsid w:val="001C7A31"/>
    <w:rsid w:val="001C7F8D"/>
    <w:rsid w:val="001D052C"/>
    <w:rsid w:val="001D053E"/>
    <w:rsid w:val="001D0AA8"/>
    <w:rsid w:val="001D110D"/>
    <w:rsid w:val="001D17B3"/>
    <w:rsid w:val="001D1BD6"/>
    <w:rsid w:val="001D1C7F"/>
    <w:rsid w:val="001D1F36"/>
    <w:rsid w:val="001D26E8"/>
    <w:rsid w:val="001D26EA"/>
    <w:rsid w:val="001D29EC"/>
    <w:rsid w:val="001D2A62"/>
    <w:rsid w:val="001D2C15"/>
    <w:rsid w:val="001D388D"/>
    <w:rsid w:val="001D3B2C"/>
    <w:rsid w:val="001D3D85"/>
    <w:rsid w:val="001D3E4B"/>
    <w:rsid w:val="001D45F1"/>
    <w:rsid w:val="001D49AF"/>
    <w:rsid w:val="001D4A03"/>
    <w:rsid w:val="001D4A1A"/>
    <w:rsid w:val="001D577C"/>
    <w:rsid w:val="001D5F25"/>
    <w:rsid w:val="001D66B1"/>
    <w:rsid w:val="001D6E8E"/>
    <w:rsid w:val="001D6F82"/>
    <w:rsid w:val="001E0103"/>
    <w:rsid w:val="001E0392"/>
    <w:rsid w:val="001E096C"/>
    <w:rsid w:val="001E09FF"/>
    <w:rsid w:val="001E0AB2"/>
    <w:rsid w:val="001E0BF8"/>
    <w:rsid w:val="001E0D06"/>
    <w:rsid w:val="001E0F78"/>
    <w:rsid w:val="001E1915"/>
    <w:rsid w:val="001E1B82"/>
    <w:rsid w:val="001E1EB6"/>
    <w:rsid w:val="001E2994"/>
    <w:rsid w:val="001E2F97"/>
    <w:rsid w:val="001E3298"/>
    <w:rsid w:val="001E340F"/>
    <w:rsid w:val="001E3B70"/>
    <w:rsid w:val="001E3E46"/>
    <w:rsid w:val="001E3EBA"/>
    <w:rsid w:val="001E402C"/>
    <w:rsid w:val="001E42AF"/>
    <w:rsid w:val="001E4A46"/>
    <w:rsid w:val="001E55EF"/>
    <w:rsid w:val="001E5BDE"/>
    <w:rsid w:val="001E65E2"/>
    <w:rsid w:val="001E6D82"/>
    <w:rsid w:val="001E7044"/>
    <w:rsid w:val="001E729F"/>
    <w:rsid w:val="001E759E"/>
    <w:rsid w:val="001E78B2"/>
    <w:rsid w:val="001E7A63"/>
    <w:rsid w:val="001E7DF6"/>
    <w:rsid w:val="001F0323"/>
    <w:rsid w:val="001F0B7C"/>
    <w:rsid w:val="001F16FD"/>
    <w:rsid w:val="001F1893"/>
    <w:rsid w:val="001F257D"/>
    <w:rsid w:val="001F2EA8"/>
    <w:rsid w:val="001F3ABB"/>
    <w:rsid w:val="001F4A2C"/>
    <w:rsid w:val="001F574C"/>
    <w:rsid w:val="001F5E36"/>
    <w:rsid w:val="001F609D"/>
    <w:rsid w:val="001F615F"/>
    <w:rsid w:val="001F6695"/>
    <w:rsid w:val="001F7E14"/>
    <w:rsid w:val="00200352"/>
    <w:rsid w:val="00200438"/>
    <w:rsid w:val="0020081D"/>
    <w:rsid w:val="00200A63"/>
    <w:rsid w:val="00200C5F"/>
    <w:rsid w:val="00200CB1"/>
    <w:rsid w:val="00201050"/>
    <w:rsid w:val="00201052"/>
    <w:rsid w:val="0020147E"/>
    <w:rsid w:val="0020179C"/>
    <w:rsid w:val="002017DE"/>
    <w:rsid w:val="00201879"/>
    <w:rsid w:val="002021AC"/>
    <w:rsid w:val="00202352"/>
    <w:rsid w:val="002024B4"/>
    <w:rsid w:val="002025D6"/>
    <w:rsid w:val="002027BA"/>
    <w:rsid w:val="00202D05"/>
    <w:rsid w:val="00203A56"/>
    <w:rsid w:val="002040B6"/>
    <w:rsid w:val="0020447A"/>
    <w:rsid w:val="002044C4"/>
    <w:rsid w:val="0020498D"/>
    <w:rsid w:val="00205732"/>
    <w:rsid w:val="00205F39"/>
    <w:rsid w:val="002061E6"/>
    <w:rsid w:val="002066CB"/>
    <w:rsid w:val="0020680F"/>
    <w:rsid w:val="00207C6F"/>
    <w:rsid w:val="00207EA2"/>
    <w:rsid w:val="00207F2B"/>
    <w:rsid w:val="00210766"/>
    <w:rsid w:val="00211F99"/>
    <w:rsid w:val="0021275D"/>
    <w:rsid w:val="00212CB7"/>
    <w:rsid w:val="00212E5B"/>
    <w:rsid w:val="00213224"/>
    <w:rsid w:val="00213BDA"/>
    <w:rsid w:val="00213C25"/>
    <w:rsid w:val="00213E60"/>
    <w:rsid w:val="00213F2E"/>
    <w:rsid w:val="0021431E"/>
    <w:rsid w:val="0021467D"/>
    <w:rsid w:val="002159AE"/>
    <w:rsid w:val="0021602A"/>
    <w:rsid w:val="00216161"/>
    <w:rsid w:val="0021684C"/>
    <w:rsid w:val="00216B0A"/>
    <w:rsid w:val="00216F92"/>
    <w:rsid w:val="00217135"/>
    <w:rsid w:val="00217473"/>
    <w:rsid w:val="002177BB"/>
    <w:rsid w:val="00217DB1"/>
    <w:rsid w:val="00217FC0"/>
    <w:rsid w:val="00220D43"/>
    <w:rsid w:val="00221143"/>
    <w:rsid w:val="00221D2F"/>
    <w:rsid w:val="00221D63"/>
    <w:rsid w:val="00221F5F"/>
    <w:rsid w:val="002226B0"/>
    <w:rsid w:val="00222D7E"/>
    <w:rsid w:val="00223889"/>
    <w:rsid w:val="002238D9"/>
    <w:rsid w:val="00223934"/>
    <w:rsid w:val="00224926"/>
    <w:rsid w:val="00224CAA"/>
    <w:rsid w:val="00224E55"/>
    <w:rsid w:val="00225005"/>
    <w:rsid w:val="002250DE"/>
    <w:rsid w:val="00225236"/>
    <w:rsid w:val="00225524"/>
    <w:rsid w:val="0022554F"/>
    <w:rsid w:val="00225C10"/>
    <w:rsid w:val="00226205"/>
    <w:rsid w:val="0022675B"/>
    <w:rsid w:val="00226DEF"/>
    <w:rsid w:val="002270C9"/>
    <w:rsid w:val="002277DC"/>
    <w:rsid w:val="0022789D"/>
    <w:rsid w:val="002279AF"/>
    <w:rsid w:val="002305E0"/>
    <w:rsid w:val="00230E93"/>
    <w:rsid w:val="00231045"/>
    <w:rsid w:val="00231443"/>
    <w:rsid w:val="002314D4"/>
    <w:rsid w:val="0023194A"/>
    <w:rsid w:val="00231965"/>
    <w:rsid w:val="00231AAE"/>
    <w:rsid w:val="00231BFE"/>
    <w:rsid w:val="002325E9"/>
    <w:rsid w:val="002328D8"/>
    <w:rsid w:val="0023298E"/>
    <w:rsid w:val="00233743"/>
    <w:rsid w:val="0023381A"/>
    <w:rsid w:val="0023398E"/>
    <w:rsid w:val="00233A6B"/>
    <w:rsid w:val="00233AB4"/>
    <w:rsid w:val="0023413D"/>
    <w:rsid w:val="0023457F"/>
    <w:rsid w:val="002357AE"/>
    <w:rsid w:val="00235B7A"/>
    <w:rsid w:val="002365D0"/>
    <w:rsid w:val="00236620"/>
    <w:rsid w:val="00236B0A"/>
    <w:rsid w:val="00236CF0"/>
    <w:rsid w:val="00236D01"/>
    <w:rsid w:val="00237242"/>
    <w:rsid w:val="002375AB"/>
    <w:rsid w:val="002378B2"/>
    <w:rsid w:val="00240A3A"/>
    <w:rsid w:val="00240CEA"/>
    <w:rsid w:val="00240DF3"/>
    <w:rsid w:val="00240F1A"/>
    <w:rsid w:val="00241735"/>
    <w:rsid w:val="00241A20"/>
    <w:rsid w:val="002420F2"/>
    <w:rsid w:val="00242AEE"/>
    <w:rsid w:val="00243123"/>
    <w:rsid w:val="0024384C"/>
    <w:rsid w:val="00243C5C"/>
    <w:rsid w:val="00243CD1"/>
    <w:rsid w:val="00243E07"/>
    <w:rsid w:val="0024497F"/>
    <w:rsid w:val="00244C14"/>
    <w:rsid w:val="00244E61"/>
    <w:rsid w:val="002451C3"/>
    <w:rsid w:val="00245718"/>
    <w:rsid w:val="00245A9C"/>
    <w:rsid w:val="00246819"/>
    <w:rsid w:val="002468ED"/>
    <w:rsid w:val="00246A3B"/>
    <w:rsid w:val="00246B50"/>
    <w:rsid w:val="00246D68"/>
    <w:rsid w:val="00247089"/>
    <w:rsid w:val="00247436"/>
    <w:rsid w:val="00247EB0"/>
    <w:rsid w:val="00250304"/>
    <w:rsid w:val="002513E3"/>
    <w:rsid w:val="0025168F"/>
    <w:rsid w:val="002517A1"/>
    <w:rsid w:val="002518DC"/>
    <w:rsid w:val="002521EF"/>
    <w:rsid w:val="00252352"/>
    <w:rsid w:val="00253BA7"/>
    <w:rsid w:val="0025424D"/>
    <w:rsid w:val="00254409"/>
    <w:rsid w:val="00254D4B"/>
    <w:rsid w:val="0025533E"/>
    <w:rsid w:val="002554E2"/>
    <w:rsid w:val="00255665"/>
    <w:rsid w:val="00255733"/>
    <w:rsid w:val="002557ED"/>
    <w:rsid w:val="00255A50"/>
    <w:rsid w:val="00255C50"/>
    <w:rsid w:val="00256091"/>
    <w:rsid w:val="002561C8"/>
    <w:rsid w:val="00256363"/>
    <w:rsid w:val="002564DF"/>
    <w:rsid w:val="0025702E"/>
    <w:rsid w:val="00257B18"/>
    <w:rsid w:val="00260969"/>
    <w:rsid w:val="00260AAC"/>
    <w:rsid w:val="0026123F"/>
    <w:rsid w:val="0026143E"/>
    <w:rsid w:val="00261539"/>
    <w:rsid w:val="00261C27"/>
    <w:rsid w:val="002622BE"/>
    <w:rsid w:val="002624AD"/>
    <w:rsid w:val="00262566"/>
    <w:rsid w:val="00262C05"/>
    <w:rsid w:val="00263192"/>
    <w:rsid w:val="002634BD"/>
    <w:rsid w:val="00263792"/>
    <w:rsid w:val="002639B0"/>
    <w:rsid w:val="0026421B"/>
    <w:rsid w:val="002648C4"/>
    <w:rsid w:val="002653AA"/>
    <w:rsid w:val="002655D6"/>
    <w:rsid w:val="00265CF3"/>
    <w:rsid w:val="00265FB1"/>
    <w:rsid w:val="00265FF7"/>
    <w:rsid w:val="002663A3"/>
    <w:rsid w:val="00266513"/>
    <w:rsid w:val="0026688E"/>
    <w:rsid w:val="00266DA6"/>
    <w:rsid w:val="0026701D"/>
    <w:rsid w:val="002670CC"/>
    <w:rsid w:val="002671B8"/>
    <w:rsid w:val="00267807"/>
    <w:rsid w:val="00267D97"/>
    <w:rsid w:val="00267EB4"/>
    <w:rsid w:val="002703C2"/>
    <w:rsid w:val="002705AE"/>
    <w:rsid w:val="00270F38"/>
    <w:rsid w:val="00271026"/>
    <w:rsid w:val="00271079"/>
    <w:rsid w:val="002714E6"/>
    <w:rsid w:val="0027164C"/>
    <w:rsid w:val="00271729"/>
    <w:rsid w:val="00271BA9"/>
    <w:rsid w:val="00271D5E"/>
    <w:rsid w:val="00272269"/>
    <w:rsid w:val="002723F1"/>
    <w:rsid w:val="00272B15"/>
    <w:rsid w:val="00273ADE"/>
    <w:rsid w:val="00273B23"/>
    <w:rsid w:val="00273F65"/>
    <w:rsid w:val="0027460D"/>
    <w:rsid w:val="0027489C"/>
    <w:rsid w:val="002749D9"/>
    <w:rsid w:val="00274ED0"/>
    <w:rsid w:val="002751AF"/>
    <w:rsid w:val="0027573C"/>
    <w:rsid w:val="00276062"/>
    <w:rsid w:val="00276090"/>
    <w:rsid w:val="002761E8"/>
    <w:rsid w:val="00276204"/>
    <w:rsid w:val="00276F10"/>
    <w:rsid w:val="00277747"/>
    <w:rsid w:val="00277F7E"/>
    <w:rsid w:val="002808C9"/>
    <w:rsid w:val="00280C00"/>
    <w:rsid w:val="00281709"/>
    <w:rsid w:val="002823A7"/>
    <w:rsid w:val="002823D5"/>
    <w:rsid w:val="00282566"/>
    <w:rsid w:val="002825CA"/>
    <w:rsid w:val="0028340D"/>
    <w:rsid w:val="0028389F"/>
    <w:rsid w:val="002838B2"/>
    <w:rsid w:val="002838C6"/>
    <w:rsid w:val="00283BBA"/>
    <w:rsid w:val="00284872"/>
    <w:rsid w:val="002848D1"/>
    <w:rsid w:val="00284DA0"/>
    <w:rsid w:val="00284F52"/>
    <w:rsid w:val="002852B4"/>
    <w:rsid w:val="00285B6E"/>
    <w:rsid w:val="00286336"/>
    <w:rsid w:val="002865A2"/>
    <w:rsid w:val="00286CE4"/>
    <w:rsid w:val="00286CEA"/>
    <w:rsid w:val="00286E45"/>
    <w:rsid w:val="00287133"/>
    <w:rsid w:val="00287494"/>
    <w:rsid w:val="002874D0"/>
    <w:rsid w:val="00287583"/>
    <w:rsid w:val="00287985"/>
    <w:rsid w:val="00287B59"/>
    <w:rsid w:val="0029024F"/>
    <w:rsid w:val="00290E58"/>
    <w:rsid w:val="00290FB7"/>
    <w:rsid w:val="002916AF"/>
    <w:rsid w:val="002916EE"/>
    <w:rsid w:val="00291751"/>
    <w:rsid w:val="00292044"/>
    <w:rsid w:val="002922C3"/>
    <w:rsid w:val="002922EC"/>
    <w:rsid w:val="00292809"/>
    <w:rsid w:val="00292C70"/>
    <w:rsid w:val="00292D1B"/>
    <w:rsid w:val="002935E8"/>
    <w:rsid w:val="00293AF7"/>
    <w:rsid w:val="00293DF3"/>
    <w:rsid w:val="00294014"/>
    <w:rsid w:val="00294044"/>
    <w:rsid w:val="002943EF"/>
    <w:rsid w:val="0029440A"/>
    <w:rsid w:val="00294B47"/>
    <w:rsid w:val="002956EF"/>
    <w:rsid w:val="00295B0F"/>
    <w:rsid w:val="0029657A"/>
    <w:rsid w:val="002965D0"/>
    <w:rsid w:val="002965DD"/>
    <w:rsid w:val="002970F2"/>
    <w:rsid w:val="002979BF"/>
    <w:rsid w:val="0029B66B"/>
    <w:rsid w:val="002A0C1C"/>
    <w:rsid w:val="002A0CAB"/>
    <w:rsid w:val="002A1130"/>
    <w:rsid w:val="002A1599"/>
    <w:rsid w:val="002A18FE"/>
    <w:rsid w:val="002A2125"/>
    <w:rsid w:val="002A22C1"/>
    <w:rsid w:val="002A2439"/>
    <w:rsid w:val="002A271A"/>
    <w:rsid w:val="002A2C19"/>
    <w:rsid w:val="002A3009"/>
    <w:rsid w:val="002A4E48"/>
    <w:rsid w:val="002A4F5B"/>
    <w:rsid w:val="002A5605"/>
    <w:rsid w:val="002A5B35"/>
    <w:rsid w:val="002A5CBB"/>
    <w:rsid w:val="002A5DCA"/>
    <w:rsid w:val="002A5F6D"/>
    <w:rsid w:val="002A608C"/>
    <w:rsid w:val="002A6449"/>
    <w:rsid w:val="002A6A73"/>
    <w:rsid w:val="002A7CF1"/>
    <w:rsid w:val="002A7DFD"/>
    <w:rsid w:val="002B05D3"/>
    <w:rsid w:val="002B08BB"/>
    <w:rsid w:val="002B09AF"/>
    <w:rsid w:val="002B0CE0"/>
    <w:rsid w:val="002B1222"/>
    <w:rsid w:val="002B198C"/>
    <w:rsid w:val="002B320B"/>
    <w:rsid w:val="002B32F2"/>
    <w:rsid w:val="002B3336"/>
    <w:rsid w:val="002B33BC"/>
    <w:rsid w:val="002B3DD4"/>
    <w:rsid w:val="002B3EAB"/>
    <w:rsid w:val="002B40D5"/>
    <w:rsid w:val="002B464E"/>
    <w:rsid w:val="002B475F"/>
    <w:rsid w:val="002B5299"/>
    <w:rsid w:val="002B5F93"/>
    <w:rsid w:val="002B60B4"/>
    <w:rsid w:val="002B60E1"/>
    <w:rsid w:val="002B6172"/>
    <w:rsid w:val="002B6428"/>
    <w:rsid w:val="002B70F2"/>
    <w:rsid w:val="002B7396"/>
    <w:rsid w:val="002B79F0"/>
    <w:rsid w:val="002C0174"/>
    <w:rsid w:val="002C02E3"/>
    <w:rsid w:val="002C0553"/>
    <w:rsid w:val="002C0BE2"/>
    <w:rsid w:val="002C0F9E"/>
    <w:rsid w:val="002C131E"/>
    <w:rsid w:val="002C1698"/>
    <w:rsid w:val="002C1A2A"/>
    <w:rsid w:val="002C1F87"/>
    <w:rsid w:val="002C1F8E"/>
    <w:rsid w:val="002C2794"/>
    <w:rsid w:val="002C2E5C"/>
    <w:rsid w:val="002C3516"/>
    <w:rsid w:val="002C36A2"/>
    <w:rsid w:val="002C3960"/>
    <w:rsid w:val="002C3A5C"/>
    <w:rsid w:val="002C43A2"/>
    <w:rsid w:val="002C4576"/>
    <w:rsid w:val="002C4B2B"/>
    <w:rsid w:val="002C4B9A"/>
    <w:rsid w:val="002C4BD1"/>
    <w:rsid w:val="002C58D9"/>
    <w:rsid w:val="002C5BAD"/>
    <w:rsid w:val="002C5D9B"/>
    <w:rsid w:val="002C5FF2"/>
    <w:rsid w:val="002C64C5"/>
    <w:rsid w:val="002C64EC"/>
    <w:rsid w:val="002C6521"/>
    <w:rsid w:val="002C79AA"/>
    <w:rsid w:val="002D01F4"/>
    <w:rsid w:val="002D021E"/>
    <w:rsid w:val="002D031C"/>
    <w:rsid w:val="002D06B6"/>
    <w:rsid w:val="002D2017"/>
    <w:rsid w:val="002D2048"/>
    <w:rsid w:val="002D24BF"/>
    <w:rsid w:val="002D3358"/>
    <w:rsid w:val="002D33D1"/>
    <w:rsid w:val="002D387A"/>
    <w:rsid w:val="002D3E65"/>
    <w:rsid w:val="002D41B3"/>
    <w:rsid w:val="002D43CE"/>
    <w:rsid w:val="002D4729"/>
    <w:rsid w:val="002D48C8"/>
    <w:rsid w:val="002D5704"/>
    <w:rsid w:val="002D5709"/>
    <w:rsid w:val="002D585A"/>
    <w:rsid w:val="002D5E6C"/>
    <w:rsid w:val="002D60B3"/>
    <w:rsid w:val="002D6EFD"/>
    <w:rsid w:val="002D6FBF"/>
    <w:rsid w:val="002D7A4F"/>
    <w:rsid w:val="002D7B97"/>
    <w:rsid w:val="002E10EE"/>
    <w:rsid w:val="002E16C3"/>
    <w:rsid w:val="002E1D25"/>
    <w:rsid w:val="002E1E4F"/>
    <w:rsid w:val="002E2077"/>
    <w:rsid w:val="002E211B"/>
    <w:rsid w:val="002E26C7"/>
    <w:rsid w:val="002E2E18"/>
    <w:rsid w:val="002E37B9"/>
    <w:rsid w:val="002E3C67"/>
    <w:rsid w:val="002E3D05"/>
    <w:rsid w:val="002E406B"/>
    <w:rsid w:val="002E4343"/>
    <w:rsid w:val="002E445A"/>
    <w:rsid w:val="002E474B"/>
    <w:rsid w:val="002E47CD"/>
    <w:rsid w:val="002E4855"/>
    <w:rsid w:val="002E4F1B"/>
    <w:rsid w:val="002E4F6B"/>
    <w:rsid w:val="002E527D"/>
    <w:rsid w:val="002E5372"/>
    <w:rsid w:val="002E55E0"/>
    <w:rsid w:val="002E57A9"/>
    <w:rsid w:val="002E5828"/>
    <w:rsid w:val="002E5952"/>
    <w:rsid w:val="002E6616"/>
    <w:rsid w:val="002E6F3B"/>
    <w:rsid w:val="002E744A"/>
    <w:rsid w:val="002E7DA0"/>
    <w:rsid w:val="002E7F95"/>
    <w:rsid w:val="002F001B"/>
    <w:rsid w:val="002F0191"/>
    <w:rsid w:val="002F0664"/>
    <w:rsid w:val="002F07F2"/>
    <w:rsid w:val="002F09D3"/>
    <w:rsid w:val="002F106B"/>
    <w:rsid w:val="002F15FF"/>
    <w:rsid w:val="002F163E"/>
    <w:rsid w:val="002F2480"/>
    <w:rsid w:val="002F34C5"/>
    <w:rsid w:val="002F3AF1"/>
    <w:rsid w:val="002F3D0C"/>
    <w:rsid w:val="002F4346"/>
    <w:rsid w:val="002F457C"/>
    <w:rsid w:val="002F48DA"/>
    <w:rsid w:val="002F4C9E"/>
    <w:rsid w:val="002F4D7A"/>
    <w:rsid w:val="002F5745"/>
    <w:rsid w:val="002F5CB4"/>
    <w:rsid w:val="002F656D"/>
    <w:rsid w:val="002F6729"/>
    <w:rsid w:val="002F6829"/>
    <w:rsid w:val="002F6929"/>
    <w:rsid w:val="002F6AEF"/>
    <w:rsid w:val="002F7137"/>
    <w:rsid w:val="002F7222"/>
    <w:rsid w:val="002F769A"/>
    <w:rsid w:val="00300A21"/>
    <w:rsid w:val="00300B9A"/>
    <w:rsid w:val="003016CF"/>
    <w:rsid w:val="003018CB"/>
    <w:rsid w:val="00301CCA"/>
    <w:rsid w:val="00301E3E"/>
    <w:rsid w:val="00302154"/>
    <w:rsid w:val="00302E5C"/>
    <w:rsid w:val="00302E82"/>
    <w:rsid w:val="0030320A"/>
    <w:rsid w:val="0030347B"/>
    <w:rsid w:val="00303906"/>
    <w:rsid w:val="00303CB5"/>
    <w:rsid w:val="00304AEB"/>
    <w:rsid w:val="00304CCB"/>
    <w:rsid w:val="00304F60"/>
    <w:rsid w:val="0030593E"/>
    <w:rsid w:val="003059E5"/>
    <w:rsid w:val="00305F7D"/>
    <w:rsid w:val="003061D7"/>
    <w:rsid w:val="003061EC"/>
    <w:rsid w:val="003062ED"/>
    <w:rsid w:val="00306979"/>
    <w:rsid w:val="00306B23"/>
    <w:rsid w:val="003071E0"/>
    <w:rsid w:val="00307B1E"/>
    <w:rsid w:val="00310009"/>
    <w:rsid w:val="0031045A"/>
    <w:rsid w:val="00310805"/>
    <w:rsid w:val="00310C67"/>
    <w:rsid w:val="00310DA7"/>
    <w:rsid w:val="00310FDC"/>
    <w:rsid w:val="003114E9"/>
    <w:rsid w:val="00311DAA"/>
    <w:rsid w:val="0031259F"/>
    <w:rsid w:val="003137C4"/>
    <w:rsid w:val="003138E8"/>
    <w:rsid w:val="003139A4"/>
    <w:rsid w:val="00313EDB"/>
    <w:rsid w:val="00314097"/>
    <w:rsid w:val="003143B1"/>
    <w:rsid w:val="00314684"/>
    <w:rsid w:val="003146FC"/>
    <w:rsid w:val="0031479E"/>
    <w:rsid w:val="003148A3"/>
    <w:rsid w:val="00314CD6"/>
    <w:rsid w:val="00314D35"/>
    <w:rsid w:val="00314DEF"/>
    <w:rsid w:val="00314E14"/>
    <w:rsid w:val="00314F95"/>
    <w:rsid w:val="0031592C"/>
    <w:rsid w:val="00315EAF"/>
    <w:rsid w:val="00315F18"/>
    <w:rsid w:val="00316008"/>
    <w:rsid w:val="00316930"/>
    <w:rsid w:val="003172F7"/>
    <w:rsid w:val="00317303"/>
    <w:rsid w:val="00317635"/>
    <w:rsid w:val="003176A9"/>
    <w:rsid w:val="00317AFC"/>
    <w:rsid w:val="003203CC"/>
    <w:rsid w:val="00320FBE"/>
    <w:rsid w:val="003214B4"/>
    <w:rsid w:val="0032211F"/>
    <w:rsid w:val="00322876"/>
    <w:rsid w:val="00322A69"/>
    <w:rsid w:val="00322D73"/>
    <w:rsid w:val="00322FB5"/>
    <w:rsid w:val="00323558"/>
    <w:rsid w:val="0032379F"/>
    <w:rsid w:val="00323DF8"/>
    <w:rsid w:val="00323E96"/>
    <w:rsid w:val="003245BE"/>
    <w:rsid w:val="0032648C"/>
    <w:rsid w:val="00326B01"/>
    <w:rsid w:val="00326B76"/>
    <w:rsid w:val="00327092"/>
    <w:rsid w:val="003275AB"/>
    <w:rsid w:val="003278E8"/>
    <w:rsid w:val="00330C4E"/>
    <w:rsid w:val="00331082"/>
    <w:rsid w:val="00331086"/>
    <w:rsid w:val="0033124B"/>
    <w:rsid w:val="00331555"/>
    <w:rsid w:val="00331BED"/>
    <w:rsid w:val="00332261"/>
    <w:rsid w:val="00332C54"/>
    <w:rsid w:val="00332E64"/>
    <w:rsid w:val="003337E7"/>
    <w:rsid w:val="00333916"/>
    <w:rsid w:val="00333964"/>
    <w:rsid w:val="00333C90"/>
    <w:rsid w:val="00333CA0"/>
    <w:rsid w:val="00333EBD"/>
    <w:rsid w:val="00334B1B"/>
    <w:rsid w:val="003353E3"/>
    <w:rsid w:val="00335EB3"/>
    <w:rsid w:val="00336615"/>
    <w:rsid w:val="00336C36"/>
    <w:rsid w:val="003371DA"/>
    <w:rsid w:val="00337B06"/>
    <w:rsid w:val="0034024A"/>
    <w:rsid w:val="003403DD"/>
    <w:rsid w:val="0034175A"/>
    <w:rsid w:val="0034181C"/>
    <w:rsid w:val="00341825"/>
    <w:rsid w:val="00341A3E"/>
    <w:rsid w:val="00341B93"/>
    <w:rsid w:val="00342825"/>
    <w:rsid w:val="00342B0B"/>
    <w:rsid w:val="00342F9B"/>
    <w:rsid w:val="0034447D"/>
    <w:rsid w:val="00344988"/>
    <w:rsid w:val="003453FD"/>
    <w:rsid w:val="003456A0"/>
    <w:rsid w:val="00345BDF"/>
    <w:rsid w:val="00347265"/>
    <w:rsid w:val="00347329"/>
    <w:rsid w:val="00347B4B"/>
    <w:rsid w:val="00347C39"/>
    <w:rsid w:val="003503BC"/>
    <w:rsid w:val="00350AAD"/>
    <w:rsid w:val="00351767"/>
    <w:rsid w:val="00351FCE"/>
    <w:rsid w:val="00352601"/>
    <w:rsid w:val="003528FF"/>
    <w:rsid w:val="00352938"/>
    <w:rsid w:val="00353068"/>
    <w:rsid w:val="003538B7"/>
    <w:rsid w:val="00353A4F"/>
    <w:rsid w:val="0035520C"/>
    <w:rsid w:val="00355541"/>
    <w:rsid w:val="00355849"/>
    <w:rsid w:val="00355975"/>
    <w:rsid w:val="003561B5"/>
    <w:rsid w:val="003562F5"/>
    <w:rsid w:val="0035666A"/>
    <w:rsid w:val="003569CF"/>
    <w:rsid w:val="00356C3D"/>
    <w:rsid w:val="003570EC"/>
    <w:rsid w:val="003578E0"/>
    <w:rsid w:val="00357B63"/>
    <w:rsid w:val="00360800"/>
    <w:rsid w:val="00360BC2"/>
    <w:rsid w:val="00360DD2"/>
    <w:rsid w:val="00360F30"/>
    <w:rsid w:val="00361047"/>
    <w:rsid w:val="00361369"/>
    <w:rsid w:val="00362353"/>
    <w:rsid w:val="003625B8"/>
    <w:rsid w:val="003631B6"/>
    <w:rsid w:val="0036340B"/>
    <w:rsid w:val="00363E5D"/>
    <w:rsid w:val="00363EB0"/>
    <w:rsid w:val="0036403E"/>
    <w:rsid w:val="00364226"/>
    <w:rsid w:val="003646B8"/>
    <w:rsid w:val="0036474B"/>
    <w:rsid w:val="00364CCF"/>
    <w:rsid w:val="00364EDE"/>
    <w:rsid w:val="0036500D"/>
    <w:rsid w:val="00365577"/>
    <w:rsid w:val="00365F2D"/>
    <w:rsid w:val="0036655C"/>
    <w:rsid w:val="00366E4C"/>
    <w:rsid w:val="0036719C"/>
    <w:rsid w:val="00367CDD"/>
    <w:rsid w:val="003707C1"/>
    <w:rsid w:val="00370845"/>
    <w:rsid w:val="00372CE6"/>
    <w:rsid w:val="00372DC2"/>
    <w:rsid w:val="00372E19"/>
    <w:rsid w:val="0037308A"/>
    <w:rsid w:val="00373434"/>
    <w:rsid w:val="003737A9"/>
    <w:rsid w:val="00373881"/>
    <w:rsid w:val="0037388B"/>
    <w:rsid w:val="00373E3A"/>
    <w:rsid w:val="0037470B"/>
    <w:rsid w:val="0037531B"/>
    <w:rsid w:val="003757B1"/>
    <w:rsid w:val="00375A40"/>
    <w:rsid w:val="00375D26"/>
    <w:rsid w:val="00375D57"/>
    <w:rsid w:val="00375D9A"/>
    <w:rsid w:val="00375FB3"/>
    <w:rsid w:val="00376E1F"/>
    <w:rsid w:val="00376E5D"/>
    <w:rsid w:val="00376F40"/>
    <w:rsid w:val="0037715A"/>
    <w:rsid w:val="003774A2"/>
    <w:rsid w:val="00377742"/>
    <w:rsid w:val="00377827"/>
    <w:rsid w:val="0037798B"/>
    <w:rsid w:val="003779DD"/>
    <w:rsid w:val="00380062"/>
    <w:rsid w:val="00380167"/>
    <w:rsid w:val="00380782"/>
    <w:rsid w:val="00381201"/>
    <w:rsid w:val="00381560"/>
    <w:rsid w:val="003816AD"/>
    <w:rsid w:val="00382046"/>
    <w:rsid w:val="003822A3"/>
    <w:rsid w:val="003826BD"/>
    <w:rsid w:val="00382A19"/>
    <w:rsid w:val="00382B2E"/>
    <w:rsid w:val="00382BF7"/>
    <w:rsid w:val="00382DDF"/>
    <w:rsid w:val="00382EC0"/>
    <w:rsid w:val="00383067"/>
    <w:rsid w:val="00384A47"/>
    <w:rsid w:val="00384AD1"/>
    <w:rsid w:val="00384B85"/>
    <w:rsid w:val="00384C99"/>
    <w:rsid w:val="00384D6E"/>
    <w:rsid w:val="003858E9"/>
    <w:rsid w:val="00385A8C"/>
    <w:rsid w:val="00385B62"/>
    <w:rsid w:val="003869AA"/>
    <w:rsid w:val="00386C5C"/>
    <w:rsid w:val="00386F8B"/>
    <w:rsid w:val="00387216"/>
    <w:rsid w:val="003872C9"/>
    <w:rsid w:val="00390391"/>
    <w:rsid w:val="00390647"/>
    <w:rsid w:val="00390748"/>
    <w:rsid w:val="0039074D"/>
    <w:rsid w:val="00390770"/>
    <w:rsid w:val="0039086F"/>
    <w:rsid w:val="00390EC5"/>
    <w:rsid w:val="0039139B"/>
    <w:rsid w:val="0039183F"/>
    <w:rsid w:val="00391FBB"/>
    <w:rsid w:val="0039271F"/>
    <w:rsid w:val="003932DB"/>
    <w:rsid w:val="0039356D"/>
    <w:rsid w:val="0039469E"/>
    <w:rsid w:val="00395121"/>
    <w:rsid w:val="003953C3"/>
    <w:rsid w:val="00395863"/>
    <w:rsid w:val="00395C8B"/>
    <w:rsid w:val="00396154"/>
    <w:rsid w:val="0039623F"/>
    <w:rsid w:val="00396567"/>
    <w:rsid w:val="00396733"/>
    <w:rsid w:val="00396EE8"/>
    <w:rsid w:val="00397188"/>
    <w:rsid w:val="00397480"/>
    <w:rsid w:val="00397A49"/>
    <w:rsid w:val="00397E4F"/>
    <w:rsid w:val="003A0117"/>
    <w:rsid w:val="003A0197"/>
    <w:rsid w:val="003A0820"/>
    <w:rsid w:val="003A0E72"/>
    <w:rsid w:val="003A110F"/>
    <w:rsid w:val="003A17FB"/>
    <w:rsid w:val="003A1A7C"/>
    <w:rsid w:val="003A20E0"/>
    <w:rsid w:val="003A26F6"/>
    <w:rsid w:val="003A282B"/>
    <w:rsid w:val="003A2D78"/>
    <w:rsid w:val="003A2E9B"/>
    <w:rsid w:val="003A33DF"/>
    <w:rsid w:val="003A379A"/>
    <w:rsid w:val="003A44E1"/>
    <w:rsid w:val="003A4BE6"/>
    <w:rsid w:val="003A4C69"/>
    <w:rsid w:val="003A4D1E"/>
    <w:rsid w:val="003A54C4"/>
    <w:rsid w:val="003A57FB"/>
    <w:rsid w:val="003A586F"/>
    <w:rsid w:val="003A5F22"/>
    <w:rsid w:val="003A65A7"/>
    <w:rsid w:val="003A68A5"/>
    <w:rsid w:val="003A6BF7"/>
    <w:rsid w:val="003A6CD6"/>
    <w:rsid w:val="003A714D"/>
    <w:rsid w:val="003A74A7"/>
    <w:rsid w:val="003A7653"/>
    <w:rsid w:val="003A7F46"/>
    <w:rsid w:val="003B0935"/>
    <w:rsid w:val="003B0FAD"/>
    <w:rsid w:val="003B1598"/>
    <w:rsid w:val="003B1CDF"/>
    <w:rsid w:val="003B2095"/>
    <w:rsid w:val="003B20DE"/>
    <w:rsid w:val="003B280D"/>
    <w:rsid w:val="003B2DB2"/>
    <w:rsid w:val="003B38F7"/>
    <w:rsid w:val="003B39F5"/>
    <w:rsid w:val="003B3A08"/>
    <w:rsid w:val="003B3B01"/>
    <w:rsid w:val="003B3DDE"/>
    <w:rsid w:val="003B4285"/>
    <w:rsid w:val="003B45F0"/>
    <w:rsid w:val="003B4EB1"/>
    <w:rsid w:val="003B52B7"/>
    <w:rsid w:val="003B5818"/>
    <w:rsid w:val="003B5856"/>
    <w:rsid w:val="003B596C"/>
    <w:rsid w:val="003B5CBD"/>
    <w:rsid w:val="003B6412"/>
    <w:rsid w:val="003B69AD"/>
    <w:rsid w:val="003B7616"/>
    <w:rsid w:val="003B768A"/>
    <w:rsid w:val="003B7A2B"/>
    <w:rsid w:val="003B7C74"/>
    <w:rsid w:val="003B7EA6"/>
    <w:rsid w:val="003B7F90"/>
    <w:rsid w:val="003C00C2"/>
    <w:rsid w:val="003C09EB"/>
    <w:rsid w:val="003C1162"/>
    <w:rsid w:val="003C18E9"/>
    <w:rsid w:val="003C1B65"/>
    <w:rsid w:val="003C1C96"/>
    <w:rsid w:val="003C1D9C"/>
    <w:rsid w:val="003C1FCE"/>
    <w:rsid w:val="003C221B"/>
    <w:rsid w:val="003C2222"/>
    <w:rsid w:val="003C234F"/>
    <w:rsid w:val="003C293A"/>
    <w:rsid w:val="003C2B5D"/>
    <w:rsid w:val="003C46E8"/>
    <w:rsid w:val="003C4E84"/>
    <w:rsid w:val="003C51EF"/>
    <w:rsid w:val="003C5340"/>
    <w:rsid w:val="003C5412"/>
    <w:rsid w:val="003C54A6"/>
    <w:rsid w:val="003C54C3"/>
    <w:rsid w:val="003C553A"/>
    <w:rsid w:val="003C55F2"/>
    <w:rsid w:val="003C5742"/>
    <w:rsid w:val="003C6D7A"/>
    <w:rsid w:val="003C7263"/>
    <w:rsid w:val="003C7856"/>
    <w:rsid w:val="003C78DC"/>
    <w:rsid w:val="003D023C"/>
    <w:rsid w:val="003D064A"/>
    <w:rsid w:val="003D0732"/>
    <w:rsid w:val="003D0A43"/>
    <w:rsid w:val="003D0D37"/>
    <w:rsid w:val="003D1017"/>
    <w:rsid w:val="003D139E"/>
    <w:rsid w:val="003D1CF0"/>
    <w:rsid w:val="003D2016"/>
    <w:rsid w:val="003D3146"/>
    <w:rsid w:val="003D31A0"/>
    <w:rsid w:val="003D3ADA"/>
    <w:rsid w:val="003D3BFB"/>
    <w:rsid w:val="003D46BA"/>
    <w:rsid w:val="003D4864"/>
    <w:rsid w:val="003D4A66"/>
    <w:rsid w:val="003D5BE7"/>
    <w:rsid w:val="003D5D68"/>
    <w:rsid w:val="003D5DB8"/>
    <w:rsid w:val="003D74B8"/>
    <w:rsid w:val="003D7A2F"/>
    <w:rsid w:val="003D7BE2"/>
    <w:rsid w:val="003D7DD1"/>
    <w:rsid w:val="003E04AB"/>
    <w:rsid w:val="003E05FB"/>
    <w:rsid w:val="003E0651"/>
    <w:rsid w:val="003E06AF"/>
    <w:rsid w:val="003E083A"/>
    <w:rsid w:val="003E0E2D"/>
    <w:rsid w:val="003E0FDA"/>
    <w:rsid w:val="003E106B"/>
    <w:rsid w:val="003E10F1"/>
    <w:rsid w:val="003E1DF6"/>
    <w:rsid w:val="003E29B7"/>
    <w:rsid w:val="003E2A7D"/>
    <w:rsid w:val="003E2E92"/>
    <w:rsid w:val="003E30D2"/>
    <w:rsid w:val="003E33E7"/>
    <w:rsid w:val="003E34F9"/>
    <w:rsid w:val="003E362B"/>
    <w:rsid w:val="003E4478"/>
    <w:rsid w:val="003E4524"/>
    <w:rsid w:val="003E4A17"/>
    <w:rsid w:val="003E4D05"/>
    <w:rsid w:val="003E4F58"/>
    <w:rsid w:val="003E513B"/>
    <w:rsid w:val="003E5913"/>
    <w:rsid w:val="003E5EA1"/>
    <w:rsid w:val="003E5FAF"/>
    <w:rsid w:val="003E613D"/>
    <w:rsid w:val="003E631D"/>
    <w:rsid w:val="003E6505"/>
    <w:rsid w:val="003E659F"/>
    <w:rsid w:val="003E6721"/>
    <w:rsid w:val="003E675C"/>
    <w:rsid w:val="003E67E7"/>
    <w:rsid w:val="003E69DA"/>
    <w:rsid w:val="003E6BB8"/>
    <w:rsid w:val="003E6DB0"/>
    <w:rsid w:val="003E6DD1"/>
    <w:rsid w:val="003E6F3C"/>
    <w:rsid w:val="003E74CD"/>
    <w:rsid w:val="003E7670"/>
    <w:rsid w:val="003E7713"/>
    <w:rsid w:val="003E7D73"/>
    <w:rsid w:val="003F03E2"/>
    <w:rsid w:val="003F0F5E"/>
    <w:rsid w:val="003F11C9"/>
    <w:rsid w:val="003F13F8"/>
    <w:rsid w:val="003F1418"/>
    <w:rsid w:val="003F184C"/>
    <w:rsid w:val="003F21D1"/>
    <w:rsid w:val="003F2555"/>
    <w:rsid w:val="003F26D3"/>
    <w:rsid w:val="003F2B96"/>
    <w:rsid w:val="003F342D"/>
    <w:rsid w:val="003F35EA"/>
    <w:rsid w:val="003F3640"/>
    <w:rsid w:val="003F4266"/>
    <w:rsid w:val="003F43FE"/>
    <w:rsid w:val="003F4876"/>
    <w:rsid w:val="003F4B7F"/>
    <w:rsid w:val="003F4E3D"/>
    <w:rsid w:val="003F5814"/>
    <w:rsid w:val="003F5DA3"/>
    <w:rsid w:val="003F5F0C"/>
    <w:rsid w:val="003F64AF"/>
    <w:rsid w:val="003F6556"/>
    <w:rsid w:val="003F683A"/>
    <w:rsid w:val="003F71DB"/>
    <w:rsid w:val="004001A7"/>
    <w:rsid w:val="004003F3"/>
    <w:rsid w:val="00401088"/>
    <w:rsid w:val="00401221"/>
    <w:rsid w:val="0040141D"/>
    <w:rsid w:val="00401634"/>
    <w:rsid w:val="00401BD3"/>
    <w:rsid w:val="00401E4E"/>
    <w:rsid w:val="00401F9C"/>
    <w:rsid w:val="00402948"/>
    <w:rsid w:val="004029FC"/>
    <w:rsid w:val="00402A56"/>
    <w:rsid w:val="00402C17"/>
    <w:rsid w:val="00403318"/>
    <w:rsid w:val="00403979"/>
    <w:rsid w:val="0040461A"/>
    <w:rsid w:val="004048DF"/>
    <w:rsid w:val="00404A0C"/>
    <w:rsid w:val="00404DE2"/>
    <w:rsid w:val="00405144"/>
    <w:rsid w:val="004051A7"/>
    <w:rsid w:val="0040554F"/>
    <w:rsid w:val="00405E32"/>
    <w:rsid w:val="00406A8D"/>
    <w:rsid w:val="0040753E"/>
    <w:rsid w:val="0040798E"/>
    <w:rsid w:val="00410253"/>
    <w:rsid w:val="004102AB"/>
    <w:rsid w:val="004104EF"/>
    <w:rsid w:val="00410FB0"/>
    <w:rsid w:val="0041196D"/>
    <w:rsid w:val="00411BFA"/>
    <w:rsid w:val="00411FA3"/>
    <w:rsid w:val="00412E49"/>
    <w:rsid w:val="00412F0C"/>
    <w:rsid w:val="00413198"/>
    <w:rsid w:val="0041450D"/>
    <w:rsid w:val="004147EB"/>
    <w:rsid w:val="004149D4"/>
    <w:rsid w:val="00414BB9"/>
    <w:rsid w:val="00414D08"/>
    <w:rsid w:val="004151EC"/>
    <w:rsid w:val="00415822"/>
    <w:rsid w:val="004159A8"/>
    <w:rsid w:val="00415D8E"/>
    <w:rsid w:val="004160AD"/>
    <w:rsid w:val="00416D2E"/>
    <w:rsid w:val="00416D3A"/>
    <w:rsid w:val="004172D3"/>
    <w:rsid w:val="004173C9"/>
    <w:rsid w:val="00417D7A"/>
    <w:rsid w:val="004206B8"/>
    <w:rsid w:val="0042075A"/>
    <w:rsid w:val="0042180F"/>
    <w:rsid w:val="0042195F"/>
    <w:rsid w:val="00422095"/>
    <w:rsid w:val="004224D7"/>
    <w:rsid w:val="00422AA7"/>
    <w:rsid w:val="00422DCF"/>
    <w:rsid w:val="00423A4E"/>
    <w:rsid w:val="00423E11"/>
    <w:rsid w:val="00423F38"/>
    <w:rsid w:val="004240A4"/>
    <w:rsid w:val="00424D2C"/>
    <w:rsid w:val="00424DB4"/>
    <w:rsid w:val="00425094"/>
    <w:rsid w:val="00425436"/>
    <w:rsid w:val="00425458"/>
    <w:rsid w:val="004254F9"/>
    <w:rsid w:val="004255EF"/>
    <w:rsid w:val="004259DB"/>
    <w:rsid w:val="004274E0"/>
    <w:rsid w:val="00427712"/>
    <w:rsid w:val="00427901"/>
    <w:rsid w:val="00427E58"/>
    <w:rsid w:val="00430755"/>
    <w:rsid w:val="00430847"/>
    <w:rsid w:val="004308B7"/>
    <w:rsid w:val="00431BF5"/>
    <w:rsid w:val="0043225C"/>
    <w:rsid w:val="00432DE6"/>
    <w:rsid w:val="004331DF"/>
    <w:rsid w:val="004336D5"/>
    <w:rsid w:val="004339A1"/>
    <w:rsid w:val="00433E91"/>
    <w:rsid w:val="0043508F"/>
    <w:rsid w:val="00435434"/>
    <w:rsid w:val="00435453"/>
    <w:rsid w:val="004357D6"/>
    <w:rsid w:val="00436143"/>
    <w:rsid w:val="00436A79"/>
    <w:rsid w:val="00436C09"/>
    <w:rsid w:val="004371A6"/>
    <w:rsid w:val="004371B3"/>
    <w:rsid w:val="004371CD"/>
    <w:rsid w:val="00437564"/>
    <w:rsid w:val="00437649"/>
    <w:rsid w:val="0043780D"/>
    <w:rsid w:val="00437909"/>
    <w:rsid w:val="00437E7B"/>
    <w:rsid w:val="0044015E"/>
    <w:rsid w:val="0044033A"/>
    <w:rsid w:val="00440660"/>
    <w:rsid w:val="00440982"/>
    <w:rsid w:val="00440C81"/>
    <w:rsid w:val="0044119D"/>
    <w:rsid w:val="00441217"/>
    <w:rsid w:val="0044193F"/>
    <w:rsid w:val="004419F0"/>
    <w:rsid w:val="004423F1"/>
    <w:rsid w:val="00442692"/>
    <w:rsid w:val="0044271B"/>
    <w:rsid w:val="00442806"/>
    <w:rsid w:val="00442DDD"/>
    <w:rsid w:val="00442F49"/>
    <w:rsid w:val="00443016"/>
    <w:rsid w:val="00443B32"/>
    <w:rsid w:val="00443D24"/>
    <w:rsid w:val="00444F1F"/>
    <w:rsid w:val="00444FBB"/>
    <w:rsid w:val="00445306"/>
    <w:rsid w:val="00445831"/>
    <w:rsid w:val="00445DC5"/>
    <w:rsid w:val="00445E6E"/>
    <w:rsid w:val="004475F2"/>
    <w:rsid w:val="00447977"/>
    <w:rsid w:val="00447BED"/>
    <w:rsid w:val="0045010B"/>
    <w:rsid w:val="004503E6"/>
    <w:rsid w:val="004505FD"/>
    <w:rsid w:val="00450BAF"/>
    <w:rsid w:val="00450C12"/>
    <w:rsid w:val="00450C84"/>
    <w:rsid w:val="00450E65"/>
    <w:rsid w:val="00450E8F"/>
    <w:rsid w:val="00451D5D"/>
    <w:rsid w:val="00451DCA"/>
    <w:rsid w:val="0045210A"/>
    <w:rsid w:val="00452287"/>
    <w:rsid w:val="004524F2"/>
    <w:rsid w:val="0045270D"/>
    <w:rsid w:val="004528F6"/>
    <w:rsid w:val="00453417"/>
    <w:rsid w:val="004549C0"/>
    <w:rsid w:val="00454EA4"/>
    <w:rsid w:val="0045514D"/>
    <w:rsid w:val="00455313"/>
    <w:rsid w:val="0045568F"/>
    <w:rsid w:val="00455C06"/>
    <w:rsid w:val="00455DF3"/>
    <w:rsid w:val="00455E50"/>
    <w:rsid w:val="004560AD"/>
    <w:rsid w:val="0045639A"/>
    <w:rsid w:val="00456474"/>
    <w:rsid w:val="004565B8"/>
    <w:rsid w:val="00456910"/>
    <w:rsid w:val="00456AAD"/>
    <w:rsid w:val="00456D9E"/>
    <w:rsid w:val="00456E03"/>
    <w:rsid w:val="004572EB"/>
    <w:rsid w:val="00457C23"/>
    <w:rsid w:val="00460269"/>
    <w:rsid w:val="00460893"/>
    <w:rsid w:val="004610BE"/>
    <w:rsid w:val="0046144F"/>
    <w:rsid w:val="0046146D"/>
    <w:rsid w:val="00461967"/>
    <w:rsid w:val="00461C68"/>
    <w:rsid w:val="004623A0"/>
    <w:rsid w:val="004623AB"/>
    <w:rsid w:val="00462D24"/>
    <w:rsid w:val="00462D8C"/>
    <w:rsid w:val="004636CD"/>
    <w:rsid w:val="0046387F"/>
    <w:rsid w:val="00464ADE"/>
    <w:rsid w:val="00465BA0"/>
    <w:rsid w:val="004668EB"/>
    <w:rsid w:val="00466B57"/>
    <w:rsid w:val="0046709B"/>
    <w:rsid w:val="00467293"/>
    <w:rsid w:val="00467808"/>
    <w:rsid w:val="00467BB6"/>
    <w:rsid w:val="00470D3A"/>
    <w:rsid w:val="0047131A"/>
    <w:rsid w:val="004718BA"/>
    <w:rsid w:val="00471B47"/>
    <w:rsid w:val="00471EE2"/>
    <w:rsid w:val="00472835"/>
    <w:rsid w:val="00472AC4"/>
    <w:rsid w:val="00473194"/>
    <w:rsid w:val="00473850"/>
    <w:rsid w:val="004739E2"/>
    <w:rsid w:val="00473A8D"/>
    <w:rsid w:val="0047415F"/>
    <w:rsid w:val="0047552D"/>
    <w:rsid w:val="0047574D"/>
    <w:rsid w:val="0047575E"/>
    <w:rsid w:val="00475FF1"/>
    <w:rsid w:val="00477172"/>
    <w:rsid w:val="0047758A"/>
    <w:rsid w:val="00477DAF"/>
    <w:rsid w:val="0048077D"/>
    <w:rsid w:val="0048101E"/>
    <w:rsid w:val="0048149B"/>
    <w:rsid w:val="00481B99"/>
    <w:rsid w:val="00481C3E"/>
    <w:rsid w:val="00481E50"/>
    <w:rsid w:val="004823CA"/>
    <w:rsid w:val="00482CF4"/>
    <w:rsid w:val="004831DF"/>
    <w:rsid w:val="0048399C"/>
    <w:rsid w:val="00483C85"/>
    <w:rsid w:val="00483D44"/>
    <w:rsid w:val="00483E13"/>
    <w:rsid w:val="004841DA"/>
    <w:rsid w:val="00484206"/>
    <w:rsid w:val="00484EAE"/>
    <w:rsid w:val="0048504C"/>
    <w:rsid w:val="0048533D"/>
    <w:rsid w:val="004853FB"/>
    <w:rsid w:val="00485645"/>
    <w:rsid w:val="00485F10"/>
    <w:rsid w:val="0048626C"/>
    <w:rsid w:val="004864C8"/>
    <w:rsid w:val="00486536"/>
    <w:rsid w:val="004871A7"/>
    <w:rsid w:val="004871F7"/>
    <w:rsid w:val="00490236"/>
    <w:rsid w:val="00490686"/>
    <w:rsid w:val="00490999"/>
    <w:rsid w:val="004915C5"/>
    <w:rsid w:val="00491627"/>
    <w:rsid w:val="00491AAA"/>
    <w:rsid w:val="00491BC3"/>
    <w:rsid w:val="00491CB5"/>
    <w:rsid w:val="00491F30"/>
    <w:rsid w:val="004921CC"/>
    <w:rsid w:val="004923AD"/>
    <w:rsid w:val="004934ED"/>
    <w:rsid w:val="00493B1F"/>
    <w:rsid w:val="00493FBB"/>
    <w:rsid w:val="00494381"/>
    <w:rsid w:val="00494391"/>
    <w:rsid w:val="0049457E"/>
    <w:rsid w:val="00494755"/>
    <w:rsid w:val="00494C97"/>
    <w:rsid w:val="00494D16"/>
    <w:rsid w:val="0049519B"/>
    <w:rsid w:val="004955B7"/>
    <w:rsid w:val="004956A9"/>
    <w:rsid w:val="00495C03"/>
    <w:rsid w:val="004960DF"/>
    <w:rsid w:val="00496592"/>
    <w:rsid w:val="00496870"/>
    <w:rsid w:val="00497289"/>
    <w:rsid w:val="00497378"/>
    <w:rsid w:val="0049741A"/>
    <w:rsid w:val="00497EC6"/>
    <w:rsid w:val="004A0504"/>
    <w:rsid w:val="004A07C0"/>
    <w:rsid w:val="004A10D9"/>
    <w:rsid w:val="004A2126"/>
    <w:rsid w:val="004A2306"/>
    <w:rsid w:val="004A2482"/>
    <w:rsid w:val="004A282B"/>
    <w:rsid w:val="004A2889"/>
    <w:rsid w:val="004A292B"/>
    <w:rsid w:val="004A2AA5"/>
    <w:rsid w:val="004A2B08"/>
    <w:rsid w:val="004A2B46"/>
    <w:rsid w:val="004A2D10"/>
    <w:rsid w:val="004A2D4E"/>
    <w:rsid w:val="004A2E78"/>
    <w:rsid w:val="004A34BA"/>
    <w:rsid w:val="004A3512"/>
    <w:rsid w:val="004A35F6"/>
    <w:rsid w:val="004A3FE6"/>
    <w:rsid w:val="004A441E"/>
    <w:rsid w:val="004A4723"/>
    <w:rsid w:val="004A4BB7"/>
    <w:rsid w:val="004A4ECD"/>
    <w:rsid w:val="004A5218"/>
    <w:rsid w:val="004A596B"/>
    <w:rsid w:val="004A5EAE"/>
    <w:rsid w:val="004A6074"/>
    <w:rsid w:val="004A629A"/>
    <w:rsid w:val="004A6747"/>
    <w:rsid w:val="004A6CB4"/>
    <w:rsid w:val="004A6FE9"/>
    <w:rsid w:val="004A7DA9"/>
    <w:rsid w:val="004B03EE"/>
    <w:rsid w:val="004B0B92"/>
    <w:rsid w:val="004B0CC6"/>
    <w:rsid w:val="004B1617"/>
    <w:rsid w:val="004B175A"/>
    <w:rsid w:val="004B1961"/>
    <w:rsid w:val="004B22AB"/>
    <w:rsid w:val="004B2355"/>
    <w:rsid w:val="004B2A07"/>
    <w:rsid w:val="004B2C89"/>
    <w:rsid w:val="004B2CBE"/>
    <w:rsid w:val="004B2CD9"/>
    <w:rsid w:val="004B2D6C"/>
    <w:rsid w:val="004B2EF7"/>
    <w:rsid w:val="004B3053"/>
    <w:rsid w:val="004B309F"/>
    <w:rsid w:val="004B35A4"/>
    <w:rsid w:val="004B3B50"/>
    <w:rsid w:val="004B3D65"/>
    <w:rsid w:val="004B4464"/>
    <w:rsid w:val="004B4B1A"/>
    <w:rsid w:val="004B4D8C"/>
    <w:rsid w:val="004B5016"/>
    <w:rsid w:val="004B5160"/>
    <w:rsid w:val="004B5842"/>
    <w:rsid w:val="004B59FF"/>
    <w:rsid w:val="004B6220"/>
    <w:rsid w:val="004B625F"/>
    <w:rsid w:val="004B6609"/>
    <w:rsid w:val="004B6A1F"/>
    <w:rsid w:val="004B78EE"/>
    <w:rsid w:val="004C0366"/>
    <w:rsid w:val="004C0626"/>
    <w:rsid w:val="004C0BF4"/>
    <w:rsid w:val="004C0D4C"/>
    <w:rsid w:val="004C1140"/>
    <w:rsid w:val="004C184B"/>
    <w:rsid w:val="004C19DD"/>
    <w:rsid w:val="004C1BB3"/>
    <w:rsid w:val="004C2193"/>
    <w:rsid w:val="004C2FD9"/>
    <w:rsid w:val="004C30E0"/>
    <w:rsid w:val="004C3FA5"/>
    <w:rsid w:val="004C45B1"/>
    <w:rsid w:val="004C487F"/>
    <w:rsid w:val="004C48A7"/>
    <w:rsid w:val="004C4A0E"/>
    <w:rsid w:val="004C548D"/>
    <w:rsid w:val="004C5AB7"/>
    <w:rsid w:val="004C5CCF"/>
    <w:rsid w:val="004C5FB1"/>
    <w:rsid w:val="004C632A"/>
    <w:rsid w:val="004C63B5"/>
    <w:rsid w:val="004C63D1"/>
    <w:rsid w:val="004C6780"/>
    <w:rsid w:val="004C6922"/>
    <w:rsid w:val="004C69AF"/>
    <w:rsid w:val="004C6F09"/>
    <w:rsid w:val="004C719E"/>
    <w:rsid w:val="004C732A"/>
    <w:rsid w:val="004C7437"/>
    <w:rsid w:val="004C7C0F"/>
    <w:rsid w:val="004C7EFF"/>
    <w:rsid w:val="004D0287"/>
    <w:rsid w:val="004D07FA"/>
    <w:rsid w:val="004D103F"/>
    <w:rsid w:val="004D1125"/>
    <w:rsid w:val="004D1BE6"/>
    <w:rsid w:val="004D22DF"/>
    <w:rsid w:val="004D259D"/>
    <w:rsid w:val="004D282F"/>
    <w:rsid w:val="004D2831"/>
    <w:rsid w:val="004D2BA4"/>
    <w:rsid w:val="004D2ECF"/>
    <w:rsid w:val="004D3105"/>
    <w:rsid w:val="004D3613"/>
    <w:rsid w:val="004D389A"/>
    <w:rsid w:val="004D3B14"/>
    <w:rsid w:val="004D3D0C"/>
    <w:rsid w:val="004D3DC9"/>
    <w:rsid w:val="004D40D9"/>
    <w:rsid w:val="004D4AD7"/>
    <w:rsid w:val="004D58E4"/>
    <w:rsid w:val="004D5AF9"/>
    <w:rsid w:val="004D5BA4"/>
    <w:rsid w:val="004D5E0C"/>
    <w:rsid w:val="004D6149"/>
    <w:rsid w:val="004D678A"/>
    <w:rsid w:val="004D6BEB"/>
    <w:rsid w:val="004D6F26"/>
    <w:rsid w:val="004D747F"/>
    <w:rsid w:val="004D7523"/>
    <w:rsid w:val="004E0200"/>
    <w:rsid w:val="004E0541"/>
    <w:rsid w:val="004E055D"/>
    <w:rsid w:val="004E08DB"/>
    <w:rsid w:val="004E0A71"/>
    <w:rsid w:val="004E0CB8"/>
    <w:rsid w:val="004E0FB2"/>
    <w:rsid w:val="004E161D"/>
    <w:rsid w:val="004E188B"/>
    <w:rsid w:val="004E1A3A"/>
    <w:rsid w:val="004E1FA1"/>
    <w:rsid w:val="004E28C0"/>
    <w:rsid w:val="004E2914"/>
    <w:rsid w:val="004E2C58"/>
    <w:rsid w:val="004E2DB3"/>
    <w:rsid w:val="004E2E82"/>
    <w:rsid w:val="004E33BB"/>
    <w:rsid w:val="004E3405"/>
    <w:rsid w:val="004E38AD"/>
    <w:rsid w:val="004E4116"/>
    <w:rsid w:val="004E4195"/>
    <w:rsid w:val="004E48B3"/>
    <w:rsid w:val="004E4901"/>
    <w:rsid w:val="004E4DDA"/>
    <w:rsid w:val="004E50CF"/>
    <w:rsid w:val="004E5C63"/>
    <w:rsid w:val="004E5E06"/>
    <w:rsid w:val="004E66BC"/>
    <w:rsid w:val="004E6DA8"/>
    <w:rsid w:val="004E7095"/>
    <w:rsid w:val="004E75D3"/>
    <w:rsid w:val="004E7C15"/>
    <w:rsid w:val="004F09FA"/>
    <w:rsid w:val="004F0A77"/>
    <w:rsid w:val="004F0DA5"/>
    <w:rsid w:val="004F0DBD"/>
    <w:rsid w:val="004F117A"/>
    <w:rsid w:val="004F129A"/>
    <w:rsid w:val="004F2427"/>
    <w:rsid w:val="004F2539"/>
    <w:rsid w:val="004F267A"/>
    <w:rsid w:val="004F2CD0"/>
    <w:rsid w:val="004F3290"/>
    <w:rsid w:val="004F32C1"/>
    <w:rsid w:val="004F32C4"/>
    <w:rsid w:val="004F439D"/>
    <w:rsid w:val="004F4500"/>
    <w:rsid w:val="004F46EC"/>
    <w:rsid w:val="004F4E45"/>
    <w:rsid w:val="004F54E4"/>
    <w:rsid w:val="004F55F1"/>
    <w:rsid w:val="004F5C2F"/>
    <w:rsid w:val="004F5DD6"/>
    <w:rsid w:val="004F6752"/>
    <w:rsid w:val="004F6942"/>
    <w:rsid w:val="004F69F0"/>
    <w:rsid w:val="004F719A"/>
    <w:rsid w:val="004F73FE"/>
    <w:rsid w:val="004F7E5F"/>
    <w:rsid w:val="004F7F09"/>
    <w:rsid w:val="004F7F2C"/>
    <w:rsid w:val="005002F3"/>
    <w:rsid w:val="00500357"/>
    <w:rsid w:val="005015D1"/>
    <w:rsid w:val="00501B4E"/>
    <w:rsid w:val="00502122"/>
    <w:rsid w:val="005024B1"/>
    <w:rsid w:val="00502C43"/>
    <w:rsid w:val="00502D18"/>
    <w:rsid w:val="00503AA8"/>
    <w:rsid w:val="00504ADE"/>
    <w:rsid w:val="005050AD"/>
    <w:rsid w:val="00505928"/>
    <w:rsid w:val="00505963"/>
    <w:rsid w:val="00505B34"/>
    <w:rsid w:val="00505E47"/>
    <w:rsid w:val="005067AC"/>
    <w:rsid w:val="00506B9C"/>
    <w:rsid w:val="00506C6B"/>
    <w:rsid w:val="00507112"/>
    <w:rsid w:val="0050755F"/>
    <w:rsid w:val="00507E60"/>
    <w:rsid w:val="00507F19"/>
    <w:rsid w:val="00507F6D"/>
    <w:rsid w:val="005101E6"/>
    <w:rsid w:val="00510442"/>
    <w:rsid w:val="005110C9"/>
    <w:rsid w:val="0051147F"/>
    <w:rsid w:val="005116C9"/>
    <w:rsid w:val="00511816"/>
    <w:rsid w:val="00511E21"/>
    <w:rsid w:val="005120AB"/>
    <w:rsid w:val="005125F0"/>
    <w:rsid w:val="00512BE8"/>
    <w:rsid w:val="00512DC5"/>
    <w:rsid w:val="00512FDE"/>
    <w:rsid w:val="0051301A"/>
    <w:rsid w:val="00513428"/>
    <w:rsid w:val="00513904"/>
    <w:rsid w:val="00513F60"/>
    <w:rsid w:val="005140AC"/>
    <w:rsid w:val="00514200"/>
    <w:rsid w:val="005143EE"/>
    <w:rsid w:val="00514ACF"/>
    <w:rsid w:val="005156D0"/>
    <w:rsid w:val="0051576C"/>
    <w:rsid w:val="00516438"/>
    <w:rsid w:val="00516BD0"/>
    <w:rsid w:val="00516E60"/>
    <w:rsid w:val="00517A12"/>
    <w:rsid w:val="00517A2E"/>
    <w:rsid w:val="005201E2"/>
    <w:rsid w:val="00520337"/>
    <w:rsid w:val="00520876"/>
    <w:rsid w:val="00521169"/>
    <w:rsid w:val="005217EA"/>
    <w:rsid w:val="0052188D"/>
    <w:rsid w:val="00521FDC"/>
    <w:rsid w:val="00523AF1"/>
    <w:rsid w:val="00523C29"/>
    <w:rsid w:val="00523C8B"/>
    <w:rsid w:val="0052466E"/>
    <w:rsid w:val="00525423"/>
    <w:rsid w:val="005256E6"/>
    <w:rsid w:val="005257FB"/>
    <w:rsid w:val="00526052"/>
    <w:rsid w:val="00526C4B"/>
    <w:rsid w:val="00527040"/>
    <w:rsid w:val="00527253"/>
    <w:rsid w:val="0052761E"/>
    <w:rsid w:val="005277DE"/>
    <w:rsid w:val="005279EF"/>
    <w:rsid w:val="00527B63"/>
    <w:rsid w:val="00530059"/>
    <w:rsid w:val="00530318"/>
    <w:rsid w:val="00530594"/>
    <w:rsid w:val="00530898"/>
    <w:rsid w:val="00530BE9"/>
    <w:rsid w:val="00530CF1"/>
    <w:rsid w:val="00530D1E"/>
    <w:rsid w:val="00531081"/>
    <w:rsid w:val="00531176"/>
    <w:rsid w:val="00531601"/>
    <w:rsid w:val="0053169D"/>
    <w:rsid w:val="005317F2"/>
    <w:rsid w:val="00532310"/>
    <w:rsid w:val="00532922"/>
    <w:rsid w:val="00532BE4"/>
    <w:rsid w:val="0053305B"/>
    <w:rsid w:val="00534255"/>
    <w:rsid w:val="00534379"/>
    <w:rsid w:val="005343B5"/>
    <w:rsid w:val="005355AA"/>
    <w:rsid w:val="00535826"/>
    <w:rsid w:val="00535C81"/>
    <w:rsid w:val="005362AF"/>
    <w:rsid w:val="00536512"/>
    <w:rsid w:val="00536869"/>
    <w:rsid w:val="005368E0"/>
    <w:rsid w:val="005369F7"/>
    <w:rsid w:val="00536C2B"/>
    <w:rsid w:val="005370B7"/>
    <w:rsid w:val="0053719B"/>
    <w:rsid w:val="005372CC"/>
    <w:rsid w:val="00537F0F"/>
    <w:rsid w:val="005401FC"/>
    <w:rsid w:val="005405C6"/>
    <w:rsid w:val="00540992"/>
    <w:rsid w:val="00540ACE"/>
    <w:rsid w:val="00540C52"/>
    <w:rsid w:val="00540EAF"/>
    <w:rsid w:val="00541254"/>
    <w:rsid w:val="005413F2"/>
    <w:rsid w:val="00541E7F"/>
    <w:rsid w:val="005421E9"/>
    <w:rsid w:val="0054245F"/>
    <w:rsid w:val="00542F25"/>
    <w:rsid w:val="00543249"/>
    <w:rsid w:val="005437DE"/>
    <w:rsid w:val="005437FB"/>
    <w:rsid w:val="00543B5B"/>
    <w:rsid w:val="00543FC0"/>
    <w:rsid w:val="005442F8"/>
    <w:rsid w:val="00544533"/>
    <w:rsid w:val="00544BDD"/>
    <w:rsid w:val="00545CF5"/>
    <w:rsid w:val="0054623E"/>
    <w:rsid w:val="00546E81"/>
    <w:rsid w:val="005478F2"/>
    <w:rsid w:val="00550286"/>
    <w:rsid w:val="0055076D"/>
    <w:rsid w:val="005507A7"/>
    <w:rsid w:val="00550837"/>
    <w:rsid w:val="00550EFD"/>
    <w:rsid w:val="00551433"/>
    <w:rsid w:val="0055146C"/>
    <w:rsid w:val="00551662"/>
    <w:rsid w:val="005517E5"/>
    <w:rsid w:val="00552345"/>
    <w:rsid w:val="00552896"/>
    <w:rsid w:val="00552ABA"/>
    <w:rsid w:val="00552BD9"/>
    <w:rsid w:val="00552CB4"/>
    <w:rsid w:val="00552E03"/>
    <w:rsid w:val="005532A0"/>
    <w:rsid w:val="0055339A"/>
    <w:rsid w:val="005534EC"/>
    <w:rsid w:val="00553562"/>
    <w:rsid w:val="00553C7E"/>
    <w:rsid w:val="00554CD6"/>
    <w:rsid w:val="00554EBF"/>
    <w:rsid w:val="00555031"/>
    <w:rsid w:val="005554AA"/>
    <w:rsid w:val="005556B9"/>
    <w:rsid w:val="00555AB6"/>
    <w:rsid w:val="00555C38"/>
    <w:rsid w:val="00556759"/>
    <w:rsid w:val="0055678A"/>
    <w:rsid w:val="0055716A"/>
    <w:rsid w:val="005573CC"/>
    <w:rsid w:val="005577DF"/>
    <w:rsid w:val="00557B2E"/>
    <w:rsid w:val="00557CFE"/>
    <w:rsid w:val="00557E78"/>
    <w:rsid w:val="005604C0"/>
    <w:rsid w:val="005609C3"/>
    <w:rsid w:val="00561DDC"/>
    <w:rsid w:val="00562753"/>
    <w:rsid w:val="00562DA8"/>
    <w:rsid w:val="0056310E"/>
    <w:rsid w:val="00563A5F"/>
    <w:rsid w:val="00563DC0"/>
    <w:rsid w:val="00563EDB"/>
    <w:rsid w:val="0056411D"/>
    <w:rsid w:val="005641B8"/>
    <w:rsid w:val="00564624"/>
    <w:rsid w:val="00564BFE"/>
    <w:rsid w:val="0056539E"/>
    <w:rsid w:val="005659E3"/>
    <w:rsid w:val="00565C49"/>
    <w:rsid w:val="00565FDE"/>
    <w:rsid w:val="005665FD"/>
    <w:rsid w:val="0056675B"/>
    <w:rsid w:val="005670BA"/>
    <w:rsid w:val="0056774A"/>
    <w:rsid w:val="00567A8E"/>
    <w:rsid w:val="00567BF3"/>
    <w:rsid w:val="0057091D"/>
    <w:rsid w:val="00571297"/>
    <w:rsid w:val="00571396"/>
    <w:rsid w:val="005717D3"/>
    <w:rsid w:val="005717E4"/>
    <w:rsid w:val="00571D33"/>
    <w:rsid w:val="00571FA7"/>
    <w:rsid w:val="00572786"/>
    <w:rsid w:val="00572902"/>
    <w:rsid w:val="00572AE0"/>
    <w:rsid w:val="005731F6"/>
    <w:rsid w:val="00573565"/>
    <w:rsid w:val="0057358F"/>
    <w:rsid w:val="005735ED"/>
    <w:rsid w:val="00573FA4"/>
    <w:rsid w:val="00574663"/>
    <w:rsid w:val="00574858"/>
    <w:rsid w:val="00574B64"/>
    <w:rsid w:val="00574BBE"/>
    <w:rsid w:val="00574D1E"/>
    <w:rsid w:val="0057563F"/>
    <w:rsid w:val="005756A0"/>
    <w:rsid w:val="005766CA"/>
    <w:rsid w:val="005775B9"/>
    <w:rsid w:val="005775DF"/>
    <w:rsid w:val="00577EC0"/>
    <w:rsid w:val="0058065B"/>
    <w:rsid w:val="00581391"/>
    <w:rsid w:val="005816D0"/>
    <w:rsid w:val="005816DA"/>
    <w:rsid w:val="00581768"/>
    <w:rsid w:val="005828CF"/>
    <w:rsid w:val="0058296C"/>
    <w:rsid w:val="00582B01"/>
    <w:rsid w:val="005832AD"/>
    <w:rsid w:val="0058358E"/>
    <w:rsid w:val="005837D7"/>
    <w:rsid w:val="00583FF2"/>
    <w:rsid w:val="00584085"/>
    <w:rsid w:val="00584226"/>
    <w:rsid w:val="005848F0"/>
    <w:rsid w:val="00584C9D"/>
    <w:rsid w:val="00584CA5"/>
    <w:rsid w:val="00584CD5"/>
    <w:rsid w:val="00584FF9"/>
    <w:rsid w:val="00585023"/>
    <w:rsid w:val="00585538"/>
    <w:rsid w:val="00585A24"/>
    <w:rsid w:val="00585AD4"/>
    <w:rsid w:val="005862DF"/>
    <w:rsid w:val="00586450"/>
    <w:rsid w:val="005873EC"/>
    <w:rsid w:val="0058774F"/>
    <w:rsid w:val="005904CD"/>
    <w:rsid w:val="00590DCB"/>
    <w:rsid w:val="00590EA9"/>
    <w:rsid w:val="00591C49"/>
    <w:rsid w:val="00591E9E"/>
    <w:rsid w:val="00592124"/>
    <w:rsid w:val="0059216C"/>
    <w:rsid w:val="00593069"/>
    <w:rsid w:val="005935C1"/>
    <w:rsid w:val="00593684"/>
    <w:rsid w:val="005936E6"/>
    <w:rsid w:val="00593B45"/>
    <w:rsid w:val="00593C2C"/>
    <w:rsid w:val="00593CC5"/>
    <w:rsid w:val="00593FD7"/>
    <w:rsid w:val="005946C3"/>
    <w:rsid w:val="00594B3D"/>
    <w:rsid w:val="00594D21"/>
    <w:rsid w:val="00594D82"/>
    <w:rsid w:val="00594E19"/>
    <w:rsid w:val="005951A1"/>
    <w:rsid w:val="0059578E"/>
    <w:rsid w:val="00595BAF"/>
    <w:rsid w:val="00595E84"/>
    <w:rsid w:val="005960F0"/>
    <w:rsid w:val="0059689B"/>
    <w:rsid w:val="00596BD7"/>
    <w:rsid w:val="005974DA"/>
    <w:rsid w:val="005977FB"/>
    <w:rsid w:val="00597C23"/>
    <w:rsid w:val="005A01DE"/>
    <w:rsid w:val="005A03CA"/>
    <w:rsid w:val="005A0F85"/>
    <w:rsid w:val="005A1151"/>
    <w:rsid w:val="005A177C"/>
    <w:rsid w:val="005A26DA"/>
    <w:rsid w:val="005A2B43"/>
    <w:rsid w:val="005A2CC7"/>
    <w:rsid w:val="005A2F7D"/>
    <w:rsid w:val="005A36E7"/>
    <w:rsid w:val="005A3807"/>
    <w:rsid w:val="005A3873"/>
    <w:rsid w:val="005A41F3"/>
    <w:rsid w:val="005A43B0"/>
    <w:rsid w:val="005A4543"/>
    <w:rsid w:val="005A4888"/>
    <w:rsid w:val="005A49F0"/>
    <w:rsid w:val="005A4FC1"/>
    <w:rsid w:val="005A52C3"/>
    <w:rsid w:val="005A52DB"/>
    <w:rsid w:val="005A542D"/>
    <w:rsid w:val="005A552C"/>
    <w:rsid w:val="005A5E8A"/>
    <w:rsid w:val="005A60F3"/>
    <w:rsid w:val="005A6983"/>
    <w:rsid w:val="005A6B00"/>
    <w:rsid w:val="005A6E01"/>
    <w:rsid w:val="005A7715"/>
    <w:rsid w:val="005B0251"/>
    <w:rsid w:val="005B0278"/>
    <w:rsid w:val="005B030F"/>
    <w:rsid w:val="005B0404"/>
    <w:rsid w:val="005B08A6"/>
    <w:rsid w:val="005B0A48"/>
    <w:rsid w:val="005B0A87"/>
    <w:rsid w:val="005B0DB8"/>
    <w:rsid w:val="005B0F5F"/>
    <w:rsid w:val="005B1161"/>
    <w:rsid w:val="005B11E8"/>
    <w:rsid w:val="005B12AE"/>
    <w:rsid w:val="005B12CF"/>
    <w:rsid w:val="005B1E47"/>
    <w:rsid w:val="005B209B"/>
    <w:rsid w:val="005B2106"/>
    <w:rsid w:val="005B2F48"/>
    <w:rsid w:val="005B346A"/>
    <w:rsid w:val="005B3A0A"/>
    <w:rsid w:val="005B46FB"/>
    <w:rsid w:val="005B4A64"/>
    <w:rsid w:val="005B4EC8"/>
    <w:rsid w:val="005B56D7"/>
    <w:rsid w:val="005B5D5F"/>
    <w:rsid w:val="005B610D"/>
    <w:rsid w:val="005B631D"/>
    <w:rsid w:val="005B6465"/>
    <w:rsid w:val="005B651E"/>
    <w:rsid w:val="005B65DB"/>
    <w:rsid w:val="005B675A"/>
    <w:rsid w:val="005B6834"/>
    <w:rsid w:val="005B6842"/>
    <w:rsid w:val="005B6CE7"/>
    <w:rsid w:val="005B76E4"/>
    <w:rsid w:val="005B7A84"/>
    <w:rsid w:val="005B7B98"/>
    <w:rsid w:val="005B7DDD"/>
    <w:rsid w:val="005B7E57"/>
    <w:rsid w:val="005C002E"/>
    <w:rsid w:val="005C0441"/>
    <w:rsid w:val="005C069F"/>
    <w:rsid w:val="005C16BB"/>
    <w:rsid w:val="005C1D4A"/>
    <w:rsid w:val="005C2575"/>
    <w:rsid w:val="005C31FF"/>
    <w:rsid w:val="005C39A5"/>
    <w:rsid w:val="005C3CC3"/>
    <w:rsid w:val="005C41AF"/>
    <w:rsid w:val="005C462F"/>
    <w:rsid w:val="005C4FD4"/>
    <w:rsid w:val="005C4FE5"/>
    <w:rsid w:val="005C51A8"/>
    <w:rsid w:val="005C549F"/>
    <w:rsid w:val="005C55AF"/>
    <w:rsid w:val="005C5663"/>
    <w:rsid w:val="005C57D0"/>
    <w:rsid w:val="005C5DEF"/>
    <w:rsid w:val="005C6103"/>
    <w:rsid w:val="005C67A8"/>
    <w:rsid w:val="005C7388"/>
    <w:rsid w:val="005C796A"/>
    <w:rsid w:val="005C79E0"/>
    <w:rsid w:val="005C7D90"/>
    <w:rsid w:val="005C7F79"/>
    <w:rsid w:val="005D06CA"/>
    <w:rsid w:val="005D06D2"/>
    <w:rsid w:val="005D10B4"/>
    <w:rsid w:val="005D1CE1"/>
    <w:rsid w:val="005D1DB2"/>
    <w:rsid w:val="005D1F88"/>
    <w:rsid w:val="005D259C"/>
    <w:rsid w:val="005D29BA"/>
    <w:rsid w:val="005D4065"/>
    <w:rsid w:val="005D44F6"/>
    <w:rsid w:val="005D4769"/>
    <w:rsid w:val="005D48E9"/>
    <w:rsid w:val="005D53CC"/>
    <w:rsid w:val="005D5635"/>
    <w:rsid w:val="005D6060"/>
    <w:rsid w:val="005D6A2B"/>
    <w:rsid w:val="005D73E8"/>
    <w:rsid w:val="005D7706"/>
    <w:rsid w:val="005D7C4B"/>
    <w:rsid w:val="005D7CC7"/>
    <w:rsid w:val="005E0865"/>
    <w:rsid w:val="005E0F34"/>
    <w:rsid w:val="005E0FCE"/>
    <w:rsid w:val="005E1126"/>
    <w:rsid w:val="005E11CC"/>
    <w:rsid w:val="005E1365"/>
    <w:rsid w:val="005E1CC9"/>
    <w:rsid w:val="005E1E3D"/>
    <w:rsid w:val="005E22D1"/>
    <w:rsid w:val="005E3633"/>
    <w:rsid w:val="005E3634"/>
    <w:rsid w:val="005E36CC"/>
    <w:rsid w:val="005E4643"/>
    <w:rsid w:val="005E4A97"/>
    <w:rsid w:val="005E4F00"/>
    <w:rsid w:val="005E5E67"/>
    <w:rsid w:val="005E62D7"/>
    <w:rsid w:val="005E6A41"/>
    <w:rsid w:val="005E6A93"/>
    <w:rsid w:val="005E6B00"/>
    <w:rsid w:val="005E6C32"/>
    <w:rsid w:val="005E70A2"/>
    <w:rsid w:val="005E748E"/>
    <w:rsid w:val="005E7652"/>
    <w:rsid w:val="005E78E8"/>
    <w:rsid w:val="005F0126"/>
    <w:rsid w:val="005F0130"/>
    <w:rsid w:val="005F067A"/>
    <w:rsid w:val="005F084F"/>
    <w:rsid w:val="005F0A49"/>
    <w:rsid w:val="005F0AD9"/>
    <w:rsid w:val="005F20BA"/>
    <w:rsid w:val="005F2432"/>
    <w:rsid w:val="005F293E"/>
    <w:rsid w:val="005F2EC4"/>
    <w:rsid w:val="005F33CD"/>
    <w:rsid w:val="005F384B"/>
    <w:rsid w:val="005F41CA"/>
    <w:rsid w:val="005F460B"/>
    <w:rsid w:val="005F478E"/>
    <w:rsid w:val="005F4963"/>
    <w:rsid w:val="005F506C"/>
    <w:rsid w:val="005F5705"/>
    <w:rsid w:val="005F5BAF"/>
    <w:rsid w:val="005F5CE2"/>
    <w:rsid w:val="005F6099"/>
    <w:rsid w:val="005F676F"/>
    <w:rsid w:val="005F6C89"/>
    <w:rsid w:val="005F6CFC"/>
    <w:rsid w:val="005F6F2A"/>
    <w:rsid w:val="005F7273"/>
    <w:rsid w:val="00600501"/>
    <w:rsid w:val="00600560"/>
    <w:rsid w:val="006009A7"/>
    <w:rsid w:val="00601BEB"/>
    <w:rsid w:val="00601D25"/>
    <w:rsid w:val="00601E10"/>
    <w:rsid w:val="006031D5"/>
    <w:rsid w:val="00603C65"/>
    <w:rsid w:val="00603F5C"/>
    <w:rsid w:val="006045DD"/>
    <w:rsid w:val="00605158"/>
    <w:rsid w:val="0060539C"/>
    <w:rsid w:val="00605E16"/>
    <w:rsid w:val="0060642A"/>
    <w:rsid w:val="00606EEC"/>
    <w:rsid w:val="006077A6"/>
    <w:rsid w:val="006079E3"/>
    <w:rsid w:val="00607A98"/>
    <w:rsid w:val="00607C5D"/>
    <w:rsid w:val="00610125"/>
    <w:rsid w:val="006110FB"/>
    <w:rsid w:val="006110FF"/>
    <w:rsid w:val="0061128F"/>
    <w:rsid w:val="006112C9"/>
    <w:rsid w:val="006113F8"/>
    <w:rsid w:val="00611476"/>
    <w:rsid w:val="00611869"/>
    <w:rsid w:val="00611AD6"/>
    <w:rsid w:val="00611BF2"/>
    <w:rsid w:val="00612235"/>
    <w:rsid w:val="0061241A"/>
    <w:rsid w:val="006125E7"/>
    <w:rsid w:val="00612659"/>
    <w:rsid w:val="00612E45"/>
    <w:rsid w:val="00612EAF"/>
    <w:rsid w:val="0061360C"/>
    <w:rsid w:val="006136A6"/>
    <w:rsid w:val="00613746"/>
    <w:rsid w:val="00614962"/>
    <w:rsid w:val="00614B8D"/>
    <w:rsid w:val="00614EED"/>
    <w:rsid w:val="00614F18"/>
    <w:rsid w:val="00615073"/>
    <w:rsid w:val="00615218"/>
    <w:rsid w:val="006155D4"/>
    <w:rsid w:val="00615608"/>
    <w:rsid w:val="00615799"/>
    <w:rsid w:val="006158F4"/>
    <w:rsid w:val="00615AB8"/>
    <w:rsid w:val="0061696E"/>
    <w:rsid w:val="006169C6"/>
    <w:rsid w:val="00616B1F"/>
    <w:rsid w:val="00616B7C"/>
    <w:rsid w:val="00616CA6"/>
    <w:rsid w:val="0061707C"/>
    <w:rsid w:val="006172E7"/>
    <w:rsid w:val="0061743C"/>
    <w:rsid w:val="0061762B"/>
    <w:rsid w:val="00617D88"/>
    <w:rsid w:val="00617EFD"/>
    <w:rsid w:val="00620A39"/>
    <w:rsid w:val="006210D1"/>
    <w:rsid w:val="00621109"/>
    <w:rsid w:val="00621247"/>
    <w:rsid w:val="006212A5"/>
    <w:rsid w:val="00621482"/>
    <w:rsid w:val="00621C9B"/>
    <w:rsid w:val="006221DF"/>
    <w:rsid w:val="00622678"/>
    <w:rsid w:val="00622DB1"/>
    <w:rsid w:val="00623167"/>
    <w:rsid w:val="00623555"/>
    <w:rsid w:val="0062397C"/>
    <w:rsid w:val="00623AC2"/>
    <w:rsid w:val="00623F66"/>
    <w:rsid w:val="0062412D"/>
    <w:rsid w:val="00624571"/>
    <w:rsid w:val="006245B5"/>
    <w:rsid w:val="00624B9F"/>
    <w:rsid w:val="00624D6E"/>
    <w:rsid w:val="00624F87"/>
    <w:rsid w:val="006260AF"/>
    <w:rsid w:val="006261F1"/>
    <w:rsid w:val="00626848"/>
    <w:rsid w:val="00626A20"/>
    <w:rsid w:val="00626EA1"/>
    <w:rsid w:val="00626FDA"/>
    <w:rsid w:val="0062746B"/>
    <w:rsid w:val="006276F8"/>
    <w:rsid w:val="006278D7"/>
    <w:rsid w:val="00627C2B"/>
    <w:rsid w:val="006302E7"/>
    <w:rsid w:val="00630470"/>
    <w:rsid w:val="00630B96"/>
    <w:rsid w:val="00630BA0"/>
    <w:rsid w:val="00630BC3"/>
    <w:rsid w:val="00630D4B"/>
    <w:rsid w:val="00631350"/>
    <w:rsid w:val="00631CB2"/>
    <w:rsid w:val="00631D70"/>
    <w:rsid w:val="00631E47"/>
    <w:rsid w:val="00632749"/>
    <w:rsid w:val="00632836"/>
    <w:rsid w:val="006336A3"/>
    <w:rsid w:val="0063390C"/>
    <w:rsid w:val="00634E4E"/>
    <w:rsid w:val="006352FB"/>
    <w:rsid w:val="00635B3F"/>
    <w:rsid w:val="00635FA8"/>
    <w:rsid w:val="00636378"/>
    <w:rsid w:val="00636600"/>
    <w:rsid w:val="00636608"/>
    <w:rsid w:val="00636CDF"/>
    <w:rsid w:val="00637441"/>
    <w:rsid w:val="00637613"/>
    <w:rsid w:val="00637E3B"/>
    <w:rsid w:val="00640305"/>
    <w:rsid w:val="00640383"/>
    <w:rsid w:val="006404D5"/>
    <w:rsid w:val="00640679"/>
    <w:rsid w:val="0064112B"/>
    <w:rsid w:val="006412E9"/>
    <w:rsid w:val="0064264A"/>
    <w:rsid w:val="00642912"/>
    <w:rsid w:val="00642A99"/>
    <w:rsid w:val="00642C20"/>
    <w:rsid w:val="0064328F"/>
    <w:rsid w:val="00643882"/>
    <w:rsid w:val="00643C11"/>
    <w:rsid w:val="00643D8C"/>
    <w:rsid w:val="0064416E"/>
    <w:rsid w:val="006446AC"/>
    <w:rsid w:val="00644757"/>
    <w:rsid w:val="006450F8"/>
    <w:rsid w:val="0064561F"/>
    <w:rsid w:val="0064567D"/>
    <w:rsid w:val="006456C8"/>
    <w:rsid w:val="00645E37"/>
    <w:rsid w:val="0064607F"/>
    <w:rsid w:val="006461DC"/>
    <w:rsid w:val="00646AC0"/>
    <w:rsid w:val="0064759A"/>
    <w:rsid w:val="0064766A"/>
    <w:rsid w:val="006478D6"/>
    <w:rsid w:val="006479B0"/>
    <w:rsid w:val="00647D8D"/>
    <w:rsid w:val="00647DAB"/>
    <w:rsid w:val="00650261"/>
    <w:rsid w:val="00650324"/>
    <w:rsid w:val="00650342"/>
    <w:rsid w:val="006503C3"/>
    <w:rsid w:val="006507AF"/>
    <w:rsid w:val="00650DD9"/>
    <w:rsid w:val="006511CC"/>
    <w:rsid w:val="0065121C"/>
    <w:rsid w:val="006512BA"/>
    <w:rsid w:val="00651333"/>
    <w:rsid w:val="0065195F"/>
    <w:rsid w:val="00651CB4"/>
    <w:rsid w:val="00651F30"/>
    <w:rsid w:val="00651F9D"/>
    <w:rsid w:val="00652C3F"/>
    <w:rsid w:val="0065461C"/>
    <w:rsid w:val="00654AE5"/>
    <w:rsid w:val="00654EE8"/>
    <w:rsid w:val="00655289"/>
    <w:rsid w:val="0065575F"/>
    <w:rsid w:val="006569A9"/>
    <w:rsid w:val="00656F9B"/>
    <w:rsid w:val="00657824"/>
    <w:rsid w:val="006603C1"/>
    <w:rsid w:val="00660461"/>
    <w:rsid w:val="006608EA"/>
    <w:rsid w:val="0066099A"/>
    <w:rsid w:val="00660BD0"/>
    <w:rsid w:val="0066160F"/>
    <w:rsid w:val="00661C03"/>
    <w:rsid w:val="00661E12"/>
    <w:rsid w:val="00661F8B"/>
    <w:rsid w:val="00662348"/>
    <w:rsid w:val="006623FF"/>
    <w:rsid w:val="006624F9"/>
    <w:rsid w:val="00662848"/>
    <w:rsid w:val="00662D59"/>
    <w:rsid w:val="006632B8"/>
    <w:rsid w:val="0066388D"/>
    <w:rsid w:val="006640EE"/>
    <w:rsid w:val="00664546"/>
    <w:rsid w:val="00664690"/>
    <w:rsid w:val="0066497A"/>
    <w:rsid w:val="00664A71"/>
    <w:rsid w:val="00664BAC"/>
    <w:rsid w:val="00664CB8"/>
    <w:rsid w:val="00665305"/>
    <w:rsid w:val="006654B2"/>
    <w:rsid w:val="006655FC"/>
    <w:rsid w:val="00665624"/>
    <w:rsid w:val="006659D1"/>
    <w:rsid w:val="00665A81"/>
    <w:rsid w:val="00665DF4"/>
    <w:rsid w:val="0066614B"/>
    <w:rsid w:val="00666848"/>
    <w:rsid w:val="006668D7"/>
    <w:rsid w:val="00666D44"/>
    <w:rsid w:val="006679EA"/>
    <w:rsid w:val="00667C87"/>
    <w:rsid w:val="0067033C"/>
    <w:rsid w:val="00670C16"/>
    <w:rsid w:val="00671816"/>
    <w:rsid w:val="00671EF8"/>
    <w:rsid w:val="00672312"/>
    <w:rsid w:val="00672339"/>
    <w:rsid w:val="00672377"/>
    <w:rsid w:val="006734FA"/>
    <w:rsid w:val="0067357C"/>
    <w:rsid w:val="0067397B"/>
    <w:rsid w:val="00673C1A"/>
    <w:rsid w:val="00673D63"/>
    <w:rsid w:val="00673E31"/>
    <w:rsid w:val="0067432C"/>
    <w:rsid w:val="00674426"/>
    <w:rsid w:val="00674633"/>
    <w:rsid w:val="00674BAA"/>
    <w:rsid w:val="0067551F"/>
    <w:rsid w:val="0067563D"/>
    <w:rsid w:val="006759D9"/>
    <w:rsid w:val="00675A2C"/>
    <w:rsid w:val="00675AB5"/>
    <w:rsid w:val="00675E96"/>
    <w:rsid w:val="006763EA"/>
    <w:rsid w:val="006764C7"/>
    <w:rsid w:val="00676A46"/>
    <w:rsid w:val="00676A78"/>
    <w:rsid w:val="00676C2E"/>
    <w:rsid w:val="00676D27"/>
    <w:rsid w:val="0067767F"/>
    <w:rsid w:val="00677822"/>
    <w:rsid w:val="00677841"/>
    <w:rsid w:val="00680256"/>
    <w:rsid w:val="006804FB"/>
    <w:rsid w:val="0068063F"/>
    <w:rsid w:val="00680D0D"/>
    <w:rsid w:val="0068134C"/>
    <w:rsid w:val="0068138B"/>
    <w:rsid w:val="006813E1"/>
    <w:rsid w:val="00681501"/>
    <w:rsid w:val="00681EDB"/>
    <w:rsid w:val="00682627"/>
    <w:rsid w:val="00683622"/>
    <w:rsid w:val="0068550E"/>
    <w:rsid w:val="00685542"/>
    <w:rsid w:val="00685A3E"/>
    <w:rsid w:val="00685A40"/>
    <w:rsid w:val="00685B8E"/>
    <w:rsid w:val="00686DEB"/>
    <w:rsid w:val="006878B9"/>
    <w:rsid w:val="0068791C"/>
    <w:rsid w:val="00687B34"/>
    <w:rsid w:val="00687DA3"/>
    <w:rsid w:val="00687E9F"/>
    <w:rsid w:val="00687EE8"/>
    <w:rsid w:val="00687F61"/>
    <w:rsid w:val="00690265"/>
    <w:rsid w:val="006902FC"/>
    <w:rsid w:val="00690977"/>
    <w:rsid w:val="006928E1"/>
    <w:rsid w:val="00692A51"/>
    <w:rsid w:val="00692B60"/>
    <w:rsid w:val="00692B7C"/>
    <w:rsid w:val="00692BB7"/>
    <w:rsid w:val="0069313B"/>
    <w:rsid w:val="00693640"/>
    <w:rsid w:val="00694729"/>
    <w:rsid w:val="00694B90"/>
    <w:rsid w:val="0069509D"/>
    <w:rsid w:val="00695461"/>
    <w:rsid w:val="00695867"/>
    <w:rsid w:val="006959A6"/>
    <w:rsid w:val="00696194"/>
    <w:rsid w:val="006973C2"/>
    <w:rsid w:val="00697D36"/>
    <w:rsid w:val="00697DAB"/>
    <w:rsid w:val="00697F6B"/>
    <w:rsid w:val="006A0106"/>
    <w:rsid w:val="006A0151"/>
    <w:rsid w:val="006A096F"/>
    <w:rsid w:val="006A0F62"/>
    <w:rsid w:val="006A148B"/>
    <w:rsid w:val="006A1AB2"/>
    <w:rsid w:val="006A2058"/>
    <w:rsid w:val="006A2081"/>
    <w:rsid w:val="006A2095"/>
    <w:rsid w:val="006A342E"/>
    <w:rsid w:val="006A3B18"/>
    <w:rsid w:val="006A3B74"/>
    <w:rsid w:val="006A3BBF"/>
    <w:rsid w:val="006A3E88"/>
    <w:rsid w:val="006A46B0"/>
    <w:rsid w:val="006A47C2"/>
    <w:rsid w:val="006A5218"/>
    <w:rsid w:val="006A6245"/>
    <w:rsid w:val="006A656C"/>
    <w:rsid w:val="006A661C"/>
    <w:rsid w:val="006A66B0"/>
    <w:rsid w:val="006A66E6"/>
    <w:rsid w:val="006A6A6B"/>
    <w:rsid w:val="006A6BF5"/>
    <w:rsid w:val="006A6D01"/>
    <w:rsid w:val="006A72EB"/>
    <w:rsid w:val="006A763E"/>
    <w:rsid w:val="006B0368"/>
    <w:rsid w:val="006B036B"/>
    <w:rsid w:val="006B0884"/>
    <w:rsid w:val="006B15B1"/>
    <w:rsid w:val="006B15B4"/>
    <w:rsid w:val="006B1780"/>
    <w:rsid w:val="006B18B0"/>
    <w:rsid w:val="006B1E7F"/>
    <w:rsid w:val="006B1F4B"/>
    <w:rsid w:val="006B2519"/>
    <w:rsid w:val="006B2617"/>
    <w:rsid w:val="006B294A"/>
    <w:rsid w:val="006B31B0"/>
    <w:rsid w:val="006B3B9A"/>
    <w:rsid w:val="006B407C"/>
    <w:rsid w:val="006B41A8"/>
    <w:rsid w:val="006B4DE7"/>
    <w:rsid w:val="006B53C7"/>
    <w:rsid w:val="006B5626"/>
    <w:rsid w:val="006B5FF8"/>
    <w:rsid w:val="006B6038"/>
    <w:rsid w:val="006B6288"/>
    <w:rsid w:val="006B64B0"/>
    <w:rsid w:val="006B65B8"/>
    <w:rsid w:val="006B6C60"/>
    <w:rsid w:val="006B6FB1"/>
    <w:rsid w:val="006B7437"/>
    <w:rsid w:val="006B7A38"/>
    <w:rsid w:val="006B7AD7"/>
    <w:rsid w:val="006B7CF5"/>
    <w:rsid w:val="006B7FEB"/>
    <w:rsid w:val="006C0B68"/>
    <w:rsid w:val="006C1138"/>
    <w:rsid w:val="006C154E"/>
    <w:rsid w:val="006C210B"/>
    <w:rsid w:val="006C2194"/>
    <w:rsid w:val="006C2B19"/>
    <w:rsid w:val="006C2B78"/>
    <w:rsid w:val="006C2D56"/>
    <w:rsid w:val="006C3295"/>
    <w:rsid w:val="006C354A"/>
    <w:rsid w:val="006C392A"/>
    <w:rsid w:val="006C48B7"/>
    <w:rsid w:val="006C552F"/>
    <w:rsid w:val="006C5C79"/>
    <w:rsid w:val="006C6C0A"/>
    <w:rsid w:val="006C6FAB"/>
    <w:rsid w:val="006C7106"/>
    <w:rsid w:val="006C7DDE"/>
    <w:rsid w:val="006D02D5"/>
    <w:rsid w:val="006D05D6"/>
    <w:rsid w:val="006D0A1A"/>
    <w:rsid w:val="006D0B6A"/>
    <w:rsid w:val="006D0CC1"/>
    <w:rsid w:val="006D0D04"/>
    <w:rsid w:val="006D0FC4"/>
    <w:rsid w:val="006D13DD"/>
    <w:rsid w:val="006D1EB4"/>
    <w:rsid w:val="006D20BE"/>
    <w:rsid w:val="006D2383"/>
    <w:rsid w:val="006D2B82"/>
    <w:rsid w:val="006D3239"/>
    <w:rsid w:val="006D370E"/>
    <w:rsid w:val="006D3990"/>
    <w:rsid w:val="006D3DA1"/>
    <w:rsid w:val="006D4DE3"/>
    <w:rsid w:val="006D51BE"/>
    <w:rsid w:val="006D5371"/>
    <w:rsid w:val="006D56CF"/>
    <w:rsid w:val="006D5894"/>
    <w:rsid w:val="006D59CA"/>
    <w:rsid w:val="006D5DF8"/>
    <w:rsid w:val="006D5E50"/>
    <w:rsid w:val="006D67BF"/>
    <w:rsid w:val="006D6972"/>
    <w:rsid w:val="006D7271"/>
    <w:rsid w:val="006D7C16"/>
    <w:rsid w:val="006E00F8"/>
    <w:rsid w:val="006E0230"/>
    <w:rsid w:val="006E0281"/>
    <w:rsid w:val="006E05AC"/>
    <w:rsid w:val="006E08C4"/>
    <w:rsid w:val="006E0BD7"/>
    <w:rsid w:val="006E13C8"/>
    <w:rsid w:val="006E2F52"/>
    <w:rsid w:val="006E2FA8"/>
    <w:rsid w:val="006E302A"/>
    <w:rsid w:val="006E3212"/>
    <w:rsid w:val="006E46EE"/>
    <w:rsid w:val="006E46F4"/>
    <w:rsid w:val="006E4829"/>
    <w:rsid w:val="006E4A98"/>
    <w:rsid w:val="006E5382"/>
    <w:rsid w:val="006E59D0"/>
    <w:rsid w:val="006E5C61"/>
    <w:rsid w:val="006E5D82"/>
    <w:rsid w:val="006E5FBE"/>
    <w:rsid w:val="006E62CC"/>
    <w:rsid w:val="006E63F1"/>
    <w:rsid w:val="006E6529"/>
    <w:rsid w:val="006E654F"/>
    <w:rsid w:val="006E6EDB"/>
    <w:rsid w:val="006E709C"/>
    <w:rsid w:val="006E745F"/>
    <w:rsid w:val="006E7603"/>
    <w:rsid w:val="006E7B4C"/>
    <w:rsid w:val="006E7BFB"/>
    <w:rsid w:val="006F05F9"/>
    <w:rsid w:val="006F0739"/>
    <w:rsid w:val="006F0791"/>
    <w:rsid w:val="006F09F6"/>
    <w:rsid w:val="006F12D5"/>
    <w:rsid w:val="006F1AE5"/>
    <w:rsid w:val="006F1EAD"/>
    <w:rsid w:val="006F2551"/>
    <w:rsid w:val="006F3103"/>
    <w:rsid w:val="006F313D"/>
    <w:rsid w:val="006F3760"/>
    <w:rsid w:val="006F3EC0"/>
    <w:rsid w:val="006F3FC8"/>
    <w:rsid w:val="006F4C09"/>
    <w:rsid w:val="006F4E96"/>
    <w:rsid w:val="006F4F58"/>
    <w:rsid w:val="006F576E"/>
    <w:rsid w:val="006F584D"/>
    <w:rsid w:val="006F6348"/>
    <w:rsid w:val="006F64CD"/>
    <w:rsid w:val="006F6D49"/>
    <w:rsid w:val="006F769E"/>
    <w:rsid w:val="006F7803"/>
    <w:rsid w:val="006F7932"/>
    <w:rsid w:val="006F7F0E"/>
    <w:rsid w:val="00700B82"/>
    <w:rsid w:val="00701075"/>
    <w:rsid w:val="0070169F"/>
    <w:rsid w:val="0070218E"/>
    <w:rsid w:val="0070244C"/>
    <w:rsid w:val="00702771"/>
    <w:rsid w:val="0070280A"/>
    <w:rsid w:val="00702C91"/>
    <w:rsid w:val="007034EE"/>
    <w:rsid w:val="00703553"/>
    <w:rsid w:val="00703BA3"/>
    <w:rsid w:val="00703BD0"/>
    <w:rsid w:val="00704226"/>
    <w:rsid w:val="007043AE"/>
    <w:rsid w:val="00704480"/>
    <w:rsid w:val="00704B77"/>
    <w:rsid w:val="00704DCA"/>
    <w:rsid w:val="00705F0A"/>
    <w:rsid w:val="00706313"/>
    <w:rsid w:val="00706467"/>
    <w:rsid w:val="00706F8A"/>
    <w:rsid w:val="00706FED"/>
    <w:rsid w:val="007070B3"/>
    <w:rsid w:val="0070727C"/>
    <w:rsid w:val="00707463"/>
    <w:rsid w:val="00707CA9"/>
    <w:rsid w:val="007101BE"/>
    <w:rsid w:val="00710350"/>
    <w:rsid w:val="00711C72"/>
    <w:rsid w:val="00711F1C"/>
    <w:rsid w:val="00711F52"/>
    <w:rsid w:val="007121AB"/>
    <w:rsid w:val="00712935"/>
    <w:rsid w:val="00712AB3"/>
    <w:rsid w:val="00712EA3"/>
    <w:rsid w:val="00712ED0"/>
    <w:rsid w:val="00713021"/>
    <w:rsid w:val="00713383"/>
    <w:rsid w:val="00713666"/>
    <w:rsid w:val="00713913"/>
    <w:rsid w:val="007140A5"/>
    <w:rsid w:val="0071493C"/>
    <w:rsid w:val="00714965"/>
    <w:rsid w:val="00714B15"/>
    <w:rsid w:val="00714E13"/>
    <w:rsid w:val="00714FC1"/>
    <w:rsid w:val="00714FC8"/>
    <w:rsid w:val="00715199"/>
    <w:rsid w:val="00715233"/>
    <w:rsid w:val="0071549B"/>
    <w:rsid w:val="0071582C"/>
    <w:rsid w:val="00715B11"/>
    <w:rsid w:val="00716381"/>
    <w:rsid w:val="00716BEE"/>
    <w:rsid w:val="00716C7D"/>
    <w:rsid w:val="00716E66"/>
    <w:rsid w:val="0071753F"/>
    <w:rsid w:val="00717768"/>
    <w:rsid w:val="00717A6A"/>
    <w:rsid w:val="00717D1B"/>
    <w:rsid w:val="00720092"/>
    <w:rsid w:val="007203C3"/>
    <w:rsid w:val="007206F4"/>
    <w:rsid w:val="00720B1E"/>
    <w:rsid w:val="00720E38"/>
    <w:rsid w:val="00721372"/>
    <w:rsid w:val="007218A9"/>
    <w:rsid w:val="00722365"/>
    <w:rsid w:val="00722616"/>
    <w:rsid w:val="00722717"/>
    <w:rsid w:val="00722E01"/>
    <w:rsid w:val="00723A5D"/>
    <w:rsid w:val="0072447D"/>
    <w:rsid w:val="00724C11"/>
    <w:rsid w:val="007256BC"/>
    <w:rsid w:val="00726052"/>
    <w:rsid w:val="00726172"/>
    <w:rsid w:val="007261B9"/>
    <w:rsid w:val="00726A7B"/>
    <w:rsid w:val="00726EBF"/>
    <w:rsid w:val="00726F0C"/>
    <w:rsid w:val="0072739E"/>
    <w:rsid w:val="0072744D"/>
    <w:rsid w:val="007277F1"/>
    <w:rsid w:val="00727993"/>
    <w:rsid w:val="00727CDF"/>
    <w:rsid w:val="00727E1C"/>
    <w:rsid w:val="007309CB"/>
    <w:rsid w:val="00730C84"/>
    <w:rsid w:val="00731039"/>
    <w:rsid w:val="00731075"/>
    <w:rsid w:val="00731300"/>
    <w:rsid w:val="0073193E"/>
    <w:rsid w:val="00731976"/>
    <w:rsid w:val="00732794"/>
    <w:rsid w:val="007327C2"/>
    <w:rsid w:val="0073291C"/>
    <w:rsid w:val="00732A73"/>
    <w:rsid w:val="00732B9A"/>
    <w:rsid w:val="007338F4"/>
    <w:rsid w:val="00733FE7"/>
    <w:rsid w:val="00734306"/>
    <w:rsid w:val="00734374"/>
    <w:rsid w:val="007352F5"/>
    <w:rsid w:val="00735C33"/>
    <w:rsid w:val="00736299"/>
    <w:rsid w:val="007362C4"/>
    <w:rsid w:val="007363A2"/>
    <w:rsid w:val="00736422"/>
    <w:rsid w:val="00736613"/>
    <w:rsid w:val="007366CD"/>
    <w:rsid w:val="00737576"/>
    <w:rsid w:val="00737801"/>
    <w:rsid w:val="0073785E"/>
    <w:rsid w:val="00740205"/>
    <w:rsid w:val="00740887"/>
    <w:rsid w:val="00740BBA"/>
    <w:rsid w:val="007412B2"/>
    <w:rsid w:val="00741A8B"/>
    <w:rsid w:val="0074221E"/>
    <w:rsid w:val="00742914"/>
    <w:rsid w:val="0074438D"/>
    <w:rsid w:val="00744461"/>
    <w:rsid w:val="00744638"/>
    <w:rsid w:val="00744AE9"/>
    <w:rsid w:val="00744D65"/>
    <w:rsid w:val="00745616"/>
    <w:rsid w:val="00745F38"/>
    <w:rsid w:val="0074609A"/>
    <w:rsid w:val="007461D8"/>
    <w:rsid w:val="0074667B"/>
    <w:rsid w:val="00746F62"/>
    <w:rsid w:val="00747182"/>
    <w:rsid w:val="007473EA"/>
    <w:rsid w:val="00747418"/>
    <w:rsid w:val="007474FD"/>
    <w:rsid w:val="007475B5"/>
    <w:rsid w:val="00747A66"/>
    <w:rsid w:val="00747D39"/>
    <w:rsid w:val="00750458"/>
    <w:rsid w:val="00750B0F"/>
    <w:rsid w:val="00750CD2"/>
    <w:rsid w:val="00750F80"/>
    <w:rsid w:val="00751678"/>
    <w:rsid w:val="007518C2"/>
    <w:rsid w:val="007521E8"/>
    <w:rsid w:val="007526AC"/>
    <w:rsid w:val="00752EE7"/>
    <w:rsid w:val="00753120"/>
    <w:rsid w:val="00753EC9"/>
    <w:rsid w:val="00753ED1"/>
    <w:rsid w:val="0075420D"/>
    <w:rsid w:val="0075481D"/>
    <w:rsid w:val="00754854"/>
    <w:rsid w:val="0075497D"/>
    <w:rsid w:val="00754ACF"/>
    <w:rsid w:val="00754D38"/>
    <w:rsid w:val="00754F48"/>
    <w:rsid w:val="007562ED"/>
    <w:rsid w:val="00756506"/>
    <w:rsid w:val="00756695"/>
    <w:rsid w:val="007566F8"/>
    <w:rsid w:val="00756CD1"/>
    <w:rsid w:val="00756E40"/>
    <w:rsid w:val="0075725E"/>
    <w:rsid w:val="00761172"/>
    <w:rsid w:val="00761321"/>
    <w:rsid w:val="00761422"/>
    <w:rsid w:val="00761822"/>
    <w:rsid w:val="00761852"/>
    <w:rsid w:val="007622EA"/>
    <w:rsid w:val="007625C7"/>
    <w:rsid w:val="007625CB"/>
    <w:rsid w:val="00762777"/>
    <w:rsid w:val="00762E7C"/>
    <w:rsid w:val="0076306F"/>
    <w:rsid w:val="007632B3"/>
    <w:rsid w:val="00763639"/>
    <w:rsid w:val="00763E48"/>
    <w:rsid w:val="007647AA"/>
    <w:rsid w:val="00764C57"/>
    <w:rsid w:val="0076508B"/>
    <w:rsid w:val="007655B8"/>
    <w:rsid w:val="00765B5C"/>
    <w:rsid w:val="0076629B"/>
    <w:rsid w:val="007664C6"/>
    <w:rsid w:val="007667F6"/>
    <w:rsid w:val="00766CE9"/>
    <w:rsid w:val="00767256"/>
    <w:rsid w:val="00767521"/>
    <w:rsid w:val="007677A8"/>
    <w:rsid w:val="00767AE7"/>
    <w:rsid w:val="00767D38"/>
    <w:rsid w:val="00770B27"/>
    <w:rsid w:val="00770DAC"/>
    <w:rsid w:val="00770FA3"/>
    <w:rsid w:val="00770FE1"/>
    <w:rsid w:val="00771060"/>
    <w:rsid w:val="00771E29"/>
    <w:rsid w:val="0077222B"/>
    <w:rsid w:val="007724E2"/>
    <w:rsid w:val="0077263C"/>
    <w:rsid w:val="00772671"/>
    <w:rsid w:val="007729F9"/>
    <w:rsid w:val="00772A5E"/>
    <w:rsid w:val="00772B12"/>
    <w:rsid w:val="007734D1"/>
    <w:rsid w:val="0077369E"/>
    <w:rsid w:val="00773FF1"/>
    <w:rsid w:val="007746AA"/>
    <w:rsid w:val="0077490F"/>
    <w:rsid w:val="00774B12"/>
    <w:rsid w:val="00774DD9"/>
    <w:rsid w:val="00775A51"/>
    <w:rsid w:val="00775BA8"/>
    <w:rsid w:val="00775CC1"/>
    <w:rsid w:val="00776115"/>
    <w:rsid w:val="007765CE"/>
    <w:rsid w:val="00776724"/>
    <w:rsid w:val="00776D84"/>
    <w:rsid w:val="00776F18"/>
    <w:rsid w:val="00776FF3"/>
    <w:rsid w:val="0077745C"/>
    <w:rsid w:val="00777546"/>
    <w:rsid w:val="007775BB"/>
    <w:rsid w:val="007776E9"/>
    <w:rsid w:val="0077792E"/>
    <w:rsid w:val="00777A74"/>
    <w:rsid w:val="0078023A"/>
    <w:rsid w:val="0078026A"/>
    <w:rsid w:val="0078036B"/>
    <w:rsid w:val="00780451"/>
    <w:rsid w:val="00780590"/>
    <w:rsid w:val="00780910"/>
    <w:rsid w:val="007811E7"/>
    <w:rsid w:val="007813D0"/>
    <w:rsid w:val="0078164D"/>
    <w:rsid w:val="0078192F"/>
    <w:rsid w:val="00781C30"/>
    <w:rsid w:val="00781E1B"/>
    <w:rsid w:val="00782D4A"/>
    <w:rsid w:val="00782DBE"/>
    <w:rsid w:val="0078345A"/>
    <w:rsid w:val="007836E7"/>
    <w:rsid w:val="007838BC"/>
    <w:rsid w:val="00783B6B"/>
    <w:rsid w:val="00783C61"/>
    <w:rsid w:val="007840F7"/>
    <w:rsid w:val="007845AC"/>
    <w:rsid w:val="0078462F"/>
    <w:rsid w:val="00784C53"/>
    <w:rsid w:val="00784C6C"/>
    <w:rsid w:val="00784D70"/>
    <w:rsid w:val="00784E08"/>
    <w:rsid w:val="0078524B"/>
    <w:rsid w:val="007852FF"/>
    <w:rsid w:val="007854FB"/>
    <w:rsid w:val="00785BFB"/>
    <w:rsid w:val="00785F3D"/>
    <w:rsid w:val="00785FEE"/>
    <w:rsid w:val="007861FA"/>
    <w:rsid w:val="0078698E"/>
    <w:rsid w:val="00786D08"/>
    <w:rsid w:val="00786ED3"/>
    <w:rsid w:val="0078705E"/>
    <w:rsid w:val="007878E2"/>
    <w:rsid w:val="007907C5"/>
    <w:rsid w:val="00790EE2"/>
    <w:rsid w:val="00791046"/>
    <w:rsid w:val="0079136B"/>
    <w:rsid w:val="007913FA"/>
    <w:rsid w:val="00791B06"/>
    <w:rsid w:val="00792A84"/>
    <w:rsid w:val="007930C2"/>
    <w:rsid w:val="007932A4"/>
    <w:rsid w:val="007937AE"/>
    <w:rsid w:val="00794618"/>
    <w:rsid w:val="007947BF"/>
    <w:rsid w:val="00794B17"/>
    <w:rsid w:val="00795027"/>
    <w:rsid w:val="00795AB0"/>
    <w:rsid w:val="00795EF4"/>
    <w:rsid w:val="0079625D"/>
    <w:rsid w:val="007969F3"/>
    <w:rsid w:val="00797209"/>
    <w:rsid w:val="00797AC1"/>
    <w:rsid w:val="00797AE3"/>
    <w:rsid w:val="00797D3E"/>
    <w:rsid w:val="007A050A"/>
    <w:rsid w:val="007A06E4"/>
    <w:rsid w:val="007A131A"/>
    <w:rsid w:val="007A16CD"/>
    <w:rsid w:val="007A1F37"/>
    <w:rsid w:val="007A1FC3"/>
    <w:rsid w:val="007A228C"/>
    <w:rsid w:val="007A24BA"/>
    <w:rsid w:val="007A263B"/>
    <w:rsid w:val="007A2884"/>
    <w:rsid w:val="007A2AFC"/>
    <w:rsid w:val="007A2BA0"/>
    <w:rsid w:val="007A302C"/>
    <w:rsid w:val="007A3073"/>
    <w:rsid w:val="007A3141"/>
    <w:rsid w:val="007A33BE"/>
    <w:rsid w:val="007A3575"/>
    <w:rsid w:val="007A3DE7"/>
    <w:rsid w:val="007A4276"/>
    <w:rsid w:val="007A4386"/>
    <w:rsid w:val="007A4399"/>
    <w:rsid w:val="007A44C3"/>
    <w:rsid w:val="007A5B06"/>
    <w:rsid w:val="007A5B45"/>
    <w:rsid w:val="007A612A"/>
    <w:rsid w:val="007A659F"/>
    <w:rsid w:val="007A681F"/>
    <w:rsid w:val="007A684D"/>
    <w:rsid w:val="007A6AD9"/>
    <w:rsid w:val="007A6C91"/>
    <w:rsid w:val="007A7771"/>
    <w:rsid w:val="007A7840"/>
    <w:rsid w:val="007A7E76"/>
    <w:rsid w:val="007A7F2F"/>
    <w:rsid w:val="007B1523"/>
    <w:rsid w:val="007B15AB"/>
    <w:rsid w:val="007B1BC9"/>
    <w:rsid w:val="007B2082"/>
    <w:rsid w:val="007B2486"/>
    <w:rsid w:val="007B26D1"/>
    <w:rsid w:val="007B32B5"/>
    <w:rsid w:val="007B3374"/>
    <w:rsid w:val="007B34E4"/>
    <w:rsid w:val="007B35B2"/>
    <w:rsid w:val="007B3690"/>
    <w:rsid w:val="007B372E"/>
    <w:rsid w:val="007B3DCB"/>
    <w:rsid w:val="007B4191"/>
    <w:rsid w:val="007B42E8"/>
    <w:rsid w:val="007B447B"/>
    <w:rsid w:val="007B4D4D"/>
    <w:rsid w:val="007B54ED"/>
    <w:rsid w:val="007B5557"/>
    <w:rsid w:val="007B5BF3"/>
    <w:rsid w:val="007B5CE1"/>
    <w:rsid w:val="007B5EDF"/>
    <w:rsid w:val="007B6101"/>
    <w:rsid w:val="007B6499"/>
    <w:rsid w:val="007B6B62"/>
    <w:rsid w:val="007B6C35"/>
    <w:rsid w:val="007B6D81"/>
    <w:rsid w:val="007B6E64"/>
    <w:rsid w:val="007B6E9C"/>
    <w:rsid w:val="007B6F9A"/>
    <w:rsid w:val="007B758F"/>
    <w:rsid w:val="007B772D"/>
    <w:rsid w:val="007B7996"/>
    <w:rsid w:val="007C05ED"/>
    <w:rsid w:val="007C076B"/>
    <w:rsid w:val="007C08DD"/>
    <w:rsid w:val="007C1F3F"/>
    <w:rsid w:val="007C2034"/>
    <w:rsid w:val="007C20B5"/>
    <w:rsid w:val="007C233C"/>
    <w:rsid w:val="007C255E"/>
    <w:rsid w:val="007C2C6F"/>
    <w:rsid w:val="007C2CE6"/>
    <w:rsid w:val="007C2D16"/>
    <w:rsid w:val="007C2E69"/>
    <w:rsid w:val="007C35E4"/>
    <w:rsid w:val="007C3890"/>
    <w:rsid w:val="007C3C4C"/>
    <w:rsid w:val="007C404A"/>
    <w:rsid w:val="007C41DD"/>
    <w:rsid w:val="007C4293"/>
    <w:rsid w:val="007C4409"/>
    <w:rsid w:val="007C4A3C"/>
    <w:rsid w:val="007C5CD8"/>
    <w:rsid w:val="007C5DFE"/>
    <w:rsid w:val="007C5EB2"/>
    <w:rsid w:val="007C6096"/>
    <w:rsid w:val="007C64F1"/>
    <w:rsid w:val="007C6E93"/>
    <w:rsid w:val="007C6FBF"/>
    <w:rsid w:val="007C7032"/>
    <w:rsid w:val="007C74FB"/>
    <w:rsid w:val="007C78CD"/>
    <w:rsid w:val="007C7CEA"/>
    <w:rsid w:val="007D0844"/>
    <w:rsid w:val="007D0D12"/>
    <w:rsid w:val="007D0EA6"/>
    <w:rsid w:val="007D1224"/>
    <w:rsid w:val="007D1278"/>
    <w:rsid w:val="007D13B6"/>
    <w:rsid w:val="007D1552"/>
    <w:rsid w:val="007D1961"/>
    <w:rsid w:val="007D1CF6"/>
    <w:rsid w:val="007D1E65"/>
    <w:rsid w:val="007D2131"/>
    <w:rsid w:val="007D23F2"/>
    <w:rsid w:val="007D2A7E"/>
    <w:rsid w:val="007D2AAD"/>
    <w:rsid w:val="007D2C82"/>
    <w:rsid w:val="007D30F2"/>
    <w:rsid w:val="007D369D"/>
    <w:rsid w:val="007D3E37"/>
    <w:rsid w:val="007D4745"/>
    <w:rsid w:val="007D515A"/>
    <w:rsid w:val="007D5359"/>
    <w:rsid w:val="007D5372"/>
    <w:rsid w:val="007D5F2D"/>
    <w:rsid w:val="007D62F5"/>
    <w:rsid w:val="007D64D8"/>
    <w:rsid w:val="007D665F"/>
    <w:rsid w:val="007D66F0"/>
    <w:rsid w:val="007D6DDC"/>
    <w:rsid w:val="007D733E"/>
    <w:rsid w:val="007D77F0"/>
    <w:rsid w:val="007D7A8D"/>
    <w:rsid w:val="007E012B"/>
    <w:rsid w:val="007E0A25"/>
    <w:rsid w:val="007E0C6A"/>
    <w:rsid w:val="007E11D7"/>
    <w:rsid w:val="007E1206"/>
    <w:rsid w:val="007E1259"/>
    <w:rsid w:val="007E1356"/>
    <w:rsid w:val="007E1A82"/>
    <w:rsid w:val="007E1B9B"/>
    <w:rsid w:val="007E2618"/>
    <w:rsid w:val="007E2A92"/>
    <w:rsid w:val="007E2B38"/>
    <w:rsid w:val="007E2B8C"/>
    <w:rsid w:val="007E2C65"/>
    <w:rsid w:val="007E2CBC"/>
    <w:rsid w:val="007E4BA3"/>
    <w:rsid w:val="007E5049"/>
    <w:rsid w:val="007E523C"/>
    <w:rsid w:val="007E5E11"/>
    <w:rsid w:val="007E6067"/>
    <w:rsid w:val="007E6126"/>
    <w:rsid w:val="007E63C1"/>
    <w:rsid w:val="007E670B"/>
    <w:rsid w:val="007E6F9D"/>
    <w:rsid w:val="007E7858"/>
    <w:rsid w:val="007E7C25"/>
    <w:rsid w:val="007F0152"/>
    <w:rsid w:val="007F04BC"/>
    <w:rsid w:val="007F085A"/>
    <w:rsid w:val="007F0E88"/>
    <w:rsid w:val="007F0FA4"/>
    <w:rsid w:val="007F165F"/>
    <w:rsid w:val="007F2026"/>
    <w:rsid w:val="007F26D2"/>
    <w:rsid w:val="007F2E58"/>
    <w:rsid w:val="007F353F"/>
    <w:rsid w:val="007F36BB"/>
    <w:rsid w:val="007F38AF"/>
    <w:rsid w:val="007F3A62"/>
    <w:rsid w:val="007F45E3"/>
    <w:rsid w:val="007F49B1"/>
    <w:rsid w:val="007F4FBD"/>
    <w:rsid w:val="007F5264"/>
    <w:rsid w:val="007F5318"/>
    <w:rsid w:val="007F5675"/>
    <w:rsid w:val="007F5C27"/>
    <w:rsid w:val="007F62F4"/>
    <w:rsid w:val="007F77F2"/>
    <w:rsid w:val="007F7C91"/>
    <w:rsid w:val="008000B1"/>
    <w:rsid w:val="008006E6"/>
    <w:rsid w:val="0080074D"/>
    <w:rsid w:val="00800940"/>
    <w:rsid w:val="00800E58"/>
    <w:rsid w:val="00800F2F"/>
    <w:rsid w:val="008017E0"/>
    <w:rsid w:val="008018BC"/>
    <w:rsid w:val="00801A7A"/>
    <w:rsid w:val="00801DC7"/>
    <w:rsid w:val="00802100"/>
    <w:rsid w:val="0080211C"/>
    <w:rsid w:val="00802855"/>
    <w:rsid w:val="008031DE"/>
    <w:rsid w:val="00803400"/>
    <w:rsid w:val="00803404"/>
    <w:rsid w:val="0080356F"/>
    <w:rsid w:val="00803EDF"/>
    <w:rsid w:val="00804E6E"/>
    <w:rsid w:val="00804FF9"/>
    <w:rsid w:val="00805063"/>
    <w:rsid w:val="00805236"/>
    <w:rsid w:val="00805AA7"/>
    <w:rsid w:val="00805F25"/>
    <w:rsid w:val="00805F6C"/>
    <w:rsid w:val="008066CF"/>
    <w:rsid w:val="00806766"/>
    <w:rsid w:val="008069ED"/>
    <w:rsid w:val="008071DE"/>
    <w:rsid w:val="008074CF"/>
    <w:rsid w:val="00807F14"/>
    <w:rsid w:val="0081009A"/>
    <w:rsid w:val="00810885"/>
    <w:rsid w:val="00810A24"/>
    <w:rsid w:val="00810CD2"/>
    <w:rsid w:val="00811752"/>
    <w:rsid w:val="008117D1"/>
    <w:rsid w:val="00811CB2"/>
    <w:rsid w:val="0081221E"/>
    <w:rsid w:val="008126C0"/>
    <w:rsid w:val="00812DAD"/>
    <w:rsid w:val="0081304F"/>
    <w:rsid w:val="00813EEA"/>
    <w:rsid w:val="00814916"/>
    <w:rsid w:val="00814DA5"/>
    <w:rsid w:val="00815AEC"/>
    <w:rsid w:val="00816619"/>
    <w:rsid w:val="00816680"/>
    <w:rsid w:val="008167C5"/>
    <w:rsid w:val="00817334"/>
    <w:rsid w:val="00817B2E"/>
    <w:rsid w:val="00817DE7"/>
    <w:rsid w:val="00820A39"/>
    <w:rsid w:val="00820ACE"/>
    <w:rsid w:val="00820E9F"/>
    <w:rsid w:val="00821882"/>
    <w:rsid w:val="0082207A"/>
    <w:rsid w:val="008222F4"/>
    <w:rsid w:val="00822791"/>
    <w:rsid w:val="008227AE"/>
    <w:rsid w:val="00822CC5"/>
    <w:rsid w:val="00823095"/>
    <w:rsid w:val="00823977"/>
    <w:rsid w:val="0082407B"/>
    <w:rsid w:val="0082410D"/>
    <w:rsid w:val="00824EE0"/>
    <w:rsid w:val="008269E0"/>
    <w:rsid w:val="00827031"/>
    <w:rsid w:val="0082717C"/>
    <w:rsid w:val="008277FF"/>
    <w:rsid w:val="0082798D"/>
    <w:rsid w:val="0083003D"/>
    <w:rsid w:val="008301A8"/>
    <w:rsid w:val="00830287"/>
    <w:rsid w:val="00830294"/>
    <w:rsid w:val="00831E86"/>
    <w:rsid w:val="00831F51"/>
    <w:rsid w:val="00832314"/>
    <w:rsid w:val="008325F3"/>
    <w:rsid w:val="008327F5"/>
    <w:rsid w:val="00832E25"/>
    <w:rsid w:val="00832F40"/>
    <w:rsid w:val="00833444"/>
    <w:rsid w:val="0083349B"/>
    <w:rsid w:val="00833677"/>
    <w:rsid w:val="008338E2"/>
    <w:rsid w:val="00833ACE"/>
    <w:rsid w:val="00833B91"/>
    <w:rsid w:val="008340F1"/>
    <w:rsid w:val="00834C81"/>
    <w:rsid w:val="00834E5D"/>
    <w:rsid w:val="00834EA0"/>
    <w:rsid w:val="00835F94"/>
    <w:rsid w:val="008360D0"/>
    <w:rsid w:val="00836292"/>
    <w:rsid w:val="008362E3"/>
    <w:rsid w:val="00836AD1"/>
    <w:rsid w:val="00836C16"/>
    <w:rsid w:val="0083769D"/>
    <w:rsid w:val="00837A8C"/>
    <w:rsid w:val="00837C13"/>
    <w:rsid w:val="008400F2"/>
    <w:rsid w:val="008402A8"/>
    <w:rsid w:val="00840345"/>
    <w:rsid w:val="00840369"/>
    <w:rsid w:val="008404F9"/>
    <w:rsid w:val="0084058A"/>
    <w:rsid w:val="00840C12"/>
    <w:rsid w:val="00840F82"/>
    <w:rsid w:val="00841915"/>
    <w:rsid w:val="00842657"/>
    <w:rsid w:val="0084281C"/>
    <w:rsid w:val="00842928"/>
    <w:rsid w:val="00842AC0"/>
    <w:rsid w:val="00842F5B"/>
    <w:rsid w:val="0084300C"/>
    <w:rsid w:val="008436CA"/>
    <w:rsid w:val="00843C00"/>
    <w:rsid w:val="00844470"/>
    <w:rsid w:val="00844773"/>
    <w:rsid w:val="008447DC"/>
    <w:rsid w:val="008449A9"/>
    <w:rsid w:val="008449B8"/>
    <w:rsid w:val="00845003"/>
    <w:rsid w:val="0084518F"/>
    <w:rsid w:val="00845CC7"/>
    <w:rsid w:val="00846E95"/>
    <w:rsid w:val="008476D6"/>
    <w:rsid w:val="00847847"/>
    <w:rsid w:val="0084799A"/>
    <w:rsid w:val="00847BFA"/>
    <w:rsid w:val="00847F25"/>
    <w:rsid w:val="0085145F"/>
    <w:rsid w:val="008518FB"/>
    <w:rsid w:val="00851A29"/>
    <w:rsid w:val="00851CC5"/>
    <w:rsid w:val="00851EDD"/>
    <w:rsid w:val="00851EF2"/>
    <w:rsid w:val="00852400"/>
    <w:rsid w:val="0085268F"/>
    <w:rsid w:val="008536E2"/>
    <w:rsid w:val="008538F4"/>
    <w:rsid w:val="00853E18"/>
    <w:rsid w:val="00853E65"/>
    <w:rsid w:val="00854208"/>
    <w:rsid w:val="0085454A"/>
    <w:rsid w:val="0085463B"/>
    <w:rsid w:val="00854F36"/>
    <w:rsid w:val="0085513A"/>
    <w:rsid w:val="00855235"/>
    <w:rsid w:val="0085567F"/>
    <w:rsid w:val="00855A4A"/>
    <w:rsid w:val="00855A96"/>
    <w:rsid w:val="00855B89"/>
    <w:rsid w:val="00855FDE"/>
    <w:rsid w:val="0085646D"/>
    <w:rsid w:val="008567D4"/>
    <w:rsid w:val="0085743A"/>
    <w:rsid w:val="008574CA"/>
    <w:rsid w:val="008578FF"/>
    <w:rsid w:val="00857E43"/>
    <w:rsid w:val="0086084E"/>
    <w:rsid w:val="008618E0"/>
    <w:rsid w:val="00861F52"/>
    <w:rsid w:val="008625CC"/>
    <w:rsid w:val="00862EB2"/>
    <w:rsid w:val="008638ED"/>
    <w:rsid w:val="00863AEB"/>
    <w:rsid w:val="00864554"/>
    <w:rsid w:val="00864680"/>
    <w:rsid w:val="008646A6"/>
    <w:rsid w:val="00864853"/>
    <w:rsid w:val="008648AC"/>
    <w:rsid w:val="00864A3D"/>
    <w:rsid w:val="00864BD0"/>
    <w:rsid w:val="00864C96"/>
    <w:rsid w:val="008651C3"/>
    <w:rsid w:val="0086535C"/>
    <w:rsid w:val="00865D42"/>
    <w:rsid w:val="00865F2F"/>
    <w:rsid w:val="0086639B"/>
    <w:rsid w:val="00866C9F"/>
    <w:rsid w:val="008672DB"/>
    <w:rsid w:val="00867389"/>
    <w:rsid w:val="00867500"/>
    <w:rsid w:val="00867691"/>
    <w:rsid w:val="008678F6"/>
    <w:rsid w:val="00867C5C"/>
    <w:rsid w:val="0087039C"/>
    <w:rsid w:val="008705C2"/>
    <w:rsid w:val="00870B63"/>
    <w:rsid w:val="0087102B"/>
    <w:rsid w:val="00871156"/>
    <w:rsid w:val="0087145D"/>
    <w:rsid w:val="00871520"/>
    <w:rsid w:val="008720C9"/>
    <w:rsid w:val="008722B3"/>
    <w:rsid w:val="00872BD4"/>
    <w:rsid w:val="0087320A"/>
    <w:rsid w:val="00873A74"/>
    <w:rsid w:val="00873D32"/>
    <w:rsid w:val="00873DFB"/>
    <w:rsid w:val="00874392"/>
    <w:rsid w:val="0087446F"/>
    <w:rsid w:val="00874568"/>
    <w:rsid w:val="00874965"/>
    <w:rsid w:val="00874E78"/>
    <w:rsid w:val="00874ED7"/>
    <w:rsid w:val="00875858"/>
    <w:rsid w:val="00875A59"/>
    <w:rsid w:val="0087654A"/>
    <w:rsid w:val="008772B7"/>
    <w:rsid w:val="0087745D"/>
    <w:rsid w:val="00877470"/>
    <w:rsid w:val="00877EF2"/>
    <w:rsid w:val="008804E2"/>
    <w:rsid w:val="00880C38"/>
    <w:rsid w:val="00881482"/>
    <w:rsid w:val="0088186E"/>
    <w:rsid w:val="00881A4F"/>
    <w:rsid w:val="00881B43"/>
    <w:rsid w:val="008822D4"/>
    <w:rsid w:val="00882757"/>
    <w:rsid w:val="008828BA"/>
    <w:rsid w:val="0088397D"/>
    <w:rsid w:val="00883DAE"/>
    <w:rsid w:val="00883DBE"/>
    <w:rsid w:val="00883F66"/>
    <w:rsid w:val="008842EA"/>
    <w:rsid w:val="00885427"/>
    <w:rsid w:val="00885607"/>
    <w:rsid w:val="0088565F"/>
    <w:rsid w:val="00885940"/>
    <w:rsid w:val="00885FDA"/>
    <w:rsid w:val="00886280"/>
    <w:rsid w:val="00886E9E"/>
    <w:rsid w:val="0088721C"/>
    <w:rsid w:val="00887825"/>
    <w:rsid w:val="008879E4"/>
    <w:rsid w:val="00887CD0"/>
    <w:rsid w:val="00890085"/>
    <w:rsid w:val="00890979"/>
    <w:rsid w:val="00890ECF"/>
    <w:rsid w:val="0089121F"/>
    <w:rsid w:val="0089135C"/>
    <w:rsid w:val="00891D1A"/>
    <w:rsid w:val="00892C5A"/>
    <w:rsid w:val="008932E7"/>
    <w:rsid w:val="008934C0"/>
    <w:rsid w:val="008939B9"/>
    <w:rsid w:val="00893DF6"/>
    <w:rsid w:val="00894A2B"/>
    <w:rsid w:val="00894EAF"/>
    <w:rsid w:val="00895303"/>
    <w:rsid w:val="0089557E"/>
    <w:rsid w:val="008957A5"/>
    <w:rsid w:val="008957E0"/>
    <w:rsid w:val="00895C93"/>
    <w:rsid w:val="00895D6B"/>
    <w:rsid w:val="00896151"/>
    <w:rsid w:val="00896E7C"/>
    <w:rsid w:val="008972E8"/>
    <w:rsid w:val="0089767D"/>
    <w:rsid w:val="0089768F"/>
    <w:rsid w:val="008A016E"/>
    <w:rsid w:val="008A080D"/>
    <w:rsid w:val="008A08B2"/>
    <w:rsid w:val="008A099F"/>
    <w:rsid w:val="008A0AE7"/>
    <w:rsid w:val="008A1094"/>
    <w:rsid w:val="008A1774"/>
    <w:rsid w:val="008A1967"/>
    <w:rsid w:val="008A1D04"/>
    <w:rsid w:val="008A1E91"/>
    <w:rsid w:val="008A1F89"/>
    <w:rsid w:val="008A23B5"/>
    <w:rsid w:val="008A26B3"/>
    <w:rsid w:val="008A2742"/>
    <w:rsid w:val="008A2762"/>
    <w:rsid w:val="008A2CCD"/>
    <w:rsid w:val="008A350F"/>
    <w:rsid w:val="008A3914"/>
    <w:rsid w:val="008A3DD9"/>
    <w:rsid w:val="008A4974"/>
    <w:rsid w:val="008A4B47"/>
    <w:rsid w:val="008A4F4E"/>
    <w:rsid w:val="008A51B7"/>
    <w:rsid w:val="008A5A65"/>
    <w:rsid w:val="008A5E8D"/>
    <w:rsid w:val="008A5F76"/>
    <w:rsid w:val="008A641A"/>
    <w:rsid w:val="008A659A"/>
    <w:rsid w:val="008A6696"/>
    <w:rsid w:val="008A6750"/>
    <w:rsid w:val="008A7991"/>
    <w:rsid w:val="008B004B"/>
    <w:rsid w:val="008B00CB"/>
    <w:rsid w:val="008B01C9"/>
    <w:rsid w:val="008B06AB"/>
    <w:rsid w:val="008B08AA"/>
    <w:rsid w:val="008B1088"/>
    <w:rsid w:val="008B1BA1"/>
    <w:rsid w:val="008B23D0"/>
    <w:rsid w:val="008B280D"/>
    <w:rsid w:val="008B2DF3"/>
    <w:rsid w:val="008B30AD"/>
    <w:rsid w:val="008B36F6"/>
    <w:rsid w:val="008B38AB"/>
    <w:rsid w:val="008B3F30"/>
    <w:rsid w:val="008B3F8D"/>
    <w:rsid w:val="008B44F8"/>
    <w:rsid w:val="008B4531"/>
    <w:rsid w:val="008B457C"/>
    <w:rsid w:val="008B52F7"/>
    <w:rsid w:val="008B5AEE"/>
    <w:rsid w:val="008B5F2B"/>
    <w:rsid w:val="008B5F4D"/>
    <w:rsid w:val="008B5F69"/>
    <w:rsid w:val="008B60F9"/>
    <w:rsid w:val="008B6160"/>
    <w:rsid w:val="008B63AD"/>
    <w:rsid w:val="008B64BD"/>
    <w:rsid w:val="008B76C3"/>
    <w:rsid w:val="008B7E5C"/>
    <w:rsid w:val="008C0144"/>
    <w:rsid w:val="008C02B7"/>
    <w:rsid w:val="008C0469"/>
    <w:rsid w:val="008C0554"/>
    <w:rsid w:val="008C07B7"/>
    <w:rsid w:val="008C0A2E"/>
    <w:rsid w:val="008C146E"/>
    <w:rsid w:val="008C1675"/>
    <w:rsid w:val="008C193F"/>
    <w:rsid w:val="008C24C1"/>
    <w:rsid w:val="008C24D1"/>
    <w:rsid w:val="008C2CAB"/>
    <w:rsid w:val="008C3E6E"/>
    <w:rsid w:val="008C405B"/>
    <w:rsid w:val="008C4160"/>
    <w:rsid w:val="008C46ED"/>
    <w:rsid w:val="008C476F"/>
    <w:rsid w:val="008C4D63"/>
    <w:rsid w:val="008C4F30"/>
    <w:rsid w:val="008C53D0"/>
    <w:rsid w:val="008C59FD"/>
    <w:rsid w:val="008C5C61"/>
    <w:rsid w:val="008C5FA2"/>
    <w:rsid w:val="008C6303"/>
    <w:rsid w:val="008C6477"/>
    <w:rsid w:val="008C6986"/>
    <w:rsid w:val="008C6E0B"/>
    <w:rsid w:val="008C70B4"/>
    <w:rsid w:val="008C796D"/>
    <w:rsid w:val="008D0448"/>
    <w:rsid w:val="008D0AD8"/>
    <w:rsid w:val="008D0FD3"/>
    <w:rsid w:val="008D1D5E"/>
    <w:rsid w:val="008D1D87"/>
    <w:rsid w:val="008D1DAD"/>
    <w:rsid w:val="008D2995"/>
    <w:rsid w:val="008D2D12"/>
    <w:rsid w:val="008D300A"/>
    <w:rsid w:val="008D36DB"/>
    <w:rsid w:val="008D413C"/>
    <w:rsid w:val="008D4805"/>
    <w:rsid w:val="008D4BDA"/>
    <w:rsid w:val="008D4DC7"/>
    <w:rsid w:val="008D5650"/>
    <w:rsid w:val="008D57E5"/>
    <w:rsid w:val="008D5835"/>
    <w:rsid w:val="008D5A17"/>
    <w:rsid w:val="008D623A"/>
    <w:rsid w:val="008D647B"/>
    <w:rsid w:val="008D682C"/>
    <w:rsid w:val="008D6FB2"/>
    <w:rsid w:val="008D7592"/>
    <w:rsid w:val="008D7AAB"/>
    <w:rsid w:val="008D7CDE"/>
    <w:rsid w:val="008E0107"/>
    <w:rsid w:val="008E084D"/>
    <w:rsid w:val="008E0D14"/>
    <w:rsid w:val="008E0F80"/>
    <w:rsid w:val="008E1255"/>
    <w:rsid w:val="008E2AEA"/>
    <w:rsid w:val="008E3A6D"/>
    <w:rsid w:val="008E3B79"/>
    <w:rsid w:val="008E3E0B"/>
    <w:rsid w:val="008E40CA"/>
    <w:rsid w:val="008E524D"/>
    <w:rsid w:val="008E5265"/>
    <w:rsid w:val="008E56ED"/>
    <w:rsid w:val="008E5BC6"/>
    <w:rsid w:val="008E635B"/>
    <w:rsid w:val="008E6360"/>
    <w:rsid w:val="008E64BE"/>
    <w:rsid w:val="008E6F07"/>
    <w:rsid w:val="008E7360"/>
    <w:rsid w:val="008E7661"/>
    <w:rsid w:val="008E77BB"/>
    <w:rsid w:val="008E7EBC"/>
    <w:rsid w:val="008F0D91"/>
    <w:rsid w:val="008F1215"/>
    <w:rsid w:val="008F1D66"/>
    <w:rsid w:val="008F1FB8"/>
    <w:rsid w:val="008F2203"/>
    <w:rsid w:val="008F2588"/>
    <w:rsid w:val="008F26E4"/>
    <w:rsid w:val="008F2834"/>
    <w:rsid w:val="008F299A"/>
    <w:rsid w:val="008F29DC"/>
    <w:rsid w:val="008F3217"/>
    <w:rsid w:val="008F33CE"/>
    <w:rsid w:val="008F384D"/>
    <w:rsid w:val="008F3A71"/>
    <w:rsid w:val="008F3ADD"/>
    <w:rsid w:val="008F40CA"/>
    <w:rsid w:val="008F41F8"/>
    <w:rsid w:val="008F425D"/>
    <w:rsid w:val="008F4A65"/>
    <w:rsid w:val="008F5EAD"/>
    <w:rsid w:val="008F65C3"/>
    <w:rsid w:val="008F7003"/>
    <w:rsid w:val="008F74FA"/>
    <w:rsid w:val="008F79A1"/>
    <w:rsid w:val="008F7CB3"/>
    <w:rsid w:val="008F7FB8"/>
    <w:rsid w:val="00900036"/>
    <w:rsid w:val="00900C45"/>
    <w:rsid w:val="00901208"/>
    <w:rsid w:val="009014D1"/>
    <w:rsid w:val="00901558"/>
    <w:rsid w:val="009025E1"/>
    <w:rsid w:val="00902743"/>
    <w:rsid w:val="0090315F"/>
    <w:rsid w:val="00903178"/>
    <w:rsid w:val="0090360D"/>
    <w:rsid w:val="0090364D"/>
    <w:rsid w:val="00903F54"/>
    <w:rsid w:val="00904511"/>
    <w:rsid w:val="00904CF3"/>
    <w:rsid w:val="00904E12"/>
    <w:rsid w:val="009051CC"/>
    <w:rsid w:val="00905390"/>
    <w:rsid w:val="0090585A"/>
    <w:rsid w:val="00905C90"/>
    <w:rsid w:val="0090605E"/>
    <w:rsid w:val="00906727"/>
    <w:rsid w:val="009068B3"/>
    <w:rsid w:val="00906C3B"/>
    <w:rsid w:val="00906F8F"/>
    <w:rsid w:val="00907101"/>
    <w:rsid w:val="0090761D"/>
    <w:rsid w:val="00907F51"/>
    <w:rsid w:val="0091034E"/>
    <w:rsid w:val="00910493"/>
    <w:rsid w:val="00910E56"/>
    <w:rsid w:val="00910EDF"/>
    <w:rsid w:val="0091152C"/>
    <w:rsid w:val="00911A35"/>
    <w:rsid w:val="00911A38"/>
    <w:rsid w:val="00911E73"/>
    <w:rsid w:val="009126F4"/>
    <w:rsid w:val="009133EB"/>
    <w:rsid w:val="00913876"/>
    <w:rsid w:val="00913998"/>
    <w:rsid w:val="00913ECC"/>
    <w:rsid w:val="0091402C"/>
    <w:rsid w:val="009140BA"/>
    <w:rsid w:val="00914A82"/>
    <w:rsid w:val="00914DE0"/>
    <w:rsid w:val="00914EA7"/>
    <w:rsid w:val="009156AC"/>
    <w:rsid w:val="00915976"/>
    <w:rsid w:val="009168EF"/>
    <w:rsid w:val="00916C3A"/>
    <w:rsid w:val="00916FB1"/>
    <w:rsid w:val="00916FF9"/>
    <w:rsid w:val="00917187"/>
    <w:rsid w:val="009175A6"/>
    <w:rsid w:val="00917763"/>
    <w:rsid w:val="00917BAB"/>
    <w:rsid w:val="0092030D"/>
    <w:rsid w:val="009204FA"/>
    <w:rsid w:val="009206FB"/>
    <w:rsid w:val="00920B3C"/>
    <w:rsid w:val="00920EC6"/>
    <w:rsid w:val="00920F3F"/>
    <w:rsid w:val="009210C3"/>
    <w:rsid w:val="0092178F"/>
    <w:rsid w:val="009217E8"/>
    <w:rsid w:val="00921830"/>
    <w:rsid w:val="00921BE9"/>
    <w:rsid w:val="00921D75"/>
    <w:rsid w:val="00921DCE"/>
    <w:rsid w:val="00921FA2"/>
    <w:rsid w:val="00922137"/>
    <w:rsid w:val="00922399"/>
    <w:rsid w:val="00922A8B"/>
    <w:rsid w:val="00922CB9"/>
    <w:rsid w:val="00922E67"/>
    <w:rsid w:val="009237A0"/>
    <w:rsid w:val="00923819"/>
    <w:rsid w:val="00923C13"/>
    <w:rsid w:val="00923F82"/>
    <w:rsid w:val="00924212"/>
    <w:rsid w:val="00924322"/>
    <w:rsid w:val="00925A41"/>
    <w:rsid w:val="00925E89"/>
    <w:rsid w:val="009264EA"/>
    <w:rsid w:val="009265A8"/>
    <w:rsid w:val="00926783"/>
    <w:rsid w:val="0092705C"/>
    <w:rsid w:val="0092751D"/>
    <w:rsid w:val="00927877"/>
    <w:rsid w:val="00927B3A"/>
    <w:rsid w:val="00927B72"/>
    <w:rsid w:val="00927E97"/>
    <w:rsid w:val="00930064"/>
    <w:rsid w:val="0093021E"/>
    <w:rsid w:val="00930C1E"/>
    <w:rsid w:val="00931233"/>
    <w:rsid w:val="00931F04"/>
    <w:rsid w:val="009325E8"/>
    <w:rsid w:val="0093279D"/>
    <w:rsid w:val="00932F58"/>
    <w:rsid w:val="009335DE"/>
    <w:rsid w:val="0093370C"/>
    <w:rsid w:val="00933D59"/>
    <w:rsid w:val="009341FE"/>
    <w:rsid w:val="0093445A"/>
    <w:rsid w:val="00934566"/>
    <w:rsid w:val="0093466D"/>
    <w:rsid w:val="009349B4"/>
    <w:rsid w:val="00934A7E"/>
    <w:rsid w:val="00935D9A"/>
    <w:rsid w:val="00935EE3"/>
    <w:rsid w:val="0093602E"/>
    <w:rsid w:val="0093655E"/>
    <w:rsid w:val="00936952"/>
    <w:rsid w:val="0093720D"/>
    <w:rsid w:val="00937621"/>
    <w:rsid w:val="00937645"/>
    <w:rsid w:val="00937685"/>
    <w:rsid w:val="009379D0"/>
    <w:rsid w:val="00937C5D"/>
    <w:rsid w:val="00937EFA"/>
    <w:rsid w:val="009407A9"/>
    <w:rsid w:val="00941C15"/>
    <w:rsid w:val="00941EAB"/>
    <w:rsid w:val="009421BA"/>
    <w:rsid w:val="0094264A"/>
    <w:rsid w:val="00942EA3"/>
    <w:rsid w:val="009430DD"/>
    <w:rsid w:val="00943135"/>
    <w:rsid w:val="009435E4"/>
    <w:rsid w:val="00943B5B"/>
    <w:rsid w:val="00943CC9"/>
    <w:rsid w:val="00943E2B"/>
    <w:rsid w:val="00944199"/>
    <w:rsid w:val="00944B7C"/>
    <w:rsid w:val="009462B5"/>
    <w:rsid w:val="00946C2D"/>
    <w:rsid w:val="00946D68"/>
    <w:rsid w:val="00946E72"/>
    <w:rsid w:val="00947F45"/>
    <w:rsid w:val="00951C2A"/>
    <w:rsid w:val="00951D18"/>
    <w:rsid w:val="00952A50"/>
    <w:rsid w:val="00953599"/>
    <w:rsid w:val="0095396C"/>
    <w:rsid w:val="00953EF8"/>
    <w:rsid w:val="0095416A"/>
    <w:rsid w:val="00954624"/>
    <w:rsid w:val="00954D16"/>
    <w:rsid w:val="009550D7"/>
    <w:rsid w:val="009551FE"/>
    <w:rsid w:val="00955E6E"/>
    <w:rsid w:val="009563B5"/>
    <w:rsid w:val="00956563"/>
    <w:rsid w:val="00956910"/>
    <w:rsid w:val="0095691A"/>
    <w:rsid w:val="00956CC7"/>
    <w:rsid w:val="00957517"/>
    <w:rsid w:val="00957956"/>
    <w:rsid w:val="00957AC3"/>
    <w:rsid w:val="0096027C"/>
    <w:rsid w:val="0096033F"/>
    <w:rsid w:val="009608E5"/>
    <w:rsid w:val="00961196"/>
    <w:rsid w:val="0096120F"/>
    <w:rsid w:val="00961BDC"/>
    <w:rsid w:val="00961F83"/>
    <w:rsid w:val="009620A8"/>
    <w:rsid w:val="00963484"/>
    <w:rsid w:val="0096358A"/>
    <w:rsid w:val="00963A36"/>
    <w:rsid w:val="00964146"/>
    <w:rsid w:val="00964B18"/>
    <w:rsid w:val="009655BA"/>
    <w:rsid w:val="00965766"/>
    <w:rsid w:val="00965B6B"/>
    <w:rsid w:val="00965C63"/>
    <w:rsid w:val="00965FB4"/>
    <w:rsid w:val="009661CD"/>
    <w:rsid w:val="0096643D"/>
    <w:rsid w:val="00966857"/>
    <w:rsid w:val="00967158"/>
    <w:rsid w:val="00967297"/>
    <w:rsid w:val="0096746C"/>
    <w:rsid w:val="00970708"/>
    <w:rsid w:val="00970762"/>
    <w:rsid w:val="00970C00"/>
    <w:rsid w:val="00970F19"/>
    <w:rsid w:val="009712B3"/>
    <w:rsid w:val="009717A9"/>
    <w:rsid w:val="00971B17"/>
    <w:rsid w:val="00972959"/>
    <w:rsid w:val="00972A14"/>
    <w:rsid w:val="00972E64"/>
    <w:rsid w:val="00973BCF"/>
    <w:rsid w:val="00974100"/>
    <w:rsid w:val="00975057"/>
    <w:rsid w:val="00975091"/>
    <w:rsid w:val="00975439"/>
    <w:rsid w:val="00976322"/>
    <w:rsid w:val="009763DB"/>
    <w:rsid w:val="00976501"/>
    <w:rsid w:val="009765AB"/>
    <w:rsid w:val="009765EF"/>
    <w:rsid w:val="009773E1"/>
    <w:rsid w:val="0098098C"/>
    <w:rsid w:val="00980AB2"/>
    <w:rsid w:val="00980F18"/>
    <w:rsid w:val="00981105"/>
    <w:rsid w:val="00982006"/>
    <w:rsid w:val="009829CB"/>
    <w:rsid w:val="00982BC3"/>
    <w:rsid w:val="00983621"/>
    <w:rsid w:val="00983D7F"/>
    <w:rsid w:val="00983EC7"/>
    <w:rsid w:val="00984428"/>
    <w:rsid w:val="009848F2"/>
    <w:rsid w:val="00985775"/>
    <w:rsid w:val="00986488"/>
    <w:rsid w:val="00986BC0"/>
    <w:rsid w:val="00986E2D"/>
    <w:rsid w:val="00986ECF"/>
    <w:rsid w:val="00986F6A"/>
    <w:rsid w:val="00987007"/>
    <w:rsid w:val="009870DF"/>
    <w:rsid w:val="009871C8"/>
    <w:rsid w:val="009873C1"/>
    <w:rsid w:val="00987C61"/>
    <w:rsid w:val="00987D55"/>
    <w:rsid w:val="009901B6"/>
    <w:rsid w:val="00990700"/>
    <w:rsid w:val="00990F1B"/>
    <w:rsid w:val="00991120"/>
    <w:rsid w:val="00991139"/>
    <w:rsid w:val="00991B58"/>
    <w:rsid w:val="00991B66"/>
    <w:rsid w:val="00991B76"/>
    <w:rsid w:val="00991E24"/>
    <w:rsid w:val="0099216B"/>
    <w:rsid w:val="009923E9"/>
    <w:rsid w:val="009926D7"/>
    <w:rsid w:val="00992B7E"/>
    <w:rsid w:val="009939F8"/>
    <w:rsid w:val="0099437F"/>
    <w:rsid w:val="00994E25"/>
    <w:rsid w:val="00994FC1"/>
    <w:rsid w:val="0099522C"/>
    <w:rsid w:val="00995591"/>
    <w:rsid w:val="0099661C"/>
    <w:rsid w:val="00996686"/>
    <w:rsid w:val="009969D9"/>
    <w:rsid w:val="00996FBC"/>
    <w:rsid w:val="00997678"/>
    <w:rsid w:val="009A061E"/>
    <w:rsid w:val="009A07F6"/>
    <w:rsid w:val="009A1D4E"/>
    <w:rsid w:val="009A2704"/>
    <w:rsid w:val="009A2756"/>
    <w:rsid w:val="009A3C77"/>
    <w:rsid w:val="009A450B"/>
    <w:rsid w:val="009A4717"/>
    <w:rsid w:val="009A4CE4"/>
    <w:rsid w:val="009A512F"/>
    <w:rsid w:val="009A5AB4"/>
    <w:rsid w:val="009A5EA9"/>
    <w:rsid w:val="009A5F69"/>
    <w:rsid w:val="009A6B5F"/>
    <w:rsid w:val="009A6D21"/>
    <w:rsid w:val="009A7200"/>
    <w:rsid w:val="009A7564"/>
    <w:rsid w:val="009A7932"/>
    <w:rsid w:val="009A7C6D"/>
    <w:rsid w:val="009B03D0"/>
    <w:rsid w:val="009B1012"/>
    <w:rsid w:val="009B10C4"/>
    <w:rsid w:val="009B1829"/>
    <w:rsid w:val="009B1A3B"/>
    <w:rsid w:val="009B2254"/>
    <w:rsid w:val="009B23B3"/>
    <w:rsid w:val="009B24C7"/>
    <w:rsid w:val="009B2C78"/>
    <w:rsid w:val="009B3133"/>
    <w:rsid w:val="009B3710"/>
    <w:rsid w:val="009B387E"/>
    <w:rsid w:val="009B3CE2"/>
    <w:rsid w:val="009B464C"/>
    <w:rsid w:val="009B47DA"/>
    <w:rsid w:val="009B4C71"/>
    <w:rsid w:val="009B4D79"/>
    <w:rsid w:val="009B4F49"/>
    <w:rsid w:val="009B52DA"/>
    <w:rsid w:val="009B63BB"/>
    <w:rsid w:val="009B7F4C"/>
    <w:rsid w:val="009B7F5C"/>
    <w:rsid w:val="009C0620"/>
    <w:rsid w:val="009C0820"/>
    <w:rsid w:val="009C160C"/>
    <w:rsid w:val="009C1D2C"/>
    <w:rsid w:val="009C229E"/>
    <w:rsid w:val="009C24CD"/>
    <w:rsid w:val="009C25E6"/>
    <w:rsid w:val="009C2F9C"/>
    <w:rsid w:val="009C2FAE"/>
    <w:rsid w:val="009C34FD"/>
    <w:rsid w:val="009C3631"/>
    <w:rsid w:val="009C3AD1"/>
    <w:rsid w:val="009C4978"/>
    <w:rsid w:val="009C4DC6"/>
    <w:rsid w:val="009C5468"/>
    <w:rsid w:val="009C5576"/>
    <w:rsid w:val="009C749F"/>
    <w:rsid w:val="009C77DC"/>
    <w:rsid w:val="009C7911"/>
    <w:rsid w:val="009C7C6D"/>
    <w:rsid w:val="009D00AB"/>
    <w:rsid w:val="009D051E"/>
    <w:rsid w:val="009D1B81"/>
    <w:rsid w:val="009D1E97"/>
    <w:rsid w:val="009D27D2"/>
    <w:rsid w:val="009D2A3B"/>
    <w:rsid w:val="009D3320"/>
    <w:rsid w:val="009D368A"/>
    <w:rsid w:val="009D385A"/>
    <w:rsid w:val="009D39C4"/>
    <w:rsid w:val="009D4013"/>
    <w:rsid w:val="009D40A5"/>
    <w:rsid w:val="009D4F63"/>
    <w:rsid w:val="009D501D"/>
    <w:rsid w:val="009D5569"/>
    <w:rsid w:val="009D5C10"/>
    <w:rsid w:val="009D6B91"/>
    <w:rsid w:val="009D6C81"/>
    <w:rsid w:val="009D6CAB"/>
    <w:rsid w:val="009D7007"/>
    <w:rsid w:val="009D73FD"/>
    <w:rsid w:val="009D7E2C"/>
    <w:rsid w:val="009E0278"/>
    <w:rsid w:val="009E046C"/>
    <w:rsid w:val="009E0AD9"/>
    <w:rsid w:val="009E0FB0"/>
    <w:rsid w:val="009E134A"/>
    <w:rsid w:val="009E16CE"/>
    <w:rsid w:val="009E1B05"/>
    <w:rsid w:val="009E1C03"/>
    <w:rsid w:val="009E1C64"/>
    <w:rsid w:val="009E1E5C"/>
    <w:rsid w:val="009E1FD8"/>
    <w:rsid w:val="009E2180"/>
    <w:rsid w:val="009E2331"/>
    <w:rsid w:val="009E24B7"/>
    <w:rsid w:val="009E28A5"/>
    <w:rsid w:val="009E290F"/>
    <w:rsid w:val="009E34BF"/>
    <w:rsid w:val="009E3AE0"/>
    <w:rsid w:val="009E3DE6"/>
    <w:rsid w:val="009E4300"/>
    <w:rsid w:val="009E436D"/>
    <w:rsid w:val="009E4649"/>
    <w:rsid w:val="009E4927"/>
    <w:rsid w:val="009E4A82"/>
    <w:rsid w:val="009E4E4B"/>
    <w:rsid w:val="009E4EAE"/>
    <w:rsid w:val="009E5057"/>
    <w:rsid w:val="009E5184"/>
    <w:rsid w:val="009E58BD"/>
    <w:rsid w:val="009E5992"/>
    <w:rsid w:val="009E5B89"/>
    <w:rsid w:val="009E64AD"/>
    <w:rsid w:val="009E6846"/>
    <w:rsid w:val="009E6E75"/>
    <w:rsid w:val="009E70ED"/>
    <w:rsid w:val="009E71B4"/>
    <w:rsid w:val="009E7214"/>
    <w:rsid w:val="009E7CC7"/>
    <w:rsid w:val="009F0943"/>
    <w:rsid w:val="009F15C0"/>
    <w:rsid w:val="009F1DA3"/>
    <w:rsid w:val="009F277A"/>
    <w:rsid w:val="009F289C"/>
    <w:rsid w:val="009F28BB"/>
    <w:rsid w:val="009F29D4"/>
    <w:rsid w:val="009F29ED"/>
    <w:rsid w:val="009F2D6C"/>
    <w:rsid w:val="009F2F33"/>
    <w:rsid w:val="009F2F7B"/>
    <w:rsid w:val="009F3565"/>
    <w:rsid w:val="009F35C8"/>
    <w:rsid w:val="009F38A2"/>
    <w:rsid w:val="009F47C5"/>
    <w:rsid w:val="009F489D"/>
    <w:rsid w:val="009F4B33"/>
    <w:rsid w:val="009F58E5"/>
    <w:rsid w:val="009F597E"/>
    <w:rsid w:val="009F5BBE"/>
    <w:rsid w:val="009F5E7B"/>
    <w:rsid w:val="009F5EFA"/>
    <w:rsid w:val="009F640A"/>
    <w:rsid w:val="009F7593"/>
    <w:rsid w:val="009F7904"/>
    <w:rsid w:val="00A00386"/>
    <w:rsid w:val="00A003EB"/>
    <w:rsid w:val="00A00BF0"/>
    <w:rsid w:val="00A00E65"/>
    <w:rsid w:val="00A00ECF"/>
    <w:rsid w:val="00A01067"/>
    <w:rsid w:val="00A011F5"/>
    <w:rsid w:val="00A017A9"/>
    <w:rsid w:val="00A01859"/>
    <w:rsid w:val="00A019AD"/>
    <w:rsid w:val="00A01ADA"/>
    <w:rsid w:val="00A01ADF"/>
    <w:rsid w:val="00A01AFB"/>
    <w:rsid w:val="00A01D53"/>
    <w:rsid w:val="00A02373"/>
    <w:rsid w:val="00A02505"/>
    <w:rsid w:val="00A02C83"/>
    <w:rsid w:val="00A02D81"/>
    <w:rsid w:val="00A02DAF"/>
    <w:rsid w:val="00A03706"/>
    <w:rsid w:val="00A038AA"/>
    <w:rsid w:val="00A03F45"/>
    <w:rsid w:val="00A0403A"/>
    <w:rsid w:val="00A04086"/>
    <w:rsid w:val="00A04100"/>
    <w:rsid w:val="00A0439D"/>
    <w:rsid w:val="00A04780"/>
    <w:rsid w:val="00A04967"/>
    <w:rsid w:val="00A04E30"/>
    <w:rsid w:val="00A05017"/>
    <w:rsid w:val="00A05A4B"/>
    <w:rsid w:val="00A05B92"/>
    <w:rsid w:val="00A05C00"/>
    <w:rsid w:val="00A068B8"/>
    <w:rsid w:val="00A06C3E"/>
    <w:rsid w:val="00A07314"/>
    <w:rsid w:val="00A07412"/>
    <w:rsid w:val="00A075DB"/>
    <w:rsid w:val="00A07BA5"/>
    <w:rsid w:val="00A10A86"/>
    <w:rsid w:val="00A10ACD"/>
    <w:rsid w:val="00A10AFA"/>
    <w:rsid w:val="00A11130"/>
    <w:rsid w:val="00A11BBF"/>
    <w:rsid w:val="00A11F7E"/>
    <w:rsid w:val="00A122E0"/>
    <w:rsid w:val="00A12600"/>
    <w:rsid w:val="00A12D41"/>
    <w:rsid w:val="00A131C3"/>
    <w:rsid w:val="00A13338"/>
    <w:rsid w:val="00A137F2"/>
    <w:rsid w:val="00A14129"/>
    <w:rsid w:val="00A141C9"/>
    <w:rsid w:val="00A14492"/>
    <w:rsid w:val="00A151F1"/>
    <w:rsid w:val="00A15607"/>
    <w:rsid w:val="00A1617F"/>
    <w:rsid w:val="00A163A0"/>
    <w:rsid w:val="00A16DC1"/>
    <w:rsid w:val="00A16F13"/>
    <w:rsid w:val="00A174FD"/>
    <w:rsid w:val="00A17578"/>
    <w:rsid w:val="00A176DF"/>
    <w:rsid w:val="00A17791"/>
    <w:rsid w:val="00A1797B"/>
    <w:rsid w:val="00A1797F"/>
    <w:rsid w:val="00A2006A"/>
    <w:rsid w:val="00A20684"/>
    <w:rsid w:val="00A21192"/>
    <w:rsid w:val="00A21263"/>
    <w:rsid w:val="00A2141B"/>
    <w:rsid w:val="00A21E03"/>
    <w:rsid w:val="00A22069"/>
    <w:rsid w:val="00A22A92"/>
    <w:rsid w:val="00A2301C"/>
    <w:rsid w:val="00A23111"/>
    <w:rsid w:val="00A23506"/>
    <w:rsid w:val="00A236CA"/>
    <w:rsid w:val="00A23D22"/>
    <w:rsid w:val="00A2408F"/>
    <w:rsid w:val="00A2409C"/>
    <w:rsid w:val="00A246F2"/>
    <w:rsid w:val="00A24BAC"/>
    <w:rsid w:val="00A24E2C"/>
    <w:rsid w:val="00A256F2"/>
    <w:rsid w:val="00A26496"/>
    <w:rsid w:val="00A2709D"/>
    <w:rsid w:val="00A275EC"/>
    <w:rsid w:val="00A27602"/>
    <w:rsid w:val="00A278FE"/>
    <w:rsid w:val="00A27D28"/>
    <w:rsid w:val="00A27E58"/>
    <w:rsid w:val="00A309FA"/>
    <w:rsid w:val="00A30A83"/>
    <w:rsid w:val="00A30B99"/>
    <w:rsid w:val="00A30C80"/>
    <w:rsid w:val="00A313C7"/>
    <w:rsid w:val="00A313EB"/>
    <w:rsid w:val="00A31DD0"/>
    <w:rsid w:val="00A31E13"/>
    <w:rsid w:val="00A32A35"/>
    <w:rsid w:val="00A3347B"/>
    <w:rsid w:val="00A334CD"/>
    <w:rsid w:val="00A338CE"/>
    <w:rsid w:val="00A33CE5"/>
    <w:rsid w:val="00A3439B"/>
    <w:rsid w:val="00A34E10"/>
    <w:rsid w:val="00A34F22"/>
    <w:rsid w:val="00A351D5"/>
    <w:rsid w:val="00A35DAC"/>
    <w:rsid w:val="00A360EC"/>
    <w:rsid w:val="00A36804"/>
    <w:rsid w:val="00A37EF6"/>
    <w:rsid w:val="00A40033"/>
    <w:rsid w:val="00A40652"/>
    <w:rsid w:val="00A408E8"/>
    <w:rsid w:val="00A40C79"/>
    <w:rsid w:val="00A410BE"/>
    <w:rsid w:val="00A41515"/>
    <w:rsid w:val="00A4155B"/>
    <w:rsid w:val="00A4164B"/>
    <w:rsid w:val="00A41BA4"/>
    <w:rsid w:val="00A41BED"/>
    <w:rsid w:val="00A41DA8"/>
    <w:rsid w:val="00A4228C"/>
    <w:rsid w:val="00A4288E"/>
    <w:rsid w:val="00A4305C"/>
    <w:rsid w:val="00A43157"/>
    <w:rsid w:val="00A43A4B"/>
    <w:rsid w:val="00A43A5A"/>
    <w:rsid w:val="00A43C8F"/>
    <w:rsid w:val="00A43E06"/>
    <w:rsid w:val="00A4423C"/>
    <w:rsid w:val="00A44456"/>
    <w:rsid w:val="00A4450C"/>
    <w:rsid w:val="00A44570"/>
    <w:rsid w:val="00A449D0"/>
    <w:rsid w:val="00A44C4E"/>
    <w:rsid w:val="00A45F15"/>
    <w:rsid w:val="00A46855"/>
    <w:rsid w:val="00A46E91"/>
    <w:rsid w:val="00A46FA2"/>
    <w:rsid w:val="00A4705C"/>
    <w:rsid w:val="00A47B75"/>
    <w:rsid w:val="00A5020B"/>
    <w:rsid w:val="00A506E1"/>
    <w:rsid w:val="00A508E6"/>
    <w:rsid w:val="00A50E03"/>
    <w:rsid w:val="00A50E85"/>
    <w:rsid w:val="00A5107F"/>
    <w:rsid w:val="00A510BD"/>
    <w:rsid w:val="00A51FB7"/>
    <w:rsid w:val="00A52666"/>
    <w:rsid w:val="00A526E7"/>
    <w:rsid w:val="00A52A5C"/>
    <w:rsid w:val="00A5357B"/>
    <w:rsid w:val="00A53A41"/>
    <w:rsid w:val="00A53F61"/>
    <w:rsid w:val="00A5437C"/>
    <w:rsid w:val="00A54538"/>
    <w:rsid w:val="00A54640"/>
    <w:rsid w:val="00A54C19"/>
    <w:rsid w:val="00A54D8C"/>
    <w:rsid w:val="00A554AA"/>
    <w:rsid w:val="00A55F89"/>
    <w:rsid w:val="00A5631B"/>
    <w:rsid w:val="00A56668"/>
    <w:rsid w:val="00A566DD"/>
    <w:rsid w:val="00A57D56"/>
    <w:rsid w:val="00A60056"/>
    <w:rsid w:val="00A60173"/>
    <w:rsid w:val="00A60553"/>
    <w:rsid w:val="00A6098B"/>
    <w:rsid w:val="00A609B8"/>
    <w:rsid w:val="00A60AEB"/>
    <w:rsid w:val="00A60F39"/>
    <w:rsid w:val="00A612D6"/>
    <w:rsid w:val="00A6274E"/>
    <w:rsid w:val="00A62D91"/>
    <w:rsid w:val="00A62E65"/>
    <w:rsid w:val="00A6314F"/>
    <w:rsid w:val="00A632F8"/>
    <w:rsid w:val="00A6339B"/>
    <w:rsid w:val="00A6348E"/>
    <w:rsid w:val="00A636A1"/>
    <w:rsid w:val="00A63B7D"/>
    <w:rsid w:val="00A63E36"/>
    <w:rsid w:val="00A64435"/>
    <w:rsid w:val="00A645A8"/>
    <w:rsid w:val="00A6504E"/>
    <w:rsid w:val="00A657EF"/>
    <w:rsid w:val="00A65AEC"/>
    <w:rsid w:val="00A660DF"/>
    <w:rsid w:val="00A66267"/>
    <w:rsid w:val="00A66381"/>
    <w:rsid w:val="00A66DE5"/>
    <w:rsid w:val="00A67232"/>
    <w:rsid w:val="00A6753F"/>
    <w:rsid w:val="00A676BE"/>
    <w:rsid w:val="00A67C17"/>
    <w:rsid w:val="00A704CC"/>
    <w:rsid w:val="00A7054A"/>
    <w:rsid w:val="00A70A8A"/>
    <w:rsid w:val="00A70CD2"/>
    <w:rsid w:val="00A71439"/>
    <w:rsid w:val="00A714B9"/>
    <w:rsid w:val="00A716A4"/>
    <w:rsid w:val="00A722E7"/>
    <w:rsid w:val="00A72CD1"/>
    <w:rsid w:val="00A72D6D"/>
    <w:rsid w:val="00A730D7"/>
    <w:rsid w:val="00A738BC"/>
    <w:rsid w:val="00A7430C"/>
    <w:rsid w:val="00A75028"/>
    <w:rsid w:val="00A7524E"/>
    <w:rsid w:val="00A756B0"/>
    <w:rsid w:val="00A7582C"/>
    <w:rsid w:val="00A75DB2"/>
    <w:rsid w:val="00A75E44"/>
    <w:rsid w:val="00A7630B"/>
    <w:rsid w:val="00A76AC2"/>
    <w:rsid w:val="00A76AEF"/>
    <w:rsid w:val="00A77CEE"/>
    <w:rsid w:val="00A80672"/>
    <w:rsid w:val="00A80850"/>
    <w:rsid w:val="00A80A81"/>
    <w:rsid w:val="00A80CC9"/>
    <w:rsid w:val="00A80E18"/>
    <w:rsid w:val="00A819E2"/>
    <w:rsid w:val="00A829A3"/>
    <w:rsid w:val="00A82A25"/>
    <w:rsid w:val="00A82B5D"/>
    <w:rsid w:val="00A82CB7"/>
    <w:rsid w:val="00A83BAC"/>
    <w:rsid w:val="00A83F3E"/>
    <w:rsid w:val="00A84B1D"/>
    <w:rsid w:val="00A84D99"/>
    <w:rsid w:val="00A8547A"/>
    <w:rsid w:val="00A86190"/>
    <w:rsid w:val="00A8619B"/>
    <w:rsid w:val="00A86293"/>
    <w:rsid w:val="00A8642F"/>
    <w:rsid w:val="00A86C5E"/>
    <w:rsid w:val="00A86CF8"/>
    <w:rsid w:val="00A86EC5"/>
    <w:rsid w:val="00A8770D"/>
    <w:rsid w:val="00A8796B"/>
    <w:rsid w:val="00A906F2"/>
    <w:rsid w:val="00A90777"/>
    <w:rsid w:val="00A90965"/>
    <w:rsid w:val="00A90D13"/>
    <w:rsid w:val="00A91161"/>
    <w:rsid w:val="00A9125C"/>
    <w:rsid w:val="00A91437"/>
    <w:rsid w:val="00A915B4"/>
    <w:rsid w:val="00A92129"/>
    <w:rsid w:val="00A927F2"/>
    <w:rsid w:val="00A92ACA"/>
    <w:rsid w:val="00A92E2C"/>
    <w:rsid w:val="00A93646"/>
    <w:rsid w:val="00A9377C"/>
    <w:rsid w:val="00A94057"/>
    <w:rsid w:val="00A940CF"/>
    <w:rsid w:val="00A946B2"/>
    <w:rsid w:val="00A9511A"/>
    <w:rsid w:val="00A9546F"/>
    <w:rsid w:val="00A955A0"/>
    <w:rsid w:val="00A95EA0"/>
    <w:rsid w:val="00A96C1A"/>
    <w:rsid w:val="00A96FB6"/>
    <w:rsid w:val="00A97803"/>
    <w:rsid w:val="00A979D6"/>
    <w:rsid w:val="00A97E8C"/>
    <w:rsid w:val="00AA0273"/>
    <w:rsid w:val="00AA031F"/>
    <w:rsid w:val="00AA0628"/>
    <w:rsid w:val="00AA0E10"/>
    <w:rsid w:val="00AA10E1"/>
    <w:rsid w:val="00AA1514"/>
    <w:rsid w:val="00AA1E0E"/>
    <w:rsid w:val="00AA1FC0"/>
    <w:rsid w:val="00AA20EF"/>
    <w:rsid w:val="00AA2E1E"/>
    <w:rsid w:val="00AA3395"/>
    <w:rsid w:val="00AA35EA"/>
    <w:rsid w:val="00AA37A7"/>
    <w:rsid w:val="00AA3860"/>
    <w:rsid w:val="00AA3C74"/>
    <w:rsid w:val="00AA3E1C"/>
    <w:rsid w:val="00AA40BD"/>
    <w:rsid w:val="00AA4557"/>
    <w:rsid w:val="00AA4C69"/>
    <w:rsid w:val="00AA507C"/>
    <w:rsid w:val="00AA61B2"/>
    <w:rsid w:val="00AA6A60"/>
    <w:rsid w:val="00AA6D52"/>
    <w:rsid w:val="00AA718B"/>
    <w:rsid w:val="00AA749B"/>
    <w:rsid w:val="00AA7A29"/>
    <w:rsid w:val="00AA7FB2"/>
    <w:rsid w:val="00AB0066"/>
    <w:rsid w:val="00AB1AE2"/>
    <w:rsid w:val="00AB1B6D"/>
    <w:rsid w:val="00AB203A"/>
    <w:rsid w:val="00AB2FF0"/>
    <w:rsid w:val="00AB3136"/>
    <w:rsid w:val="00AB35CF"/>
    <w:rsid w:val="00AB3A57"/>
    <w:rsid w:val="00AB3D6A"/>
    <w:rsid w:val="00AB4082"/>
    <w:rsid w:val="00AB420C"/>
    <w:rsid w:val="00AB4788"/>
    <w:rsid w:val="00AB4C5B"/>
    <w:rsid w:val="00AB4F33"/>
    <w:rsid w:val="00AB4FB3"/>
    <w:rsid w:val="00AB56F5"/>
    <w:rsid w:val="00AB5F82"/>
    <w:rsid w:val="00AB72EF"/>
    <w:rsid w:val="00AB7546"/>
    <w:rsid w:val="00AB7C57"/>
    <w:rsid w:val="00AB7CAE"/>
    <w:rsid w:val="00AC1D7B"/>
    <w:rsid w:val="00AC1EC5"/>
    <w:rsid w:val="00AC237B"/>
    <w:rsid w:val="00AC2633"/>
    <w:rsid w:val="00AC267F"/>
    <w:rsid w:val="00AC2C0B"/>
    <w:rsid w:val="00AC2E76"/>
    <w:rsid w:val="00AC32D0"/>
    <w:rsid w:val="00AC41BC"/>
    <w:rsid w:val="00AC4E24"/>
    <w:rsid w:val="00AC555E"/>
    <w:rsid w:val="00AC58FB"/>
    <w:rsid w:val="00AC5F7F"/>
    <w:rsid w:val="00AC5FEB"/>
    <w:rsid w:val="00AC63CD"/>
    <w:rsid w:val="00AC6B72"/>
    <w:rsid w:val="00AC6E50"/>
    <w:rsid w:val="00AC75C0"/>
    <w:rsid w:val="00AC772F"/>
    <w:rsid w:val="00AC776D"/>
    <w:rsid w:val="00AC7ECE"/>
    <w:rsid w:val="00AD012E"/>
    <w:rsid w:val="00AD01CB"/>
    <w:rsid w:val="00AD0B2A"/>
    <w:rsid w:val="00AD0D7D"/>
    <w:rsid w:val="00AD0DFF"/>
    <w:rsid w:val="00AD0F2E"/>
    <w:rsid w:val="00AD209D"/>
    <w:rsid w:val="00AD2167"/>
    <w:rsid w:val="00AD29C7"/>
    <w:rsid w:val="00AD34B4"/>
    <w:rsid w:val="00AD3651"/>
    <w:rsid w:val="00AD43B3"/>
    <w:rsid w:val="00AD4564"/>
    <w:rsid w:val="00AD4B00"/>
    <w:rsid w:val="00AD4C28"/>
    <w:rsid w:val="00AD4E79"/>
    <w:rsid w:val="00AD5433"/>
    <w:rsid w:val="00AD5CA1"/>
    <w:rsid w:val="00AD5EBB"/>
    <w:rsid w:val="00AD6014"/>
    <w:rsid w:val="00AD6414"/>
    <w:rsid w:val="00AD6587"/>
    <w:rsid w:val="00AD66FF"/>
    <w:rsid w:val="00AD6D14"/>
    <w:rsid w:val="00AD6E8D"/>
    <w:rsid w:val="00AD6FF4"/>
    <w:rsid w:val="00AD7219"/>
    <w:rsid w:val="00AD776D"/>
    <w:rsid w:val="00AD7FF9"/>
    <w:rsid w:val="00AE05F8"/>
    <w:rsid w:val="00AE0D20"/>
    <w:rsid w:val="00AE0E8E"/>
    <w:rsid w:val="00AE1443"/>
    <w:rsid w:val="00AE18BC"/>
    <w:rsid w:val="00AE1C3B"/>
    <w:rsid w:val="00AE2756"/>
    <w:rsid w:val="00AE284D"/>
    <w:rsid w:val="00AE3EF8"/>
    <w:rsid w:val="00AE454D"/>
    <w:rsid w:val="00AE52BE"/>
    <w:rsid w:val="00AE5C46"/>
    <w:rsid w:val="00AE6049"/>
    <w:rsid w:val="00AE62CC"/>
    <w:rsid w:val="00AE661C"/>
    <w:rsid w:val="00AE728F"/>
    <w:rsid w:val="00AE7417"/>
    <w:rsid w:val="00AE785F"/>
    <w:rsid w:val="00AE7FB2"/>
    <w:rsid w:val="00AF0587"/>
    <w:rsid w:val="00AF0C3B"/>
    <w:rsid w:val="00AF17A5"/>
    <w:rsid w:val="00AF2BEC"/>
    <w:rsid w:val="00AF2F1D"/>
    <w:rsid w:val="00AF2F74"/>
    <w:rsid w:val="00AF30CE"/>
    <w:rsid w:val="00AF3371"/>
    <w:rsid w:val="00AF3C25"/>
    <w:rsid w:val="00AF3DD9"/>
    <w:rsid w:val="00AF3EB9"/>
    <w:rsid w:val="00AF3ECE"/>
    <w:rsid w:val="00AF43F2"/>
    <w:rsid w:val="00AF45E5"/>
    <w:rsid w:val="00AF4775"/>
    <w:rsid w:val="00AF4B9C"/>
    <w:rsid w:val="00AF4C05"/>
    <w:rsid w:val="00AF5220"/>
    <w:rsid w:val="00AF54B6"/>
    <w:rsid w:val="00AF5782"/>
    <w:rsid w:val="00AF57AE"/>
    <w:rsid w:val="00AF5922"/>
    <w:rsid w:val="00AF5BC9"/>
    <w:rsid w:val="00AF5DCC"/>
    <w:rsid w:val="00AF5DF4"/>
    <w:rsid w:val="00AF68BC"/>
    <w:rsid w:val="00AF6911"/>
    <w:rsid w:val="00AF691A"/>
    <w:rsid w:val="00AF74EC"/>
    <w:rsid w:val="00AF788F"/>
    <w:rsid w:val="00B002C0"/>
    <w:rsid w:val="00B0080C"/>
    <w:rsid w:val="00B0088F"/>
    <w:rsid w:val="00B00EDA"/>
    <w:rsid w:val="00B00F56"/>
    <w:rsid w:val="00B019E1"/>
    <w:rsid w:val="00B021AD"/>
    <w:rsid w:val="00B02785"/>
    <w:rsid w:val="00B029CA"/>
    <w:rsid w:val="00B02E72"/>
    <w:rsid w:val="00B03334"/>
    <w:rsid w:val="00B03429"/>
    <w:rsid w:val="00B034BA"/>
    <w:rsid w:val="00B037E9"/>
    <w:rsid w:val="00B0382A"/>
    <w:rsid w:val="00B03AB5"/>
    <w:rsid w:val="00B04149"/>
    <w:rsid w:val="00B04230"/>
    <w:rsid w:val="00B04518"/>
    <w:rsid w:val="00B0468A"/>
    <w:rsid w:val="00B0535A"/>
    <w:rsid w:val="00B0566F"/>
    <w:rsid w:val="00B05702"/>
    <w:rsid w:val="00B05AC3"/>
    <w:rsid w:val="00B05E0B"/>
    <w:rsid w:val="00B0633E"/>
    <w:rsid w:val="00B0715A"/>
    <w:rsid w:val="00B07796"/>
    <w:rsid w:val="00B101DE"/>
    <w:rsid w:val="00B1031A"/>
    <w:rsid w:val="00B103A2"/>
    <w:rsid w:val="00B103C1"/>
    <w:rsid w:val="00B110D6"/>
    <w:rsid w:val="00B119A5"/>
    <w:rsid w:val="00B11A3A"/>
    <w:rsid w:val="00B11CE0"/>
    <w:rsid w:val="00B12093"/>
    <w:rsid w:val="00B12CC9"/>
    <w:rsid w:val="00B1320C"/>
    <w:rsid w:val="00B1356A"/>
    <w:rsid w:val="00B140C8"/>
    <w:rsid w:val="00B140F3"/>
    <w:rsid w:val="00B143FA"/>
    <w:rsid w:val="00B1462A"/>
    <w:rsid w:val="00B14C07"/>
    <w:rsid w:val="00B15EEB"/>
    <w:rsid w:val="00B1605A"/>
    <w:rsid w:val="00B1694A"/>
    <w:rsid w:val="00B16C19"/>
    <w:rsid w:val="00B1752D"/>
    <w:rsid w:val="00B177A6"/>
    <w:rsid w:val="00B17A1C"/>
    <w:rsid w:val="00B203B6"/>
    <w:rsid w:val="00B217D4"/>
    <w:rsid w:val="00B2241E"/>
    <w:rsid w:val="00B22CDA"/>
    <w:rsid w:val="00B22D1B"/>
    <w:rsid w:val="00B23270"/>
    <w:rsid w:val="00B234C3"/>
    <w:rsid w:val="00B244B3"/>
    <w:rsid w:val="00B245E1"/>
    <w:rsid w:val="00B248CA"/>
    <w:rsid w:val="00B24DFE"/>
    <w:rsid w:val="00B24F3A"/>
    <w:rsid w:val="00B253D1"/>
    <w:rsid w:val="00B2542B"/>
    <w:rsid w:val="00B25D54"/>
    <w:rsid w:val="00B261DE"/>
    <w:rsid w:val="00B26405"/>
    <w:rsid w:val="00B268E4"/>
    <w:rsid w:val="00B26963"/>
    <w:rsid w:val="00B27542"/>
    <w:rsid w:val="00B2776C"/>
    <w:rsid w:val="00B27F0A"/>
    <w:rsid w:val="00B27F49"/>
    <w:rsid w:val="00B3008E"/>
    <w:rsid w:val="00B301EA"/>
    <w:rsid w:val="00B30796"/>
    <w:rsid w:val="00B30E61"/>
    <w:rsid w:val="00B3142E"/>
    <w:rsid w:val="00B31D57"/>
    <w:rsid w:val="00B31E48"/>
    <w:rsid w:val="00B3243F"/>
    <w:rsid w:val="00B3277D"/>
    <w:rsid w:val="00B33623"/>
    <w:rsid w:val="00B337DB"/>
    <w:rsid w:val="00B33895"/>
    <w:rsid w:val="00B344FE"/>
    <w:rsid w:val="00B34AF3"/>
    <w:rsid w:val="00B34D5B"/>
    <w:rsid w:val="00B35282"/>
    <w:rsid w:val="00B35457"/>
    <w:rsid w:val="00B3556B"/>
    <w:rsid w:val="00B35573"/>
    <w:rsid w:val="00B3587C"/>
    <w:rsid w:val="00B35A01"/>
    <w:rsid w:val="00B35F52"/>
    <w:rsid w:val="00B35FDC"/>
    <w:rsid w:val="00B36545"/>
    <w:rsid w:val="00B36A41"/>
    <w:rsid w:val="00B370A5"/>
    <w:rsid w:val="00B3748C"/>
    <w:rsid w:val="00B37920"/>
    <w:rsid w:val="00B37B94"/>
    <w:rsid w:val="00B40690"/>
    <w:rsid w:val="00B40D02"/>
    <w:rsid w:val="00B40EF7"/>
    <w:rsid w:val="00B41536"/>
    <w:rsid w:val="00B423A3"/>
    <w:rsid w:val="00B425C8"/>
    <w:rsid w:val="00B42801"/>
    <w:rsid w:val="00B42950"/>
    <w:rsid w:val="00B431DF"/>
    <w:rsid w:val="00B43B44"/>
    <w:rsid w:val="00B43DB6"/>
    <w:rsid w:val="00B4411A"/>
    <w:rsid w:val="00B442DB"/>
    <w:rsid w:val="00B448C2"/>
    <w:rsid w:val="00B44ABC"/>
    <w:rsid w:val="00B44C50"/>
    <w:rsid w:val="00B45342"/>
    <w:rsid w:val="00B454E4"/>
    <w:rsid w:val="00B454EF"/>
    <w:rsid w:val="00B45AD8"/>
    <w:rsid w:val="00B46ABF"/>
    <w:rsid w:val="00B46D0B"/>
    <w:rsid w:val="00B46FC0"/>
    <w:rsid w:val="00B5013E"/>
    <w:rsid w:val="00B506A7"/>
    <w:rsid w:val="00B50E30"/>
    <w:rsid w:val="00B50FD0"/>
    <w:rsid w:val="00B51473"/>
    <w:rsid w:val="00B51B72"/>
    <w:rsid w:val="00B51B77"/>
    <w:rsid w:val="00B52035"/>
    <w:rsid w:val="00B524D7"/>
    <w:rsid w:val="00B52737"/>
    <w:rsid w:val="00B52AC4"/>
    <w:rsid w:val="00B53197"/>
    <w:rsid w:val="00B53544"/>
    <w:rsid w:val="00B5363B"/>
    <w:rsid w:val="00B5366F"/>
    <w:rsid w:val="00B537BA"/>
    <w:rsid w:val="00B5444F"/>
    <w:rsid w:val="00B54C36"/>
    <w:rsid w:val="00B559A4"/>
    <w:rsid w:val="00B55A90"/>
    <w:rsid w:val="00B56D79"/>
    <w:rsid w:val="00B571EE"/>
    <w:rsid w:val="00B57AB2"/>
    <w:rsid w:val="00B57C05"/>
    <w:rsid w:val="00B57CAB"/>
    <w:rsid w:val="00B60822"/>
    <w:rsid w:val="00B60A32"/>
    <w:rsid w:val="00B60C4A"/>
    <w:rsid w:val="00B6153F"/>
    <w:rsid w:val="00B61E85"/>
    <w:rsid w:val="00B61EE7"/>
    <w:rsid w:val="00B61F02"/>
    <w:rsid w:val="00B620EE"/>
    <w:rsid w:val="00B62610"/>
    <w:rsid w:val="00B6261C"/>
    <w:rsid w:val="00B62FD2"/>
    <w:rsid w:val="00B6338A"/>
    <w:rsid w:val="00B633FC"/>
    <w:rsid w:val="00B63637"/>
    <w:rsid w:val="00B6366F"/>
    <w:rsid w:val="00B63E4F"/>
    <w:rsid w:val="00B63E7A"/>
    <w:rsid w:val="00B63F63"/>
    <w:rsid w:val="00B63FA7"/>
    <w:rsid w:val="00B643BB"/>
    <w:rsid w:val="00B64AE1"/>
    <w:rsid w:val="00B64B60"/>
    <w:rsid w:val="00B64CD5"/>
    <w:rsid w:val="00B650D8"/>
    <w:rsid w:val="00B6515D"/>
    <w:rsid w:val="00B652FD"/>
    <w:rsid w:val="00B66B70"/>
    <w:rsid w:val="00B66C73"/>
    <w:rsid w:val="00B66CA3"/>
    <w:rsid w:val="00B66EBD"/>
    <w:rsid w:val="00B676DA"/>
    <w:rsid w:val="00B67983"/>
    <w:rsid w:val="00B67A08"/>
    <w:rsid w:val="00B7039D"/>
    <w:rsid w:val="00B703D2"/>
    <w:rsid w:val="00B70D2C"/>
    <w:rsid w:val="00B70DD1"/>
    <w:rsid w:val="00B713B0"/>
    <w:rsid w:val="00B71F33"/>
    <w:rsid w:val="00B7265F"/>
    <w:rsid w:val="00B728C7"/>
    <w:rsid w:val="00B72D6F"/>
    <w:rsid w:val="00B735AD"/>
    <w:rsid w:val="00B73784"/>
    <w:rsid w:val="00B73A44"/>
    <w:rsid w:val="00B74081"/>
    <w:rsid w:val="00B7434F"/>
    <w:rsid w:val="00B744AC"/>
    <w:rsid w:val="00B74EB7"/>
    <w:rsid w:val="00B7504E"/>
    <w:rsid w:val="00B75116"/>
    <w:rsid w:val="00B75402"/>
    <w:rsid w:val="00B75426"/>
    <w:rsid w:val="00B75954"/>
    <w:rsid w:val="00B75BEF"/>
    <w:rsid w:val="00B75EEA"/>
    <w:rsid w:val="00B7630D"/>
    <w:rsid w:val="00B767C6"/>
    <w:rsid w:val="00B76B40"/>
    <w:rsid w:val="00B76E97"/>
    <w:rsid w:val="00B7706C"/>
    <w:rsid w:val="00B77F59"/>
    <w:rsid w:val="00B803C6"/>
    <w:rsid w:val="00B80566"/>
    <w:rsid w:val="00B80E42"/>
    <w:rsid w:val="00B811E1"/>
    <w:rsid w:val="00B81AD8"/>
    <w:rsid w:val="00B81CDD"/>
    <w:rsid w:val="00B8298F"/>
    <w:rsid w:val="00B82A8A"/>
    <w:rsid w:val="00B82CA0"/>
    <w:rsid w:val="00B83219"/>
    <w:rsid w:val="00B834A9"/>
    <w:rsid w:val="00B846A1"/>
    <w:rsid w:val="00B853A7"/>
    <w:rsid w:val="00B85594"/>
    <w:rsid w:val="00B8562D"/>
    <w:rsid w:val="00B85CFC"/>
    <w:rsid w:val="00B87165"/>
    <w:rsid w:val="00B872F9"/>
    <w:rsid w:val="00B87310"/>
    <w:rsid w:val="00B876B4"/>
    <w:rsid w:val="00B9004A"/>
    <w:rsid w:val="00B9099A"/>
    <w:rsid w:val="00B90C06"/>
    <w:rsid w:val="00B9132A"/>
    <w:rsid w:val="00B91410"/>
    <w:rsid w:val="00B91781"/>
    <w:rsid w:val="00B91A13"/>
    <w:rsid w:val="00B91C29"/>
    <w:rsid w:val="00B923CC"/>
    <w:rsid w:val="00B924D2"/>
    <w:rsid w:val="00B92C48"/>
    <w:rsid w:val="00B931B3"/>
    <w:rsid w:val="00B934D0"/>
    <w:rsid w:val="00B93997"/>
    <w:rsid w:val="00B93C1A"/>
    <w:rsid w:val="00B94A67"/>
    <w:rsid w:val="00B94E64"/>
    <w:rsid w:val="00B95234"/>
    <w:rsid w:val="00B954ED"/>
    <w:rsid w:val="00B95769"/>
    <w:rsid w:val="00B957B8"/>
    <w:rsid w:val="00B96C54"/>
    <w:rsid w:val="00B972B3"/>
    <w:rsid w:val="00B9782B"/>
    <w:rsid w:val="00B978D7"/>
    <w:rsid w:val="00B97A1E"/>
    <w:rsid w:val="00B97CAC"/>
    <w:rsid w:val="00BA01CD"/>
    <w:rsid w:val="00BA0472"/>
    <w:rsid w:val="00BA0506"/>
    <w:rsid w:val="00BA071A"/>
    <w:rsid w:val="00BA088D"/>
    <w:rsid w:val="00BA095E"/>
    <w:rsid w:val="00BA09F0"/>
    <w:rsid w:val="00BA0A9F"/>
    <w:rsid w:val="00BA1238"/>
    <w:rsid w:val="00BA1853"/>
    <w:rsid w:val="00BA1908"/>
    <w:rsid w:val="00BA2E1F"/>
    <w:rsid w:val="00BA3096"/>
    <w:rsid w:val="00BA31CE"/>
    <w:rsid w:val="00BA3A22"/>
    <w:rsid w:val="00BA3C2C"/>
    <w:rsid w:val="00BA4428"/>
    <w:rsid w:val="00BA4452"/>
    <w:rsid w:val="00BA4E1A"/>
    <w:rsid w:val="00BA5822"/>
    <w:rsid w:val="00BA5980"/>
    <w:rsid w:val="00BA59BC"/>
    <w:rsid w:val="00BA6031"/>
    <w:rsid w:val="00BA6127"/>
    <w:rsid w:val="00BA6697"/>
    <w:rsid w:val="00BA6817"/>
    <w:rsid w:val="00BA6CDA"/>
    <w:rsid w:val="00BA6EA1"/>
    <w:rsid w:val="00BA7267"/>
    <w:rsid w:val="00BA72FA"/>
    <w:rsid w:val="00BA743C"/>
    <w:rsid w:val="00BA76A7"/>
    <w:rsid w:val="00BA79FE"/>
    <w:rsid w:val="00BA7CF0"/>
    <w:rsid w:val="00BA7D2F"/>
    <w:rsid w:val="00BB096F"/>
    <w:rsid w:val="00BB0A54"/>
    <w:rsid w:val="00BB1138"/>
    <w:rsid w:val="00BB1282"/>
    <w:rsid w:val="00BB1859"/>
    <w:rsid w:val="00BB190B"/>
    <w:rsid w:val="00BB192C"/>
    <w:rsid w:val="00BB1CA6"/>
    <w:rsid w:val="00BB1E7C"/>
    <w:rsid w:val="00BB1EFE"/>
    <w:rsid w:val="00BB27C0"/>
    <w:rsid w:val="00BB2C7D"/>
    <w:rsid w:val="00BB3278"/>
    <w:rsid w:val="00BB3516"/>
    <w:rsid w:val="00BB3817"/>
    <w:rsid w:val="00BB3FE2"/>
    <w:rsid w:val="00BB40A5"/>
    <w:rsid w:val="00BB45A5"/>
    <w:rsid w:val="00BB489C"/>
    <w:rsid w:val="00BB4D25"/>
    <w:rsid w:val="00BB5240"/>
    <w:rsid w:val="00BB55AC"/>
    <w:rsid w:val="00BB5781"/>
    <w:rsid w:val="00BB595F"/>
    <w:rsid w:val="00BB5A83"/>
    <w:rsid w:val="00BB5CC1"/>
    <w:rsid w:val="00BB66BC"/>
    <w:rsid w:val="00BB66C1"/>
    <w:rsid w:val="00BB69B6"/>
    <w:rsid w:val="00BB6CE5"/>
    <w:rsid w:val="00BB755D"/>
    <w:rsid w:val="00BB7F63"/>
    <w:rsid w:val="00BBA17B"/>
    <w:rsid w:val="00BC0E95"/>
    <w:rsid w:val="00BC0F21"/>
    <w:rsid w:val="00BC1631"/>
    <w:rsid w:val="00BC1666"/>
    <w:rsid w:val="00BC2297"/>
    <w:rsid w:val="00BC27AA"/>
    <w:rsid w:val="00BC2E89"/>
    <w:rsid w:val="00BC319F"/>
    <w:rsid w:val="00BC379D"/>
    <w:rsid w:val="00BC3846"/>
    <w:rsid w:val="00BC3B07"/>
    <w:rsid w:val="00BC3C0E"/>
    <w:rsid w:val="00BC4051"/>
    <w:rsid w:val="00BC4AF7"/>
    <w:rsid w:val="00BC4C46"/>
    <w:rsid w:val="00BC4E15"/>
    <w:rsid w:val="00BC58AC"/>
    <w:rsid w:val="00BC5F1C"/>
    <w:rsid w:val="00BC64EA"/>
    <w:rsid w:val="00BC6BB7"/>
    <w:rsid w:val="00BC7600"/>
    <w:rsid w:val="00BC788E"/>
    <w:rsid w:val="00BC7F80"/>
    <w:rsid w:val="00BD01CA"/>
    <w:rsid w:val="00BD11C7"/>
    <w:rsid w:val="00BD130C"/>
    <w:rsid w:val="00BD194C"/>
    <w:rsid w:val="00BD2D40"/>
    <w:rsid w:val="00BD2F18"/>
    <w:rsid w:val="00BD322B"/>
    <w:rsid w:val="00BD32BB"/>
    <w:rsid w:val="00BD3D6D"/>
    <w:rsid w:val="00BD4056"/>
    <w:rsid w:val="00BD4138"/>
    <w:rsid w:val="00BD421B"/>
    <w:rsid w:val="00BD4315"/>
    <w:rsid w:val="00BD4594"/>
    <w:rsid w:val="00BD4809"/>
    <w:rsid w:val="00BD502E"/>
    <w:rsid w:val="00BD5398"/>
    <w:rsid w:val="00BD5913"/>
    <w:rsid w:val="00BD5CAB"/>
    <w:rsid w:val="00BD676E"/>
    <w:rsid w:val="00BD6F20"/>
    <w:rsid w:val="00BD73C0"/>
    <w:rsid w:val="00BD7A6E"/>
    <w:rsid w:val="00BD7A75"/>
    <w:rsid w:val="00BD7FEC"/>
    <w:rsid w:val="00BE0139"/>
    <w:rsid w:val="00BE02A0"/>
    <w:rsid w:val="00BE04C1"/>
    <w:rsid w:val="00BE0594"/>
    <w:rsid w:val="00BE0C7F"/>
    <w:rsid w:val="00BE1643"/>
    <w:rsid w:val="00BE17ED"/>
    <w:rsid w:val="00BE1BC3"/>
    <w:rsid w:val="00BE2043"/>
    <w:rsid w:val="00BE20D1"/>
    <w:rsid w:val="00BE217C"/>
    <w:rsid w:val="00BE293C"/>
    <w:rsid w:val="00BE2EE8"/>
    <w:rsid w:val="00BE38E3"/>
    <w:rsid w:val="00BE38F9"/>
    <w:rsid w:val="00BE3F4E"/>
    <w:rsid w:val="00BE4243"/>
    <w:rsid w:val="00BE47B7"/>
    <w:rsid w:val="00BE498C"/>
    <w:rsid w:val="00BE5227"/>
    <w:rsid w:val="00BE5F75"/>
    <w:rsid w:val="00BE6478"/>
    <w:rsid w:val="00BE67F6"/>
    <w:rsid w:val="00BE6A1D"/>
    <w:rsid w:val="00BE6A8B"/>
    <w:rsid w:val="00BE6B1A"/>
    <w:rsid w:val="00BE6B9A"/>
    <w:rsid w:val="00BE707E"/>
    <w:rsid w:val="00BE7265"/>
    <w:rsid w:val="00BF01E7"/>
    <w:rsid w:val="00BF08D8"/>
    <w:rsid w:val="00BF0B56"/>
    <w:rsid w:val="00BF1074"/>
    <w:rsid w:val="00BF1568"/>
    <w:rsid w:val="00BF1991"/>
    <w:rsid w:val="00BF19BC"/>
    <w:rsid w:val="00BF1EBE"/>
    <w:rsid w:val="00BF32DE"/>
    <w:rsid w:val="00BF39BA"/>
    <w:rsid w:val="00BF3C8E"/>
    <w:rsid w:val="00BF3CFF"/>
    <w:rsid w:val="00BF4518"/>
    <w:rsid w:val="00BF4B24"/>
    <w:rsid w:val="00BF550D"/>
    <w:rsid w:val="00BF6180"/>
    <w:rsid w:val="00BF6483"/>
    <w:rsid w:val="00BF67DD"/>
    <w:rsid w:val="00BF71A5"/>
    <w:rsid w:val="00BF7556"/>
    <w:rsid w:val="00C003E5"/>
    <w:rsid w:val="00C005DF"/>
    <w:rsid w:val="00C00A23"/>
    <w:rsid w:val="00C0106E"/>
    <w:rsid w:val="00C01B3E"/>
    <w:rsid w:val="00C01B95"/>
    <w:rsid w:val="00C029F5"/>
    <w:rsid w:val="00C02A9B"/>
    <w:rsid w:val="00C0300A"/>
    <w:rsid w:val="00C0349B"/>
    <w:rsid w:val="00C03567"/>
    <w:rsid w:val="00C04195"/>
    <w:rsid w:val="00C041A0"/>
    <w:rsid w:val="00C0446A"/>
    <w:rsid w:val="00C04494"/>
    <w:rsid w:val="00C04703"/>
    <w:rsid w:val="00C0476D"/>
    <w:rsid w:val="00C04BD2"/>
    <w:rsid w:val="00C04D4F"/>
    <w:rsid w:val="00C05052"/>
    <w:rsid w:val="00C0541A"/>
    <w:rsid w:val="00C061E9"/>
    <w:rsid w:val="00C0675B"/>
    <w:rsid w:val="00C071D3"/>
    <w:rsid w:val="00C07C57"/>
    <w:rsid w:val="00C07DE4"/>
    <w:rsid w:val="00C105A0"/>
    <w:rsid w:val="00C10AC0"/>
    <w:rsid w:val="00C10B22"/>
    <w:rsid w:val="00C11002"/>
    <w:rsid w:val="00C1113C"/>
    <w:rsid w:val="00C11219"/>
    <w:rsid w:val="00C12056"/>
    <w:rsid w:val="00C12579"/>
    <w:rsid w:val="00C12AE8"/>
    <w:rsid w:val="00C12B58"/>
    <w:rsid w:val="00C12E07"/>
    <w:rsid w:val="00C132D5"/>
    <w:rsid w:val="00C1364F"/>
    <w:rsid w:val="00C13BE0"/>
    <w:rsid w:val="00C13C71"/>
    <w:rsid w:val="00C13C7B"/>
    <w:rsid w:val="00C13E60"/>
    <w:rsid w:val="00C14068"/>
    <w:rsid w:val="00C15510"/>
    <w:rsid w:val="00C1561A"/>
    <w:rsid w:val="00C158D2"/>
    <w:rsid w:val="00C15959"/>
    <w:rsid w:val="00C1649C"/>
    <w:rsid w:val="00C164B4"/>
    <w:rsid w:val="00C16551"/>
    <w:rsid w:val="00C16682"/>
    <w:rsid w:val="00C166B5"/>
    <w:rsid w:val="00C16770"/>
    <w:rsid w:val="00C16A07"/>
    <w:rsid w:val="00C16B4E"/>
    <w:rsid w:val="00C16B8B"/>
    <w:rsid w:val="00C16B8D"/>
    <w:rsid w:val="00C16C6D"/>
    <w:rsid w:val="00C16DF6"/>
    <w:rsid w:val="00C17477"/>
    <w:rsid w:val="00C17690"/>
    <w:rsid w:val="00C178CB"/>
    <w:rsid w:val="00C20DCE"/>
    <w:rsid w:val="00C217D0"/>
    <w:rsid w:val="00C21BAE"/>
    <w:rsid w:val="00C22046"/>
    <w:rsid w:val="00C23057"/>
    <w:rsid w:val="00C2341E"/>
    <w:rsid w:val="00C2355D"/>
    <w:rsid w:val="00C23E58"/>
    <w:rsid w:val="00C24076"/>
    <w:rsid w:val="00C24F11"/>
    <w:rsid w:val="00C2580E"/>
    <w:rsid w:val="00C263E8"/>
    <w:rsid w:val="00C2640E"/>
    <w:rsid w:val="00C26A90"/>
    <w:rsid w:val="00C26B82"/>
    <w:rsid w:val="00C27667"/>
    <w:rsid w:val="00C27D4F"/>
    <w:rsid w:val="00C305BA"/>
    <w:rsid w:val="00C30D38"/>
    <w:rsid w:val="00C316DE"/>
    <w:rsid w:val="00C31B08"/>
    <w:rsid w:val="00C327C0"/>
    <w:rsid w:val="00C327D5"/>
    <w:rsid w:val="00C32C6C"/>
    <w:rsid w:val="00C32FBF"/>
    <w:rsid w:val="00C33B06"/>
    <w:rsid w:val="00C340A7"/>
    <w:rsid w:val="00C3432C"/>
    <w:rsid w:val="00C34809"/>
    <w:rsid w:val="00C34C86"/>
    <w:rsid w:val="00C3521C"/>
    <w:rsid w:val="00C35604"/>
    <w:rsid w:val="00C3594B"/>
    <w:rsid w:val="00C35BE9"/>
    <w:rsid w:val="00C35E89"/>
    <w:rsid w:val="00C36F6C"/>
    <w:rsid w:val="00C372F0"/>
    <w:rsid w:val="00C373B9"/>
    <w:rsid w:val="00C37679"/>
    <w:rsid w:val="00C37687"/>
    <w:rsid w:val="00C405BD"/>
    <w:rsid w:val="00C41215"/>
    <w:rsid w:val="00C41C9E"/>
    <w:rsid w:val="00C423A6"/>
    <w:rsid w:val="00C424E9"/>
    <w:rsid w:val="00C4254F"/>
    <w:rsid w:val="00C42582"/>
    <w:rsid w:val="00C42DBE"/>
    <w:rsid w:val="00C433F4"/>
    <w:rsid w:val="00C437BC"/>
    <w:rsid w:val="00C43BC7"/>
    <w:rsid w:val="00C443C3"/>
    <w:rsid w:val="00C44420"/>
    <w:rsid w:val="00C44449"/>
    <w:rsid w:val="00C44AA6"/>
    <w:rsid w:val="00C44E1D"/>
    <w:rsid w:val="00C44EE9"/>
    <w:rsid w:val="00C454BC"/>
    <w:rsid w:val="00C45AAC"/>
    <w:rsid w:val="00C45DDD"/>
    <w:rsid w:val="00C45F66"/>
    <w:rsid w:val="00C4646C"/>
    <w:rsid w:val="00C46471"/>
    <w:rsid w:val="00C46911"/>
    <w:rsid w:val="00C469E9"/>
    <w:rsid w:val="00C46B64"/>
    <w:rsid w:val="00C471AC"/>
    <w:rsid w:val="00C478FA"/>
    <w:rsid w:val="00C47969"/>
    <w:rsid w:val="00C479A1"/>
    <w:rsid w:val="00C47A3C"/>
    <w:rsid w:val="00C500B7"/>
    <w:rsid w:val="00C5037C"/>
    <w:rsid w:val="00C50413"/>
    <w:rsid w:val="00C50458"/>
    <w:rsid w:val="00C509B9"/>
    <w:rsid w:val="00C509E1"/>
    <w:rsid w:val="00C50E21"/>
    <w:rsid w:val="00C51D7F"/>
    <w:rsid w:val="00C51E63"/>
    <w:rsid w:val="00C51FE0"/>
    <w:rsid w:val="00C5247B"/>
    <w:rsid w:val="00C52504"/>
    <w:rsid w:val="00C527F2"/>
    <w:rsid w:val="00C5294A"/>
    <w:rsid w:val="00C5310F"/>
    <w:rsid w:val="00C5320F"/>
    <w:rsid w:val="00C532A9"/>
    <w:rsid w:val="00C544EF"/>
    <w:rsid w:val="00C54C70"/>
    <w:rsid w:val="00C55188"/>
    <w:rsid w:val="00C55298"/>
    <w:rsid w:val="00C5540C"/>
    <w:rsid w:val="00C5553F"/>
    <w:rsid w:val="00C555F5"/>
    <w:rsid w:val="00C55E4A"/>
    <w:rsid w:val="00C562B7"/>
    <w:rsid w:val="00C569C6"/>
    <w:rsid w:val="00C56D2D"/>
    <w:rsid w:val="00C56E59"/>
    <w:rsid w:val="00C57015"/>
    <w:rsid w:val="00C570A2"/>
    <w:rsid w:val="00C6013D"/>
    <w:rsid w:val="00C603FF"/>
    <w:rsid w:val="00C608F7"/>
    <w:rsid w:val="00C614E6"/>
    <w:rsid w:val="00C6171B"/>
    <w:rsid w:val="00C61986"/>
    <w:rsid w:val="00C61B10"/>
    <w:rsid w:val="00C6216E"/>
    <w:rsid w:val="00C6266C"/>
    <w:rsid w:val="00C62D24"/>
    <w:rsid w:val="00C63082"/>
    <w:rsid w:val="00C63A02"/>
    <w:rsid w:val="00C63E9B"/>
    <w:rsid w:val="00C6413A"/>
    <w:rsid w:val="00C64758"/>
    <w:rsid w:val="00C64B52"/>
    <w:rsid w:val="00C6511A"/>
    <w:rsid w:val="00C6541F"/>
    <w:rsid w:val="00C6567B"/>
    <w:rsid w:val="00C656E4"/>
    <w:rsid w:val="00C65C8D"/>
    <w:rsid w:val="00C65E7E"/>
    <w:rsid w:val="00C666A4"/>
    <w:rsid w:val="00C66BDF"/>
    <w:rsid w:val="00C66FB2"/>
    <w:rsid w:val="00C66FCD"/>
    <w:rsid w:val="00C67731"/>
    <w:rsid w:val="00C70162"/>
    <w:rsid w:val="00C7019C"/>
    <w:rsid w:val="00C706DF"/>
    <w:rsid w:val="00C71434"/>
    <w:rsid w:val="00C71690"/>
    <w:rsid w:val="00C718F9"/>
    <w:rsid w:val="00C71903"/>
    <w:rsid w:val="00C720A1"/>
    <w:rsid w:val="00C721B3"/>
    <w:rsid w:val="00C729B5"/>
    <w:rsid w:val="00C72BC6"/>
    <w:rsid w:val="00C7348C"/>
    <w:rsid w:val="00C73554"/>
    <w:rsid w:val="00C73BFC"/>
    <w:rsid w:val="00C73C2B"/>
    <w:rsid w:val="00C746CC"/>
    <w:rsid w:val="00C74719"/>
    <w:rsid w:val="00C7487B"/>
    <w:rsid w:val="00C74944"/>
    <w:rsid w:val="00C749E0"/>
    <w:rsid w:val="00C74D84"/>
    <w:rsid w:val="00C75211"/>
    <w:rsid w:val="00C752F6"/>
    <w:rsid w:val="00C75540"/>
    <w:rsid w:val="00C7612E"/>
    <w:rsid w:val="00C77546"/>
    <w:rsid w:val="00C77AB9"/>
    <w:rsid w:val="00C77E47"/>
    <w:rsid w:val="00C77F03"/>
    <w:rsid w:val="00C80056"/>
    <w:rsid w:val="00C80403"/>
    <w:rsid w:val="00C8102F"/>
    <w:rsid w:val="00C8107A"/>
    <w:rsid w:val="00C81C12"/>
    <w:rsid w:val="00C824B6"/>
    <w:rsid w:val="00C8255B"/>
    <w:rsid w:val="00C825F5"/>
    <w:rsid w:val="00C82966"/>
    <w:rsid w:val="00C82EF2"/>
    <w:rsid w:val="00C8384F"/>
    <w:rsid w:val="00C84605"/>
    <w:rsid w:val="00C84B02"/>
    <w:rsid w:val="00C85828"/>
    <w:rsid w:val="00C85861"/>
    <w:rsid w:val="00C85DCC"/>
    <w:rsid w:val="00C866A1"/>
    <w:rsid w:val="00C8690D"/>
    <w:rsid w:val="00C86A17"/>
    <w:rsid w:val="00C86F01"/>
    <w:rsid w:val="00C87997"/>
    <w:rsid w:val="00C87A41"/>
    <w:rsid w:val="00C87F52"/>
    <w:rsid w:val="00C90075"/>
    <w:rsid w:val="00C90862"/>
    <w:rsid w:val="00C90ECF"/>
    <w:rsid w:val="00C911EF"/>
    <w:rsid w:val="00C919FF"/>
    <w:rsid w:val="00C921E2"/>
    <w:rsid w:val="00C92343"/>
    <w:rsid w:val="00C92B03"/>
    <w:rsid w:val="00C92DDC"/>
    <w:rsid w:val="00C934A1"/>
    <w:rsid w:val="00C93694"/>
    <w:rsid w:val="00C93A95"/>
    <w:rsid w:val="00C93B64"/>
    <w:rsid w:val="00C93F00"/>
    <w:rsid w:val="00C943B9"/>
    <w:rsid w:val="00C94909"/>
    <w:rsid w:val="00C94938"/>
    <w:rsid w:val="00C94EC4"/>
    <w:rsid w:val="00C9527E"/>
    <w:rsid w:val="00C95495"/>
    <w:rsid w:val="00C95C83"/>
    <w:rsid w:val="00C963E1"/>
    <w:rsid w:val="00C96964"/>
    <w:rsid w:val="00C96F9F"/>
    <w:rsid w:val="00C96FC7"/>
    <w:rsid w:val="00C97C07"/>
    <w:rsid w:val="00CA0246"/>
    <w:rsid w:val="00CA0276"/>
    <w:rsid w:val="00CA05A3"/>
    <w:rsid w:val="00CA08AA"/>
    <w:rsid w:val="00CA08B7"/>
    <w:rsid w:val="00CA0915"/>
    <w:rsid w:val="00CA0E73"/>
    <w:rsid w:val="00CA2BD1"/>
    <w:rsid w:val="00CA30AC"/>
    <w:rsid w:val="00CA3A03"/>
    <w:rsid w:val="00CA3C70"/>
    <w:rsid w:val="00CA3DC1"/>
    <w:rsid w:val="00CA4B92"/>
    <w:rsid w:val="00CA4F17"/>
    <w:rsid w:val="00CA5788"/>
    <w:rsid w:val="00CA594F"/>
    <w:rsid w:val="00CA5AC5"/>
    <w:rsid w:val="00CA5ED8"/>
    <w:rsid w:val="00CA674B"/>
    <w:rsid w:val="00CA6874"/>
    <w:rsid w:val="00CA69C2"/>
    <w:rsid w:val="00CA6BF5"/>
    <w:rsid w:val="00CA6E80"/>
    <w:rsid w:val="00CA7156"/>
    <w:rsid w:val="00CA7414"/>
    <w:rsid w:val="00CB01A4"/>
    <w:rsid w:val="00CB09AA"/>
    <w:rsid w:val="00CB0BF2"/>
    <w:rsid w:val="00CB1014"/>
    <w:rsid w:val="00CB1C3C"/>
    <w:rsid w:val="00CB2005"/>
    <w:rsid w:val="00CB21FC"/>
    <w:rsid w:val="00CB2486"/>
    <w:rsid w:val="00CB3345"/>
    <w:rsid w:val="00CB338C"/>
    <w:rsid w:val="00CB3591"/>
    <w:rsid w:val="00CB3E6D"/>
    <w:rsid w:val="00CB40A7"/>
    <w:rsid w:val="00CB4900"/>
    <w:rsid w:val="00CB4EC7"/>
    <w:rsid w:val="00CB529B"/>
    <w:rsid w:val="00CB52D5"/>
    <w:rsid w:val="00CB5565"/>
    <w:rsid w:val="00CB5965"/>
    <w:rsid w:val="00CB5998"/>
    <w:rsid w:val="00CB60EC"/>
    <w:rsid w:val="00CB67D9"/>
    <w:rsid w:val="00CB711C"/>
    <w:rsid w:val="00CB71E3"/>
    <w:rsid w:val="00CB7798"/>
    <w:rsid w:val="00CB7E87"/>
    <w:rsid w:val="00CC038E"/>
    <w:rsid w:val="00CC0973"/>
    <w:rsid w:val="00CC0B01"/>
    <w:rsid w:val="00CC0E54"/>
    <w:rsid w:val="00CC18CC"/>
    <w:rsid w:val="00CC1962"/>
    <w:rsid w:val="00CC19DE"/>
    <w:rsid w:val="00CC2315"/>
    <w:rsid w:val="00CC248C"/>
    <w:rsid w:val="00CC281A"/>
    <w:rsid w:val="00CC2BD2"/>
    <w:rsid w:val="00CC2CEE"/>
    <w:rsid w:val="00CC30E0"/>
    <w:rsid w:val="00CC3428"/>
    <w:rsid w:val="00CC34C5"/>
    <w:rsid w:val="00CC3E6C"/>
    <w:rsid w:val="00CC409B"/>
    <w:rsid w:val="00CC41D8"/>
    <w:rsid w:val="00CC5075"/>
    <w:rsid w:val="00CC5C6B"/>
    <w:rsid w:val="00CC5F61"/>
    <w:rsid w:val="00CC5F63"/>
    <w:rsid w:val="00CC5F7B"/>
    <w:rsid w:val="00CC61FB"/>
    <w:rsid w:val="00CC6807"/>
    <w:rsid w:val="00CC6D15"/>
    <w:rsid w:val="00CC7266"/>
    <w:rsid w:val="00CC730D"/>
    <w:rsid w:val="00CC75C6"/>
    <w:rsid w:val="00CC7C11"/>
    <w:rsid w:val="00CC7F06"/>
    <w:rsid w:val="00CD0BF5"/>
    <w:rsid w:val="00CD190B"/>
    <w:rsid w:val="00CD1E81"/>
    <w:rsid w:val="00CD1EAB"/>
    <w:rsid w:val="00CD22FC"/>
    <w:rsid w:val="00CD28D7"/>
    <w:rsid w:val="00CD292F"/>
    <w:rsid w:val="00CD30CD"/>
    <w:rsid w:val="00CD3359"/>
    <w:rsid w:val="00CD366B"/>
    <w:rsid w:val="00CD3E1D"/>
    <w:rsid w:val="00CD404A"/>
    <w:rsid w:val="00CD416C"/>
    <w:rsid w:val="00CD48BC"/>
    <w:rsid w:val="00CD49DA"/>
    <w:rsid w:val="00CD4D8A"/>
    <w:rsid w:val="00CD4EC6"/>
    <w:rsid w:val="00CD50DD"/>
    <w:rsid w:val="00CD56EA"/>
    <w:rsid w:val="00CD5CC3"/>
    <w:rsid w:val="00CD5EA9"/>
    <w:rsid w:val="00CD6678"/>
    <w:rsid w:val="00CD6749"/>
    <w:rsid w:val="00CE0221"/>
    <w:rsid w:val="00CE07CE"/>
    <w:rsid w:val="00CE0CFD"/>
    <w:rsid w:val="00CE0E2E"/>
    <w:rsid w:val="00CE1189"/>
    <w:rsid w:val="00CE1D6F"/>
    <w:rsid w:val="00CE1E8A"/>
    <w:rsid w:val="00CE2242"/>
    <w:rsid w:val="00CE2B9D"/>
    <w:rsid w:val="00CE2C27"/>
    <w:rsid w:val="00CE2D2C"/>
    <w:rsid w:val="00CE32AE"/>
    <w:rsid w:val="00CE334E"/>
    <w:rsid w:val="00CE34DE"/>
    <w:rsid w:val="00CE3DE6"/>
    <w:rsid w:val="00CE402A"/>
    <w:rsid w:val="00CE439E"/>
    <w:rsid w:val="00CE471E"/>
    <w:rsid w:val="00CE4873"/>
    <w:rsid w:val="00CE4FE1"/>
    <w:rsid w:val="00CE51BF"/>
    <w:rsid w:val="00CE51F6"/>
    <w:rsid w:val="00CE53DA"/>
    <w:rsid w:val="00CE55EB"/>
    <w:rsid w:val="00CE593D"/>
    <w:rsid w:val="00CE6D0C"/>
    <w:rsid w:val="00CE6E9A"/>
    <w:rsid w:val="00CE717E"/>
    <w:rsid w:val="00CE7383"/>
    <w:rsid w:val="00CE761F"/>
    <w:rsid w:val="00CE780B"/>
    <w:rsid w:val="00CE7CF7"/>
    <w:rsid w:val="00CF009A"/>
    <w:rsid w:val="00CF0198"/>
    <w:rsid w:val="00CF0411"/>
    <w:rsid w:val="00CF055D"/>
    <w:rsid w:val="00CF0616"/>
    <w:rsid w:val="00CF0825"/>
    <w:rsid w:val="00CF0AE2"/>
    <w:rsid w:val="00CF0EF7"/>
    <w:rsid w:val="00CF16F5"/>
    <w:rsid w:val="00CF1823"/>
    <w:rsid w:val="00CF193D"/>
    <w:rsid w:val="00CF2215"/>
    <w:rsid w:val="00CF2EA9"/>
    <w:rsid w:val="00CF3472"/>
    <w:rsid w:val="00CF4332"/>
    <w:rsid w:val="00CF449F"/>
    <w:rsid w:val="00CF460A"/>
    <w:rsid w:val="00CF4781"/>
    <w:rsid w:val="00CF6A27"/>
    <w:rsid w:val="00CF74E0"/>
    <w:rsid w:val="00CF76EF"/>
    <w:rsid w:val="00CF7D41"/>
    <w:rsid w:val="00CF7F57"/>
    <w:rsid w:val="00D0044C"/>
    <w:rsid w:val="00D01065"/>
    <w:rsid w:val="00D0197E"/>
    <w:rsid w:val="00D019A2"/>
    <w:rsid w:val="00D01DAE"/>
    <w:rsid w:val="00D01E86"/>
    <w:rsid w:val="00D02360"/>
    <w:rsid w:val="00D02499"/>
    <w:rsid w:val="00D026EE"/>
    <w:rsid w:val="00D02772"/>
    <w:rsid w:val="00D034D3"/>
    <w:rsid w:val="00D0363B"/>
    <w:rsid w:val="00D03695"/>
    <w:rsid w:val="00D03CE3"/>
    <w:rsid w:val="00D041D9"/>
    <w:rsid w:val="00D05FEE"/>
    <w:rsid w:val="00D06220"/>
    <w:rsid w:val="00D062FC"/>
    <w:rsid w:val="00D06415"/>
    <w:rsid w:val="00D06473"/>
    <w:rsid w:val="00D06511"/>
    <w:rsid w:val="00D07144"/>
    <w:rsid w:val="00D0731F"/>
    <w:rsid w:val="00D0744B"/>
    <w:rsid w:val="00D07552"/>
    <w:rsid w:val="00D077DA"/>
    <w:rsid w:val="00D07E2C"/>
    <w:rsid w:val="00D10613"/>
    <w:rsid w:val="00D10C46"/>
    <w:rsid w:val="00D110AB"/>
    <w:rsid w:val="00D1213B"/>
    <w:rsid w:val="00D123FA"/>
    <w:rsid w:val="00D12578"/>
    <w:rsid w:val="00D1260D"/>
    <w:rsid w:val="00D1293D"/>
    <w:rsid w:val="00D13387"/>
    <w:rsid w:val="00D141EC"/>
    <w:rsid w:val="00D1544A"/>
    <w:rsid w:val="00D15519"/>
    <w:rsid w:val="00D157D1"/>
    <w:rsid w:val="00D160DE"/>
    <w:rsid w:val="00D16734"/>
    <w:rsid w:val="00D16846"/>
    <w:rsid w:val="00D16AC1"/>
    <w:rsid w:val="00D16CAF"/>
    <w:rsid w:val="00D1709C"/>
    <w:rsid w:val="00D21078"/>
    <w:rsid w:val="00D21300"/>
    <w:rsid w:val="00D215FF"/>
    <w:rsid w:val="00D216AC"/>
    <w:rsid w:val="00D21D2F"/>
    <w:rsid w:val="00D21FC3"/>
    <w:rsid w:val="00D223A9"/>
    <w:rsid w:val="00D2247E"/>
    <w:rsid w:val="00D224C6"/>
    <w:rsid w:val="00D22735"/>
    <w:rsid w:val="00D22A36"/>
    <w:rsid w:val="00D22AD4"/>
    <w:rsid w:val="00D22F83"/>
    <w:rsid w:val="00D234E4"/>
    <w:rsid w:val="00D2352F"/>
    <w:rsid w:val="00D238E9"/>
    <w:rsid w:val="00D23E64"/>
    <w:rsid w:val="00D240A8"/>
    <w:rsid w:val="00D24367"/>
    <w:rsid w:val="00D246F9"/>
    <w:rsid w:val="00D2474F"/>
    <w:rsid w:val="00D247A9"/>
    <w:rsid w:val="00D24C4A"/>
    <w:rsid w:val="00D24DFF"/>
    <w:rsid w:val="00D25479"/>
    <w:rsid w:val="00D25966"/>
    <w:rsid w:val="00D259B6"/>
    <w:rsid w:val="00D25B65"/>
    <w:rsid w:val="00D25BB2"/>
    <w:rsid w:val="00D25F9B"/>
    <w:rsid w:val="00D26406"/>
    <w:rsid w:val="00D26782"/>
    <w:rsid w:val="00D26986"/>
    <w:rsid w:val="00D26F3B"/>
    <w:rsid w:val="00D27083"/>
    <w:rsid w:val="00D274C4"/>
    <w:rsid w:val="00D2799D"/>
    <w:rsid w:val="00D30011"/>
    <w:rsid w:val="00D3026D"/>
    <w:rsid w:val="00D30279"/>
    <w:rsid w:val="00D30331"/>
    <w:rsid w:val="00D309AF"/>
    <w:rsid w:val="00D30A57"/>
    <w:rsid w:val="00D315F6"/>
    <w:rsid w:val="00D31BFB"/>
    <w:rsid w:val="00D31D25"/>
    <w:rsid w:val="00D321A3"/>
    <w:rsid w:val="00D325D4"/>
    <w:rsid w:val="00D32AB7"/>
    <w:rsid w:val="00D32F17"/>
    <w:rsid w:val="00D337DA"/>
    <w:rsid w:val="00D33A89"/>
    <w:rsid w:val="00D33F74"/>
    <w:rsid w:val="00D3412B"/>
    <w:rsid w:val="00D341B1"/>
    <w:rsid w:val="00D34A4B"/>
    <w:rsid w:val="00D35062"/>
    <w:rsid w:val="00D3508E"/>
    <w:rsid w:val="00D357A8"/>
    <w:rsid w:val="00D3638F"/>
    <w:rsid w:val="00D367AD"/>
    <w:rsid w:val="00D36BC0"/>
    <w:rsid w:val="00D3709A"/>
    <w:rsid w:val="00D375FC"/>
    <w:rsid w:val="00D37760"/>
    <w:rsid w:val="00D37816"/>
    <w:rsid w:val="00D4133A"/>
    <w:rsid w:val="00D41350"/>
    <w:rsid w:val="00D41D61"/>
    <w:rsid w:val="00D42378"/>
    <w:rsid w:val="00D42DB0"/>
    <w:rsid w:val="00D4304E"/>
    <w:rsid w:val="00D430E1"/>
    <w:rsid w:val="00D43534"/>
    <w:rsid w:val="00D4375A"/>
    <w:rsid w:val="00D43F09"/>
    <w:rsid w:val="00D442C2"/>
    <w:rsid w:val="00D445B8"/>
    <w:rsid w:val="00D44875"/>
    <w:rsid w:val="00D44C5D"/>
    <w:rsid w:val="00D4539C"/>
    <w:rsid w:val="00D45471"/>
    <w:rsid w:val="00D46123"/>
    <w:rsid w:val="00D464C5"/>
    <w:rsid w:val="00D466E2"/>
    <w:rsid w:val="00D467B9"/>
    <w:rsid w:val="00D46A1E"/>
    <w:rsid w:val="00D47BB3"/>
    <w:rsid w:val="00D47FF2"/>
    <w:rsid w:val="00D50187"/>
    <w:rsid w:val="00D509B6"/>
    <w:rsid w:val="00D51144"/>
    <w:rsid w:val="00D51A33"/>
    <w:rsid w:val="00D52871"/>
    <w:rsid w:val="00D52D71"/>
    <w:rsid w:val="00D53819"/>
    <w:rsid w:val="00D53E06"/>
    <w:rsid w:val="00D544E5"/>
    <w:rsid w:val="00D55236"/>
    <w:rsid w:val="00D55569"/>
    <w:rsid w:val="00D55A5D"/>
    <w:rsid w:val="00D55DA2"/>
    <w:rsid w:val="00D560F4"/>
    <w:rsid w:val="00D56425"/>
    <w:rsid w:val="00D56679"/>
    <w:rsid w:val="00D5699E"/>
    <w:rsid w:val="00D56ACD"/>
    <w:rsid w:val="00D56DB0"/>
    <w:rsid w:val="00D56F1C"/>
    <w:rsid w:val="00D5717B"/>
    <w:rsid w:val="00D5737B"/>
    <w:rsid w:val="00D57916"/>
    <w:rsid w:val="00D57B36"/>
    <w:rsid w:val="00D605A6"/>
    <w:rsid w:val="00D60A4F"/>
    <w:rsid w:val="00D6146D"/>
    <w:rsid w:val="00D616B4"/>
    <w:rsid w:val="00D6178D"/>
    <w:rsid w:val="00D61BDB"/>
    <w:rsid w:val="00D6216B"/>
    <w:rsid w:val="00D6216E"/>
    <w:rsid w:val="00D623E4"/>
    <w:rsid w:val="00D62922"/>
    <w:rsid w:val="00D62AEE"/>
    <w:rsid w:val="00D62EF7"/>
    <w:rsid w:val="00D631C2"/>
    <w:rsid w:val="00D63B29"/>
    <w:rsid w:val="00D63BE0"/>
    <w:rsid w:val="00D6414E"/>
    <w:rsid w:val="00D64175"/>
    <w:rsid w:val="00D64589"/>
    <w:rsid w:val="00D65012"/>
    <w:rsid w:val="00D65162"/>
    <w:rsid w:val="00D65326"/>
    <w:rsid w:val="00D654D1"/>
    <w:rsid w:val="00D658EA"/>
    <w:rsid w:val="00D65913"/>
    <w:rsid w:val="00D65E37"/>
    <w:rsid w:val="00D661A6"/>
    <w:rsid w:val="00D66933"/>
    <w:rsid w:val="00D66945"/>
    <w:rsid w:val="00D66C41"/>
    <w:rsid w:val="00D66C4A"/>
    <w:rsid w:val="00D66D2A"/>
    <w:rsid w:val="00D6747B"/>
    <w:rsid w:val="00D70983"/>
    <w:rsid w:val="00D70A89"/>
    <w:rsid w:val="00D70CB8"/>
    <w:rsid w:val="00D70E7E"/>
    <w:rsid w:val="00D71FAF"/>
    <w:rsid w:val="00D72C77"/>
    <w:rsid w:val="00D72CC2"/>
    <w:rsid w:val="00D72E82"/>
    <w:rsid w:val="00D7373B"/>
    <w:rsid w:val="00D737D9"/>
    <w:rsid w:val="00D73B48"/>
    <w:rsid w:val="00D73F32"/>
    <w:rsid w:val="00D748CA"/>
    <w:rsid w:val="00D74A26"/>
    <w:rsid w:val="00D74A82"/>
    <w:rsid w:val="00D74C2F"/>
    <w:rsid w:val="00D74E3D"/>
    <w:rsid w:val="00D75210"/>
    <w:rsid w:val="00D7573B"/>
    <w:rsid w:val="00D76305"/>
    <w:rsid w:val="00D76C60"/>
    <w:rsid w:val="00D777DC"/>
    <w:rsid w:val="00D77F75"/>
    <w:rsid w:val="00D80169"/>
    <w:rsid w:val="00D805AF"/>
    <w:rsid w:val="00D80BBC"/>
    <w:rsid w:val="00D80EC3"/>
    <w:rsid w:val="00D8100A"/>
    <w:rsid w:val="00D81656"/>
    <w:rsid w:val="00D81AB5"/>
    <w:rsid w:val="00D82883"/>
    <w:rsid w:val="00D83778"/>
    <w:rsid w:val="00D837C1"/>
    <w:rsid w:val="00D83D54"/>
    <w:rsid w:val="00D83D89"/>
    <w:rsid w:val="00D84C52"/>
    <w:rsid w:val="00D84DB9"/>
    <w:rsid w:val="00D85151"/>
    <w:rsid w:val="00D86059"/>
    <w:rsid w:val="00D861AD"/>
    <w:rsid w:val="00D865E9"/>
    <w:rsid w:val="00D8690B"/>
    <w:rsid w:val="00D86B1C"/>
    <w:rsid w:val="00D86FD8"/>
    <w:rsid w:val="00D878A8"/>
    <w:rsid w:val="00D909D7"/>
    <w:rsid w:val="00D90C5E"/>
    <w:rsid w:val="00D90C75"/>
    <w:rsid w:val="00D90E3A"/>
    <w:rsid w:val="00D91882"/>
    <w:rsid w:val="00D92129"/>
    <w:rsid w:val="00D925D1"/>
    <w:rsid w:val="00D925F4"/>
    <w:rsid w:val="00D92BA5"/>
    <w:rsid w:val="00D92F2C"/>
    <w:rsid w:val="00D93356"/>
    <w:rsid w:val="00D93639"/>
    <w:rsid w:val="00D9394E"/>
    <w:rsid w:val="00D941DF"/>
    <w:rsid w:val="00D94866"/>
    <w:rsid w:val="00D95587"/>
    <w:rsid w:val="00D96857"/>
    <w:rsid w:val="00D972B4"/>
    <w:rsid w:val="00D973D5"/>
    <w:rsid w:val="00D97E09"/>
    <w:rsid w:val="00D97F59"/>
    <w:rsid w:val="00DA0F58"/>
    <w:rsid w:val="00DA1261"/>
    <w:rsid w:val="00DA1A2D"/>
    <w:rsid w:val="00DA1B01"/>
    <w:rsid w:val="00DA1D5A"/>
    <w:rsid w:val="00DA1FE8"/>
    <w:rsid w:val="00DA2493"/>
    <w:rsid w:val="00DA2A66"/>
    <w:rsid w:val="00DA323C"/>
    <w:rsid w:val="00DA3243"/>
    <w:rsid w:val="00DA37DA"/>
    <w:rsid w:val="00DA455E"/>
    <w:rsid w:val="00DA46C2"/>
    <w:rsid w:val="00DA4924"/>
    <w:rsid w:val="00DA532E"/>
    <w:rsid w:val="00DA5B26"/>
    <w:rsid w:val="00DA6BAC"/>
    <w:rsid w:val="00DA77ED"/>
    <w:rsid w:val="00DB0214"/>
    <w:rsid w:val="00DB02E2"/>
    <w:rsid w:val="00DB03DA"/>
    <w:rsid w:val="00DB0812"/>
    <w:rsid w:val="00DB10D3"/>
    <w:rsid w:val="00DB189E"/>
    <w:rsid w:val="00DB19AB"/>
    <w:rsid w:val="00DB1A59"/>
    <w:rsid w:val="00DB23FD"/>
    <w:rsid w:val="00DB2498"/>
    <w:rsid w:val="00DB253D"/>
    <w:rsid w:val="00DB2662"/>
    <w:rsid w:val="00DB284F"/>
    <w:rsid w:val="00DB2EE7"/>
    <w:rsid w:val="00DB39B2"/>
    <w:rsid w:val="00DB3B13"/>
    <w:rsid w:val="00DB41D5"/>
    <w:rsid w:val="00DB4312"/>
    <w:rsid w:val="00DB461F"/>
    <w:rsid w:val="00DB49A5"/>
    <w:rsid w:val="00DB4ED6"/>
    <w:rsid w:val="00DB5880"/>
    <w:rsid w:val="00DB5975"/>
    <w:rsid w:val="00DB5A1A"/>
    <w:rsid w:val="00DB5AFD"/>
    <w:rsid w:val="00DB6135"/>
    <w:rsid w:val="00DB618F"/>
    <w:rsid w:val="00DB69C7"/>
    <w:rsid w:val="00DB6D83"/>
    <w:rsid w:val="00DB72BA"/>
    <w:rsid w:val="00DB7DB9"/>
    <w:rsid w:val="00DB7DE7"/>
    <w:rsid w:val="00DC01A5"/>
    <w:rsid w:val="00DC0C17"/>
    <w:rsid w:val="00DC0F00"/>
    <w:rsid w:val="00DC13B4"/>
    <w:rsid w:val="00DC155A"/>
    <w:rsid w:val="00DC1AA6"/>
    <w:rsid w:val="00DC1AF9"/>
    <w:rsid w:val="00DC1FC1"/>
    <w:rsid w:val="00DC2386"/>
    <w:rsid w:val="00DC28AD"/>
    <w:rsid w:val="00DC2B9D"/>
    <w:rsid w:val="00DC2FBF"/>
    <w:rsid w:val="00DC3182"/>
    <w:rsid w:val="00DC33E0"/>
    <w:rsid w:val="00DC3A0D"/>
    <w:rsid w:val="00DC3E91"/>
    <w:rsid w:val="00DC43BD"/>
    <w:rsid w:val="00DC44AB"/>
    <w:rsid w:val="00DC463D"/>
    <w:rsid w:val="00DC47E8"/>
    <w:rsid w:val="00DC5ABD"/>
    <w:rsid w:val="00DC6045"/>
    <w:rsid w:val="00DC6625"/>
    <w:rsid w:val="00DC7173"/>
    <w:rsid w:val="00DC735A"/>
    <w:rsid w:val="00DC7AC1"/>
    <w:rsid w:val="00DC7FED"/>
    <w:rsid w:val="00DD12AB"/>
    <w:rsid w:val="00DD1825"/>
    <w:rsid w:val="00DD1890"/>
    <w:rsid w:val="00DD2263"/>
    <w:rsid w:val="00DD2341"/>
    <w:rsid w:val="00DD335C"/>
    <w:rsid w:val="00DD3470"/>
    <w:rsid w:val="00DD366B"/>
    <w:rsid w:val="00DD3BD6"/>
    <w:rsid w:val="00DD3E48"/>
    <w:rsid w:val="00DD4874"/>
    <w:rsid w:val="00DD4902"/>
    <w:rsid w:val="00DD536F"/>
    <w:rsid w:val="00DD6295"/>
    <w:rsid w:val="00DD662E"/>
    <w:rsid w:val="00DD69CD"/>
    <w:rsid w:val="00DD6DF2"/>
    <w:rsid w:val="00DD6FE7"/>
    <w:rsid w:val="00DD723E"/>
    <w:rsid w:val="00DD732F"/>
    <w:rsid w:val="00DD7837"/>
    <w:rsid w:val="00DE0DEB"/>
    <w:rsid w:val="00DE10F0"/>
    <w:rsid w:val="00DE1441"/>
    <w:rsid w:val="00DE1E1C"/>
    <w:rsid w:val="00DE21BE"/>
    <w:rsid w:val="00DE236D"/>
    <w:rsid w:val="00DE251C"/>
    <w:rsid w:val="00DE2864"/>
    <w:rsid w:val="00DE2A7D"/>
    <w:rsid w:val="00DE362B"/>
    <w:rsid w:val="00DE364C"/>
    <w:rsid w:val="00DE3898"/>
    <w:rsid w:val="00DE3A6C"/>
    <w:rsid w:val="00DE3B4B"/>
    <w:rsid w:val="00DE3E19"/>
    <w:rsid w:val="00DE45D6"/>
    <w:rsid w:val="00DE4EB1"/>
    <w:rsid w:val="00DE4ED0"/>
    <w:rsid w:val="00DE4FB5"/>
    <w:rsid w:val="00DE4FEA"/>
    <w:rsid w:val="00DE5289"/>
    <w:rsid w:val="00DE528D"/>
    <w:rsid w:val="00DE5860"/>
    <w:rsid w:val="00DE5B8F"/>
    <w:rsid w:val="00DE5EFB"/>
    <w:rsid w:val="00DE61B4"/>
    <w:rsid w:val="00DE6662"/>
    <w:rsid w:val="00DE6E70"/>
    <w:rsid w:val="00DE709B"/>
    <w:rsid w:val="00DE76D5"/>
    <w:rsid w:val="00DE7AFE"/>
    <w:rsid w:val="00DF03FD"/>
    <w:rsid w:val="00DF04D9"/>
    <w:rsid w:val="00DF0C5F"/>
    <w:rsid w:val="00DF143F"/>
    <w:rsid w:val="00DF19C3"/>
    <w:rsid w:val="00DF277C"/>
    <w:rsid w:val="00DF2C28"/>
    <w:rsid w:val="00DF3080"/>
    <w:rsid w:val="00DF3365"/>
    <w:rsid w:val="00DF3442"/>
    <w:rsid w:val="00DF36D6"/>
    <w:rsid w:val="00DF39B9"/>
    <w:rsid w:val="00DF4238"/>
    <w:rsid w:val="00DF4430"/>
    <w:rsid w:val="00DF48D2"/>
    <w:rsid w:val="00DF4BF1"/>
    <w:rsid w:val="00DF4D03"/>
    <w:rsid w:val="00DF4DE1"/>
    <w:rsid w:val="00DF4FF2"/>
    <w:rsid w:val="00DF557B"/>
    <w:rsid w:val="00DF5A71"/>
    <w:rsid w:val="00DF5FD1"/>
    <w:rsid w:val="00DF713A"/>
    <w:rsid w:val="00DF7258"/>
    <w:rsid w:val="00DF729D"/>
    <w:rsid w:val="00DF757F"/>
    <w:rsid w:val="00DF797F"/>
    <w:rsid w:val="00DF7AD6"/>
    <w:rsid w:val="00DF7DF6"/>
    <w:rsid w:val="00E0017E"/>
    <w:rsid w:val="00E00330"/>
    <w:rsid w:val="00E004F6"/>
    <w:rsid w:val="00E00946"/>
    <w:rsid w:val="00E00EE7"/>
    <w:rsid w:val="00E01055"/>
    <w:rsid w:val="00E0167F"/>
    <w:rsid w:val="00E0169D"/>
    <w:rsid w:val="00E016B6"/>
    <w:rsid w:val="00E01806"/>
    <w:rsid w:val="00E01A67"/>
    <w:rsid w:val="00E01BD5"/>
    <w:rsid w:val="00E02864"/>
    <w:rsid w:val="00E02B34"/>
    <w:rsid w:val="00E04962"/>
    <w:rsid w:val="00E04F76"/>
    <w:rsid w:val="00E05363"/>
    <w:rsid w:val="00E05737"/>
    <w:rsid w:val="00E05B8D"/>
    <w:rsid w:val="00E05E2E"/>
    <w:rsid w:val="00E06111"/>
    <w:rsid w:val="00E06993"/>
    <w:rsid w:val="00E0740C"/>
    <w:rsid w:val="00E07A74"/>
    <w:rsid w:val="00E07E87"/>
    <w:rsid w:val="00E102CA"/>
    <w:rsid w:val="00E10670"/>
    <w:rsid w:val="00E10E0C"/>
    <w:rsid w:val="00E10EE8"/>
    <w:rsid w:val="00E11248"/>
    <w:rsid w:val="00E1141B"/>
    <w:rsid w:val="00E11906"/>
    <w:rsid w:val="00E11A25"/>
    <w:rsid w:val="00E11B54"/>
    <w:rsid w:val="00E124CC"/>
    <w:rsid w:val="00E125FC"/>
    <w:rsid w:val="00E1268D"/>
    <w:rsid w:val="00E12FF3"/>
    <w:rsid w:val="00E13ABA"/>
    <w:rsid w:val="00E13D21"/>
    <w:rsid w:val="00E1487B"/>
    <w:rsid w:val="00E14AA2"/>
    <w:rsid w:val="00E151CF"/>
    <w:rsid w:val="00E15DBA"/>
    <w:rsid w:val="00E15F98"/>
    <w:rsid w:val="00E168E1"/>
    <w:rsid w:val="00E16BC6"/>
    <w:rsid w:val="00E16D05"/>
    <w:rsid w:val="00E177CD"/>
    <w:rsid w:val="00E17EB7"/>
    <w:rsid w:val="00E2010E"/>
    <w:rsid w:val="00E20DC8"/>
    <w:rsid w:val="00E20F4A"/>
    <w:rsid w:val="00E20FE8"/>
    <w:rsid w:val="00E21699"/>
    <w:rsid w:val="00E21BA1"/>
    <w:rsid w:val="00E21BFB"/>
    <w:rsid w:val="00E21C40"/>
    <w:rsid w:val="00E21D36"/>
    <w:rsid w:val="00E21D85"/>
    <w:rsid w:val="00E22859"/>
    <w:rsid w:val="00E22BDE"/>
    <w:rsid w:val="00E22EEB"/>
    <w:rsid w:val="00E22FC4"/>
    <w:rsid w:val="00E23212"/>
    <w:rsid w:val="00E232A3"/>
    <w:rsid w:val="00E23C7C"/>
    <w:rsid w:val="00E23C90"/>
    <w:rsid w:val="00E23D21"/>
    <w:rsid w:val="00E24135"/>
    <w:rsid w:val="00E24D8B"/>
    <w:rsid w:val="00E24F64"/>
    <w:rsid w:val="00E2539B"/>
    <w:rsid w:val="00E25879"/>
    <w:rsid w:val="00E258BC"/>
    <w:rsid w:val="00E25C5E"/>
    <w:rsid w:val="00E26373"/>
    <w:rsid w:val="00E2657F"/>
    <w:rsid w:val="00E26AE3"/>
    <w:rsid w:val="00E270D4"/>
    <w:rsid w:val="00E2773D"/>
    <w:rsid w:val="00E27E87"/>
    <w:rsid w:val="00E30BCD"/>
    <w:rsid w:val="00E30D6C"/>
    <w:rsid w:val="00E30F0E"/>
    <w:rsid w:val="00E31142"/>
    <w:rsid w:val="00E3184C"/>
    <w:rsid w:val="00E31F1A"/>
    <w:rsid w:val="00E31F2B"/>
    <w:rsid w:val="00E3217B"/>
    <w:rsid w:val="00E33894"/>
    <w:rsid w:val="00E343BD"/>
    <w:rsid w:val="00E35270"/>
    <w:rsid w:val="00E35F74"/>
    <w:rsid w:val="00E3670A"/>
    <w:rsid w:val="00E36F9C"/>
    <w:rsid w:val="00E37271"/>
    <w:rsid w:val="00E37323"/>
    <w:rsid w:val="00E37820"/>
    <w:rsid w:val="00E378CF"/>
    <w:rsid w:val="00E37A7A"/>
    <w:rsid w:val="00E37EAA"/>
    <w:rsid w:val="00E40466"/>
    <w:rsid w:val="00E409EF"/>
    <w:rsid w:val="00E4130E"/>
    <w:rsid w:val="00E41DCE"/>
    <w:rsid w:val="00E42145"/>
    <w:rsid w:val="00E4220C"/>
    <w:rsid w:val="00E4246A"/>
    <w:rsid w:val="00E4256F"/>
    <w:rsid w:val="00E4288A"/>
    <w:rsid w:val="00E428F1"/>
    <w:rsid w:val="00E42CC6"/>
    <w:rsid w:val="00E4402C"/>
    <w:rsid w:val="00E4418C"/>
    <w:rsid w:val="00E441F4"/>
    <w:rsid w:val="00E443E9"/>
    <w:rsid w:val="00E44CAF"/>
    <w:rsid w:val="00E44E15"/>
    <w:rsid w:val="00E45155"/>
    <w:rsid w:val="00E4554C"/>
    <w:rsid w:val="00E4568E"/>
    <w:rsid w:val="00E45A32"/>
    <w:rsid w:val="00E46258"/>
    <w:rsid w:val="00E46383"/>
    <w:rsid w:val="00E46E9A"/>
    <w:rsid w:val="00E4751B"/>
    <w:rsid w:val="00E501A0"/>
    <w:rsid w:val="00E5048B"/>
    <w:rsid w:val="00E50D9B"/>
    <w:rsid w:val="00E50E51"/>
    <w:rsid w:val="00E50E74"/>
    <w:rsid w:val="00E51BF3"/>
    <w:rsid w:val="00E52611"/>
    <w:rsid w:val="00E52861"/>
    <w:rsid w:val="00E5313F"/>
    <w:rsid w:val="00E542FD"/>
    <w:rsid w:val="00E5481C"/>
    <w:rsid w:val="00E549A8"/>
    <w:rsid w:val="00E54A27"/>
    <w:rsid w:val="00E5540E"/>
    <w:rsid w:val="00E5559B"/>
    <w:rsid w:val="00E55CDE"/>
    <w:rsid w:val="00E564B5"/>
    <w:rsid w:val="00E568A0"/>
    <w:rsid w:val="00E56916"/>
    <w:rsid w:val="00E57AE8"/>
    <w:rsid w:val="00E60075"/>
    <w:rsid w:val="00E60118"/>
    <w:rsid w:val="00E6035B"/>
    <w:rsid w:val="00E609CF"/>
    <w:rsid w:val="00E60F07"/>
    <w:rsid w:val="00E61531"/>
    <w:rsid w:val="00E61585"/>
    <w:rsid w:val="00E6160E"/>
    <w:rsid w:val="00E618BA"/>
    <w:rsid w:val="00E61955"/>
    <w:rsid w:val="00E62A77"/>
    <w:rsid w:val="00E62EC2"/>
    <w:rsid w:val="00E62FC6"/>
    <w:rsid w:val="00E63780"/>
    <w:rsid w:val="00E6434E"/>
    <w:rsid w:val="00E64B31"/>
    <w:rsid w:val="00E65348"/>
    <w:rsid w:val="00E65AEC"/>
    <w:rsid w:val="00E65E4A"/>
    <w:rsid w:val="00E65E54"/>
    <w:rsid w:val="00E65FD5"/>
    <w:rsid w:val="00E67001"/>
    <w:rsid w:val="00E670C8"/>
    <w:rsid w:val="00E672DF"/>
    <w:rsid w:val="00E67509"/>
    <w:rsid w:val="00E679A5"/>
    <w:rsid w:val="00E67FA0"/>
    <w:rsid w:val="00E702C3"/>
    <w:rsid w:val="00E70563"/>
    <w:rsid w:val="00E7085D"/>
    <w:rsid w:val="00E70B24"/>
    <w:rsid w:val="00E70B84"/>
    <w:rsid w:val="00E70FC3"/>
    <w:rsid w:val="00E713D7"/>
    <w:rsid w:val="00E713F7"/>
    <w:rsid w:val="00E715FF"/>
    <w:rsid w:val="00E71660"/>
    <w:rsid w:val="00E71F95"/>
    <w:rsid w:val="00E725A1"/>
    <w:rsid w:val="00E72E65"/>
    <w:rsid w:val="00E72F97"/>
    <w:rsid w:val="00E73330"/>
    <w:rsid w:val="00E74782"/>
    <w:rsid w:val="00E74C7A"/>
    <w:rsid w:val="00E74F62"/>
    <w:rsid w:val="00E75678"/>
    <w:rsid w:val="00E758A7"/>
    <w:rsid w:val="00E758C6"/>
    <w:rsid w:val="00E75B84"/>
    <w:rsid w:val="00E761B0"/>
    <w:rsid w:val="00E76701"/>
    <w:rsid w:val="00E7698F"/>
    <w:rsid w:val="00E777CE"/>
    <w:rsid w:val="00E80883"/>
    <w:rsid w:val="00E81FE6"/>
    <w:rsid w:val="00E82270"/>
    <w:rsid w:val="00E827CB"/>
    <w:rsid w:val="00E82C80"/>
    <w:rsid w:val="00E83000"/>
    <w:rsid w:val="00E836DF"/>
    <w:rsid w:val="00E8463C"/>
    <w:rsid w:val="00E848F0"/>
    <w:rsid w:val="00E84C08"/>
    <w:rsid w:val="00E8512F"/>
    <w:rsid w:val="00E86452"/>
    <w:rsid w:val="00E86828"/>
    <w:rsid w:val="00E868CA"/>
    <w:rsid w:val="00E86DFB"/>
    <w:rsid w:val="00E86F95"/>
    <w:rsid w:val="00E8740F"/>
    <w:rsid w:val="00E87725"/>
    <w:rsid w:val="00E8781D"/>
    <w:rsid w:val="00E87A9F"/>
    <w:rsid w:val="00E87EE6"/>
    <w:rsid w:val="00E901B0"/>
    <w:rsid w:val="00E9024D"/>
    <w:rsid w:val="00E9034D"/>
    <w:rsid w:val="00E90A33"/>
    <w:rsid w:val="00E90FAC"/>
    <w:rsid w:val="00E9120E"/>
    <w:rsid w:val="00E91253"/>
    <w:rsid w:val="00E912F9"/>
    <w:rsid w:val="00E91346"/>
    <w:rsid w:val="00E91D07"/>
    <w:rsid w:val="00E9203E"/>
    <w:rsid w:val="00E92433"/>
    <w:rsid w:val="00E9263A"/>
    <w:rsid w:val="00E92AD3"/>
    <w:rsid w:val="00E92C1C"/>
    <w:rsid w:val="00E93452"/>
    <w:rsid w:val="00E93559"/>
    <w:rsid w:val="00E93865"/>
    <w:rsid w:val="00E94319"/>
    <w:rsid w:val="00E94664"/>
    <w:rsid w:val="00E947E1"/>
    <w:rsid w:val="00E94D78"/>
    <w:rsid w:val="00E95A4F"/>
    <w:rsid w:val="00E95DE8"/>
    <w:rsid w:val="00E96BFC"/>
    <w:rsid w:val="00E97331"/>
    <w:rsid w:val="00E97651"/>
    <w:rsid w:val="00E97896"/>
    <w:rsid w:val="00E978D4"/>
    <w:rsid w:val="00E97AE4"/>
    <w:rsid w:val="00EA0008"/>
    <w:rsid w:val="00EA0689"/>
    <w:rsid w:val="00EA0CA5"/>
    <w:rsid w:val="00EA1249"/>
    <w:rsid w:val="00EA1E01"/>
    <w:rsid w:val="00EA219C"/>
    <w:rsid w:val="00EA22C7"/>
    <w:rsid w:val="00EA25E5"/>
    <w:rsid w:val="00EA2798"/>
    <w:rsid w:val="00EA2AC6"/>
    <w:rsid w:val="00EA2E33"/>
    <w:rsid w:val="00EA2F7E"/>
    <w:rsid w:val="00EA31CF"/>
    <w:rsid w:val="00EA33C3"/>
    <w:rsid w:val="00EA3407"/>
    <w:rsid w:val="00EA3755"/>
    <w:rsid w:val="00EA3BA7"/>
    <w:rsid w:val="00EA3C79"/>
    <w:rsid w:val="00EA3FBE"/>
    <w:rsid w:val="00EA44DF"/>
    <w:rsid w:val="00EA468D"/>
    <w:rsid w:val="00EA4D44"/>
    <w:rsid w:val="00EA5B87"/>
    <w:rsid w:val="00EA5F08"/>
    <w:rsid w:val="00EA6441"/>
    <w:rsid w:val="00EA65A8"/>
    <w:rsid w:val="00EA65DF"/>
    <w:rsid w:val="00EA66C4"/>
    <w:rsid w:val="00EA6FE5"/>
    <w:rsid w:val="00EA6FF6"/>
    <w:rsid w:val="00EA73A7"/>
    <w:rsid w:val="00EA7553"/>
    <w:rsid w:val="00EA7767"/>
    <w:rsid w:val="00EA77B2"/>
    <w:rsid w:val="00EA7C3F"/>
    <w:rsid w:val="00EB00C2"/>
    <w:rsid w:val="00EB0B40"/>
    <w:rsid w:val="00EB0B61"/>
    <w:rsid w:val="00EB0E40"/>
    <w:rsid w:val="00EB156E"/>
    <w:rsid w:val="00EB1611"/>
    <w:rsid w:val="00EB1883"/>
    <w:rsid w:val="00EB1A7C"/>
    <w:rsid w:val="00EB1F16"/>
    <w:rsid w:val="00EB2519"/>
    <w:rsid w:val="00EB2585"/>
    <w:rsid w:val="00EB25FD"/>
    <w:rsid w:val="00EB3B4E"/>
    <w:rsid w:val="00EB3BC2"/>
    <w:rsid w:val="00EB426A"/>
    <w:rsid w:val="00EB4A7F"/>
    <w:rsid w:val="00EB4B3B"/>
    <w:rsid w:val="00EB4FAC"/>
    <w:rsid w:val="00EB603C"/>
    <w:rsid w:val="00EB6292"/>
    <w:rsid w:val="00EB657F"/>
    <w:rsid w:val="00EB6C63"/>
    <w:rsid w:val="00EB71D0"/>
    <w:rsid w:val="00EB7891"/>
    <w:rsid w:val="00EB7A60"/>
    <w:rsid w:val="00EB7A96"/>
    <w:rsid w:val="00EB7C8D"/>
    <w:rsid w:val="00EB7DFD"/>
    <w:rsid w:val="00EC00A0"/>
    <w:rsid w:val="00EC00AC"/>
    <w:rsid w:val="00EC0119"/>
    <w:rsid w:val="00EC0532"/>
    <w:rsid w:val="00EC05F6"/>
    <w:rsid w:val="00EC0A30"/>
    <w:rsid w:val="00EC1759"/>
    <w:rsid w:val="00EC19C5"/>
    <w:rsid w:val="00EC1C84"/>
    <w:rsid w:val="00EC2110"/>
    <w:rsid w:val="00EC22E9"/>
    <w:rsid w:val="00EC29BB"/>
    <w:rsid w:val="00EC2A9B"/>
    <w:rsid w:val="00EC2B19"/>
    <w:rsid w:val="00EC2C00"/>
    <w:rsid w:val="00EC3443"/>
    <w:rsid w:val="00EC38C6"/>
    <w:rsid w:val="00EC3E55"/>
    <w:rsid w:val="00EC3EEA"/>
    <w:rsid w:val="00EC4730"/>
    <w:rsid w:val="00EC4E01"/>
    <w:rsid w:val="00EC4E1A"/>
    <w:rsid w:val="00EC520A"/>
    <w:rsid w:val="00EC553F"/>
    <w:rsid w:val="00EC5F3E"/>
    <w:rsid w:val="00EC6700"/>
    <w:rsid w:val="00EC70BA"/>
    <w:rsid w:val="00EC74B2"/>
    <w:rsid w:val="00EC7A24"/>
    <w:rsid w:val="00ED0B6C"/>
    <w:rsid w:val="00ED0BFF"/>
    <w:rsid w:val="00ED0E4B"/>
    <w:rsid w:val="00ED108D"/>
    <w:rsid w:val="00ED1567"/>
    <w:rsid w:val="00ED1A8D"/>
    <w:rsid w:val="00ED1F6F"/>
    <w:rsid w:val="00ED242A"/>
    <w:rsid w:val="00ED24B6"/>
    <w:rsid w:val="00ED2770"/>
    <w:rsid w:val="00ED2835"/>
    <w:rsid w:val="00ED2C98"/>
    <w:rsid w:val="00ED30A0"/>
    <w:rsid w:val="00ED3B47"/>
    <w:rsid w:val="00ED3D5A"/>
    <w:rsid w:val="00ED4074"/>
    <w:rsid w:val="00ED4675"/>
    <w:rsid w:val="00ED51EA"/>
    <w:rsid w:val="00ED5222"/>
    <w:rsid w:val="00ED55DE"/>
    <w:rsid w:val="00ED57F1"/>
    <w:rsid w:val="00ED60FE"/>
    <w:rsid w:val="00ED629A"/>
    <w:rsid w:val="00ED69BA"/>
    <w:rsid w:val="00ED6BF7"/>
    <w:rsid w:val="00ED6F60"/>
    <w:rsid w:val="00ED7208"/>
    <w:rsid w:val="00ED7578"/>
    <w:rsid w:val="00ED77CB"/>
    <w:rsid w:val="00ED78E4"/>
    <w:rsid w:val="00ED7B36"/>
    <w:rsid w:val="00EE01EA"/>
    <w:rsid w:val="00EE1832"/>
    <w:rsid w:val="00EE185A"/>
    <w:rsid w:val="00EE187E"/>
    <w:rsid w:val="00EE1AC6"/>
    <w:rsid w:val="00EE241A"/>
    <w:rsid w:val="00EE4426"/>
    <w:rsid w:val="00EE494F"/>
    <w:rsid w:val="00EE4AED"/>
    <w:rsid w:val="00EE5222"/>
    <w:rsid w:val="00EE5815"/>
    <w:rsid w:val="00EE5F6A"/>
    <w:rsid w:val="00EE64BD"/>
    <w:rsid w:val="00EE6928"/>
    <w:rsid w:val="00EE76EB"/>
    <w:rsid w:val="00EE7A6A"/>
    <w:rsid w:val="00EEF01B"/>
    <w:rsid w:val="00EF07BF"/>
    <w:rsid w:val="00EF082E"/>
    <w:rsid w:val="00EF0857"/>
    <w:rsid w:val="00EF1978"/>
    <w:rsid w:val="00EF1BFC"/>
    <w:rsid w:val="00EF1CCA"/>
    <w:rsid w:val="00EF1DF4"/>
    <w:rsid w:val="00EF21AA"/>
    <w:rsid w:val="00EF241F"/>
    <w:rsid w:val="00EF2A03"/>
    <w:rsid w:val="00EF2A1E"/>
    <w:rsid w:val="00EF3189"/>
    <w:rsid w:val="00EF345B"/>
    <w:rsid w:val="00EF3613"/>
    <w:rsid w:val="00EF374F"/>
    <w:rsid w:val="00EF39D2"/>
    <w:rsid w:val="00EF3A8A"/>
    <w:rsid w:val="00EF3BAC"/>
    <w:rsid w:val="00EF3FA5"/>
    <w:rsid w:val="00EF45DE"/>
    <w:rsid w:val="00EF4B11"/>
    <w:rsid w:val="00EF52AA"/>
    <w:rsid w:val="00EF573F"/>
    <w:rsid w:val="00EF60B9"/>
    <w:rsid w:val="00EF6290"/>
    <w:rsid w:val="00EF648A"/>
    <w:rsid w:val="00EF6522"/>
    <w:rsid w:val="00EF68F0"/>
    <w:rsid w:val="00EF6B24"/>
    <w:rsid w:val="00EF6EC0"/>
    <w:rsid w:val="00EF7045"/>
    <w:rsid w:val="00EF7DCA"/>
    <w:rsid w:val="00EF7EA2"/>
    <w:rsid w:val="00F0079C"/>
    <w:rsid w:val="00F007B9"/>
    <w:rsid w:val="00F0187B"/>
    <w:rsid w:val="00F018B2"/>
    <w:rsid w:val="00F01A06"/>
    <w:rsid w:val="00F01E31"/>
    <w:rsid w:val="00F02300"/>
    <w:rsid w:val="00F0366E"/>
    <w:rsid w:val="00F03A39"/>
    <w:rsid w:val="00F03C2E"/>
    <w:rsid w:val="00F04161"/>
    <w:rsid w:val="00F0586A"/>
    <w:rsid w:val="00F05E80"/>
    <w:rsid w:val="00F05EED"/>
    <w:rsid w:val="00F0626A"/>
    <w:rsid w:val="00F06C42"/>
    <w:rsid w:val="00F06F14"/>
    <w:rsid w:val="00F07147"/>
    <w:rsid w:val="00F0729C"/>
    <w:rsid w:val="00F07B46"/>
    <w:rsid w:val="00F07D8D"/>
    <w:rsid w:val="00F10417"/>
    <w:rsid w:val="00F1050B"/>
    <w:rsid w:val="00F106C1"/>
    <w:rsid w:val="00F10D9B"/>
    <w:rsid w:val="00F1163E"/>
    <w:rsid w:val="00F116EE"/>
    <w:rsid w:val="00F11A4A"/>
    <w:rsid w:val="00F11D4C"/>
    <w:rsid w:val="00F11DBA"/>
    <w:rsid w:val="00F12ABB"/>
    <w:rsid w:val="00F12C7D"/>
    <w:rsid w:val="00F12CEF"/>
    <w:rsid w:val="00F13B7F"/>
    <w:rsid w:val="00F13F8D"/>
    <w:rsid w:val="00F143B4"/>
    <w:rsid w:val="00F148D5"/>
    <w:rsid w:val="00F14912"/>
    <w:rsid w:val="00F149C2"/>
    <w:rsid w:val="00F155D1"/>
    <w:rsid w:val="00F155D2"/>
    <w:rsid w:val="00F155F1"/>
    <w:rsid w:val="00F1578B"/>
    <w:rsid w:val="00F15D6B"/>
    <w:rsid w:val="00F15FF0"/>
    <w:rsid w:val="00F162C6"/>
    <w:rsid w:val="00F165C7"/>
    <w:rsid w:val="00F1755A"/>
    <w:rsid w:val="00F177E8"/>
    <w:rsid w:val="00F17A4F"/>
    <w:rsid w:val="00F17E78"/>
    <w:rsid w:val="00F2014A"/>
    <w:rsid w:val="00F202AB"/>
    <w:rsid w:val="00F209EB"/>
    <w:rsid w:val="00F20B1A"/>
    <w:rsid w:val="00F21D15"/>
    <w:rsid w:val="00F21D47"/>
    <w:rsid w:val="00F21FB7"/>
    <w:rsid w:val="00F22F0C"/>
    <w:rsid w:val="00F23967"/>
    <w:rsid w:val="00F23B64"/>
    <w:rsid w:val="00F242BF"/>
    <w:rsid w:val="00F2469B"/>
    <w:rsid w:val="00F24812"/>
    <w:rsid w:val="00F24822"/>
    <w:rsid w:val="00F24E28"/>
    <w:rsid w:val="00F256A1"/>
    <w:rsid w:val="00F25943"/>
    <w:rsid w:val="00F2605C"/>
    <w:rsid w:val="00F26567"/>
    <w:rsid w:val="00F26673"/>
    <w:rsid w:val="00F26980"/>
    <w:rsid w:val="00F26B87"/>
    <w:rsid w:val="00F272B8"/>
    <w:rsid w:val="00F27820"/>
    <w:rsid w:val="00F30291"/>
    <w:rsid w:val="00F307C4"/>
    <w:rsid w:val="00F30D5C"/>
    <w:rsid w:val="00F31493"/>
    <w:rsid w:val="00F31A2F"/>
    <w:rsid w:val="00F31DEE"/>
    <w:rsid w:val="00F31E64"/>
    <w:rsid w:val="00F31F13"/>
    <w:rsid w:val="00F3239C"/>
    <w:rsid w:val="00F32A81"/>
    <w:rsid w:val="00F32B9F"/>
    <w:rsid w:val="00F33172"/>
    <w:rsid w:val="00F336C7"/>
    <w:rsid w:val="00F338FD"/>
    <w:rsid w:val="00F33D57"/>
    <w:rsid w:val="00F341AB"/>
    <w:rsid w:val="00F3440D"/>
    <w:rsid w:val="00F34658"/>
    <w:rsid w:val="00F34661"/>
    <w:rsid w:val="00F34A25"/>
    <w:rsid w:val="00F35347"/>
    <w:rsid w:val="00F3548D"/>
    <w:rsid w:val="00F354DF"/>
    <w:rsid w:val="00F3564C"/>
    <w:rsid w:val="00F36650"/>
    <w:rsid w:val="00F4003A"/>
    <w:rsid w:val="00F40BD0"/>
    <w:rsid w:val="00F41270"/>
    <w:rsid w:val="00F416DC"/>
    <w:rsid w:val="00F41E96"/>
    <w:rsid w:val="00F42126"/>
    <w:rsid w:val="00F421E8"/>
    <w:rsid w:val="00F4235E"/>
    <w:rsid w:val="00F42FC6"/>
    <w:rsid w:val="00F436AD"/>
    <w:rsid w:val="00F43727"/>
    <w:rsid w:val="00F43895"/>
    <w:rsid w:val="00F43906"/>
    <w:rsid w:val="00F43B4B"/>
    <w:rsid w:val="00F43E44"/>
    <w:rsid w:val="00F44197"/>
    <w:rsid w:val="00F44EBE"/>
    <w:rsid w:val="00F45098"/>
    <w:rsid w:val="00F450A9"/>
    <w:rsid w:val="00F451E7"/>
    <w:rsid w:val="00F458B1"/>
    <w:rsid w:val="00F46503"/>
    <w:rsid w:val="00F467A1"/>
    <w:rsid w:val="00F471E2"/>
    <w:rsid w:val="00F47305"/>
    <w:rsid w:val="00F4751F"/>
    <w:rsid w:val="00F477C5"/>
    <w:rsid w:val="00F4786C"/>
    <w:rsid w:val="00F47D11"/>
    <w:rsid w:val="00F50203"/>
    <w:rsid w:val="00F50E61"/>
    <w:rsid w:val="00F5125F"/>
    <w:rsid w:val="00F515AF"/>
    <w:rsid w:val="00F51BE9"/>
    <w:rsid w:val="00F5286A"/>
    <w:rsid w:val="00F52903"/>
    <w:rsid w:val="00F52AE2"/>
    <w:rsid w:val="00F52E9D"/>
    <w:rsid w:val="00F531CD"/>
    <w:rsid w:val="00F5360F"/>
    <w:rsid w:val="00F537D2"/>
    <w:rsid w:val="00F53CFD"/>
    <w:rsid w:val="00F544F7"/>
    <w:rsid w:val="00F54923"/>
    <w:rsid w:val="00F549C5"/>
    <w:rsid w:val="00F552F2"/>
    <w:rsid w:val="00F555E9"/>
    <w:rsid w:val="00F5572E"/>
    <w:rsid w:val="00F562D1"/>
    <w:rsid w:val="00F563D3"/>
    <w:rsid w:val="00F5681B"/>
    <w:rsid w:val="00F56992"/>
    <w:rsid w:val="00F56BC7"/>
    <w:rsid w:val="00F5704A"/>
    <w:rsid w:val="00F57296"/>
    <w:rsid w:val="00F5742C"/>
    <w:rsid w:val="00F6017A"/>
    <w:rsid w:val="00F602AE"/>
    <w:rsid w:val="00F60323"/>
    <w:rsid w:val="00F60FC9"/>
    <w:rsid w:val="00F61658"/>
    <w:rsid w:val="00F617A0"/>
    <w:rsid w:val="00F625FA"/>
    <w:rsid w:val="00F62D75"/>
    <w:rsid w:val="00F62DC6"/>
    <w:rsid w:val="00F63103"/>
    <w:rsid w:val="00F63B8E"/>
    <w:rsid w:val="00F6512C"/>
    <w:rsid w:val="00F651F7"/>
    <w:rsid w:val="00F654AF"/>
    <w:rsid w:val="00F65879"/>
    <w:rsid w:val="00F6635F"/>
    <w:rsid w:val="00F66BFE"/>
    <w:rsid w:val="00F66D93"/>
    <w:rsid w:val="00F66E38"/>
    <w:rsid w:val="00F673EF"/>
    <w:rsid w:val="00F6758C"/>
    <w:rsid w:val="00F6760F"/>
    <w:rsid w:val="00F67F63"/>
    <w:rsid w:val="00F70035"/>
    <w:rsid w:val="00F705C4"/>
    <w:rsid w:val="00F706F6"/>
    <w:rsid w:val="00F707AC"/>
    <w:rsid w:val="00F70A1C"/>
    <w:rsid w:val="00F70D93"/>
    <w:rsid w:val="00F70FD2"/>
    <w:rsid w:val="00F71B1A"/>
    <w:rsid w:val="00F71EC3"/>
    <w:rsid w:val="00F725FA"/>
    <w:rsid w:val="00F726DE"/>
    <w:rsid w:val="00F72925"/>
    <w:rsid w:val="00F72BA1"/>
    <w:rsid w:val="00F72E35"/>
    <w:rsid w:val="00F73F10"/>
    <w:rsid w:val="00F7453A"/>
    <w:rsid w:val="00F74F67"/>
    <w:rsid w:val="00F75321"/>
    <w:rsid w:val="00F7558E"/>
    <w:rsid w:val="00F760C7"/>
    <w:rsid w:val="00F764A6"/>
    <w:rsid w:val="00F7703F"/>
    <w:rsid w:val="00F77139"/>
    <w:rsid w:val="00F775C8"/>
    <w:rsid w:val="00F77FD2"/>
    <w:rsid w:val="00F80B1E"/>
    <w:rsid w:val="00F80B2E"/>
    <w:rsid w:val="00F80B81"/>
    <w:rsid w:val="00F80C19"/>
    <w:rsid w:val="00F80DC9"/>
    <w:rsid w:val="00F80EA9"/>
    <w:rsid w:val="00F8130B"/>
    <w:rsid w:val="00F8150A"/>
    <w:rsid w:val="00F81726"/>
    <w:rsid w:val="00F818C4"/>
    <w:rsid w:val="00F81C05"/>
    <w:rsid w:val="00F820F3"/>
    <w:rsid w:val="00F820F6"/>
    <w:rsid w:val="00F83229"/>
    <w:rsid w:val="00F83637"/>
    <w:rsid w:val="00F83B58"/>
    <w:rsid w:val="00F83E0D"/>
    <w:rsid w:val="00F84769"/>
    <w:rsid w:val="00F84D39"/>
    <w:rsid w:val="00F84DFD"/>
    <w:rsid w:val="00F850F1"/>
    <w:rsid w:val="00F85CEF"/>
    <w:rsid w:val="00F85D21"/>
    <w:rsid w:val="00F85DDB"/>
    <w:rsid w:val="00F86064"/>
    <w:rsid w:val="00F860BD"/>
    <w:rsid w:val="00F862E4"/>
    <w:rsid w:val="00F86831"/>
    <w:rsid w:val="00F86A3C"/>
    <w:rsid w:val="00F86B7E"/>
    <w:rsid w:val="00F874CE"/>
    <w:rsid w:val="00F903B9"/>
    <w:rsid w:val="00F9072E"/>
    <w:rsid w:val="00F907FE"/>
    <w:rsid w:val="00F90F00"/>
    <w:rsid w:val="00F91795"/>
    <w:rsid w:val="00F918EC"/>
    <w:rsid w:val="00F919AA"/>
    <w:rsid w:val="00F91CB5"/>
    <w:rsid w:val="00F91D4A"/>
    <w:rsid w:val="00F91DDD"/>
    <w:rsid w:val="00F92D83"/>
    <w:rsid w:val="00F92E61"/>
    <w:rsid w:val="00F92F80"/>
    <w:rsid w:val="00F93464"/>
    <w:rsid w:val="00F93501"/>
    <w:rsid w:val="00F93A95"/>
    <w:rsid w:val="00F94B6B"/>
    <w:rsid w:val="00F9513D"/>
    <w:rsid w:val="00F951FB"/>
    <w:rsid w:val="00F95362"/>
    <w:rsid w:val="00F95B0D"/>
    <w:rsid w:val="00F95C0C"/>
    <w:rsid w:val="00F962DC"/>
    <w:rsid w:val="00F969B3"/>
    <w:rsid w:val="00F96E87"/>
    <w:rsid w:val="00F9713A"/>
    <w:rsid w:val="00F975C8"/>
    <w:rsid w:val="00F97926"/>
    <w:rsid w:val="00FA01F0"/>
    <w:rsid w:val="00FA0C01"/>
    <w:rsid w:val="00FA1449"/>
    <w:rsid w:val="00FA1509"/>
    <w:rsid w:val="00FA1748"/>
    <w:rsid w:val="00FA2A02"/>
    <w:rsid w:val="00FA2A64"/>
    <w:rsid w:val="00FA2B48"/>
    <w:rsid w:val="00FA2CBA"/>
    <w:rsid w:val="00FA3F68"/>
    <w:rsid w:val="00FA43BD"/>
    <w:rsid w:val="00FA47B9"/>
    <w:rsid w:val="00FA47CA"/>
    <w:rsid w:val="00FA5352"/>
    <w:rsid w:val="00FA53BB"/>
    <w:rsid w:val="00FA57CC"/>
    <w:rsid w:val="00FA59C7"/>
    <w:rsid w:val="00FA5B26"/>
    <w:rsid w:val="00FA6976"/>
    <w:rsid w:val="00FA6B2C"/>
    <w:rsid w:val="00FA6D9D"/>
    <w:rsid w:val="00FA723B"/>
    <w:rsid w:val="00FA780B"/>
    <w:rsid w:val="00FA7EB2"/>
    <w:rsid w:val="00FA7EEB"/>
    <w:rsid w:val="00FB03E7"/>
    <w:rsid w:val="00FB087A"/>
    <w:rsid w:val="00FB0985"/>
    <w:rsid w:val="00FB0996"/>
    <w:rsid w:val="00FB0CB8"/>
    <w:rsid w:val="00FB0E13"/>
    <w:rsid w:val="00FB20CD"/>
    <w:rsid w:val="00FB2195"/>
    <w:rsid w:val="00FB2F0B"/>
    <w:rsid w:val="00FB2FBD"/>
    <w:rsid w:val="00FB365D"/>
    <w:rsid w:val="00FB3F7F"/>
    <w:rsid w:val="00FB40D6"/>
    <w:rsid w:val="00FB424E"/>
    <w:rsid w:val="00FB43DF"/>
    <w:rsid w:val="00FB4659"/>
    <w:rsid w:val="00FB4685"/>
    <w:rsid w:val="00FB46EB"/>
    <w:rsid w:val="00FB4A3C"/>
    <w:rsid w:val="00FB4F5A"/>
    <w:rsid w:val="00FB4F6B"/>
    <w:rsid w:val="00FB576A"/>
    <w:rsid w:val="00FB58C5"/>
    <w:rsid w:val="00FB6160"/>
    <w:rsid w:val="00FB631F"/>
    <w:rsid w:val="00FB66E8"/>
    <w:rsid w:val="00FB67FF"/>
    <w:rsid w:val="00FB6810"/>
    <w:rsid w:val="00FB76F0"/>
    <w:rsid w:val="00FB785C"/>
    <w:rsid w:val="00FB7AE6"/>
    <w:rsid w:val="00FB7C84"/>
    <w:rsid w:val="00FC084E"/>
    <w:rsid w:val="00FC0D8E"/>
    <w:rsid w:val="00FC0E51"/>
    <w:rsid w:val="00FC1197"/>
    <w:rsid w:val="00FC1563"/>
    <w:rsid w:val="00FC1983"/>
    <w:rsid w:val="00FC1F40"/>
    <w:rsid w:val="00FC2186"/>
    <w:rsid w:val="00FC232C"/>
    <w:rsid w:val="00FC23A1"/>
    <w:rsid w:val="00FC2F48"/>
    <w:rsid w:val="00FC307F"/>
    <w:rsid w:val="00FC3920"/>
    <w:rsid w:val="00FC3D29"/>
    <w:rsid w:val="00FC4334"/>
    <w:rsid w:val="00FC45AC"/>
    <w:rsid w:val="00FC46F2"/>
    <w:rsid w:val="00FC4799"/>
    <w:rsid w:val="00FC4BA8"/>
    <w:rsid w:val="00FC4E90"/>
    <w:rsid w:val="00FC5639"/>
    <w:rsid w:val="00FC5731"/>
    <w:rsid w:val="00FC5BF0"/>
    <w:rsid w:val="00FC614D"/>
    <w:rsid w:val="00FC61F5"/>
    <w:rsid w:val="00FC62E9"/>
    <w:rsid w:val="00FC6412"/>
    <w:rsid w:val="00FC64A6"/>
    <w:rsid w:val="00FC64BD"/>
    <w:rsid w:val="00FC66E2"/>
    <w:rsid w:val="00FC6716"/>
    <w:rsid w:val="00FC67AB"/>
    <w:rsid w:val="00FC6DAC"/>
    <w:rsid w:val="00FC72C8"/>
    <w:rsid w:val="00FC7419"/>
    <w:rsid w:val="00FD015A"/>
    <w:rsid w:val="00FD0205"/>
    <w:rsid w:val="00FD03D8"/>
    <w:rsid w:val="00FD0583"/>
    <w:rsid w:val="00FD0A7D"/>
    <w:rsid w:val="00FD0FFD"/>
    <w:rsid w:val="00FD1100"/>
    <w:rsid w:val="00FD176C"/>
    <w:rsid w:val="00FD1B59"/>
    <w:rsid w:val="00FD1DCC"/>
    <w:rsid w:val="00FD2A0B"/>
    <w:rsid w:val="00FD2A5E"/>
    <w:rsid w:val="00FD2AF9"/>
    <w:rsid w:val="00FD2E76"/>
    <w:rsid w:val="00FD3122"/>
    <w:rsid w:val="00FD3206"/>
    <w:rsid w:val="00FD320D"/>
    <w:rsid w:val="00FD37C6"/>
    <w:rsid w:val="00FD38C7"/>
    <w:rsid w:val="00FD3A09"/>
    <w:rsid w:val="00FD3CB6"/>
    <w:rsid w:val="00FD4B9E"/>
    <w:rsid w:val="00FD512F"/>
    <w:rsid w:val="00FD531C"/>
    <w:rsid w:val="00FD5690"/>
    <w:rsid w:val="00FD6088"/>
    <w:rsid w:val="00FD6211"/>
    <w:rsid w:val="00FD65CF"/>
    <w:rsid w:val="00FD680D"/>
    <w:rsid w:val="00FD78D1"/>
    <w:rsid w:val="00FD7959"/>
    <w:rsid w:val="00FD7A2E"/>
    <w:rsid w:val="00FD7BC6"/>
    <w:rsid w:val="00FD7C01"/>
    <w:rsid w:val="00FD7EF4"/>
    <w:rsid w:val="00FE02FF"/>
    <w:rsid w:val="00FE032B"/>
    <w:rsid w:val="00FE1A14"/>
    <w:rsid w:val="00FE1AC0"/>
    <w:rsid w:val="00FE1B2D"/>
    <w:rsid w:val="00FE27CA"/>
    <w:rsid w:val="00FE2963"/>
    <w:rsid w:val="00FE2D4B"/>
    <w:rsid w:val="00FE3129"/>
    <w:rsid w:val="00FE352F"/>
    <w:rsid w:val="00FE4753"/>
    <w:rsid w:val="00FE47C8"/>
    <w:rsid w:val="00FE5128"/>
    <w:rsid w:val="00FE5150"/>
    <w:rsid w:val="00FE5381"/>
    <w:rsid w:val="00FE5DFC"/>
    <w:rsid w:val="00FE6719"/>
    <w:rsid w:val="00FE6FF1"/>
    <w:rsid w:val="00FE7267"/>
    <w:rsid w:val="00FE7389"/>
    <w:rsid w:val="00FE7503"/>
    <w:rsid w:val="00FE78A0"/>
    <w:rsid w:val="00FE7E2C"/>
    <w:rsid w:val="00FF0208"/>
    <w:rsid w:val="00FF081D"/>
    <w:rsid w:val="00FF0DB4"/>
    <w:rsid w:val="00FF167B"/>
    <w:rsid w:val="00FF210D"/>
    <w:rsid w:val="00FF265E"/>
    <w:rsid w:val="00FF2A1B"/>
    <w:rsid w:val="00FF2D5E"/>
    <w:rsid w:val="00FF3481"/>
    <w:rsid w:val="00FF35F2"/>
    <w:rsid w:val="00FF3760"/>
    <w:rsid w:val="00FF3970"/>
    <w:rsid w:val="00FF40BD"/>
    <w:rsid w:val="00FF5194"/>
    <w:rsid w:val="00FF560A"/>
    <w:rsid w:val="00FF56DD"/>
    <w:rsid w:val="00FF5FEE"/>
    <w:rsid w:val="00FF6217"/>
    <w:rsid w:val="00FF660B"/>
    <w:rsid w:val="00FF7013"/>
    <w:rsid w:val="00FF7036"/>
    <w:rsid w:val="00FF72E3"/>
    <w:rsid w:val="00FF794E"/>
    <w:rsid w:val="00FF7AA2"/>
    <w:rsid w:val="00FF7B46"/>
    <w:rsid w:val="010B2229"/>
    <w:rsid w:val="012CAA39"/>
    <w:rsid w:val="014E2C91"/>
    <w:rsid w:val="018972CD"/>
    <w:rsid w:val="01C2FAD3"/>
    <w:rsid w:val="01D8E4FF"/>
    <w:rsid w:val="020A75CA"/>
    <w:rsid w:val="0221F8FE"/>
    <w:rsid w:val="024D29E2"/>
    <w:rsid w:val="02E080A9"/>
    <w:rsid w:val="030279E1"/>
    <w:rsid w:val="03129D5E"/>
    <w:rsid w:val="03BD7CD1"/>
    <w:rsid w:val="03D0E90B"/>
    <w:rsid w:val="03F6B3BF"/>
    <w:rsid w:val="03FE72CB"/>
    <w:rsid w:val="04601F14"/>
    <w:rsid w:val="04A5E243"/>
    <w:rsid w:val="04C22F9D"/>
    <w:rsid w:val="04C6CDBE"/>
    <w:rsid w:val="050B9A89"/>
    <w:rsid w:val="056E18E3"/>
    <w:rsid w:val="059A432C"/>
    <w:rsid w:val="05AEA072"/>
    <w:rsid w:val="064330C9"/>
    <w:rsid w:val="065E6895"/>
    <w:rsid w:val="07004E8E"/>
    <w:rsid w:val="0727D9DC"/>
    <w:rsid w:val="0764069F"/>
    <w:rsid w:val="08673BE6"/>
    <w:rsid w:val="08762D2D"/>
    <w:rsid w:val="0899A6F9"/>
    <w:rsid w:val="08A0E184"/>
    <w:rsid w:val="08FCB49B"/>
    <w:rsid w:val="0904DCAD"/>
    <w:rsid w:val="0926A5AB"/>
    <w:rsid w:val="09C98896"/>
    <w:rsid w:val="09CFE07E"/>
    <w:rsid w:val="0A2C9DEC"/>
    <w:rsid w:val="0A945169"/>
    <w:rsid w:val="0ABA3B2D"/>
    <w:rsid w:val="0B6E6A58"/>
    <w:rsid w:val="0B7616B0"/>
    <w:rsid w:val="0B7FF2CF"/>
    <w:rsid w:val="0BCC44A7"/>
    <w:rsid w:val="0C81DDB3"/>
    <w:rsid w:val="0CDB3DFB"/>
    <w:rsid w:val="0D3CAF91"/>
    <w:rsid w:val="0D43269C"/>
    <w:rsid w:val="0D506AB9"/>
    <w:rsid w:val="0D75D5DB"/>
    <w:rsid w:val="0D8F0C2C"/>
    <w:rsid w:val="0D9F9F19"/>
    <w:rsid w:val="0DCE6310"/>
    <w:rsid w:val="0DD31AB0"/>
    <w:rsid w:val="0DE91D10"/>
    <w:rsid w:val="0E991804"/>
    <w:rsid w:val="0ED04711"/>
    <w:rsid w:val="0EF49DE8"/>
    <w:rsid w:val="0F93C1BE"/>
    <w:rsid w:val="0FA59734"/>
    <w:rsid w:val="0FC4CB10"/>
    <w:rsid w:val="100A2E46"/>
    <w:rsid w:val="1079CD72"/>
    <w:rsid w:val="1107A849"/>
    <w:rsid w:val="110BC455"/>
    <w:rsid w:val="112A1ED8"/>
    <w:rsid w:val="1154D3C2"/>
    <w:rsid w:val="11AD3F31"/>
    <w:rsid w:val="1228FE6D"/>
    <w:rsid w:val="12747016"/>
    <w:rsid w:val="12CE1193"/>
    <w:rsid w:val="134A0A44"/>
    <w:rsid w:val="1371959B"/>
    <w:rsid w:val="13A973F3"/>
    <w:rsid w:val="13ADB73D"/>
    <w:rsid w:val="13C46033"/>
    <w:rsid w:val="13C782B8"/>
    <w:rsid w:val="13F64B3B"/>
    <w:rsid w:val="1420B76F"/>
    <w:rsid w:val="14504EEA"/>
    <w:rsid w:val="148013DC"/>
    <w:rsid w:val="14980577"/>
    <w:rsid w:val="14BCD940"/>
    <w:rsid w:val="14BE2249"/>
    <w:rsid w:val="14EDE861"/>
    <w:rsid w:val="1521DAE8"/>
    <w:rsid w:val="156C1426"/>
    <w:rsid w:val="1571FD47"/>
    <w:rsid w:val="15FA13EB"/>
    <w:rsid w:val="16076B2F"/>
    <w:rsid w:val="160A3EC7"/>
    <w:rsid w:val="160F54F5"/>
    <w:rsid w:val="169A76F6"/>
    <w:rsid w:val="17720B1E"/>
    <w:rsid w:val="17A41197"/>
    <w:rsid w:val="17BD0BFE"/>
    <w:rsid w:val="186645FF"/>
    <w:rsid w:val="188BC30F"/>
    <w:rsid w:val="18CD698F"/>
    <w:rsid w:val="18D8C543"/>
    <w:rsid w:val="18E8C96E"/>
    <w:rsid w:val="18E92037"/>
    <w:rsid w:val="1909C5C7"/>
    <w:rsid w:val="1916A81A"/>
    <w:rsid w:val="193C4140"/>
    <w:rsid w:val="19677105"/>
    <w:rsid w:val="1A052636"/>
    <w:rsid w:val="1A4A4F85"/>
    <w:rsid w:val="1B36CE05"/>
    <w:rsid w:val="1B424394"/>
    <w:rsid w:val="1B7B7398"/>
    <w:rsid w:val="1B96185B"/>
    <w:rsid w:val="1BC1383D"/>
    <w:rsid w:val="1BE185E1"/>
    <w:rsid w:val="1C734DFB"/>
    <w:rsid w:val="1CA3F891"/>
    <w:rsid w:val="1CD1683C"/>
    <w:rsid w:val="1CD48F82"/>
    <w:rsid w:val="1D13B054"/>
    <w:rsid w:val="1D6541F7"/>
    <w:rsid w:val="1E0EAE4F"/>
    <w:rsid w:val="1E5AEBD2"/>
    <w:rsid w:val="1E6C15CC"/>
    <w:rsid w:val="1E707C8D"/>
    <w:rsid w:val="1ED4241A"/>
    <w:rsid w:val="1EE56194"/>
    <w:rsid w:val="1F3CB230"/>
    <w:rsid w:val="1F7AEB5C"/>
    <w:rsid w:val="1F7EEBD5"/>
    <w:rsid w:val="1FEB06C2"/>
    <w:rsid w:val="20464F6A"/>
    <w:rsid w:val="204D98DE"/>
    <w:rsid w:val="2079DAB1"/>
    <w:rsid w:val="208488DF"/>
    <w:rsid w:val="20DBE8FD"/>
    <w:rsid w:val="20EAC54F"/>
    <w:rsid w:val="20F68D38"/>
    <w:rsid w:val="21064EF6"/>
    <w:rsid w:val="210E328F"/>
    <w:rsid w:val="2132D9C5"/>
    <w:rsid w:val="2137E5B8"/>
    <w:rsid w:val="2152F934"/>
    <w:rsid w:val="21601F94"/>
    <w:rsid w:val="21606AED"/>
    <w:rsid w:val="217C9097"/>
    <w:rsid w:val="2180C714"/>
    <w:rsid w:val="2187B780"/>
    <w:rsid w:val="21A1B1DA"/>
    <w:rsid w:val="21A76727"/>
    <w:rsid w:val="220C6D03"/>
    <w:rsid w:val="2223DFA9"/>
    <w:rsid w:val="2255C1A2"/>
    <w:rsid w:val="229EB47C"/>
    <w:rsid w:val="237A5C1E"/>
    <w:rsid w:val="239FCE20"/>
    <w:rsid w:val="23B2CA6A"/>
    <w:rsid w:val="23B45E53"/>
    <w:rsid w:val="23C0BECB"/>
    <w:rsid w:val="23D8A7C7"/>
    <w:rsid w:val="23F266FC"/>
    <w:rsid w:val="240F11EB"/>
    <w:rsid w:val="241121F5"/>
    <w:rsid w:val="241C0054"/>
    <w:rsid w:val="241D24EB"/>
    <w:rsid w:val="2443EED1"/>
    <w:rsid w:val="24878152"/>
    <w:rsid w:val="24911E1A"/>
    <w:rsid w:val="24FC8933"/>
    <w:rsid w:val="24FF8108"/>
    <w:rsid w:val="25902C1F"/>
    <w:rsid w:val="25E5DB3C"/>
    <w:rsid w:val="25E7A65D"/>
    <w:rsid w:val="261C5CF0"/>
    <w:rsid w:val="2622433B"/>
    <w:rsid w:val="26B65297"/>
    <w:rsid w:val="26C66419"/>
    <w:rsid w:val="27079E86"/>
    <w:rsid w:val="2713EDDB"/>
    <w:rsid w:val="2781AE1A"/>
    <w:rsid w:val="279073D1"/>
    <w:rsid w:val="27B61CD6"/>
    <w:rsid w:val="27BD2CD7"/>
    <w:rsid w:val="27F001AD"/>
    <w:rsid w:val="2821DC33"/>
    <w:rsid w:val="282D8A18"/>
    <w:rsid w:val="2835463A"/>
    <w:rsid w:val="283EDE83"/>
    <w:rsid w:val="2880C957"/>
    <w:rsid w:val="288C3D80"/>
    <w:rsid w:val="28920556"/>
    <w:rsid w:val="28B321D6"/>
    <w:rsid w:val="294028EB"/>
    <w:rsid w:val="29D328E6"/>
    <w:rsid w:val="29E8DEC8"/>
    <w:rsid w:val="2A5DCAF9"/>
    <w:rsid w:val="2A987622"/>
    <w:rsid w:val="2A9B029A"/>
    <w:rsid w:val="2AA9A041"/>
    <w:rsid w:val="2ABD867E"/>
    <w:rsid w:val="2AC8BFEB"/>
    <w:rsid w:val="2AEA6D20"/>
    <w:rsid w:val="2B02C769"/>
    <w:rsid w:val="2B12922B"/>
    <w:rsid w:val="2BDD5945"/>
    <w:rsid w:val="2C649BAD"/>
    <w:rsid w:val="2C88EB12"/>
    <w:rsid w:val="2C8BF1F3"/>
    <w:rsid w:val="2C929E65"/>
    <w:rsid w:val="2C9BE2B3"/>
    <w:rsid w:val="2CBA7DCD"/>
    <w:rsid w:val="2CBBAFFA"/>
    <w:rsid w:val="2CD06859"/>
    <w:rsid w:val="2D04FFC3"/>
    <w:rsid w:val="2D0753B0"/>
    <w:rsid w:val="2D33DAA9"/>
    <w:rsid w:val="2D8996F5"/>
    <w:rsid w:val="2D9777F3"/>
    <w:rsid w:val="2E5B1B1E"/>
    <w:rsid w:val="2E7BD852"/>
    <w:rsid w:val="2E8A7B45"/>
    <w:rsid w:val="2F1ECDBC"/>
    <w:rsid w:val="2F2BCA97"/>
    <w:rsid w:val="2F952299"/>
    <w:rsid w:val="2FABE38F"/>
    <w:rsid w:val="2FC0AA6F"/>
    <w:rsid w:val="2FD6EBA1"/>
    <w:rsid w:val="305FE201"/>
    <w:rsid w:val="3078E444"/>
    <w:rsid w:val="308097F7"/>
    <w:rsid w:val="30955B50"/>
    <w:rsid w:val="30A3009C"/>
    <w:rsid w:val="30B5066C"/>
    <w:rsid w:val="30D42E5C"/>
    <w:rsid w:val="3125FA78"/>
    <w:rsid w:val="3174B92F"/>
    <w:rsid w:val="31AD2AFA"/>
    <w:rsid w:val="320F077A"/>
    <w:rsid w:val="3262DA53"/>
    <w:rsid w:val="32901020"/>
    <w:rsid w:val="32CDA72B"/>
    <w:rsid w:val="32FB1985"/>
    <w:rsid w:val="33CF2721"/>
    <w:rsid w:val="343844A4"/>
    <w:rsid w:val="34949D3C"/>
    <w:rsid w:val="349E4854"/>
    <w:rsid w:val="34DE569F"/>
    <w:rsid w:val="352006A5"/>
    <w:rsid w:val="356343E4"/>
    <w:rsid w:val="358922F0"/>
    <w:rsid w:val="36172DB7"/>
    <w:rsid w:val="36AA46C3"/>
    <w:rsid w:val="36B52E25"/>
    <w:rsid w:val="36C0B07B"/>
    <w:rsid w:val="36CF1D8D"/>
    <w:rsid w:val="371709A4"/>
    <w:rsid w:val="3757A77E"/>
    <w:rsid w:val="3796796E"/>
    <w:rsid w:val="384E561C"/>
    <w:rsid w:val="38967287"/>
    <w:rsid w:val="38BE7DD3"/>
    <w:rsid w:val="39421DE4"/>
    <w:rsid w:val="39529338"/>
    <w:rsid w:val="3966CF35"/>
    <w:rsid w:val="3971FA68"/>
    <w:rsid w:val="397ED285"/>
    <w:rsid w:val="398769DA"/>
    <w:rsid w:val="399978C0"/>
    <w:rsid w:val="39FC4806"/>
    <w:rsid w:val="39FDA578"/>
    <w:rsid w:val="3ABD4400"/>
    <w:rsid w:val="3AFCF8C3"/>
    <w:rsid w:val="3B117B57"/>
    <w:rsid w:val="3C3F5863"/>
    <w:rsid w:val="3C91C6DA"/>
    <w:rsid w:val="3C9D71FB"/>
    <w:rsid w:val="3CAA1B85"/>
    <w:rsid w:val="3CAE4A08"/>
    <w:rsid w:val="3CAE6058"/>
    <w:rsid w:val="3D4CD0B5"/>
    <w:rsid w:val="3DDC15A1"/>
    <w:rsid w:val="3E5B5546"/>
    <w:rsid w:val="3E88A6C4"/>
    <w:rsid w:val="3EDF8B3F"/>
    <w:rsid w:val="3F168156"/>
    <w:rsid w:val="3F1E1BCD"/>
    <w:rsid w:val="3F71B5AC"/>
    <w:rsid w:val="3FB387C8"/>
    <w:rsid w:val="3FB88B56"/>
    <w:rsid w:val="3FE92E6C"/>
    <w:rsid w:val="4054B405"/>
    <w:rsid w:val="407A89BD"/>
    <w:rsid w:val="407D26EE"/>
    <w:rsid w:val="409C3B2B"/>
    <w:rsid w:val="40B81DC0"/>
    <w:rsid w:val="40D1130A"/>
    <w:rsid w:val="40EF853F"/>
    <w:rsid w:val="4100657B"/>
    <w:rsid w:val="410AE552"/>
    <w:rsid w:val="4122AF17"/>
    <w:rsid w:val="41D9E3EB"/>
    <w:rsid w:val="41DDBD89"/>
    <w:rsid w:val="41EC023C"/>
    <w:rsid w:val="425620FD"/>
    <w:rsid w:val="4287A5B7"/>
    <w:rsid w:val="428D1E60"/>
    <w:rsid w:val="42D7DC18"/>
    <w:rsid w:val="438861A6"/>
    <w:rsid w:val="4398D32F"/>
    <w:rsid w:val="43C36DEB"/>
    <w:rsid w:val="43F10A90"/>
    <w:rsid w:val="4429452F"/>
    <w:rsid w:val="44FAE3A4"/>
    <w:rsid w:val="45B86FBF"/>
    <w:rsid w:val="45C6A9B3"/>
    <w:rsid w:val="461F3A61"/>
    <w:rsid w:val="4645984C"/>
    <w:rsid w:val="46556A07"/>
    <w:rsid w:val="46C70D14"/>
    <w:rsid w:val="4737E40F"/>
    <w:rsid w:val="47465555"/>
    <w:rsid w:val="478400B3"/>
    <w:rsid w:val="47AE04A9"/>
    <w:rsid w:val="47CCA0D8"/>
    <w:rsid w:val="47D602BF"/>
    <w:rsid w:val="482B99CA"/>
    <w:rsid w:val="483A478B"/>
    <w:rsid w:val="48624D0B"/>
    <w:rsid w:val="48A79DBB"/>
    <w:rsid w:val="48AD5D97"/>
    <w:rsid w:val="48C4214B"/>
    <w:rsid w:val="49421274"/>
    <w:rsid w:val="49562826"/>
    <w:rsid w:val="4983E19C"/>
    <w:rsid w:val="49AE1B4C"/>
    <w:rsid w:val="49FE92EC"/>
    <w:rsid w:val="4A5BD0CC"/>
    <w:rsid w:val="4A7872D3"/>
    <w:rsid w:val="4A7CEA18"/>
    <w:rsid w:val="4A9C8909"/>
    <w:rsid w:val="4A9D0B25"/>
    <w:rsid w:val="4AAF1565"/>
    <w:rsid w:val="4AC30C78"/>
    <w:rsid w:val="4AD876A9"/>
    <w:rsid w:val="4ADDE2D5"/>
    <w:rsid w:val="4B195244"/>
    <w:rsid w:val="4B4FF9C5"/>
    <w:rsid w:val="4B98FE4B"/>
    <w:rsid w:val="4BB05F3B"/>
    <w:rsid w:val="4BC485D9"/>
    <w:rsid w:val="4C365A53"/>
    <w:rsid w:val="4CA8D805"/>
    <w:rsid w:val="4CB139C2"/>
    <w:rsid w:val="4CCBFC44"/>
    <w:rsid w:val="4CDA5647"/>
    <w:rsid w:val="4CE87FF7"/>
    <w:rsid w:val="4D861196"/>
    <w:rsid w:val="4D9102E1"/>
    <w:rsid w:val="4DB03034"/>
    <w:rsid w:val="4DB701D5"/>
    <w:rsid w:val="4DD36F9F"/>
    <w:rsid w:val="4E45D29C"/>
    <w:rsid w:val="4E5C89A1"/>
    <w:rsid w:val="4EC89398"/>
    <w:rsid w:val="4EF6D06A"/>
    <w:rsid w:val="4F5C289F"/>
    <w:rsid w:val="4F7E50B3"/>
    <w:rsid w:val="4F9602A2"/>
    <w:rsid w:val="4FB906B3"/>
    <w:rsid w:val="4FF29604"/>
    <w:rsid w:val="4FFCA3CA"/>
    <w:rsid w:val="508C4D55"/>
    <w:rsid w:val="50CE15B9"/>
    <w:rsid w:val="50DC75E5"/>
    <w:rsid w:val="51329B36"/>
    <w:rsid w:val="5168DDD0"/>
    <w:rsid w:val="518137AA"/>
    <w:rsid w:val="51924886"/>
    <w:rsid w:val="51F7DD55"/>
    <w:rsid w:val="52061A94"/>
    <w:rsid w:val="520682EF"/>
    <w:rsid w:val="5240A862"/>
    <w:rsid w:val="5279E90A"/>
    <w:rsid w:val="52BF64D7"/>
    <w:rsid w:val="52EBB755"/>
    <w:rsid w:val="53349D19"/>
    <w:rsid w:val="5335E5DF"/>
    <w:rsid w:val="54B476AF"/>
    <w:rsid w:val="54FCAE4E"/>
    <w:rsid w:val="5509CD88"/>
    <w:rsid w:val="55557254"/>
    <w:rsid w:val="556324A4"/>
    <w:rsid w:val="55814F7C"/>
    <w:rsid w:val="56103D07"/>
    <w:rsid w:val="563A339F"/>
    <w:rsid w:val="56957738"/>
    <w:rsid w:val="570B652F"/>
    <w:rsid w:val="5718ED76"/>
    <w:rsid w:val="5774896F"/>
    <w:rsid w:val="585898D5"/>
    <w:rsid w:val="58916176"/>
    <w:rsid w:val="58C4BD8A"/>
    <w:rsid w:val="5917A121"/>
    <w:rsid w:val="591E29C2"/>
    <w:rsid w:val="5A5A0DFA"/>
    <w:rsid w:val="5A80601D"/>
    <w:rsid w:val="5AA881A3"/>
    <w:rsid w:val="5B167887"/>
    <w:rsid w:val="5B2F8054"/>
    <w:rsid w:val="5B369C3E"/>
    <w:rsid w:val="5B60E72E"/>
    <w:rsid w:val="5B7E6E91"/>
    <w:rsid w:val="5B8A3982"/>
    <w:rsid w:val="5BDC1D66"/>
    <w:rsid w:val="5C1B8D43"/>
    <w:rsid w:val="5C34DEE2"/>
    <w:rsid w:val="5C6B11CD"/>
    <w:rsid w:val="5C81BE8B"/>
    <w:rsid w:val="5C932BAA"/>
    <w:rsid w:val="5CCC4D2C"/>
    <w:rsid w:val="5D5FC062"/>
    <w:rsid w:val="5D856F17"/>
    <w:rsid w:val="5D97B7A9"/>
    <w:rsid w:val="5E01DDD6"/>
    <w:rsid w:val="5E0D9182"/>
    <w:rsid w:val="5E6F14CA"/>
    <w:rsid w:val="5F643371"/>
    <w:rsid w:val="5F718BFC"/>
    <w:rsid w:val="5F9A03A8"/>
    <w:rsid w:val="5FAAE127"/>
    <w:rsid w:val="5FE37AFA"/>
    <w:rsid w:val="6028F105"/>
    <w:rsid w:val="6031E44F"/>
    <w:rsid w:val="60400DE0"/>
    <w:rsid w:val="60424EA3"/>
    <w:rsid w:val="606574AD"/>
    <w:rsid w:val="60A09F29"/>
    <w:rsid w:val="60AD32DA"/>
    <w:rsid w:val="60B31EA0"/>
    <w:rsid w:val="60E37F73"/>
    <w:rsid w:val="60F8A968"/>
    <w:rsid w:val="6115F0B1"/>
    <w:rsid w:val="6152C743"/>
    <w:rsid w:val="61581B61"/>
    <w:rsid w:val="618B9600"/>
    <w:rsid w:val="62352B13"/>
    <w:rsid w:val="624795AC"/>
    <w:rsid w:val="629E6BB3"/>
    <w:rsid w:val="62F4F6B5"/>
    <w:rsid w:val="6354AC8C"/>
    <w:rsid w:val="6361E452"/>
    <w:rsid w:val="63DF5F16"/>
    <w:rsid w:val="6447811C"/>
    <w:rsid w:val="64BFF80E"/>
    <w:rsid w:val="657D4547"/>
    <w:rsid w:val="65AA5820"/>
    <w:rsid w:val="65F20B41"/>
    <w:rsid w:val="6639A8AC"/>
    <w:rsid w:val="67031295"/>
    <w:rsid w:val="67D23FAC"/>
    <w:rsid w:val="67D3035A"/>
    <w:rsid w:val="67D82B26"/>
    <w:rsid w:val="6832F859"/>
    <w:rsid w:val="684D5C5A"/>
    <w:rsid w:val="68AEC9E7"/>
    <w:rsid w:val="69070490"/>
    <w:rsid w:val="692731BA"/>
    <w:rsid w:val="692AB71D"/>
    <w:rsid w:val="697BCC94"/>
    <w:rsid w:val="69BAA98D"/>
    <w:rsid w:val="69CB5087"/>
    <w:rsid w:val="69FC6445"/>
    <w:rsid w:val="6A62E1FE"/>
    <w:rsid w:val="6A8D0664"/>
    <w:rsid w:val="6A8DDAC9"/>
    <w:rsid w:val="6AB4BE24"/>
    <w:rsid w:val="6B0AE489"/>
    <w:rsid w:val="6B41EB3C"/>
    <w:rsid w:val="6B6DC177"/>
    <w:rsid w:val="6B98CD1C"/>
    <w:rsid w:val="6BCBFF41"/>
    <w:rsid w:val="6C8C0759"/>
    <w:rsid w:val="6CB2D5DE"/>
    <w:rsid w:val="6CD3AC2D"/>
    <w:rsid w:val="6D5BBBE2"/>
    <w:rsid w:val="6D6FEEF6"/>
    <w:rsid w:val="6D7962CC"/>
    <w:rsid w:val="6D8483E0"/>
    <w:rsid w:val="6D97C302"/>
    <w:rsid w:val="6D9A1EDF"/>
    <w:rsid w:val="6E8BD955"/>
    <w:rsid w:val="6F13B8C1"/>
    <w:rsid w:val="6F31CF78"/>
    <w:rsid w:val="6F72B021"/>
    <w:rsid w:val="6FA97C67"/>
    <w:rsid w:val="6FCEB30A"/>
    <w:rsid w:val="70095400"/>
    <w:rsid w:val="702669FC"/>
    <w:rsid w:val="70449B1F"/>
    <w:rsid w:val="70522E96"/>
    <w:rsid w:val="7060AF01"/>
    <w:rsid w:val="7118CEB9"/>
    <w:rsid w:val="715D4C66"/>
    <w:rsid w:val="720C341E"/>
    <w:rsid w:val="72646E67"/>
    <w:rsid w:val="7273D8B9"/>
    <w:rsid w:val="72754BCF"/>
    <w:rsid w:val="72879262"/>
    <w:rsid w:val="72A7FDE3"/>
    <w:rsid w:val="72E274DD"/>
    <w:rsid w:val="7324C582"/>
    <w:rsid w:val="736F69C7"/>
    <w:rsid w:val="7373F569"/>
    <w:rsid w:val="73E8C8C0"/>
    <w:rsid w:val="73EA5F79"/>
    <w:rsid w:val="73EE434D"/>
    <w:rsid w:val="7431EE63"/>
    <w:rsid w:val="743B5DAC"/>
    <w:rsid w:val="7455F550"/>
    <w:rsid w:val="7477C58A"/>
    <w:rsid w:val="74B2E44D"/>
    <w:rsid w:val="74C77E53"/>
    <w:rsid w:val="74CD7CEC"/>
    <w:rsid w:val="74D92395"/>
    <w:rsid w:val="74FC4625"/>
    <w:rsid w:val="752FFFFA"/>
    <w:rsid w:val="7535123A"/>
    <w:rsid w:val="755634D5"/>
    <w:rsid w:val="7560D709"/>
    <w:rsid w:val="75A46857"/>
    <w:rsid w:val="75CD064F"/>
    <w:rsid w:val="75E10FBD"/>
    <w:rsid w:val="7606127C"/>
    <w:rsid w:val="7632AEEF"/>
    <w:rsid w:val="767A4CDE"/>
    <w:rsid w:val="767CB4EF"/>
    <w:rsid w:val="76A81383"/>
    <w:rsid w:val="76F2C8DE"/>
    <w:rsid w:val="771CE17A"/>
    <w:rsid w:val="77DE2B87"/>
    <w:rsid w:val="780E7A30"/>
    <w:rsid w:val="782B1992"/>
    <w:rsid w:val="78B36EB0"/>
    <w:rsid w:val="78B91A09"/>
    <w:rsid w:val="78D3D531"/>
    <w:rsid w:val="78DA113D"/>
    <w:rsid w:val="78EC3366"/>
    <w:rsid w:val="78F942BB"/>
    <w:rsid w:val="790AC320"/>
    <w:rsid w:val="793EB99B"/>
    <w:rsid w:val="7946ECAB"/>
    <w:rsid w:val="79595F0C"/>
    <w:rsid w:val="795A1A9E"/>
    <w:rsid w:val="799BA909"/>
    <w:rsid w:val="79D3D928"/>
    <w:rsid w:val="7A151476"/>
    <w:rsid w:val="7A7C9400"/>
    <w:rsid w:val="7A8E9676"/>
    <w:rsid w:val="7A8EBEC3"/>
    <w:rsid w:val="7A8FB5FF"/>
    <w:rsid w:val="7ACCB8EC"/>
    <w:rsid w:val="7AD3C8E2"/>
    <w:rsid w:val="7AF651A0"/>
    <w:rsid w:val="7AF9D15D"/>
    <w:rsid w:val="7B13A577"/>
    <w:rsid w:val="7B55BD14"/>
    <w:rsid w:val="7BB44A9E"/>
    <w:rsid w:val="7BB50B29"/>
    <w:rsid w:val="7C5B44C6"/>
    <w:rsid w:val="7C87D6C8"/>
    <w:rsid w:val="7C8C2575"/>
    <w:rsid w:val="7CB5BEF5"/>
    <w:rsid w:val="7D8B2C46"/>
    <w:rsid w:val="7D8F3146"/>
    <w:rsid w:val="7DDE8758"/>
    <w:rsid w:val="7E0BC160"/>
    <w:rsid w:val="7E635E8C"/>
    <w:rsid w:val="7E91B135"/>
    <w:rsid w:val="7EC60CB4"/>
    <w:rsid w:val="7EE563E9"/>
    <w:rsid w:val="7F2B01A7"/>
    <w:rsid w:val="7F4C564D"/>
    <w:rsid w:val="7F66CE07"/>
    <w:rsid w:val="7FC35809"/>
    <w:rsid w:val="7FD0F1EB"/>
    <w:rsid w:val="7FD5D839"/>
    <w:rsid w:val="7FD722F3"/>
    <w:rsid w:val="7FF46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42551"/>
  <w15:chartTrackingRefBased/>
  <w15:docId w15:val="{83335026-CA02-4A86-895B-CC27B229D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0B84"/>
    <w:pPr>
      <w:spacing w:before="120" w:after="120" w:line="240" w:lineRule="auto"/>
    </w:pPr>
    <w:rPr>
      <w:rFonts w:eastAsia="Times New Roman" w:cs="Times New Roman"/>
      <w:sz w:val="20"/>
      <w:szCs w:val="24"/>
      <w:lang w:val="en-GB"/>
    </w:rPr>
  </w:style>
  <w:style w:type="paragraph" w:styleId="1">
    <w:name w:val="heading 1"/>
    <w:aliases w:val="H1"/>
    <w:basedOn w:val="a"/>
    <w:next w:val="a"/>
    <w:link w:val="10"/>
    <w:qFormat/>
    <w:rsid w:val="00BD4138"/>
    <w:pPr>
      <w:keepNext/>
      <w:pageBreakBefore/>
      <w:numPr>
        <w:numId w:val="1"/>
      </w:numPr>
      <w:spacing w:after="480"/>
      <w:outlineLvl w:val="0"/>
    </w:pPr>
    <w:rPr>
      <w:rFonts w:cs="Arial"/>
      <w:bCs/>
      <w:kern w:val="32"/>
      <w:sz w:val="32"/>
      <w:szCs w:val="32"/>
    </w:rPr>
  </w:style>
  <w:style w:type="paragraph" w:styleId="2">
    <w:name w:val="heading 2"/>
    <w:aliases w:val="H2"/>
    <w:basedOn w:val="a"/>
    <w:next w:val="a"/>
    <w:link w:val="20"/>
    <w:unhideWhenUsed/>
    <w:qFormat/>
    <w:rsid w:val="00BD4138"/>
    <w:pPr>
      <w:keepNext/>
      <w:numPr>
        <w:ilvl w:val="1"/>
        <w:numId w:val="1"/>
      </w:numPr>
      <w:pBdr>
        <w:top w:val="single" w:sz="4" w:space="1" w:color="5C81AA" w:shadow="1"/>
        <w:left w:val="single" w:sz="4" w:space="10" w:color="5C81AA" w:shadow="1"/>
        <w:bottom w:val="single" w:sz="4" w:space="1" w:color="5C81AA" w:shadow="1"/>
        <w:right w:val="single" w:sz="4" w:space="4" w:color="5C81AA" w:shadow="1"/>
      </w:pBdr>
      <w:shd w:val="clear" w:color="auto" w:fill="BDCBE4"/>
      <w:spacing w:before="360"/>
      <w:outlineLvl w:val="1"/>
    </w:pPr>
    <w:rPr>
      <w:rFonts w:cs="Arial"/>
      <w:bCs/>
      <w:iCs/>
      <w:sz w:val="24"/>
      <w:szCs w:val="28"/>
    </w:rPr>
  </w:style>
  <w:style w:type="paragraph" w:styleId="3">
    <w:name w:val="heading 3"/>
    <w:basedOn w:val="a"/>
    <w:next w:val="a"/>
    <w:link w:val="30"/>
    <w:unhideWhenUsed/>
    <w:qFormat/>
    <w:rsid w:val="00BD4138"/>
    <w:pPr>
      <w:keepNext/>
      <w:numPr>
        <w:ilvl w:val="2"/>
        <w:numId w:val="1"/>
      </w:numPr>
      <w:spacing w:before="240" w:after="60"/>
      <w:outlineLvl w:val="2"/>
    </w:pPr>
    <w:rPr>
      <w:rFonts w:cs="Arial"/>
      <w:b/>
      <w:bCs/>
      <w:i/>
      <w:color w:val="4472C4" w:themeColor="accent1"/>
      <w:sz w:val="22"/>
      <w:szCs w:val="26"/>
    </w:rPr>
  </w:style>
  <w:style w:type="paragraph" w:styleId="4">
    <w:name w:val="heading 4"/>
    <w:basedOn w:val="a"/>
    <w:next w:val="a"/>
    <w:link w:val="40"/>
    <w:unhideWhenUsed/>
    <w:qFormat/>
    <w:rsid w:val="008E6360"/>
    <w:pPr>
      <w:keepNext/>
      <w:numPr>
        <w:ilvl w:val="3"/>
        <w:numId w:val="1"/>
      </w:numPr>
      <w:tabs>
        <w:tab w:val="num" w:pos="4194"/>
      </w:tabs>
      <w:spacing w:before="240" w:after="60"/>
      <w:outlineLvl w:val="3"/>
    </w:pPr>
    <w:rPr>
      <w:bCs/>
      <w:i/>
      <w:color w:val="2F5496" w:themeColor="accent1" w:themeShade="BF"/>
      <w:sz w:val="22"/>
      <w:szCs w:val="28"/>
    </w:rPr>
  </w:style>
  <w:style w:type="paragraph" w:styleId="5">
    <w:name w:val="heading 5"/>
    <w:basedOn w:val="a"/>
    <w:next w:val="a"/>
    <w:link w:val="50"/>
    <w:unhideWhenUsed/>
    <w:qFormat/>
    <w:rsid w:val="00BD4138"/>
    <w:pPr>
      <w:numPr>
        <w:ilvl w:val="4"/>
        <w:numId w:val="1"/>
      </w:numPr>
      <w:spacing w:before="240" w:after="60"/>
      <w:outlineLvl w:val="4"/>
    </w:pPr>
    <w:rPr>
      <w:rFonts w:ascii="Arial" w:hAnsi="Arial"/>
      <w:b/>
      <w:bCs/>
      <w:i/>
      <w:iCs/>
      <w:sz w:val="26"/>
      <w:szCs w:val="26"/>
    </w:rPr>
  </w:style>
  <w:style w:type="paragraph" w:styleId="6">
    <w:name w:val="heading 6"/>
    <w:basedOn w:val="a"/>
    <w:next w:val="a"/>
    <w:link w:val="60"/>
    <w:unhideWhenUsed/>
    <w:qFormat/>
    <w:rsid w:val="00BD4138"/>
    <w:pPr>
      <w:numPr>
        <w:ilvl w:val="5"/>
        <w:numId w:val="1"/>
      </w:numPr>
      <w:spacing w:before="240" w:after="60"/>
      <w:outlineLvl w:val="5"/>
    </w:pPr>
    <w:rPr>
      <w:b/>
      <w:bCs/>
      <w:sz w:val="22"/>
      <w:szCs w:val="22"/>
    </w:rPr>
  </w:style>
  <w:style w:type="paragraph" w:styleId="7">
    <w:name w:val="heading 7"/>
    <w:basedOn w:val="a"/>
    <w:next w:val="a"/>
    <w:link w:val="70"/>
    <w:unhideWhenUsed/>
    <w:qFormat/>
    <w:rsid w:val="00BD4138"/>
    <w:pPr>
      <w:numPr>
        <w:ilvl w:val="6"/>
        <w:numId w:val="1"/>
      </w:numPr>
      <w:spacing w:before="240" w:after="60"/>
      <w:outlineLvl w:val="6"/>
    </w:pPr>
  </w:style>
  <w:style w:type="paragraph" w:styleId="8">
    <w:name w:val="heading 8"/>
    <w:basedOn w:val="a"/>
    <w:next w:val="a"/>
    <w:link w:val="80"/>
    <w:semiHidden/>
    <w:unhideWhenUsed/>
    <w:qFormat/>
    <w:rsid w:val="00BD4138"/>
    <w:pPr>
      <w:numPr>
        <w:ilvl w:val="7"/>
        <w:numId w:val="1"/>
      </w:numPr>
      <w:spacing w:before="240" w:after="60"/>
      <w:outlineLvl w:val="7"/>
    </w:pPr>
    <w:rPr>
      <w:i/>
      <w:iCs/>
    </w:rPr>
  </w:style>
  <w:style w:type="paragraph" w:styleId="9">
    <w:name w:val="heading 9"/>
    <w:basedOn w:val="a"/>
    <w:next w:val="a"/>
    <w:link w:val="90"/>
    <w:semiHidden/>
    <w:unhideWhenUsed/>
    <w:qFormat/>
    <w:rsid w:val="00BD4138"/>
    <w:pPr>
      <w:numPr>
        <w:ilvl w:val="8"/>
        <w:numId w:val="1"/>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H1 字符"/>
    <w:basedOn w:val="a0"/>
    <w:link w:val="1"/>
    <w:rsid w:val="00BD4138"/>
    <w:rPr>
      <w:rFonts w:eastAsia="Times New Roman" w:cs="Arial"/>
      <w:bCs/>
      <w:kern w:val="32"/>
      <w:sz w:val="32"/>
      <w:szCs w:val="32"/>
      <w:lang w:val="en-GB"/>
    </w:rPr>
  </w:style>
  <w:style w:type="character" w:customStyle="1" w:styleId="20">
    <w:name w:val="标题 2 字符"/>
    <w:aliases w:val="H2 字符"/>
    <w:basedOn w:val="a0"/>
    <w:link w:val="2"/>
    <w:rsid w:val="00BD4138"/>
    <w:rPr>
      <w:rFonts w:eastAsia="Times New Roman" w:cs="Arial"/>
      <w:bCs/>
      <w:iCs/>
      <w:sz w:val="24"/>
      <w:szCs w:val="28"/>
      <w:shd w:val="clear" w:color="auto" w:fill="BDCBE4"/>
      <w:lang w:val="en-GB"/>
    </w:rPr>
  </w:style>
  <w:style w:type="character" w:customStyle="1" w:styleId="30">
    <w:name w:val="标题 3 字符"/>
    <w:basedOn w:val="a0"/>
    <w:link w:val="3"/>
    <w:rsid w:val="00BD4138"/>
    <w:rPr>
      <w:rFonts w:eastAsia="Times New Roman" w:cs="Arial"/>
      <w:b/>
      <w:bCs/>
      <w:i/>
      <w:color w:val="4472C4" w:themeColor="accent1"/>
      <w:szCs w:val="26"/>
      <w:lang w:val="en-GB"/>
    </w:rPr>
  </w:style>
  <w:style w:type="character" w:customStyle="1" w:styleId="40">
    <w:name w:val="标题 4 字符"/>
    <w:basedOn w:val="a0"/>
    <w:link w:val="4"/>
    <w:rsid w:val="008E6360"/>
    <w:rPr>
      <w:rFonts w:eastAsia="Times New Roman" w:cs="Times New Roman"/>
      <w:bCs/>
      <w:i/>
      <w:color w:val="2F5496" w:themeColor="accent1" w:themeShade="BF"/>
      <w:szCs w:val="28"/>
      <w:lang w:val="en-GB"/>
    </w:rPr>
  </w:style>
  <w:style w:type="character" w:customStyle="1" w:styleId="50">
    <w:name w:val="标题 5 字符"/>
    <w:basedOn w:val="a0"/>
    <w:link w:val="5"/>
    <w:rsid w:val="00BD4138"/>
    <w:rPr>
      <w:rFonts w:ascii="Arial" w:eastAsia="Times New Roman" w:hAnsi="Arial" w:cs="Times New Roman"/>
      <w:b/>
      <w:bCs/>
      <w:i/>
      <w:iCs/>
      <w:sz w:val="26"/>
      <w:szCs w:val="26"/>
      <w:lang w:val="en-GB"/>
    </w:rPr>
  </w:style>
  <w:style w:type="character" w:customStyle="1" w:styleId="60">
    <w:name w:val="标题 6 字符"/>
    <w:basedOn w:val="a0"/>
    <w:link w:val="6"/>
    <w:rsid w:val="00BD4138"/>
    <w:rPr>
      <w:rFonts w:eastAsia="Times New Roman" w:cs="Times New Roman"/>
      <w:b/>
      <w:bCs/>
      <w:lang w:val="en-GB"/>
    </w:rPr>
  </w:style>
  <w:style w:type="character" w:customStyle="1" w:styleId="70">
    <w:name w:val="标题 7 字符"/>
    <w:basedOn w:val="a0"/>
    <w:link w:val="7"/>
    <w:rsid w:val="00BD4138"/>
    <w:rPr>
      <w:rFonts w:eastAsia="Times New Roman" w:cs="Times New Roman"/>
      <w:sz w:val="20"/>
      <w:szCs w:val="24"/>
      <w:lang w:val="en-GB"/>
    </w:rPr>
  </w:style>
  <w:style w:type="character" w:customStyle="1" w:styleId="80">
    <w:name w:val="标题 8 字符"/>
    <w:basedOn w:val="a0"/>
    <w:link w:val="8"/>
    <w:semiHidden/>
    <w:rsid w:val="00BD4138"/>
    <w:rPr>
      <w:rFonts w:eastAsia="Times New Roman" w:cs="Times New Roman"/>
      <w:i/>
      <w:iCs/>
      <w:sz w:val="20"/>
      <w:szCs w:val="24"/>
      <w:lang w:val="en-GB"/>
    </w:rPr>
  </w:style>
  <w:style w:type="character" w:customStyle="1" w:styleId="90">
    <w:name w:val="标题 9 字符"/>
    <w:basedOn w:val="a0"/>
    <w:link w:val="9"/>
    <w:semiHidden/>
    <w:rsid w:val="00BD4138"/>
    <w:rPr>
      <w:rFonts w:ascii="Arial" w:eastAsia="Times New Roman" w:hAnsi="Arial" w:cs="Arial"/>
      <w:lang w:val="en-GB"/>
    </w:rPr>
  </w:style>
  <w:style w:type="character" w:styleId="a3">
    <w:name w:val="Hyperlink"/>
    <w:basedOn w:val="a0"/>
    <w:uiPriority w:val="99"/>
    <w:unhideWhenUsed/>
    <w:rsid w:val="00BD4138"/>
    <w:rPr>
      <w:rFonts w:ascii="Courier New" w:hAnsi="Courier New" w:cs="Times New Roman" w:hint="default"/>
      <w:color w:val="0000FF"/>
      <w:sz w:val="20"/>
      <w:szCs w:val="20"/>
      <w:u w:val="single"/>
    </w:rPr>
  </w:style>
  <w:style w:type="paragraph" w:styleId="TOC1">
    <w:name w:val="toc 1"/>
    <w:basedOn w:val="a"/>
    <w:next w:val="a"/>
    <w:autoRedefine/>
    <w:uiPriority w:val="39"/>
    <w:unhideWhenUsed/>
    <w:rsid w:val="00A50E85"/>
    <w:rPr>
      <w:rFonts w:cstheme="minorHAnsi"/>
      <w:b/>
      <w:bCs/>
      <w:caps/>
      <w:sz w:val="24"/>
      <w:szCs w:val="20"/>
    </w:rPr>
  </w:style>
  <w:style w:type="paragraph" w:styleId="TOC2">
    <w:name w:val="toc 2"/>
    <w:basedOn w:val="a"/>
    <w:next w:val="a"/>
    <w:autoRedefine/>
    <w:uiPriority w:val="39"/>
    <w:unhideWhenUsed/>
    <w:rsid w:val="00A50E85"/>
    <w:pPr>
      <w:spacing w:before="0" w:after="0"/>
      <w:ind w:left="200"/>
    </w:pPr>
    <w:rPr>
      <w:rFonts w:cstheme="minorHAnsi"/>
      <w:smallCaps/>
      <w:sz w:val="24"/>
      <w:szCs w:val="20"/>
    </w:rPr>
  </w:style>
  <w:style w:type="paragraph" w:styleId="TOC3">
    <w:name w:val="toc 3"/>
    <w:basedOn w:val="a"/>
    <w:next w:val="a"/>
    <w:autoRedefine/>
    <w:uiPriority w:val="39"/>
    <w:unhideWhenUsed/>
    <w:rsid w:val="00A50E85"/>
    <w:pPr>
      <w:spacing w:before="0" w:after="0"/>
      <w:ind w:left="400"/>
    </w:pPr>
    <w:rPr>
      <w:rFonts w:cstheme="minorHAnsi"/>
      <w:i/>
      <w:iCs/>
      <w:sz w:val="24"/>
      <w:szCs w:val="20"/>
    </w:rPr>
  </w:style>
  <w:style w:type="paragraph" w:styleId="TOC">
    <w:name w:val="TOC Heading"/>
    <w:basedOn w:val="1"/>
    <w:next w:val="a"/>
    <w:uiPriority w:val="39"/>
    <w:unhideWhenUsed/>
    <w:qFormat/>
    <w:rsid w:val="00BD4138"/>
    <w:pPr>
      <w:keepLines/>
      <w:pageBreakBefore w:val="0"/>
      <w:numPr>
        <w:numId w:val="0"/>
      </w:numPr>
      <w:tabs>
        <w:tab w:val="num" w:pos="432"/>
      </w:tabs>
      <w:spacing w:before="240" w:after="0" w:line="256" w:lineRule="auto"/>
      <w:outlineLvl w:val="9"/>
    </w:pPr>
    <w:rPr>
      <w:rFonts w:asciiTheme="majorHAnsi" w:eastAsiaTheme="majorEastAsia" w:hAnsiTheme="majorHAnsi" w:cstheme="majorBidi"/>
      <w:bCs w:val="0"/>
      <w:color w:val="2F5496" w:themeColor="accent1" w:themeShade="BF"/>
      <w:kern w:val="0"/>
      <w:lang w:val="en-US"/>
    </w:rPr>
  </w:style>
  <w:style w:type="table" w:customStyle="1" w:styleId="SignoffTable">
    <w:name w:val="Signoff Table"/>
    <w:basedOn w:val="a1"/>
    <w:uiPriority w:val="99"/>
    <w:rsid w:val="00BD4138"/>
    <w:pPr>
      <w:spacing w:after="0" w:line="240" w:lineRule="auto"/>
    </w:pPr>
    <w:rPr>
      <w:rFonts w:ascii="Verdana" w:eastAsia="Times New Roman" w:hAnsi="Verdana" w:cs="Times New Roman"/>
      <w:sz w:val="16"/>
      <w:szCs w:val="20"/>
    </w:rPr>
    <w:tblPr>
      <w:tblInd w:w="0" w:type="nil"/>
      <w:tblBorders>
        <w:bottom w:val="dotted" w:sz="4" w:space="0" w:color="auto"/>
        <w:insideH w:val="dotted" w:sz="4" w:space="0" w:color="auto"/>
      </w:tblBorders>
    </w:tblPr>
    <w:tblStylePr w:type="firstRow">
      <w:rPr>
        <w:rFonts w:ascii="Calibri" w:hAnsi="Calibri" w:cs="Times New Roman" w:hint="default"/>
        <w:b/>
        <w:color w:val="auto"/>
        <w:sz w:val="16"/>
        <w:szCs w:val="16"/>
      </w:rPr>
      <w:tblPr/>
      <w:tcPr>
        <w:tcBorders>
          <w:top w:val="dotted" w:sz="4" w:space="0" w:color="auto"/>
          <w:left w:val="dotted" w:sz="4" w:space="0" w:color="auto"/>
          <w:bottom w:val="dotted" w:sz="4" w:space="0" w:color="auto"/>
          <w:right w:val="dotted" w:sz="4" w:space="0" w:color="auto"/>
          <w:insideH w:val="nil"/>
          <w:insideV w:val="nil"/>
          <w:tl2br w:val="nil"/>
          <w:tr2bl w:val="nil"/>
        </w:tcBorders>
        <w:shd w:val="clear" w:color="auto" w:fill="BDCBE4"/>
      </w:tcPr>
    </w:tblStylePr>
    <w:tblStylePr w:type="lastRow">
      <w:rPr>
        <w:rFonts w:ascii="Verdana" w:hAnsi="Verdana" w:cs="Times New Roman" w:hint="default"/>
      </w:rPr>
      <w:tblPr/>
      <w:tcPr>
        <w:tcBorders>
          <w:top w:val="nil"/>
          <w:left w:val="nil"/>
          <w:bottom w:val="dotted" w:sz="4" w:space="0" w:color="auto"/>
          <w:right w:val="nil"/>
          <w:insideH w:val="nil"/>
          <w:insideV w:val="nil"/>
          <w:tl2br w:val="nil"/>
          <w:tr2bl w:val="nil"/>
        </w:tcBorders>
      </w:tcPr>
    </w:tblStylePr>
  </w:style>
  <w:style w:type="paragraph" w:styleId="a4">
    <w:name w:val="List Paragraph"/>
    <w:basedOn w:val="a"/>
    <w:uiPriority w:val="34"/>
    <w:qFormat/>
    <w:rsid w:val="004E33BB"/>
    <w:pPr>
      <w:ind w:left="720"/>
      <w:contextualSpacing/>
    </w:pPr>
  </w:style>
  <w:style w:type="character" w:styleId="a5">
    <w:name w:val="annotation reference"/>
    <w:basedOn w:val="a0"/>
    <w:uiPriority w:val="99"/>
    <w:semiHidden/>
    <w:unhideWhenUsed/>
    <w:rsid w:val="00DD732F"/>
    <w:rPr>
      <w:sz w:val="16"/>
      <w:szCs w:val="16"/>
    </w:rPr>
  </w:style>
  <w:style w:type="paragraph" w:styleId="a6">
    <w:name w:val="annotation text"/>
    <w:basedOn w:val="a"/>
    <w:link w:val="a7"/>
    <w:uiPriority w:val="99"/>
    <w:unhideWhenUsed/>
    <w:rsid w:val="00DD732F"/>
    <w:rPr>
      <w:szCs w:val="20"/>
    </w:rPr>
  </w:style>
  <w:style w:type="character" w:customStyle="1" w:styleId="a7">
    <w:name w:val="批注文字 字符"/>
    <w:basedOn w:val="a0"/>
    <w:link w:val="a6"/>
    <w:uiPriority w:val="99"/>
    <w:rsid w:val="00DD732F"/>
    <w:rPr>
      <w:rFonts w:eastAsia="Times New Roman" w:cs="Times New Roman"/>
      <w:sz w:val="20"/>
      <w:szCs w:val="20"/>
      <w:lang w:val="en-GB"/>
    </w:rPr>
  </w:style>
  <w:style w:type="paragraph" w:styleId="a8">
    <w:name w:val="annotation subject"/>
    <w:basedOn w:val="a6"/>
    <w:next w:val="a6"/>
    <w:link w:val="a9"/>
    <w:uiPriority w:val="99"/>
    <w:semiHidden/>
    <w:unhideWhenUsed/>
    <w:rsid w:val="00DD732F"/>
    <w:rPr>
      <w:b/>
      <w:bCs/>
    </w:rPr>
  </w:style>
  <w:style w:type="character" w:customStyle="1" w:styleId="a9">
    <w:name w:val="批注主题 字符"/>
    <w:basedOn w:val="a7"/>
    <w:link w:val="a8"/>
    <w:uiPriority w:val="99"/>
    <w:semiHidden/>
    <w:rsid w:val="00DD732F"/>
    <w:rPr>
      <w:rFonts w:eastAsia="Times New Roman" w:cs="Times New Roman"/>
      <w:b/>
      <w:bCs/>
      <w:sz w:val="20"/>
      <w:szCs w:val="20"/>
      <w:lang w:val="en-GB"/>
    </w:rPr>
  </w:style>
  <w:style w:type="paragraph" w:styleId="aa">
    <w:name w:val="Revision"/>
    <w:hidden/>
    <w:uiPriority w:val="99"/>
    <w:semiHidden/>
    <w:rsid w:val="000B2FD1"/>
    <w:pPr>
      <w:spacing w:after="0" w:line="240" w:lineRule="auto"/>
    </w:pPr>
    <w:rPr>
      <w:rFonts w:eastAsia="Times New Roman" w:cs="Times New Roman"/>
      <w:sz w:val="20"/>
      <w:szCs w:val="24"/>
      <w:lang w:val="en-GB"/>
    </w:rPr>
  </w:style>
  <w:style w:type="paragraph" w:styleId="ab">
    <w:name w:val="Balloon Text"/>
    <w:basedOn w:val="a"/>
    <w:link w:val="ac"/>
    <w:uiPriority w:val="99"/>
    <w:semiHidden/>
    <w:unhideWhenUsed/>
    <w:rsid w:val="00117F0E"/>
    <w:pPr>
      <w:spacing w:before="0" w:after="0"/>
    </w:pPr>
    <w:rPr>
      <w:rFonts w:ascii="Segoe UI" w:hAnsi="Segoe UI" w:cs="Segoe UI"/>
      <w:sz w:val="18"/>
      <w:szCs w:val="18"/>
    </w:rPr>
  </w:style>
  <w:style w:type="character" w:customStyle="1" w:styleId="ac">
    <w:name w:val="批注框文本 字符"/>
    <w:basedOn w:val="a0"/>
    <w:link w:val="ab"/>
    <w:uiPriority w:val="99"/>
    <w:semiHidden/>
    <w:rsid w:val="00117F0E"/>
    <w:rPr>
      <w:rFonts w:ascii="Segoe UI" w:eastAsia="Times New Roman" w:hAnsi="Segoe UI" w:cs="Segoe UI"/>
      <w:sz w:val="18"/>
      <w:szCs w:val="18"/>
      <w:lang w:val="en-GB"/>
    </w:rPr>
  </w:style>
  <w:style w:type="paragraph" w:styleId="ad">
    <w:name w:val="header"/>
    <w:basedOn w:val="a"/>
    <w:link w:val="ae"/>
    <w:unhideWhenUsed/>
    <w:rsid w:val="006D1EB4"/>
    <w:pPr>
      <w:tabs>
        <w:tab w:val="center" w:pos="4513"/>
        <w:tab w:val="right" w:pos="9026"/>
      </w:tabs>
      <w:spacing w:before="0" w:after="0"/>
    </w:pPr>
  </w:style>
  <w:style w:type="character" w:customStyle="1" w:styleId="ae">
    <w:name w:val="页眉 字符"/>
    <w:basedOn w:val="a0"/>
    <w:link w:val="ad"/>
    <w:uiPriority w:val="99"/>
    <w:rsid w:val="00A10A86"/>
    <w:rPr>
      <w:rFonts w:eastAsia="Times New Roman" w:cs="Times New Roman"/>
      <w:sz w:val="20"/>
      <w:szCs w:val="24"/>
      <w:lang w:val="en-GB"/>
    </w:rPr>
  </w:style>
  <w:style w:type="paragraph" w:styleId="af">
    <w:name w:val="footer"/>
    <w:basedOn w:val="a"/>
    <w:link w:val="af0"/>
    <w:uiPriority w:val="99"/>
    <w:unhideWhenUsed/>
    <w:rsid w:val="006D1EB4"/>
    <w:pPr>
      <w:tabs>
        <w:tab w:val="center" w:pos="4513"/>
        <w:tab w:val="right" w:pos="9026"/>
      </w:tabs>
      <w:spacing w:before="0" w:after="0"/>
    </w:pPr>
  </w:style>
  <w:style w:type="character" w:customStyle="1" w:styleId="af0">
    <w:name w:val="页脚 字符"/>
    <w:basedOn w:val="a0"/>
    <w:link w:val="af"/>
    <w:uiPriority w:val="99"/>
    <w:rsid w:val="00A10A86"/>
    <w:rPr>
      <w:rFonts w:eastAsia="Times New Roman" w:cs="Times New Roman"/>
      <w:sz w:val="20"/>
      <w:szCs w:val="24"/>
      <w:lang w:val="en-GB"/>
    </w:rPr>
  </w:style>
  <w:style w:type="paragraph" w:styleId="af1">
    <w:name w:val="No Spacing"/>
    <w:uiPriority w:val="1"/>
    <w:qFormat/>
    <w:rsid w:val="003B5CBD"/>
    <w:pPr>
      <w:spacing w:after="0" w:line="240" w:lineRule="auto"/>
    </w:pPr>
    <w:rPr>
      <w:rFonts w:eastAsia="Times New Roman" w:cs="Times New Roman"/>
      <w:sz w:val="20"/>
      <w:szCs w:val="24"/>
      <w:lang w:val="en-GB"/>
    </w:rPr>
  </w:style>
  <w:style w:type="table" w:styleId="af2">
    <w:name w:val="Table Grid"/>
    <w:basedOn w:val="a1"/>
    <w:uiPriority w:val="39"/>
    <w:rsid w:val="00201879"/>
    <w:pPr>
      <w:spacing w:after="0" w:line="240" w:lineRule="auto"/>
    </w:pPr>
    <w:rPr>
      <w:rFonts w:ascii="Calibri" w:eastAsia="Calibri" w:hAnsi="Calibri" w:cs="Arial"/>
      <w:sz w:val="20"/>
      <w:szCs w:val="20"/>
      <w:lang w:bidi="he-I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0187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ui-provider">
    <w:name w:val="ui-provider"/>
    <w:basedOn w:val="a0"/>
    <w:rsid w:val="004A2482"/>
  </w:style>
  <w:style w:type="paragraph" w:styleId="TOC4">
    <w:name w:val="toc 4"/>
    <w:basedOn w:val="a"/>
    <w:next w:val="a"/>
    <w:autoRedefine/>
    <w:uiPriority w:val="39"/>
    <w:unhideWhenUsed/>
    <w:rsid w:val="00A50E85"/>
    <w:pPr>
      <w:spacing w:before="0" w:after="0"/>
      <w:ind w:left="600"/>
    </w:pPr>
    <w:rPr>
      <w:rFonts w:cstheme="minorHAnsi"/>
      <w:sz w:val="24"/>
      <w:szCs w:val="18"/>
    </w:rPr>
  </w:style>
  <w:style w:type="paragraph" w:styleId="TOC5">
    <w:name w:val="toc 5"/>
    <w:basedOn w:val="a"/>
    <w:next w:val="a"/>
    <w:autoRedefine/>
    <w:uiPriority w:val="39"/>
    <w:unhideWhenUsed/>
    <w:rsid w:val="00577EC0"/>
    <w:pPr>
      <w:spacing w:before="0" w:after="0"/>
      <w:ind w:left="800"/>
    </w:pPr>
    <w:rPr>
      <w:rFonts w:cstheme="minorHAnsi"/>
      <w:sz w:val="18"/>
      <w:szCs w:val="18"/>
    </w:rPr>
  </w:style>
  <w:style w:type="paragraph" w:styleId="TOC6">
    <w:name w:val="toc 6"/>
    <w:basedOn w:val="a"/>
    <w:next w:val="a"/>
    <w:autoRedefine/>
    <w:uiPriority w:val="39"/>
    <w:unhideWhenUsed/>
    <w:rsid w:val="00577EC0"/>
    <w:pPr>
      <w:spacing w:before="0" w:after="0"/>
      <w:ind w:left="1000"/>
    </w:pPr>
    <w:rPr>
      <w:rFonts w:cstheme="minorHAnsi"/>
      <w:sz w:val="18"/>
      <w:szCs w:val="18"/>
    </w:rPr>
  </w:style>
  <w:style w:type="paragraph" w:styleId="TOC7">
    <w:name w:val="toc 7"/>
    <w:basedOn w:val="a"/>
    <w:next w:val="a"/>
    <w:autoRedefine/>
    <w:uiPriority w:val="39"/>
    <w:unhideWhenUsed/>
    <w:rsid w:val="00577EC0"/>
    <w:pPr>
      <w:spacing w:before="0" w:after="0"/>
      <w:ind w:left="1200"/>
    </w:pPr>
    <w:rPr>
      <w:rFonts w:cstheme="minorHAnsi"/>
      <w:sz w:val="18"/>
      <w:szCs w:val="18"/>
    </w:rPr>
  </w:style>
  <w:style w:type="paragraph" w:styleId="TOC8">
    <w:name w:val="toc 8"/>
    <w:basedOn w:val="a"/>
    <w:next w:val="a"/>
    <w:autoRedefine/>
    <w:uiPriority w:val="39"/>
    <w:unhideWhenUsed/>
    <w:rsid w:val="00577EC0"/>
    <w:pPr>
      <w:spacing w:before="0" w:after="0"/>
      <w:ind w:left="1400"/>
    </w:pPr>
    <w:rPr>
      <w:rFonts w:cstheme="minorHAnsi"/>
      <w:sz w:val="18"/>
      <w:szCs w:val="18"/>
    </w:rPr>
  </w:style>
  <w:style w:type="paragraph" w:styleId="TOC9">
    <w:name w:val="toc 9"/>
    <w:basedOn w:val="a"/>
    <w:next w:val="a"/>
    <w:autoRedefine/>
    <w:uiPriority w:val="39"/>
    <w:unhideWhenUsed/>
    <w:rsid w:val="00577EC0"/>
    <w:pPr>
      <w:spacing w:before="0" w:after="0"/>
      <w:ind w:left="1600"/>
    </w:pPr>
    <w:rPr>
      <w:rFonts w:cstheme="minorHAnsi"/>
      <w:sz w:val="18"/>
      <w:szCs w:val="18"/>
    </w:rPr>
  </w:style>
  <w:style w:type="character" w:styleId="af3">
    <w:name w:val="Mention"/>
    <w:basedOn w:val="a0"/>
    <w:uiPriority w:val="99"/>
    <w:unhideWhenUsed/>
    <w:rsid w:val="0039356D"/>
    <w:rPr>
      <w:color w:val="2B579A"/>
      <w:shd w:val="clear" w:color="auto" w:fill="E6E6E6"/>
    </w:rPr>
  </w:style>
  <w:style w:type="paragraph" w:styleId="af4">
    <w:name w:val="Normal (Web)"/>
    <w:basedOn w:val="a"/>
    <w:uiPriority w:val="99"/>
    <w:semiHidden/>
    <w:unhideWhenUsed/>
    <w:rsid w:val="003B3DD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9554">
      <w:bodyDiv w:val="1"/>
      <w:marLeft w:val="0"/>
      <w:marRight w:val="0"/>
      <w:marTop w:val="0"/>
      <w:marBottom w:val="0"/>
      <w:divBdr>
        <w:top w:val="none" w:sz="0" w:space="0" w:color="auto"/>
        <w:left w:val="none" w:sz="0" w:space="0" w:color="auto"/>
        <w:bottom w:val="none" w:sz="0" w:space="0" w:color="auto"/>
        <w:right w:val="none" w:sz="0" w:space="0" w:color="auto"/>
      </w:divBdr>
    </w:div>
    <w:div w:id="81151541">
      <w:bodyDiv w:val="1"/>
      <w:marLeft w:val="0"/>
      <w:marRight w:val="0"/>
      <w:marTop w:val="0"/>
      <w:marBottom w:val="0"/>
      <w:divBdr>
        <w:top w:val="none" w:sz="0" w:space="0" w:color="auto"/>
        <w:left w:val="none" w:sz="0" w:space="0" w:color="auto"/>
        <w:bottom w:val="none" w:sz="0" w:space="0" w:color="auto"/>
        <w:right w:val="none" w:sz="0" w:space="0" w:color="auto"/>
      </w:divBdr>
    </w:div>
    <w:div w:id="103161861">
      <w:bodyDiv w:val="1"/>
      <w:marLeft w:val="0"/>
      <w:marRight w:val="0"/>
      <w:marTop w:val="0"/>
      <w:marBottom w:val="0"/>
      <w:divBdr>
        <w:top w:val="none" w:sz="0" w:space="0" w:color="auto"/>
        <w:left w:val="none" w:sz="0" w:space="0" w:color="auto"/>
        <w:bottom w:val="none" w:sz="0" w:space="0" w:color="auto"/>
        <w:right w:val="none" w:sz="0" w:space="0" w:color="auto"/>
      </w:divBdr>
      <w:divsChild>
        <w:div w:id="1303342718">
          <w:marLeft w:val="0"/>
          <w:marRight w:val="0"/>
          <w:marTop w:val="0"/>
          <w:marBottom w:val="0"/>
          <w:divBdr>
            <w:top w:val="none" w:sz="0" w:space="0" w:color="auto"/>
            <w:left w:val="none" w:sz="0" w:space="0" w:color="auto"/>
            <w:bottom w:val="none" w:sz="0" w:space="0" w:color="auto"/>
            <w:right w:val="none" w:sz="0" w:space="0" w:color="auto"/>
          </w:divBdr>
        </w:div>
      </w:divsChild>
    </w:div>
    <w:div w:id="130178184">
      <w:bodyDiv w:val="1"/>
      <w:marLeft w:val="0"/>
      <w:marRight w:val="0"/>
      <w:marTop w:val="0"/>
      <w:marBottom w:val="0"/>
      <w:divBdr>
        <w:top w:val="none" w:sz="0" w:space="0" w:color="auto"/>
        <w:left w:val="none" w:sz="0" w:space="0" w:color="auto"/>
        <w:bottom w:val="none" w:sz="0" w:space="0" w:color="auto"/>
        <w:right w:val="none" w:sz="0" w:space="0" w:color="auto"/>
      </w:divBdr>
    </w:div>
    <w:div w:id="134681090">
      <w:bodyDiv w:val="1"/>
      <w:marLeft w:val="0"/>
      <w:marRight w:val="0"/>
      <w:marTop w:val="0"/>
      <w:marBottom w:val="0"/>
      <w:divBdr>
        <w:top w:val="none" w:sz="0" w:space="0" w:color="auto"/>
        <w:left w:val="none" w:sz="0" w:space="0" w:color="auto"/>
        <w:bottom w:val="none" w:sz="0" w:space="0" w:color="auto"/>
        <w:right w:val="none" w:sz="0" w:space="0" w:color="auto"/>
      </w:divBdr>
    </w:div>
    <w:div w:id="173422025">
      <w:bodyDiv w:val="1"/>
      <w:marLeft w:val="0"/>
      <w:marRight w:val="0"/>
      <w:marTop w:val="0"/>
      <w:marBottom w:val="0"/>
      <w:divBdr>
        <w:top w:val="none" w:sz="0" w:space="0" w:color="auto"/>
        <w:left w:val="none" w:sz="0" w:space="0" w:color="auto"/>
        <w:bottom w:val="none" w:sz="0" w:space="0" w:color="auto"/>
        <w:right w:val="none" w:sz="0" w:space="0" w:color="auto"/>
      </w:divBdr>
    </w:div>
    <w:div w:id="315719498">
      <w:bodyDiv w:val="1"/>
      <w:marLeft w:val="0"/>
      <w:marRight w:val="0"/>
      <w:marTop w:val="0"/>
      <w:marBottom w:val="0"/>
      <w:divBdr>
        <w:top w:val="none" w:sz="0" w:space="0" w:color="auto"/>
        <w:left w:val="none" w:sz="0" w:space="0" w:color="auto"/>
        <w:bottom w:val="none" w:sz="0" w:space="0" w:color="auto"/>
        <w:right w:val="none" w:sz="0" w:space="0" w:color="auto"/>
      </w:divBdr>
    </w:div>
    <w:div w:id="317618065">
      <w:bodyDiv w:val="1"/>
      <w:marLeft w:val="0"/>
      <w:marRight w:val="0"/>
      <w:marTop w:val="0"/>
      <w:marBottom w:val="0"/>
      <w:divBdr>
        <w:top w:val="none" w:sz="0" w:space="0" w:color="auto"/>
        <w:left w:val="none" w:sz="0" w:space="0" w:color="auto"/>
        <w:bottom w:val="none" w:sz="0" w:space="0" w:color="auto"/>
        <w:right w:val="none" w:sz="0" w:space="0" w:color="auto"/>
      </w:divBdr>
      <w:divsChild>
        <w:div w:id="1215963871">
          <w:marLeft w:val="0"/>
          <w:marRight w:val="0"/>
          <w:marTop w:val="0"/>
          <w:marBottom w:val="225"/>
          <w:divBdr>
            <w:top w:val="none" w:sz="0" w:space="0" w:color="auto"/>
            <w:left w:val="none" w:sz="0" w:space="0" w:color="auto"/>
            <w:bottom w:val="single" w:sz="6" w:space="4" w:color="333333"/>
            <w:right w:val="none" w:sz="0" w:space="0" w:color="auto"/>
          </w:divBdr>
        </w:div>
        <w:div w:id="1773747858">
          <w:marLeft w:val="300"/>
          <w:marRight w:val="0"/>
          <w:marTop w:val="0"/>
          <w:marBottom w:val="0"/>
          <w:divBdr>
            <w:top w:val="none" w:sz="0" w:space="0" w:color="auto"/>
            <w:left w:val="none" w:sz="0" w:space="0" w:color="auto"/>
            <w:bottom w:val="none" w:sz="0" w:space="0" w:color="auto"/>
            <w:right w:val="none" w:sz="0" w:space="0" w:color="auto"/>
          </w:divBdr>
          <w:divsChild>
            <w:div w:id="609431417">
              <w:marLeft w:val="0"/>
              <w:marRight w:val="0"/>
              <w:marTop w:val="225"/>
              <w:marBottom w:val="150"/>
              <w:divBdr>
                <w:top w:val="none" w:sz="0" w:space="0" w:color="auto"/>
                <w:left w:val="none" w:sz="0" w:space="0" w:color="auto"/>
                <w:bottom w:val="none" w:sz="0" w:space="0" w:color="auto"/>
                <w:right w:val="none" w:sz="0" w:space="0" w:color="auto"/>
              </w:divBdr>
            </w:div>
            <w:div w:id="1244030109">
              <w:marLeft w:val="0"/>
              <w:marRight w:val="0"/>
              <w:marTop w:val="225"/>
              <w:marBottom w:val="150"/>
              <w:divBdr>
                <w:top w:val="none" w:sz="0" w:space="0" w:color="auto"/>
                <w:left w:val="none" w:sz="0" w:space="0" w:color="auto"/>
                <w:bottom w:val="none" w:sz="0" w:space="0" w:color="auto"/>
                <w:right w:val="none" w:sz="0" w:space="0" w:color="auto"/>
              </w:divBdr>
            </w:div>
            <w:div w:id="1517037993">
              <w:marLeft w:val="0"/>
              <w:marRight w:val="0"/>
              <w:marTop w:val="225"/>
              <w:marBottom w:val="150"/>
              <w:divBdr>
                <w:top w:val="none" w:sz="0" w:space="0" w:color="auto"/>
                <w:left w:val="none" w:sz="0" w:space="0" w:color="auto"/>
                <w:bottom w:val="none" w:sz="0" w:space="0" w:color="auto"/>
                <w:right w:val="none" w:sz="0" w:space="0" w:color="auto"/>
              </w:divBdr>
            </w:div>
          </w:divsChild>
        </w:div>
      </w:divsChild>
    </w:div>
    <w:div w:id="372507177">
      <w:bodyDiv w:val="1"/>
      <w:marLeft w:val="0"/>
      <w:marRight w:val="0"/>
      <w:marTop w:val="0"/>
      <w:marBottom w:val="0"/>
      <w:divBdr>
        <w:top w:val="none" w:sz="0" w:space="0" w:color="auto"/>
        <w:left w:val="none" w:sz="0" w:space="0" w:color="auto"/>
        <w:bottom w:val="none" w:sz="0" w:space="0" w:color="auto"/>
        <w:right w:val="none" w:sz="0" w:space="0" w:color="auto"/>
      </w:divBdr>
    </w:div>
    <w:div w:id="382218335">
      <w:bodyDiv w:val="1"/>
      <w:marLeft w:val="0"/>
      <w:marRight w:val="0"/>
      <w:marTop w:val="0"/>
      <w:marBottom w:val="0"/>
      <w:divBdr>
        <w:top w:val="none" w:sz="0" w:space="0" w:color="auto"/>
        <w:left w:val="none" w:sz="0" w:space="0" w:color="auto"/>
        <w:bottom w:val="none" w:sz="0" w:space="0" w:color="auto"/>
        <w:right w:val="none" w:sz="0" w:space="0" w:color="auto"/>
      </w:divBdr>
    </w:div>
    <w:div w:id="397630431">
      <w:bodyDiv w:val="1"/>
      <w:marLeft w:val="0"/>
      <w:marRight w:val="0"/>
      <w:marTop w:val="0"/>
      <w:marBottom w:val="0"/>
      <w:divBdr>
        <w:top w:val="none" w:sz="0" w:space="0" w:color="auto"/>
        <w:left w:val="none" w:sz="0" w:space="0" w:color="auto"/>
        <w:bottom w:val="none" w:sz="0" w:space="0" w:color="auto"/>
        <w:right w:val="none" w:sz="0" w:space="0" w:color="auto"/>
      </w:divBdr>
    </w:div>
    <w:div w:id="457376325">
      <w:bodyDiv w:val="1"/>
      <w:marLeft w:val="0"/>
      <w:marRight w:val="0"/>
      <w:marTop w:val="0"/>
      <w:marBottom w:val="0"/>
      <w:divBdr>
        <w:top w:val="none" w:sz="0" w:space="0" w:color="auto"/>
        <w:left w:val="none" w:sz="0" w:space="0" w:color="auto"/>
        <w:bottom w:val="none" w:sz="0" w:space="0" w:color="auto"/>
        <w:right w:val="none" w:sz="0" w:space="0" w:color="auto"/>
      </w:divBdr>
    </w:div>
    <w:div w:id="458842162">
      <w:bodyDiv w:val="1"/>
      <w:marLeft w:val="0"/>
      <w:marRight w:val="0"/>
      <w:marTop w:val="0"/>
      <w:marBottom w:val="0"/>
      <w:divBdr>
        <w:top w:val="none" w:sz="0" w:space="0" w:color="auto"/>
        <w:left w:val="none" w:sz="0" w:space="0" w:color="auto"/>
        <w:bottom w:val="none" w:sz="0" w:space="0" w:color="auto"/>
        <w:right w:val="none" w:sz="0" w:space="0" w:color="auto"/>
      </w:divBdr>
    </w:div>
    <w:div w:id="499732330">
      <w:bodyDiv w:val="1"/>
      <w:marLeft w:val="0"/>
      <w:marRight w:val="0"/>
      <w:marTop w:val="0"/>
      <w:marBottom w:val="0"/>
      <w:divBdr>
        <w:top w:val="none" w:sz="0" w:space="0" w:color="auto"/>
        <w:left w:val="none" w:sz="0" w:space="0" w:color="auto"/>
        <w:bottom w:val="none" w:sz="0" w:space="0" w:color="auto"/>
        <w:right w:val="none" w:sz="0" w:space="0" w:color="auto"/>
      </w:divBdr>
    </w:div>
    <w:div w:id="506019557">
      <w:bodyDiv w:val="1"/>
      <w:marLeft w:val="0"/>
      <w:marRight w:val="0"/>
      <w:marTop w:val="0"/>
      <w:marBottom w:val="0"/>
      <w:divBdr>
        <w:top w:val="none" w:sz="0" w:space="0" w:color="auto"/>
        <w:left w:val="none" w:sz="0" w:space="0" w:color="auto"/>
        <w:bottom w:val="none" w:sz="0" w:space="0" w:color="auto"/>
        <w:right w:val="none" w:sz="0" w:space="0" w:color="auto"/>
      </w:divBdr>
    </w:div>
    <w:div w:id="536702877">
      <w:bodyDiv w:val="1"/>
      <w:marLeft w:val="0"/>
      <w:marRight w:val="0"/>
      <w:marTop w:val="0"/>
      <w:marBottom w:val="0"/>
      <w:divBdr>
        <w:top w:val="none" w:sz="0" w:space="0" w:color="auto"/>
        <w:left w:val="none" w:sz="0" w:space="0" w:color="auto"/>
        <w:bottom w:val="none" w:sz="0" w:space="0" w:color="auto"/>
        <w:right w:val="none" w:sz="0" w:space="0" w:color="auto"/>
      </w:divBdr>
    </w:div>
    <w:div w:id="542209197">
      <w:bodyDiv w:val="1"/>
      <w:marLeft w:val="0"/>
      <w:marRight w:val="0"/>
      <w:marTop w:val="0"/>
      <w:marBottom w:val="0"/>
      <w:divBdr>
        <w:top w:val="none" w:sz="0" w:space="0" w:color="auto"/>
        <w:left w:val="none" w:sz="0" w:space="0" w:color="auto"/>
        <w:bottom w:val="none" w:sz="0" w:space="0" w:color="auto"/>
        <w:right w:val="none" w:sz="0" w:space="0" w:color="auto"/>
      </w:divBdr>
      <w:divsChild>
        <w:div w:id="2084059981">
          <w:marLeft w:val="0"/>
          <w:marRight w:val="0"/>
          <w:marTop w:val="0"/>
          <w:marBottom w:val="0"/>
          <w:divBdr>
            <w:top w:val="none" w:sz="0" w:space="0" w:color="auto"/>
            <w:left w:val="none" w:sz="0" w:space="0" w:color="auto"/>
            <w:bottom w:val="none" w:sz="0" w:space="0" w:color="auto"/>
            <w:right w:val="none" w:sz="0" w:space="0" w:color="auto"/>
          </w:divBdr>
          <w:divsChild>
            <w:div w:id="17588383">
              <w:marLeft w:val="0"/>
              <w:marRight w:val="0"/>
              <w:marTop w:val="0"/>
              <w:marBottom w:val="0"/>
              <w:divBdr>
                <w:top w:val="none" w:sz="0" w:space="0" w:color="auto"/>
                <w:left w:val="none" w:sz="0" w:space="0" w:color="auto"/>
                <w:bottom w:val="none" w:sz="0" w:space="0" w:color="auto"/>
                <w:right w:val="none" w:sz="0" w:space="0" w:color="auto"/>
              </w:divBdr>
            </w:div>
            <w:div w:id="178742195">
              <w:marLeft w:val="0"/>
              <w:marRight w:val="0"/>
              <w:marTop w:val="0"/>
              <w:marBottom w:val="0"/>
              <w:divBdr>
                <w:top w:val="none" w:sz="0" w:space="0" w:color="auto"/>
                <w:left w:val="none" w:sz="0" w:space="0" w:color="auto"/>
                <w:bottom w:val="none" w:sz="0" w:space="0" w:color="auto"/>
                <w:right w:val="none" w:sz="0" w:space="0" w:color="auto"/>
              </w:divBdr>
            </w:div>
            <w:div w:id="396897296">
              <w:marLeft w:val="0"/>
              <w:marRight w:val="0"/>
              <w:marTop w:val="0"/>
              <w:marBottom w:val="0"/>
              <w:divBdr>
                <w:top w:val="none" w:sz="0" w:space="0" w:color="auto"/>
                <w:left w:val="none" w:sz="0" w:space="0" w:color="auto"/>
                <w:bottom w:val="none" w:sz="0" w:space="0" w:color="auto"/>
                <w:right w:val="none" w:sz="0" w:space="0" w:color="auto"/>
              </w:divBdr>
            </w:div>
            <w:div w:id="459687196">
              <w:marLeft w:val="0"/>
              <w:marRight w:val="0"/>
              <w:marTop w:val="0"/>
              <w:marBottom w:val="0"/>
              <w:divBdr>
                <w:top w:val="none" w:sz="0" w:space="0" w:color="auto"/>
                <w:left w:val="none" w:sz="0" w:space="0" w:color="auto"/>
                <w:bottom w:val="none" w:sz="0" w:space="0" w:color="auto"/>
                <w:right w:val="none" w:sz="0" w:space="0" w:color="auto"/>
              </w:divBdr>
            </w:div>
            <w:div w:id="706224300">
              <w:marLeft w:val="0"/>
              <w:marRight w:val="0"/>
              <w:marTop w:val="0"/>
              <w:marBottom w:val="0"/>
              <w:divBdr>
                <w:top w:val="none" w:sz="0" w:space="0" w:color="auto"/>
                <w:left w:val="none" w:sz="0" w:space="0" w:color="auto"/>
                <w:bottom w:val="none" w:sz="0" w:space="0" w:color="auto"/>
                <w:right w:val="none" w:sz="0" w:space="0" w:color="auto"/>
              </w:divBdr>
            </w:div>
            <w:div w:id="785345343">
              <w:marLeft w:val="0"/>
              <w:marRight w:val="0"/>
              <w:marTop w:val="0"/>
              <w:marBottom w:val="0"/>
              <w:divBdr>
                <w:top w:val="none" w:sz="0" w:space="0" w:color="auto"/>
                <w:left w:val="none" w:sz="0" w:space="0" w:color="auto"/>
                <w:bottom w:val="none" w:sz="0" w:space="0" w:color="auto"/>
                <w:right w:val="none" w:sz="0" w:space="0" w:color="auto"/>
              </w:divBdr>
            </w:div>
            <w:div w:id="1230842739">
              <w:marLeft w:val="0"/>
              <w:marRight w:val="0"/>
              <w:marTop w:val="0"/>
              <w:marBottom w:val="0"/>
              <w:divBdr>
                <w:top w:val="none" w:sz="0" w:space="0" w:color="auto"/>
                <w:left w:val="none" w:sz="0" w:space="0" w:color="auto"/>
                <w:bottom w:val="none" w:sz="0" w:space="0" w:color="auto"/>
                <w:right w:val="none" w:sz="0" w:space="0" w:color="auto"/>
              </w:divBdr>
            </w:div>
            <w:div w:id="1414812794">
              <w:marLeft w:val="0"/>
              <w:marRight w:val="0"/>
              <w:marTop w:val="0"/>
              <w:marBottom w:val="0"/>
              <w:divBdr>
                <w:top w:val="none" w:sz="0" w:space="0" w:color="auto"/>
                <w:left w:val="none" w:sz="0" w:space="0" w:color="auto"/>
                <w:bottom w:val="none" w:sz="0" w:space="0" w:color="auto"/>
                <w:right w:val="none" w:sz="0" w:space="0" w:color="auto"/>
              </w:divBdr>
            </w:div>
            <w:div w:id="1467626636">
              <w:marLeft w:val="0"/>
              <w:marRight w:val="0"/>
              <w:marTop w:val="0"/>
              <w:marBottom w:val="0"/>
              <w:divBdr>
                <w:top w:val="none" w:sz="0" w:space="0" w:color="auto"/>
                <w:left w:val="none" w:sz="0" w:space="0" w:color="auto"/>
                <w:bottom w:val="none" w:sz="0" w:space="0" w:color="auto"/>
                <w:right w:val="none" w:sz="0" w:space="0" w:color="auto"/>
              </w:divBdr>
            </w:div>
            <w:div w:id="1592464882">
              <w:marLeft w:val="0"/>
              <w:marRight w:val="0"/>
              <w:marTop w:val="0"/>
              <w:marBottom w:val="0"/>
              <w:divBdr>
                <w:top w:val="none" w:sz="0" w:space="0" w:color="auto"/>
                <w:left w:val="none" w:sz="0" w:space="0" w:color="auto"/>
                <w:bottom w:val="none" w:sz="0" w:space="0" w:color="auto"/>
                <w:right w:val="none" w:sz="0" w:space="0" w:color="auto"/>
              </w:divBdr>
            </w:div>
            <w:div w:id="1619334632">
              <w:marLeft w:val="0"/>
              <w:marRight w:val="0"/>
              <w:marTop w:val="0"/>
              <w:marBottom w:val="0"/>
              <w:divBdr>
                <w:top w:val="none" w:sz="0" w:space="0" w:color="auto"/>
                <w:left w:val="none" w:sz="0" w:space="0" w:color="auto"/>
                <w:bottom w:val="none" w:sz="0" w:space="0" w:color="auto"/>
                <w:right w:val="none" w:sz="0" w:space="0" w:color="auto"/>
              </w:divBdr>
            </w:div>
            <w:div w:id="1644695060">
              <w:marLeft w:val="0"/>
              <w:marRight w:val="0"/>
              <w:marTop w:val="0"/>
              <w:marBottom w:val="0"/>
              <w:divBdr>
                <w:top w:val="none" w:sz="0" w:space="0" w:color="auto"/>
                <w:left w:val="none" w:sz="0" w:space="0" w:color="auto"/>
                <w:bottom w:val="none" w:sz="0" w:space="0" w:color="auto"/>
                <w:right w:val="none" w:sz="0" w:space="0" w:color="auto"/>
              </w:divBdr>
            </w:div>
            <w:div w:id="1676151520">
              <w:marLeft w:val="0"/>
              <w:marRight w:val="0"/>
              <w:marTop w:val="0"/>
              <w:marBottom w:val="0"/>
              <w:divBdr>
                <w:top w:val="none" w:sz="0" w:space="0" w:color="auto"/>
                <w:left w:val="none" w:sz="0" w:space="0" w:color="auto"/>
                <w:bottom w:val="none" w:sz="0" w:space="0" w:color="auto"/>
                <w:right w:val="none" w:sz="0" w:space="0" w:color="auto"/>
              </w:divBdr>
            </w:div>
            <w:div w:id="1686666778">
              <w:marLeft w:val="0"/>
              <w:marRight w:val="0"/>
              <w:marTop w:val="0"/>
              <w:marBottom w:val="0"/>
              <w:divBdr>
                <w:top w:val="none" w:sz="0" w:space="0" w:color="auto"/>
                <w:left w:val="none" w:sz="0" w:space="0" w:color="auto"/>
                <w:bottom w:val="none" w:sz="0" w:space="0" w:color="auto"/>
                <w:right w:val="none" w:sz="0" w:space="0" w:color="auto"/>
              </w:divBdr>
            </w:div>
            <w:div w:id="1713189061">
              <w:marLeft w:val="0"/>
              <w:marRight w:val="0"/>
              <w:marTop w:val="0"/>
              <w:marBottom w:val="0"/>
              <w:divBdr>
                <w:top w:val="none" w:sz="0" w:space="0" w:color="auto"/>
                <w:left w:val="none" w:sz="0" w:space="0" w:color="auto"/>
                <w:bottom w:val="none" w:sz="0" w:space="0" w:color="auto"/>
                <w:right w:val="none" w:sz="0" w:space="0" w:color="auto"/>
              </w:divBdr>
            </w:div>
            <w:div w:id="1800225025">
              <w:marLeft w:val="0"/>
              <w:marRight w:val="0"/>
              <w:marTop w:val="0"/>
              <w:marBottom w:val="0"/>
              <w:divBdr>
                <w:top w:val="none" w:sz="0" w:space="0" w:color="auto"/>
                <w:left w:val="none" w:sz="0" w:space="0" w:color="auto"/>
                <w:bottom w:val="none" w:sz="0" w:space="0" w:color="auto"/>
                <w:right w:val="none" w:sz="0" w:space="0" w:color="auto"/>
              </w:divBdr>
            </w:div>
            <w:div w:id="1850486478">
              <w:marLeft w:val="0"/>
              <w:marRight w:val="0"/>
              <w:marTop w:val="0"/>
              <w:marBottom w:val="0"/>
              <w:divBdr>
                <w:top w:val="none" w:sz="0" w:space="0" w:color="auto"/>
                <w:left w:val="none" w:sz="0" w:space="0" w:color="auto"/>
                <w:bottom w:val="none" w:sz="0" w:space="0" w:color="auto"/>
                <w:right w:val="none" w:sz="0" w:space="0" w:color="auto"/>
              </w:divBdr>
            </w:div>
            <w:div w:id="1973704595">
              <w:marLeft w:val="0"/>
              <w:marRight w:val="0"/>
              <w:marTop w:val="0"/>
              <w:marBottom w:val="0"/>
              <w:divBdr>
                <w:top w:val="none" w:sz="0" w:space="0" w:color="auto"/>
                <w:left w:val="none" w:sz="0" w:space="0" w:color="auto"/>
                <w:bottom w:val="none" w:sz="0" w:space="0" w:color="auto"/>
                <w:right w:val="none" w:sz="0" w:space="0" w:color="auto"/>
              </w:divBdr>
            </w:div>
            <w:div w:id="2073001567">
              <w:marLeft w:val="0"/>
              <w:marRight w:val="0"/>
              <w:marTop w:val="0"/>
              <w:marBottom w:val="0"/>
              <w:divBdr>
                <w:top w:val="none" w:sz="0" w:space="0" w:color="auto"/>
                <w:left w:val="none" w:sz="0" w:space="0" w:color="auto"/>
                <w:bottom w:val="none" w:sz="0" w:space="0" w:color="auto"/>
                <w:right w:val="none" w:sz="0" w:space="0" w:color="auto"/>
              </w:divBdr>
            </w:div>
            <w:div w:id="2110082516">
              <w:marLeft w:val="0"/>
              <w:marRight w:val="0"/>
              <w:marTop w:val="0"/>
              <w:marBottom w:val="0"/>
              <w:divBdr>
                <w:top w:val="none" w:sz="0" w:space="0" w:color="auto"/>
                <w:left w:val="none" w:sz="0" w:space="0" w:color="auto"/>
                <w:bottom w:val="none" w:sz="0" w:space="0" w:color="auto"/>
                <w:right w:val="none" w:sz="0" w:space="0" w:color="auto"/>
              </w:divBdr>
            </w:div>
            <w:div w:id="21427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14767">
      <w:bodyDiv w:val="1"/>
      <w:marLeft w:val="0"/>
      <w:marRight w:val="0"/>
      <w:marTop w:val="0"/>
      <w:marBottom w:val="0"/>
      <w:divBdr>
        <w:top w:val="none" w:sz="0" w:space="0" w:color="auto"/>
        <w:left w:val="none" w:sz="0" w:space="0" w:color="auto"/>
        <w:bottom w:val="none" w:sz="0" w:space="0" w:color="auto"/>
        <w:right w:val="none" w:sz="0" w:space="0" w:color="auto"/>
      </w:divBdr>
    </w:div>
    <w:div w:id="643512246">
      <w:bodyDiv w:val="1"/>
      <w:marLeft w:val="0"/>
      <w:marRight w:val="0"/>
      <w:marTop w:val="0"/>
      <w:marBottom w:val="0"/>
      <w:divBdr>
        <w:top w:val="none" w:sz="0" w:space="0" w:color="auto"/>
        <w:left w:val="none" w:sz="0" w:space="0" w:color="auto"/>
        <w:bottom w:val="none" w:sz="0" w:space="0" w:color="auto"/>
        <w:right w:val="none" w:sz="0" w:space="0" w:color="auto"/>
      </w:divBdr>
      <w:divsChild>
        <w:div w:id="1675767045">
          <w:marLeft w:val="300"/>
          <w:marRight w:val="0"/>
          <w:marTop w:val="0"/>
          <w:marBottom w:val="0"/>
          <w:divBdr>
            <w:top w:val="none" w:sz="0" w:space="0" w:color="auto"/>
            <w:left w:val="none" w:sz="0" w:space="0" w:color="auto"/>
            <w:bottom w:val="none" w:sz="0" w:space="0" w:color="auto"/>
            <w:right w:val="none" w:sz="0" w:space="0" w:color="auto"/>
          </w:divBdr>
          <w:divsChild>
            <w:div w:id="867568201">
              <w:marLeft w:val="0"/>
              <w:marRight w:val="0"/>
              <w:marTop w:val="225"/>
              <w:marBottom w:val="150"/>
              <w:divBdr>
                <w:top w:val="none" w:sz="0" w:space="0" w:color="auto"/>
                <w:left w:val="none" w:sz="0" w:space="0" w:color="auto"/>
                <w:bottom w:val="none" w:sz="0" w:space="0" w:color="auto"/>
                <w:right w:val="none" w:sz="0" w:space="0" w:color="auto"/>
              </w:divBdr>
            </w:div>
            <w:div w:id="975911595">
              <w:marLeft w:val="0"/>
              <w:marRight w:val="0"/>
              <w:marTop w:val="225"/>
              <w:marBottom w:val="150"/>
              <w:divBdr>
                <w:top w:val="none" w:sz="0" w:space="0" w:color="auto"/>
                <w:left w:val="none" w:sz="0" w:space="0" w:color="auto"/>
                <w:bottom w:val="none" w:sz="0" w:space="0" w:color="auto"/>
                <w:right w:val="none" w:sz="0" w:space="0" w:color="auto"/>
              </w:divBdr>
            </w:div>
            <w:div w:id="1497726971">
              <w:marLeft w:val="0"/>
              <w:marRight w:val="0"/>
              <w:marTop w:val="225"/>
              <w:marBottom w:val="150"/>
              <w:divBdr>
                <w:top w:val="none" w:sz="0" w:space="0" w:color="auto"/>
                <w:left w:val="none" w:sz="0" w:space="0" w:color="auto"/>
                <w:bottom w:val="none" w:sz="0" w:space="0" w:color="auto"/>
                <w:right w:val="none" w:sz="0" w:space="0" w:color="auto"/>
              </w:divBdr>
            </w:div>
          </w:divsChild>
        </w:div>
        <w:div w:id="1675912587">
          <w:marLeft w:val="0"/>
          <w:marRight w:val="0"/>
          <w:marTop w:val="0"/>
          <w:marBottom w:val="225"/>
          <w:divBdr>
            <w:top w:val="none" w:sz="0" w:space="0" w:color="auto"/>
            <w:left w:val="none" w:sz="0" w:space="0" w:color="auto"/>
            <w:bottom w:val="single" w:sz="6" w:space="4" w:color="333333"/>
            <w:right w:val="none" w:sz="0" w:space="0" w:color="auto"/>
          </w:divBdr>
        </w:div>
      </w:divsChild>
    </w:div>
    <w:div w:id="693505276">
      <w:bodyDiv w:val="1"/>
      <w:marLeft w:val="0"/>
      <w:marRight w:val="0"/>
      <w:marTop w:val="0"/>
      <w:marBottom w:val="0"/>
      <w:divBdr>
        <w:top w:val="none" w:sz="0" w:space="0" w:color="auto"/>
        <w:left w:val="none" w:sz="0" w:space="0" w:color="auto"/>
        <w:bottom w:val="none" w:sz="0" w:space="0" w:color="auto"/>
        <w:right w:val="none" w:sz="0" w:space="0" w:color="auto"/>
      </w:divBdr>
    </w:div>
    <w:div w:id="775901820">
      <w:bodyDiv w:val="1"/>
      <w:marLeft w:val="0"/>
      <w:marRight w:val="0"/>
      <w:marTop w:val="0"/>
      <w:marBottom w:val="0"/>
      <w:divBdr>
        <w:top w:val="none" w:sz="0" w:space="0" w:color="auto"/>
        <w:left w:val="none" w:sz="0" w:space="0" w:color="auto"/>
        <w:bottom w:val="none" w:sz="0" w:space="0" w:color="auto"/>
        <w:right w:val="none" w:sz="0" w:space="0" w:color="auto"/>
      </w:divBdr>
    </w:div>
    <w:div w:id="876892865">
      <w:bodyDiv w:val="1"/>
      <w:marLeft w:val="0"/>
      <w:marRight w:val="0"/>
      <w:marTop w:val="0"/>
      <w:marBottom w:val="0"/>
      <w:divBdr>
        <w:top w:val="none" w:sz="0" w:space="0" w:color="auto"/>
        <w:left w:val="none" w:sz="0" w:space="0" w:color="auto"/>
        <w:bottom w:val="none" w:sz="0" w:space="0" w:color="auto"/>
        <w:right w:val="none" w:sz="0" w:space="0" w:color="auto"/>
      </w:divBdr>
    </w:div>
    <w:div w:id="885143859">
      <w:bodyDiv w:val="1"/>
      <w:marLeft w:val="0"/>
      <w:marRight w:val="0"/>
      <w:marTop w:val="0"/>
      <w:marBottom w:val="0"/>
      <w:divBdr>
        <w:top w:val="none" w:sz="0" w:space="0" w:color="auto"/>
        <w:left w:val="none" w:sz="0" w:space="0" w:color="auto"/>
        <w:bottom w:val="none" w:sz="0" w:space="0" w:color="auto"/>
        <w:right w:val="none" w:sz="0" w:space="0" w:color="auto"/>
      </w:divBdr>
    </w:div>
    <w:div w:id="917713756">
      <w:bodyDiv w:val="1"/>
      <w:marLeft w:val="0"/>
      <w:marRight w:val="0"/>
      <w:marTop w:val="0"/>
      <w:marBottom w:val="0"/>
      <w:divBdr>
        <w:top w:val="none" w:sz="0" w:space="0" w:color="auto"/>
        <w:left w:val="none" w:sz="0" w:space="0" w:color="auto"/>
        <w:bottom w:val="none" w:sz="0" w:space="0" w:color="auto"/>
        <w:right w:val="none" w:sz="0" w:space="0" w:color="auto"/>
      </w:divBdr>
    </w:div>
    <w:div w:id="953291422">
      <w:bodyDiv w:val="1"/>
      <w:marLeft w:val="0"/>
      <w:marRight w:val="0"/>
      <w:marTop w:val="0"/>
      <w:marBottom w:val="0"/>
      <w:divBdr>
        <w:top w:val="none" w:sz="0" w:space="0" w:color="auto"/>
        <w:left w:val="none" w:sz="0" w:space="0" w:color="auto"/>
        <w:bottom w:val="none" w:sz="0" w:space="0" w:color="auto"/>
        <w:right w:val="none" w:sz="0" w:space="0" w:color="auto"/>
      </w:divBdr>
    </w:div>
    <w:div w:id="969212658">
      <w:bodyDiv w:val="1"/>
      <w:marLeft w:val="0"/>
      <w:marRight w:val="0"/>
      <w:marTop w:val="0"/>
      <w:marBottom w:val="0"/>
      <w:divBdr>
        <w:top w:val="none" w:sz="0" w:space="0" w:color="auto"/>
        <w:left w:val="none" w:sz="0" w:space="0" w:color="auto"/>
        <w:bottom w:val="none" w:sz="0" w:space="0" w:color="auto"/>
        <w:right w:val="none" w:sz="0" w:space="0" w:color="auto"/>
      </w:divBdr>
      <w:divsChild>
        <w:div w:id="1663656324">
          <w:marLeft w:val="0"/>
          <w:marRight w:val="0"/>
          <w:marTop w:val="0"/>
          <w:marBottom w:val="0"/>
          <w:divBdr>
            <w:top w:val="none" w:sz="0" w:space="0" w:color="auto"/>
            <w:left w:val="none" w:sz="0" w:space="0" w:color="auto"/>
            <w:bottom w:val="none" w:sz="0" w:space="0" w:color="auto"/>
            <w:right w:val="none" w:sz="0" w:space="0" w:color="auto"/>
          </w:divBdr>
        </w:div>
        <w:div w:id="1876960131">
          <w:marLeft w:val="0"/>
          <w:marRight w:val="0"/>
          <w:marTop w:val="0"/>
          <w:marBottom w:val="0"/>
          <w:divBdr>
            <w:top w:val="none" w:sz="0" w:space="0" w:color="auto"/>
            <w:left w:val="none" w:sz="0" w:space="0" w:color="auto"/>
            <w:bottom w:val="none" w:sz="0" w:space="0" w:color="auto"/>
            <w:right w:val="none" w:sz="0" w:space="0" w:color="auto"/>
          </w:divBdr>
        </w:div>
      </w:divsChild>
    </w:div>
    <w:div w:id="1082986872">
      <w:bodyDiv w:val="1"/>
      <w:marLeft w:val="0"/>
      <w:marRight w:val="0"/>
      <w:marTop w:val="0"/>
      <w:marBottom w:val="0"/>
      <w:divBdr>
        <w:top w:val="none" w:sz="0" w:space="0" w:color="auto"/>
        <w:left w:val="none" w:sz="0" w:space="0" w:color="auto"/>
        <w:bottom w:val="none" w:sz="0" w:space="0" w:color="auto"/>
        <w:right w:val="none" w:sz="0" w:space="0" w:color="auto"/>
      </w:divBdr>
      <w:divsChild>
        <w:div w:id="1063525234">
          <w:marLeft w:val="0"/>
          <w:marRight w:val="0"/>
          <w:marTop w:val="0"/>
          <w:marBottom w:val="225"/>
          <w:divBdr>
            <w:top w:val="none" w:sz="0" w:space="0" w:color="auto"/>
            <w:left w:val="none" w:sz="0" w:space="0" w:color="auto"/>
            <w:bottom w:val="single" w:sz="6" w:space="4" w:color="333333"/>
            <w:right w:val="none" w:sz="0" w:space="0" w:color="auto"/>
          </w:divBdr>
        </w:div>
        <w:div w:id="1818377499">
          <w:marLeft w:val="300"/>
          <w:marRight w:val="0"/>
          <w:marTop w:val="0"/>
          <w:marBottom w:val="0"/>
          <w:divBdr>
            <w:top w:val="none" w:sz="0" w:space="0" w:color="auto"/>
            <w:left w:val="none" w:sz="0" w:space="0" w:color="auto"/>
            <w:bottom w:val="none" w:sz="0" w:space="0" w:color="auto"/>
            <w:right w:val="none" w:sz="0" w:space="0" w:color="auto"/>
          </w:divBdr>
          <w:divsChild>
            <w:div w:id="653797455">
              <w:marLeft w:val="0"/>
              <w:marRight w:val="0"/>
              <w:marTop w:val="225"/>
              <w:marBottom w:val="150"/>
              <w:divBdr>
                <w:top w:val="none" w:sz="0" w:space="0" w:color="auto"/>
                <w:left w:val="none" w:sz="0" w:space="0" w:color="auto"/>
                <w:bottom w:val="none" w:sz="0" w:space="0" w:color="auto"/>
                <w:right w:val="none" w:sz="0" w:space="0" w:color="auto"/>
              </w:divBdr>
            </w:div>
            <w:div w:id="1467315106">
              <w:marLeft w:val="0"/>
              <w:marRight w:val="0"/>
              <w:marTop w:val="225"/>
              <w:marBottom w:val="150"/>
              <w:divBdr>
                <w:top w:val="none" w:sz="0" w:space="0" w:color="auto"/>
                <w:left w:val="none" w:sz="0" w:space="0" w:color="auto"/>
                <w:bottom w:val="none" w:sz="0" w:space="0" w:color="auto"/>
                <w:right w:val="none" w:sz="0" w:space="0" w:color="auto"/>
              </w:divBdr>
            </w:div>
            <w:div w:id="1774785860">
              <w:marLeft w:val="0"/>
              <w:marRight w:val="0"/>
              <w:marTop w:val="225"/>
              <w:marBottom w:val="150"/>
              <w:divBdr>
                <w:top w:val="none" w:sz="0" w:space="0" w:color="auto"/>
                <w:left w:val="none" w:sz="0" w:space="0" w:color="auto"/>
                <w:bottom w:val="none" w:sz="0" w:space="0" w:color="auto"/>
                <w:right w:val="none" w:sz="0" w:space="0" w:color="auto"/>
              </w:divBdr>
            </w:div>
          </w:divsChild>
        </w:div>
      </w:divsChild>
    </w:div>
    <w:div w:id="1146581437">
      <w:bodyDiv w:val="1"/>
      <w:marLeft w:val="0"/>
      <w:marRight w:val="0"/>
      <w:marTop w:val="0"/>
      <w:marBottom w:val="0"/>
      <w:divBdr>
        <w:top w:val="none" w:sz="0" w:space="0" w:color="auto"/>
        <w:left w:val="none" w:sz="0" w:space="0" w:color="auto"/>
        <w:bottom w:val="none" w:sz="0" w:space="0" w:color="auto"/>
        <w:right w:val="none" w:sz="0" w:space="0" w:color="auto"/>
      </w:divBdr>
    </w:div>
    <w:div w:id="1196429177">
      <w:bodyDiv w:val="1"/>
      <w:marLeft w:val="0"/>
      <w:marRight w:val="0"/>
      <w:marTop w:val="0"/>
      <w:marBottom w:val="0"/>
      <w:divBdr>
        <w:top w:val="none" w:sz="0" w:space="0" w:color="auto"/>
        <w:left w:val="none" w:sz="0" w:space="0" w:color="auto"/>
        <w:bottom w:val="none" w:sz="0" w:space="0" w:color="auto"/>
        <w:right w:val="none" w:sz="0" w:space="0" w:color="auto"/>
      </w:divBdr>
    </w:div>
    <w:div w:id="1230312031">
      <w:bodyDiv w:val="1"/>
      <w:marLeft w:val="0"/>
      <w:marRight w:val="0"/>
      <w:marTop w:val="0"/>
      <w:marBottom w:val="0"/>
      <w:divBdr>
        <w:top w:val="none" w:sz="0" w:space="0" w:color="auto"/>
        <w:left w:val="none" w:sz="0" w:space="0" w:color="auto"/>
        <w:bottom w:val="none" w:sz="0" w:space="0" w:color="auto"/>
        <w:right w:val="none" w:sz="0" w:space="0" w:color="auto"/>
      </w:divBdr>
    </w:div>
    <w:div w:id="1236281666">
      <w:bodyDiv w:val="1"/>
      <w:marLeft w:val="0"/>
      <w:marRight w:val="0"/>
      <w:marTop w:val="0"/>
      <w:marBottom w:val="0"/>
      <w:divBdr>
        <w:top w:val="none" w:sz="0" w:space="0" w:color="auto"/>
        <w:left w:val="none" w:sz="0" w:space="0" w:color="auto"/>
        <w:bottom w:val="none" w:sz="0" w:space="0" w:color="auto"/>
        <w:right w:val="none" w:sz="0" w:space="0" w:color="auto"/>
      </w:divBdr>
    </w:div>
    <w:div w:id="1276518237">
      <w:bodyDiv w:val="1"/>
      <w:marLeft w:val="0"/>
      <w:marRight w:val="0"/>
      <w:marTop w:val="0"/>
      <w:marBottom w:val="0"/>
      <w:divBdr>
        <w:top w:val="none" w:sz="0" w:space="0" w:color="auto"/>
        <w:left w:val="none" w:sz="0" w:space="0" w:color="auto"/>
        <w:bottom w:val="none" w:sz="0" w:space="0" w:color="auto"/>
        <w:right w:val="none" w:sz="0" w:space="0" w:color="auto"/>
      </w:divBdr>
    </w:div>
    <w:div w:id="1340042480">
      <w:bodyDiv w:val="1"/>
      <w:marLeft w:val="0"/>
      <w:marRight w:val="0"/>
      <w:marTop w:val="0"/>
      <w:marBottom w:val="0"/>
      <w:divBdr>
        <w:top w:val="none" w:sz="0" w:space="0" w:color="auto"/>
        <w:left w:val="none" w:sz="0" w:space="0" w:color="auto"/>
        <w:bottom w:val="none" w:sz="0" w:space="0" w:color="auto"/>
        <w:right w:val="none" w:sz="0" w:space="0" w:color="auto"/>
      </w:divBdr>
    </w:div>
    <w:div w:id="1423992781">
      <w:bodyDiv w:val="1"/>
      <w:marLeft w:val="0"/>
      <w:marRight w:val="0"/>
      <w:marTop w:val="0"/>
      <w:marBottom w:val="0"/>
      <w:divBdr>
        <w:top w:val="none" w:sz="0" w:space="0" w:color="auto"/>
        <w:left w:val="none" w:sz="0" w:space="0" w:color="auto"/>
        <w:bottom w:val="none" w:sz="0" w:space="0" w:color="auto"/>
        <w:right w:val="none" w:sz="0" w:space="0" w:color="auto"/>
      </w:divBdr>
    </w:div>
    <w:div w:id="1430544492">
      <w:bodyDiv w:val="1"/>
      <w:marLeft w:val="0"/>
      <w:marRight w:val="0"/>
      <w:marTop w:val="0"/>
      <w:marBottom w:val="0"/>
      <w:divBdr>
        <w:top w:val="none" w:sz="0" w:space="0" w:color="auto"/>
        <w:left w:val="none" w:sz="0" w:space="0" w:color="auto"/>
        <w:bottom w:val="none" w:sz="0" w:space="0" w:color="auto"/>
        <w:right w:val="none" w:sz="0" w:space="0" w:color="auto"/>
      </w:divBdr>
    </w:div>
    <w:div w:id="1435976557">
      <w:bodyDiv w:val="1"/>
      <w:marLeft w:val="0"/>
      <w:marRight w:val="0"/>
      <w:marTop w:val="0"/>
      <w:marBottom w:val="0"/>
      <w:divBdr>
        <w:top w:val="none" w:sz="0" w:space="0" w:color="auto"/>
        <w:left w:val="none" w:sz="0" w:space="0" w:color="auto"/>
        <w:bottom w:val="none" w:sz="0" w:space="0" w:color="auto"/>
        <w:right w:val="none" w:sz="0" w:space="0" w:color="auto"/>
      </w:divBdr>
    </w:div>
    <w:div w:id="1464155340">
      <w:bodyDiv w:val="1"/>
      <w:marLeft w:val="0"/>
      <w:marRight w:val="0"/>
      <w:marTop w:val="0"/>
      <w:marBottom w:val="0"/>
      <w:divBdr>
        <w:top w:val="none" w:sz="0" w:space="0" w:color="auto"/>
        <w:left w:val="none" w:sz="0" w:space="0" w:color="auto"/>
        <w:bottom w:val="none" w:sz="0" w:space="0" w:color="auto"/>
        <w:right w:val="none" w:sz="0" w:space="0" w:color="auto"/>
      </w:divBdr>
    </w:div>
    <w:div w:id="1495486205">
      <w:bodyDiv w:val="1"/>
      <w:marLeft w:val="0"/>
      <w:marRight w:val="0"/>
      <w:marTop w:val="0"/>
      <w:marBottom w:val="0"/>
      <w:divBdr>
        <w:top w:val="none" w:sz="0" w:space="0" w:color="auto"/>
        <w:left w:val="none" w:sz="0" w:space="0" w:color="auto"/>
        <w:bottom w:val="none" w:sz="0" w:space="0" w:color="auto"/>
        <w:right w:val="none" w:sz="0" w:space="0" w:color="auto"/>
      </w:divBdr>
    </w:div>
    <w:div w:id="1625883866">
      <w:bodyDiv w:val="1"/>
      <w:marLeft w:val="0"/>
      <w:marRight w:val="0"/>
      <w:marTop w:val="0"/>
      <w:marBottom w:val="0"/>
      <w:divBdr>
        <w:top w:val="none" w:sz="0" w:space="0" w:color="auto"/>
        <w:left w:val="none" w:sz="0" w:space="0" w:color="auto"/>
        <w:bottom w:val="none" w:sz="0" w:space="0" w:color="auto"/>
        <w:right w:val="none" w:sz="0" w:space="0" w:color="auto"/>
      </w:divBdr>
    </w:div>
    <w:div w:id="1673727407">
      <w:bodyDiv w:val="1"/>
      <w:marLeft w:val="0"/>
      <w:marRight w:val="0"/>
      <w:marTop w:val="0"/>
      <w:marBottom w:val="0"/>
      <w:divBdr>
        <w:top w:val="none" w:sz="0" w:space="0" w:color="auto"/>
        <w:left w:val="none" w:sz="0" w:space="0" w:color="auto"/>
        <w:bottom w:val="none" w:sz="0" w:space="0" w:color="auto"/>
        <w:right w:val="none" w:sz="0" w:space="0" w:color="auto"/>
      </w:divBdr>
    </w:div>
    <w:div w:id="1704597437">
      <w:bodyDiv w:val="1"/>
      <w:marLeft w:val="0"/>
      <w:marRight w:val="0"/>
      <w:marTop w:val="0"/>
      <w:marBottom w:val="0"/>
      <w:divBdr>
        <w:top w:val="none" w:sz="0" w:space="0" w:color="auto"/>
        <w:left w:val="none" w:sz="0" w:space="0" w:color="auto"/>
        <w:bottom w:val="none" w:sz="0" w:space="0" w:color="auto"/>
        <w:right w:val="none" w:sz="0" w:space="0" w:color="auto"/>
      </w:divBdr>
      <w:divsChild>
        <w:div w:id="964507588">
          <w:marLeft w:val="0"/>
          <w:marRight w:val="0"/>
          <w:marTop w:val="0"/>
          <w:marBottom w:val="0"/>
          <w:divBdr>
            <w:top w:val="none" w:sz="0" w:space="0" w:color="auto"/>
            <w:left w:val="none" w:sz="0" w:space="0" w:color="auto"/>
            <w:bottom w:val="none" w:sz="0" w:space="0" w:color="auto"/>
            <w:right w:val="none" w:sz="0" w:space="0" w:color="auto"/>
          </w:divBdr>
        </w:div>
      </w:divsChild>
    </w:div>
    <w:div w:id="1836527416">
      <w:bodyDiv w:val="1"/>
      <w:marLeft w:val="0"/>
      <w:marRight w:val="0"/>
      <w:marTop w:val="0"/>
      <w:marBottom w:val="0"/>
      <w:divBdr>
        <w:top w:val="none" w:sz="0" w:space="0" w:color="auto"/>
        <w:left w:val="none" w:sz="0" w:space="0" w:color="auto"/>
        <w:bottom w:val="none" w:sz="0" w:space="0" w:color="auto"/>
        <w:right w:val="none" w:sz="0" w:space="0" w:color="auto"/>
      </w:divBdr>
      <w:divsChild>
        <w:div w:id="1374962035">
          <w:marLeft w:val="300"/>
          <w:marRight w:val="0"/>
          <w:marTop w:val="0"/>
          <w:marBottom w:val="0"/>
          <w:divBdr>
            <w:top w:val="none" w:sz="0" w:space="0" w:color="auto"/>
            <w:left w:val="none" w:sz="0" w:space="0" w:color="auto"/>
            <w:bottom w:val="none" w:sz="0" w:space="0" w:color="auto"/>
            <w:right w:val="none" w:sz="0" w:space="0" w:color="auto"/>
          </w:divBdr>
          <w:divsChild>
            <w:div w:id="42490488">
              <w:marLeft w:val="0"/>
              <w:marRight w:val="0"/>
              <w:marTop w:val="225"/>
              <w:marBottom w:val="150"/>
              <w:divBdr>
                <w:top w:val="none" w:sz="0" w:space="0" w:color="auto"/>
                <w:left w:val="none" w:sz="0" w:space="0" w:color="auto"/>
                <w:bottom w:val="none" w:sz="0" w:space="0" w:color="auto"/>
                <w:right w:val="none" w:sz="0" w:space="0" w:color="auto"/>
              </w:divBdr>
            </w:div>
            <w:div w:id="339088766">
              <w:marLeft w:val="0"/>
              <w:marRight w:val="0"/>
              <w:marTop w:val="225"/>
              <w:marBottom w:val="150"/>
              <w:divBdr>
                <w:top w:val="none" w:sz="0" w:space="0" w:color="auto"/>
                <w:left w:val="none" w:sz="0" w:space="0" w:color="auto"/>
                <w:bottom w:val="none" w:sz="0" w:space="0" w:color="auto"/>
                <w:right w:val="none" w:sz="0" w:space="0" w:color="auto"/>
              </w:divBdr>
            </w:div>
            <w:div w:id="573975422">
              <w:marLeft w:val="0"/>
              <w:marRight w:val="0"/>
              <w:marTop w:val="225"/>
              <w:marBottom w:val="150"/>
              <w:divBdr>
                <w:top w:val="none" w:sz="0" w:space="0" w:color="auto"/>
                <w:left w:val="none" w:sz="0" w:space="0" w:color="auto"/>
                <w:bottom w:val="none" w:sz="0" w:space="0" w:color="auto"/>
                <w:right w:val="none" w:sz="0" w:space="0" w:color="auto"/>
              </w:divBdr>
            </w:div>
          </w:divsChild>
        </w:div>
        <w:div w:id="2145926489">
          <w:marLeft w:val="0"/>
          <w:marRight w:val="0"/>
          <w:marTop w:val="0"/>
          <w:marBottom w:val="225"/>
          <w:divBdr>
            <w:top w:val="none" w:sz="0" w:space="0" w:color="auto"/>
            <w:left w:val="none" w:sz="0" w:space="0" w:color="auto"/>
            <w:bottom w:val="single" w:sz="6" w:space="4" w:color="333333"/>
            <w:right w:val="none" w:sz="0" w:space="0" w:color="auto"/>
          </w:divBdr>
        </w:div>
      </w:divsChild>
    </w:div>
    <w:div w:id="1907449499">
      <w:bodyDiv w:val="1"/>
      <w:marLeft w:val="0"/>
      <w:marRight w:val="0"/>
      <w:marTop w:val="0"/>
      <w:marBottom w:val="0"/>
      <w:divBdr>
        <w:top w:val="none" w:sz="0" w:space="0" w:color="auto"/>
        <w:left w:val="none" w:sz="0" w:space="0" w:color="auto"/>
        <w:bottom w:val="none" w:sz="0" w:space="0" w:color="auto"/>
        <w:right w:val="none" w:sz="0" w:space="0" w:color="auto"/>
      </w:divBdr>
    </w:div>
    <w:div w:id="1932471076">
      <w:bodyDiv w:val="1"/>
      <w:marLeft w:val="0"/>
      <w:marRight w:val="0"/>
      <w:marTop w:val="0"/>
      <w:marBottom w:val="0"/>
      <w:divBdr>
        <w:top w:val="none" w:sz="0" w:space="0" w:color="auto"/>
        <w:left w:val="none" w:sz="0" w:space="0" w:color="auto"/>
        <w:bottom w:val="none" w:sz="0" w:space="0" w:color="auto"/>
        <w:right w:val="none" w:sz="0" w:space="0" w:color="auto"/>
      </w:divBdr>
      <w:divsChild>
        <w:div w:id="1585797356">
          <w:marLeft w:val="0"/>
          <w:marRight w:val="0"/>
          <w:marTop w:val="0"/>
          <w:marBottom w:val="0"/>
          <w:divBdr>
            <w:top w:val="none" w:sz="0" w:space="0" w:color="auto"/>
            <w:left w:val="none" w:sz="0" w:space="0" w:color="auto"/>
            <w:bottom w:val="none" w:sz="0" w:space="0" w:color="auto"/>
            <w:right w:val="none" w:sz="0" w:space="0" w:color="auto"/>
          </w:divBdr>
          <w:divsChild>
            <w:div w:id="393815518">
              <w:marLeft w:val="0"/>
              <w:marRight w:val="0"/>
              <w:marTop w:val="0"/>
              <w:marBottom w:val="0"/>
              <w:divBdr>
                <w:top w:val="none" w:sz="0" w:space="0" w:color="auto"/>
                <w:left w:val="none" w:sz="0" w:space="0" w:color="auto"/>
                <w:bottom w:val="none" w:sz="0" w:space="0" w:color="auto"/>
                <w:right w:val="none" w:sz="0" w:space="0" w:color="auto"/>
              </w:divBdr>
            </w:div>
            <w:div w:id="474224347">
              <w:marLeft w:val="0"/>
              <w:marRight w:val="0"/>
              <w:marTop w:val="0"/>
              <w:marBottom w:val="0"/>
              <w:divBdr>
                <w:top w:val="none" w:sz="0" w:space="0" w:color="auto"/>
                <w:left w:val="none" w:sz="0" w:space="0" w:color="auto"/>
                <w:bottom w:val="none" w:sz="0" w:space="0" w:color="auto"/>
                <w:right w:val="none" w:sz="0" w:space="0" w:color="auto"/>
              </w:divBdr>
            </w:div>
            <w:div w:id="546450358">
              <w:marLeft w:val="0"/>
              <w:marRight w:val="0"/>
              <w:marTop w:val="0"/>
              <w:marBottom w:val="0"/>
              <w:divBdr>
                <w:top w:val="none" w:sz="0" w:space="0" w:color="auto"/>
                <w:left w:val="none" w:sz="0" w:space="0" w:color="auto"/>
                <w:bottom w:val="none" w:sz="0" w:space="0" w:color="auto"/>
                <w:right w:val="none" w:sz="0" w:space="0" w:color="auto"/>
              </w:divBdr>
            </w:div>
            <w:div w:id="657227386">
              <w:marLeft w:val="0"/>
              <w:marRight w:val="0"/>
              <w:marTop w:val="0"/>
              <w:marBottom w:val="0"/>
              <w:divBdr>
                <w:top w:val="none" w:sz="0" w:space="0" w:color="auto"/>
                <w:left w:val="none" w:sz="0" w:space="0" w:color="auto"/>
                <w:bottom w:val="none" w:sz="0" w:space="0" w:color="auto"/>
                <w:right w:val="none" w:sz="0" w:space="0" w:color="auto"/>
              </w:divBdr>
            </w:div>
            <w:div w:id="792283452">
              <w:marLeft w:val="0"/>
              <w:marRight w:val="0"/>
              <w:marTop w:val="0"/>
              <w:marBottom w:val="0"/>
              <w:divBdr>
                <w:top w:val="none" w:sz="0" w:space="0" w:color="auto"/>
                <w:left w:val="none" w:sz="0" w:space="0" w:color="auto"/>
                <w:bottom w:val="none" w:sz="0" w:space="0" w:color="auto"/>
                <w:right w:val="none" w:sz="0" w:space="0" w:color="auto"/>
              </w:divBdr>
            </w:div>
            <w:div w:id="814370380">
              <w:marLeft w:val="0"/>
              <w:marRight w:val="0"/>
              <w:marTop w:val="0"/>
              <w:marBottom w:val="0"/>
              <w:divBdr>
                <w:top w:val="none" w:sz="0" w:space="0" w:color="auto"/>
                <w:left w:val="none" w:sz="0" w:space="0" w:color="auto"/>
                <w:bottom w:val="none" w:sz="0" w:space="0" w:color="auto"/>
                <w:right w:val="none" w:sz="0" w:space="0" w:color="auto"/>
              </w:divBdr>
            </w:div>
            <w:div w:id="932250532">
              <w:marLeft w:val="0"/>
              <w:marRight w:val="0"/>
              <w:marTop w:val="0"/>
              <w:marBottom w:val="0"/>
              <w:divBdr>
                <w:top w:val="none" w:sz="0" w:space="0" w:color="auto"/>
                <w:left w:val="none" w:sz="0" w:space="0" w:color="auto"/>
                <w:bottom w:val="none" w:sz="0" w:space="0" w:color="auto"/>
                <w:right w:val="none" w:sz="0" w:space="0" w:color="auto"/>
              </w:divBdr>
            </w:div>
            <w:div w:id="995719000">
              <w:marLeft w:val="0"/>
              <w:marRight w:val="0"/>
              <w:marTop w:val="0"/>
              <w:marBottom w:val="0"/>
              <w:divBdr>
                <w:top w:val="none" w:sz="0" w:space="0" w:color="auto"/>
                <w:left w:val="none" w:sz="0" w:space="0" w:color="auto"/>
                <w:bottom w:val="none" w:sz="0" w:space="0" w:color="auto"/>
                <w:right w:val="none" w:sz="0" w:space="0" w:color="auto"/>
              </w:divBdr>
            </w:div>
            <w:div w:id="1261185458">
              <w:marLeft w:val="0"/>
              <w:marRight w:val="0"/>
              <w:marTop w:val="0"/>
              <w:marBottom w:val="0"/>
              <w:divBdr>
                <w:top w:val="none" w:sz="0" w:space="0" w:color="auto"/>
                <w:left w:val="none" w:sz="0" w:space="0" w:color="auto"/>
                <w:bottom w:val="none" w:sz="0" w:space="0" w:color="auto"/>
                <w:right w:val="none" w:sz="0" w:space="0" w:color="auto"/>
              </w:divBdr>
            </w:div>
            <w:div w:id="1403330170">
              <w:marLeft w:val="0"/>
              <w:marRight w:val="0"/>
              <w:marTop w:val="0"/>
              <w:marBottom w:val="0"/>
              <w:divBdr>
                <w:top w:val="none" w:sz="0" w:space="0" w:color="auto"/>
                <w:left w:val="none" w:sz="0" w:space="0" w:color="auto"/>
                <w:bottom w:val="none" w:sz="0" w:space="0" w:color="auto"/>
                <w:right w:val="none" w:sz="0" w:space="0" w:color="auto"/>
              </w:divBdr>
            </w:div>
            <w:div w:id="1566641548">
              <w:marLeft w:val="0"/>
              <w:marRight w:val="0"/>
              <w:marTop w:val="0"/>
              <w:marBottom w:val="0"/>
              <w:divBdr>
                <w:top w:val="none" w:sz="0" w:space="0" w:color="auto"/>
                <w:left w:val="none" w:sz="0" w:space="0" w:color="auto"/>
                <w:bottom w:val="none" w:sz="0" w:space="0" w:color="auto"/>
                <w:right w:val="none" w:sz="0" w:space="0" w:color="auto"/>
              </w:divBdr>
            </w:div>
            <w:div w:id="1622371612">
              <w:marLeft w:val="0"/>
              <w:marRight w:val="0"/>
              <w:marTop w:val="0"/>
              <w:marBottom w:val="0"/>
              <w:divBdr>
                <w:top w:val="none" w:sz="0" w:space="0" w:color="auto"/>
                <w:left w:val="none" w:sz="0" w:space="0" w:color="auto"/>
                <w:bottom w:val="none" w:sz="0" w:space="0" w:color="auto"/>
                <w:right w:val="none" w:sz="0" w:space="0" w:color="auto"/>
              </w:divBdr>
            </w:div>
            <w:div w:id="1634486255">
              <w:marLeft w:val="0"/>
              <w:marRight w:val="0"/>
              <w:marTop w:val="0"/>
              <w:marBottom w:val="0"/>
              <w:divBdr>
                <w:top w:val="none" w:sz="0" w:space="0" w:color="auto"/>
                <w:left w:val="none" w:sz="0" w:space="0" w:color="auto"/>
                <w:bottom w:val="none" w:sz="0" w:space="0" w:color="auto"/>
                <w:right w:val="none" w:sz="0" w:space="0" w:color="auto"/>
              </w:divBdr>
            </w:div>
            <w:div w:id="1689523254">
              <w:marLeft w:val="0"/>
              <w:marRight w:val="0"/>
              <w:marTop w:val="0"/>
              <w:marBottom w:val="0"/>
              <w:divBdr>
                <w:top w:val="none" w:sz="0" w:space="0" w:color="auto"/>
                <w:left w:val="none" w:sz="0" w:space="0" w:color="auto"/>
                <w:bottom w:val="none" w:sz="0" w:space="0" w:color="auto"/>
                <w:right w:val="none" w:sz="0" w:space="0" w:color="auto"/>
              </w:divBdr>
            </w:div>
            <w:div w:id="1784304511">
              <w:marLeft w:val="0"/>
              <w:marRight w:val="0"/>
              <w:marTop w:val="0"/>
              <w:marBottom w:val="0"/>
              <w:divBdr>
                <w:top w:val="none" w:sz="0" w:space="0" w:color="auto"/>
                <w:left w:val="none" w:sz="0" w:space="0" w:color="auto"/>
                <w:bottom w:val="none" w:sz="0" w:space="0" w:color="auto"/>
                <w:right w:val="none" w:sz="0" w:space="0" w:color="auto"/>
              </w:divBdr>
            </w:div>
            <w:div w:id="1899125812">
              <w:marLeft w:val="0"/>
              <w:marRight w:val="0"/>
              <w:marTop w:val="0"/>
              <w:marBottom w:val="0"/>
              <w:divBdr>
                <w:top w:val="none" w:sz="0" w:space="0" w:color="auto"/>
                <w:left w:val="none" w:sz="0" w:space="0" w:color="auto"/>
                <w:bottom w:val="none" w:sz="0" w:space="0" w:color="auto"/>
                <w:right w:val="none" w:sz="0" w:space="0" w:color="auto"/>
              </w:divBdr>
            </w:div>
            <w:div w:id="1918828610">
              <w:marLeft w:val="0"/>
              <w:marRight w:val="0"/>
              <w:marTop w:val="0"/>
              <w:marBottom w:val="0"/>
              <w:divBdr>
                <w:top w:val="none" w:sz="0" w:space="0" w:color="auto"/>
                <w:left w:val="none" w:sz="0" w:space="0" w:color="auto"/>
                <w:bottom w:val="none" w:sz="0" w:space="0" w:color="auto"/>
                <w:right w:val="none" w:sz="0" w:space="0" w:color="auto"/>
              </w:divBdr>
            </w:div>
            <w:div w:id="2013873449">
              <w:marLeft w:val="0"/>
              <w:marRight w:val="0"/>
              <w:marTop w:val="0"/>
              <w:marBottom w:val="0"/>
              <w:divBdr>
                <w:top w:val="none" w:sz="0" w:space="0" w:color="auto"/>
                <w:left w:val="none" w:sz="0" w:space="0" w:color="auto"/>
                <w:bottom w:val="none" w:sz="0" w:space="0" w:color="auto"/>
                <w:right w:val="none" w:sz="0" w:space="0" w:color="auto"/>
              </w:divBdr>
            </w:div>
            <w:div w:id="2023237693">
              <w:marLeft w:val="0"/>
              <w:marRight w:val="0"/>
              <w:marTop w:val="0"/>
              <w:marBottom w:val="0"/>
              <w:divBdr>
                <w:top w:val="none" w:sz="0" w:space="0" w:color="auto"/>
                <w:left w:val="none" w:sz="0" w:space="0" w:color="auto"/>
                <w:bottom w:val="none" w:sz="0" w:space="0" w:color="auto"/>
                <w:right w:val="none" w:sz="0" w:space="0" w:color="auto"/>
              </w:divBdr>
            </w:div>
            <w:div w:id="2029023619">
              <w:marLeft w:val="0"/>
              <w:marRight w:val="0"/>
              <w:marTop w:val="0"/>
              <w:marBottom w:val="0"/>
              <w:divBdr>
                <w:top w:val="none" w:sz="0" w:space="0" w:color="auto"/>
                <w:left w:val="none" w:sz="0" w:space="0" w:color="auto"/>
                <w:bottom w:val="none" w:sz="0" w:space="0" w:color="auto"/>
                <w:right w:val="none" w:sz="0" w:space="0" w:color="auto"/>
              </w:divBdr>
            </w:div>
            <w:div w:id="20970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6693">
      <w:bodyDiv w:val="1"/>
      <w:marLeft w:val="0"/>
      <w:marRight w:val="0"/>
      <w:marTop w:val="0"/>
      <w:marBottom w:val="0"/>
      <w:divBdr>
        <w:top w:val="none" w:sz="0" w:space="0" w:color="auto"/>
        <w:left w:val="none" w:sz="0" w:space="0" w:color="auto"/>
        <w:bottom w:val="none" w:sz="0" w:space="0" w:color="auto"/>
        <w:right w:val="none" w:sz="0" w:space="0" w:color="auto"/>
      </w:divBdr>
    </w:div>
    <w:div w:id="2071926473">
      <w:bodyDiv w:val="1"/>
      <w:marLeft w:val="0"/>
      <w:marRight w:val="0"/>
      <w:marTop w:val="0"/>
      <w:marBottom w:val="0"/>
      <w:divBdr>
        <w:top w:val="none" w:sz="0" w:space="0" w:color="auto"/>
        <w:left w:val="none" w:sz="0" w:space="0" w:color="auto"/>
        <w:bottom w:val="none" w:sz="0" w:space="0" w:color="auto"/>
        <w:right w:val="none" w:sz="0" w:space="0" w:color="auto"/>
      </w:divBdr>
    </w:div>
    <w:div w:id="2105106795">
      <w:bodyDiv w:val="1"/>
      <w:marLeft w:val="0"/>
      <w:marRight w:val="0"/>
      <w:marTop w:val="0"/>
      <w:marBottom w:val="0"/>
      <w:divBdr>
        <w:top w:val="none" w:sz="0" w:space="0" w:color="auto"/>
        <w:left w:val="none" w:sz="0" w:space="0" w:color="auto"/>
        <w:bottom w:val="none" w:sz="0" w:space="0" w:color="auto"/>
        <w:right w:val="none" w:sz="0" w:space="0" w:color="auto"/>
      </w:divBdr>
      <w:divsChild>
        <w:div w:id="358820001">
          <w:marLeft w:val="0"/>
          <w:marRight w:val="0"/>
          <w:marTop w:val="0"/>
          <w:marBottom w:val="0"/>
          <w:divBdr>
            <w:top w:val="none" w:sz="0" w:space="0" w:color="auto"/>
            <w:left w:val="none" w:sz="0" w:space="0" w:color="auto"/>
            <w:bottom w:val="none" w:sz="0" w:space="0" w:color="auto"/>
            <w:right w:val="none" w:sz="0" w:space="0" w:color="auto"/>
          </w:divBdr>
        </w:div>
        <w:div w:id="1289438046">
          <w:marLeft w:val="0"/>
          <w:marRight w:val="0"/>
          <w:marTop w:val="0"/>
          <w:marBottom w:val="0"/>
          <w:divBdr>
            <w:top w:val="none" w:sz="0" w:space="0" w:color="auto"/>
            <w:left w:val="none" w:sz="0" w:space="0" w:color="auto"/>
            <w:bottom w:val="none" w:sz="0" w:space="0" w:color="auto"/>
            <w:right w:val="none" w:sz="0" w:space="0" w:color="auto"/>
          </w:divBdr>
        </w:div>
      </w:divsChild>
    </w:div>
    <w:div w:id="2135172568">
      <w:bodyDiv w:val="1"/>
      <w:marLeft w:val="0"/>
      <w:marRight w:val="0"/>
      <w:marTop w:val="0"/>
      <w:marBottom w:val="0"/>
      <w:divBdr>
        <w:top w:val="none" w:sz="0" w:space="0" w:color="auto"/>
        <w:left w:val="none" w:sz="0" w:space="0" w:color="auto"/>
        <w:bottom w:val="none" w:sz="0" w:space="0" w:color="auto"/>
        <w:right w:val="none" w:sz="0" w:space="0" w:color="auto"/>
      </w:divBdr>
    </w:div>
    <w:div w:id="213543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eader" Target="header2.xml"/><Relationship Id="rId27"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3de43da-a351-43e5-b7a1-980afc0d19d1" xsi:nil="true"/>
    <lcf76f155ced4ddcb4097134ff3c332f xmlns="afd156ce-c20c-4333-9016-100ff8d3ce5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D18118-B934-43A6-A42D-6D54C8206569}">
  <ds:schemaRefs>
    <ds:schemaRef ds:uri="http://schemas.microsoft.com/office/2006/metadata/properties"/>
    <ds:schemaRef ds:uri="http://schemas.microsoft.com/office/infopath/2007/PartnerControls"/>
    <ds:schemaRef ds:uri="e3de43da-a351-43e5-b7a1-980afc0d19d1"/>
    <ds:schemaRef ds:uri="afd156ce-c20c-4333-9016-100ff8d3ce5f"/>
  </ds:schemaRefs>
</ds:datastoreItem>
</file>

<file path=customXml/itemProps2.xml><?xml version="1.0" encoding="utf-8"?>
<ds:datastoreItem xmlns:ds="http://schemas.openxmlformats.org/officeDocument/2006/customXml" ds:itemID="{604F5827-F8EF-47E8-BC3D-3F8E3FB3531E}">
  <ds:schemaRefs>
    <ds:schemaRef ds:uri="http://schemas.openxmlformats.org/officeDocument/2006/bibliography"/>
  </ds:schemaRefs>
</ds:datastoreItem>
</file>

<file path=customXml/itemProps3.xml><?xml version="1.0" encoding="utf-8"?>
<ds:datastoreItem xmlns:ds="http://schemas.openxmlformats.org/officeDocument/2006/customXml" ds:itemID="{1348C6F3-3F98-49EC-94D9-7E54CE347F96}">
  <ds:schemaRefs>
    <ds:schemaRef ds:uri="http://schemas.microsoft.com/sharepoint/v3/contenttype/forms"/>
  </ds:schemaRefs>
</ds:datastoreItem>
</file>

<file path=customXml/itemProps4.xml><?xml version="1.0" encoding="utf-8"?>
<ds:datastoreItem xmlns:ds="http://schemas.openxmlformats.org/officeDocument/2006/customXml" ds:itemID="{5B2857FA-05E6-4E15-9F65-331E272132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d156ce-c20c-4333-9016-100ff8d3ce5f"/>
    <ds:schemaRef ds:uri="e3de43da-a351-43e5-b7a1-980afc0d19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2384</Words>
  <Characters>13592</Characters>
  <Application>Microsoft Office Word</Application>
  <DocSecurity>4</DocSecurity>
  <Lines>113</Lines>
  <Paragraphs>31</Paragraphs>
  <ScaleCrop>false</ScaleCrop>
  <Company/>
  <LinksUpToDate>false</LinksUpToDate>
  <CharactersWithSpaces>15945</CharactersWithSpaces>
  <SharedDoc>false</SharedDoc>
  <HLinks>
    <vt:vector size="90" baseType="variant">
      <vt:variant>
        <vt:i4>1966142</vt:i4>
      </vt:variant>
      <vt:variant>
        <vt:i4>97</vt:i4>
      </vt:variant>
      <vt:variant>
        <vt:i4>0</vt:i4>
      </vt:variant>
      <vt:variant>
        <vt:i4>5</vt:i4>
      </vt:variant>
      <vt:variant>
        <vt:lpwstr/>
      </vt:variant>
      <vt:variant>
        <vt:lpwstr>_Toc198810680</vt:lpwstr>
      </vt:variant>
      <vt:variant>
        <vt:i4>1114174</vt:i4>
      </vt:variant>
      <vt:variant>
        <vt:i4>91</vt:i4>
      </vt:variant>
      <vt:variant>
        <vt:i4>0</vt:i4>
      </vt:variant>
      <vt:variant>
        <vt:i4>5</vt:i4>
      </vt:variant>
      <vt:variant>
        <vt:lpwstr/>
      </vt:variant>
      <vt:variant>
        <vt:lpwstr>_Toc198810679</vt:lpwstr>
      </vt:variant>
      <vt:variant>
        <vt:i4>1114174</vt:i4>
      </vt:variant>
      <vt:variant>
        <vt:i4>85</vt:i4>
      </vt:variant>
      <vt:variant>
        <vt:i4>0</vt:i4>
      </vt:variant>
      <vt:variant>
        <vt:i4>5</vt:i4>
      </vt:variant>
      <vt:variant>
        <vt:lpwstr/>
      </vt:variant>
      <vt:variant>
        <vt:lpwstr>_Toc198810678</vt:lpwstr>
      </vt:variant>
      <vt:variant>
        <vt:i4>1114174</vt:i4>
      </vt:variant>
      <vt:variant>
        <vt:i4>79</vt:i4>
      </vt:variant>
      <vt:variant>
        <vt:i4>0</vt:i4>
      </vt:variant>
      <vt:variant>
        <vt:i4>5</vt:i4>
      </vt:variant>
      <vt:variant>
        <vt:lpwstr/>
      </vt:variant>
      <vt:variant>
        <vt:lpwstr>_Toc198810677</vt:lpwstr>
      </vt:variant>
      <vt:variant>
        <vt:i4>1114174</vt:i4>
      </vt:variant>
      <vt:variant>
        <vt:i4>73</vt:i4>
      </vt:variant>
      <vt:variant>
        <vt:i4>0</vt:i4>
      </vt:variant>
      <vt:variant>
        <vt:i4>5</vt:i4>
      </vt:variant>
      <vt:variant>
        <vt:lpwstr/>
      </vt:variant>
      <vt:variant>
        <vt:lpwstr>_Toc198810676</vt:lpwstr>
      </vt:variant>
      <vt:variant>
        <vt:i4>1114174</vt:i4>
      </vt:variant>
      <vt:variant>
        <vt:i4>67</vt:i4>
      </vt:variant>
      <vt:variant>
        <vt:i4>0</vt:i4>
      </vt:variant>
      <vt:variant>
        <vt:i4>5</vt:i4>
      </vt:variant>
      <vt:variant>
        <vt:lpwstr/>
      </vt:variant>
      <vt:variant>
        <vt:lpwstr>_Toc198810675</vt:lpwstr>
      </vt:variant>
      <vt:variant>
        <vt:i4>1114174</vt:i4>
      </vt:variant>
      <vt:variant>
        <vt:i4>61</vt:i4>
      </vt:variant>
      <vt:variant>
        <vt:i4>0</vt:i4>
      </vt:variant>
      <vt:variant>
        <vt:i4>5</vt:i4>
      </vt:variant>
      <vt:variant>
        <vt:lpwstr/>
      </vt:variant>
      <vt:variant>
        <vt:lpwstr>_Toc198810674</vt:lpwstr>
      </vt:variant>
      <vt:variant>
        <vt:i4>1114174</vt:i4>
      </vt:variant>
      <vt:variant>
        <vt:i4>55</vt:i4>
      </vt:variant>
      <vt:variant>
        <vt:i4>0</vt:i4>
      </vt:variant>
      <vt:variant>
        <vt:i4>5</vt:i4>
      </vt:variant>
      <vt:variant>
        <vt:lpwstr/>
      </vt:variant>
      <vt:variant>
        <vt:lpwstr>_Toc198810673</vt:lpwstr>
      </vt:variant>
      <vt:variant>
        <vt:i4>1114174</vt:i4>
      </vt:variant>
      <vt:variant>
        <vt:i4>49</vt:i4>
      </vt:variant>
      <vt:variant>
        <vt:i4>0</vt:i4>
      </vt:variant>
      <vt:variant>
        <vt:i4>5</vt:i4>
      </vt:variant>
      <vt:variant>
        <vt:lpwstr/>
      </vt:variant>
      <vt:variant>
        <vt:lpwstr>_Toc198810672</vt:lpwstr>
      </vt:variant>
      <vt:variant>
        <vt:i4>1114174</vt:i4>
      </vt:variant>
      <vt:variant>
        <vt:i4>43</vt:i4>
      </vt:variant>
      <vt:variant>
        <vt:i4>0</vt:i4>
      </vt:variant>
      <vt:variant>
        <vt:i4>5</vt:i4>
      </vt:variant>
      <vt:variant>
        <vt:lpwstr/>
      </vt:variant>
      <vt:variant>
        <vt:lpwstr>_Toc198810671</vt:lpwstr>
      </vt:variant>
      <vt:variant>
        <vt:i4>1114174</vt:i4>
      </vt:variant>
      <vt:variant>
        <vt:i4>37</vt:i4>
      </vt:variant>
      <vt:variant>
        <vt:i4>0</vt:i4>
      </vt:variant>
      <vt:variant>
        <vt:i4>5</vt:i4>
      </vt:variant>
      <vt:variant>
        <vt:lpwstr/>
      </vt:variant>
      <vt:variant>
        <vt:lpwstr>_Toc198810670</vt:lpwstr>
      </vt:variant>
      <vt:variant>
        <vt:i4>1048638</vt:i4>
      </vt:variant>
      <vt:variant>
        <vt:i4>31</vt:i4>
      </vt:variant>
      <vt:variant>
        <vt:i4>0</vt:i4>
      </vt:variant>
      <vt:variant>
        <vt:i4>5</vt:i4>
      </vt:variant>
      <vt:variant>
        <vt:lpwstr/>
      </vt:variant>
      <vt:variant>
        <vt:lpwstr>_Toc198810669</vt:lpwstr>
      </vt:variant>
      <vt:variant>
        <vt:i4>1048638</vt:i4>
      </vt:variant>
      <vt:variant>
        <vt:i4>25</vt:i4>
      </vt:variant>
      <vt:variant>
        <vt:i4>0</vt:i4>
      </vt:variant>
      <vt:variant>
        <vt:i4>5</vt:i4>
      </vt:variant>
      <vt:variant>
        <vt:lpwstr/>
      </vt:variant>
      <vt:variant>
        <vt:lpwstr>_Toc198810668</vt:lpwstr>
      </vt:variant>
      <vt:variant>
        <vt:i4>1048638</vt:i4>
      </vt:variant>
      <vt:variant>
        <vt:i4>19</vt:i4>
      </vt:variant>
      <vt:variant>
        <vt:i4>0</vt:i4>
      </vt:variant>
      <vt:variant>
        <vt:i4>5</vt:i4>
      </vt:variant>
      <vt:variant>
        <vt:lpwstr/>
      </vt:variant>
      <vt:variant>
        <vt:lpwstr>_Toc198810667</vt:lpwstr>
      </vt:variant>
      <vt:variant>
        <vt:i4>1048638</vt:i4>
      </vt:variant>
      <vt:variant>
        <vt:i4>13</vt:i4>
      </vt:variant>
      <vt:variant>
        <vt:i4>0</vt:i4>
      </vt:variant>
      <vt:variant>
        <vt:i4>5</vt:i4>
      </vt:variant>
      <vt:variant>
        <vt:lpwstr/>
      </vt:variant>
      <vt:variant>
        <vt:lpwstr>_Toc198810666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Xingwang</dc:creator>
  <cp:keywords/>
  <dc:description/>
  <cp:lastModifiedBy>Mengran Xiao</cp:lastModifiedBy>
  <cp:revision>43</cp:revision>
  <cp:lastPrinted>2025-05-22T06:18:00Z</cp:lastPrinted>
  <dcterms:created xsi:type="dcterms:W3CDTF">2025-06-16T01:08:00Z</dcterms:created>
  <dcterms:modified xsi:type="dcterms:W3CDTF">2025-06-16T02:55:00Z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y fmtid="{D5CDD505-2E9C-101B-9397-08002B2CF9AE}" pid="3" name="MediaServiceImageTags">
    <vt:lpwstr/>
  </property>
  <property fmtid="{D5CDD505-2E9C-101B-9397-08002B2CF9AE}" pid="4" name="TitusGUID">
    <vt:lpwstr>8302b72c-325b-4af1-afe7-fc2e002c215e</vt:lpwstr>
  </property>
  <property fmtid="{D5CDD505-2E9C-101B-9397-08002B2CF9AE}" pid="5" name="HCLClassD6">
    <vt:lpwstr>False</vt:lpwstr>
  </property>
  <property fmtid="{D5CDD505-2E9C-101B-9397-08002B2CF9AE}" pid="6" name="HCLClassification">
    <vt:lpwstr>HCL_Cla5s_C0nf1dent1al</vt:lpwstr>
  </property>
</Properties>
</file>