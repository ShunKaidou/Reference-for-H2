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52BF64D7">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6B3D5A0D">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1422F" id="Rectangle 23" o:spid="_x0000_s1026"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fillcolor="#5c81aa"/>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r w:rsidRPr="52BF64D7">
              <w:rPr>
                <w:rFonts w:ascii="Times New Roman" w:hAnsi="Times New Roman"/>
                <w:b/>
                <w:bCs/>
                <w:sz w:val="24"/>
                <w:lang w:val="fr-FR"/>
              </w:rPr>
              <w:t>xxxx</w:t>
            </w:r>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52BF64D7">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52BF64D7">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52BF64D7">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52BF64D7">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52BF64D7">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proofErr w:type="spellStart"/>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w:t>
            </w:r>
            <w:proofErr w:type="spellEnd"/>
            <w:r w:rsidR="00E5313F" w:rsidRPr="00C26A90">
              <w:rPr>
                <w:rFonts w:ascii="Times New Roman" w:hAnsi="Times New Roman"/>
                <w:b/>
                <w:sz w:val="24"/>
                <w:szCs w:val="40"/>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Hyperlink"/>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Hyperlink"/>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54245F">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Hyperlink"/>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54245F">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Hyperlink"/>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54245F">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Hyperlink"/>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54245F">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Hyperlink"/>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lang w:eastAsia="zh-CN"/>
              </w:rPr>
              <w:t>D</w:t>
            </w:r>
            <w:r w:rsidRPr="007813ED">
              <w:rPr>
                <w:rStyle w:val="Hyperlink"/>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54245F">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Hyperlink"/>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54245F">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Hyperlink"/>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54245F">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Hyperlink"/>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54245F">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Hyperlink"/>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54245F">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Hyperlink"/>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54245F">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Hyperlink"/>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54245F">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Hyperlink"/>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54245F">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Hyperlink"/>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54245F">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Hyperlink"/>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54245F">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Hyperlink"/>
                <w:noProof/>
              </w:rPr>
              <w:t>3.2.1</w:t>
            </w:r>
            <w:r>
              <w:rPr>
                <w:rFonts w:eastAsiaTheme="minorEastAsia" w:cstheme="minorBidi"/>
                <w:i w:val="0"/>
                <w:iCs w:val="0"/>
                <w:noProof/>
                <w:kern w:val="2"/>
                <w:sz w:val="22"/>
                <w:szCs w:val="24"/>
                <w:lang w:val="en-US" w:eastAsia="zh-CN"/>
                <w14:ligatures w14:val="standardContextual"/>
              </w:rPr>
              <w:tab/>
            </w:r>
            <w:r w:rsidRPr="007813ED">
              <w:rPr>
                <w:rStyle w:val="Hyperlink"/>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54245F">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4561B7"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6045A4D8" w:rsidR="00BD4138" w:rsidRPr="00BA743C" w:rsidRDefault="00BD4138" w:rsidP="00FA5B26">
            <w:pPr>
              <w:jc w:val="both"/>
              <w:rPr>
                <w:rFonts w:ascii="Times New Roman" w:eastAsiaTheme="minorEastAsia" w:hAnsi="Times New Roman"/>
                <w:sz w:val="24"/>
                <w:szCs w:val="32"/>
                <w:lang w:val="en-US" w:eastAsia="zh-CN"/>
              </w:rPr>
            </w:pP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宋体" w:eastAsia="宋体" w:hAnsi="宋体" w:cs="宋体"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微软雅黑" w:eastAsia="微软雅黑" w:hAnsi="微软雅黑" w:cs="Calibri" w:hint="eastAsia"/>
                <w:sz w:val="22"/>
                <w:szCs w:val="22"/>
                <w:lang w:bidi="ar-SA"/>
              </w:rPr>
              <w:t xml:space="preserve"> </w:t>
            </w:r>
            <w:r w:rsidR="00E26AE3" w:rsidRPr="00E26AE3">
              <w:rPr>
                <w:rFonts w:ascii="宋体" w:eastAsia="宋体" w:hAnsi="宋体" w:cs="宋体" w:hint="eastAsia"/>
              </w:rPr>
              <w:t>（</w:t>
            </w:r>
            <w:r w:rsidR="00E26AE3" w:rsidRPr="00E26AE3">
              <w:rPr>
                <w:rFonts w:hint="eastAsia"/>
              </w:rPr>
              <w:t>Standard RM</w:t>
            </w:r>
            <w:r w:rsidR="00E26AE3" w:rsidRPr="00E26AE3">
              <w:rPr>
                <w:rFonts w:ascii="宋体" w:eastAsia="宋体" w:hAnsi="宋体" w:cs="宋体"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微软雅黑" w:eastAsia="微软雅黑" w:hAnsi="微软雅黑" w:cs="Calibri" w:hint="eastAsia"/>
                <w:sz w:val="22"/>
                <w:szCs w:val="22"/>
                <w:lang w:bidi="ar-SA"/>
              </w:rPr>
              <w:t xml:space="preserve"> </w:t>
            </w:r>
            <w:r w:rsidR="009D39C4" w:rsidRPr="009D39C4">
              <w:rPr>
                <w:rFonts w:ascii="宋体" w:eastAsia="宋体" w:hAnsi="宋体" w:cs="宋体"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ins w:id="68" w:author="Gu, Cheng" w:date="2025-05-22T16:37:00Z" w16du:dateUtc="2025-05-22T08:37:00Z"/>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ins w:id="69" w:author="Gu, Cheng" w:date="2025-05-22T16:37:00Z" w16du:dateUtc="2025-05-22T08:37:00Z"/>
          <w:rFonts w:ascii="Times New Roman" w:eastAsiaTheme="minorEastAsia" w:hAnsi="Times New Roman"/>
          <w:bCs/>
          <w:sz w:val="24"/>
          <w:lang w:eastAsia="zh-CN"/>
        </w:rPr>
      </w:pPr>
      <w:commentRangeStart w:id="70"/>
      <w:ins w:id="71" w:author="Gu, Cheng" w:date="2025-05-22T16:37:00Z" w16du:dateUtc="2025-05-22T08:37:00Z">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ins>
      <w:commentRangeEnd w:id="70"/>
      <w:r w:rsidR="00DE3B4B">
        <w:rPr>
          <w:rStyle w:val="CommentReference"/>
        </w:rPr>
        <w:commentReference w:id="70"/>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ins w:id="72" w:author="Gu, Cheng" w:date="2025-05-22T12:54:00Z" w16du:dateUtc="2025-05-22T04:54:00Z"/>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navigating to: Public folders-Sample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ins w:id="73" w:author="Gu, Cheng" w:date="2025-05-23T11:21:00Z" w16du:dateUtc="2025-05-23T03:21:00Z"/>
          <w:rFonts w:ascii="Times New Roman" w:eastAsiaTheme="minorEastAsia" w:hAnsi="Times New Roman"/>
          <w:bCs/>
          <w:sz w:val="24"/>
          <w:lang w:val="en-US" w:eastAsia="zh-CN"/>
        </w:rPr>
      </w:pPr>
      <w:ins w:id="74" w:author="Gu, Cheng" w:date="2025-05-22T12:54:00Z" w16du:dateUtc="2025-05-22T04:54: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19C6508" w14:textId="44BDA9D8" w:rsidR="00717D1B" w:rsidRDefault="00717D1B" w:rsidP="00903178">
      <w:pPr>
        <w:jc w:val="both"/>
        <w:rPr>
          <w:ins w:id="75" w:author="Gu, Cheng" w:date="2025-05-22T12:54:00Z" w16du:dateUtc="2025-05-22T04:54:00Z"/>
          <w:rFonts w:ascii="Times New Roman" w:eastAsiaTheme="minorEastAsia" w:hAnsi="Times New Roman"/>
          <w:bCs/>
          <w:sz w:val="24"/>
          <w:lang w:val="en-US" w:eastAsia="zh-CN"/>
        </w:rPr>
      </w:pPr>
      <w:ins w:id="76" w:author="Gu, Cheng" w:date="2025-05-23T11:21:00Z">
        <w:r w:rsidRPr="00717D1B">
          <w:rPr>
            <w:rFonts w:ascii="Times New Roman" w:eastAsiaTheme="minorEastAsia" w:hAnsi="Times New Roman"/>
            <w:bCs/>
            <w:sz w:val="24"/>
            <w:lang w:eastAsia="zh-CN"/>
          </w:rPr>
          <w:t>For truck material, creates the sample id by adding the entries.</w:t>
        </w:r>
      </w:ins>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56"/>
        <w:gridCol w:w="1787"/>
        <w:gridCol w:w="1574"/>
        <w:gridCol w:w="1906"/>
        <w:gridCol w:w="3427"/>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77"/>
            <w:commentRangeStart w:id="78"/>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77"/>
            <w:r w:rsidR="00A019AD">
              <w:rPr>
                <w:rStyle w:val="CommentReference"/>
              </w:rPr>
              <w:commentReference w:id="77"/>
            </w:r>
            <w:commentRangeEnd w:id="78"/>
            <w:r>
              <w:rPr>
                <w:rStyle w:val="CommentReference"/>
              </w:rPr>
              <w:commentReference w:id="78"/>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9"/>
      <w:commentRangeStart w:id="80"/>
      <w:r w:rsidRPr="41EC023C">
        <w:rPr>
          <w:rFonts w:ascii="Times New Roman" w:eastAsiaTheme="minorEastAsia" w:hAnsi="Times New Roman"/>
          <w:b/>
          <w:bCs/>
          <w:i/>
          <w:iCs/>
          <w:color w:val="4472C4" w:themeColor="accent1"/>
          <w:sz w:val="24"/>
          <w:lang w:eastAsia="zh-CN"/>
        </w:rPr>
        <w:t>Sample Authorize:</w:t>
      </w:r>
      <w:commentRangeEnd w:id="79"/>
      <w:r w:rsidR="00246A3B">
        <w:rPr>
          <w:rStyle w:val="CommentReference"/>
        </w:rPr>
        <w:commentReference w:id="79"/>
      </w:r>
      <w:commentRangeEnd w:id="80"/>
      <w:r>
        <w:rPr>
          <w:rStyle w:val="CommentReference"/>
        </w:rPr>
        <w:commentReference w:id="80"/>
      </w:r>
    </w:p>
    <w:p w14:paraId="260EE744" w14:textId="61FE89AC" w:rsidR="00342825" w:rsidRDefault="4DB03034" w:rsidP="41EC023C">
      <w:pPr>
        <w:jc w:val="both"/>
        <w:rPr>
          <w:ins w:id="81" w:author="Gu, Cheng" w:date="2025-05-22T13:12:00Z" w16du:dateUtc="2025-05-22T05:12:00Z"/>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ins w:id="82" w:author="Gu, Cheng" w:date="2025-05-22T12:58:00Z" w16du:dateUtc="2025-05-22T04:58:00Z">
        <w:r w:rsidR="0057563F">
          <w:rPr>
            <w:rFonts w:ascii="Times New Roman" w:eastAsiaTheme="minorEastAsia" w:hAnsi="Times New Roman" w:hint="eastAsia"/>
            <w:sz w:val="24"/>
            <w:lang w:eastAsia="zh-CN"/>
          </w:rPr>
          <w:t xml:space="preserve"> </w:t>
        </w:r>
      </w:ins>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ins w:id="83" w:author="Gu, Cheng" w:date="2025-05-22T13:12:00Z" w16du:dateUtc="2025-05-22T05:12:00Z"/>
          <w:rFonts w:ascii="Times New Roman" w:eastAsiaTheme="minorEastAsia" w:hAnsi="Times New Roman"/>
          <w:sz w:val="24"/>
          <w:lang w:eastAsia="zh-CN"/>
        </w:rPr>
      </w:pPr>
      <w:ins w:id="84" w:author="Gu, Cheng" w:date="2025-05-22T13:12:00Z" w16du:dateUtc="2025-05-22T05:12:00Z">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ample management-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ins>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authorized</w:t>
      </w:r>
      <w:r w:rsidR="00F15FF0" w:rsidRPr="00F15FF0">
        <w:rPr>
          <w:rFonts w:ascii="Times New Roman" w:eastAsiaTheme="minorEastAsia" w:hAnsi="Times New Roman"/>
          <w:sz w:val="24"/>
          <w:lang w:eastAsia="zh-CN"/>
        </w:rPr>
        <w:t>, but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ins w:id="85" w:author="Gu, Cheng" w:date="2025-05-22T16:37:00Z" w16du:dateUtc="2025-05-22T08:37:00Z"/>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86"/>
      <w:commentRangeStart w:id="87"/>
      <w:r w:rsidRPr="3C3F5863">
        <w:rPr>
          <w:rFonts w:ascii="Times New Roman" w:eastAsiaTheme="minorEastAsia" w:hAnsi="Times New Roman"/>
          <w:sz w:val="24"/>
          <w:lang w:eastAsia="zh-CN"/>
        </w:rPr>
        <w:t>samples</w:t>
      </w:r>
      <w:commentRangeEnd w:id="86"/>
      <w:r>
        <w:rPr>
          <w:rStyle w:val="CommentReference"/>
        </w:rPr>
        <w:commentReference w:id="86"/>
      </w:r>
      <w:commentRangeEnd w:id="87"/>
      <w:r>
        <w:rPr>
          <w:rStyle w:val="CommentReference"/>
        </w:rPr>
        <w:commentReference w:id="87"/>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ins w:id="88" w:author="Gu, Cheng" w:date="2025-05-22T16:37:00Z" w16du:dateUtc="2025-05-22T08:37:00Z"/>
          <w:rFonts w:ascii="Times New Roman" w:eastAsiaTheme="minorEastAsia" w:hAnsi="Times New Roman"/>
          <w:bCs/>
          <w:sz w:val="24"/>
          <w:lang w:eastAsia="zh-CN"/>
        </w:rPr>
      </w:pPr>
      <w:commentRangeStart w:id="89"/>
      <w:ins w:id="90"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w:t>
        </w:r>
      </w:ins>
      <w:ins w:id="91" w:author="Gu, Cheng" w:date="2025-05-22T16:38:00Z" w16du:dateUtc="2025-05-22T08:38:00Z">
        <w:r>
          <w:rPr>
            <w:rFonts w:ascii="Times New Roman" w:eastAsiaTheme="minorEastAsia" w:hAnsi="Times New Roman" w:hint="eastAsia"/>
            <w:bCs/>
            <w:sz w:val="24"/>
            <w:lang w:eastAsia="zh-CN"/>
          </w:rPr>
          <w:t>JIT</w:t>
        </w:r>
      </w:ins>
      <w:ins w:id="92" w:author="Gu, Cheng" w:date="2025-05-22T16:37:00Z" w16du:dateUtc="2025-05-22T08:37:00Z">
        <w:r>
          <w:rPr>
            <w:rFonts w:ascii="Times New Roman" w:eastAsiaTheme="minorEastAsia" w:hAnsi="Times New Roman" w:hint="eastAsia"/>
            <w:bCs/>
            <w:sz w:val="24"/>
            <w:lang w:eastAsia="zh-CN"/>
          </w:rPr>
          <w:t>.</w:t>
        </w:r>
      </w:ins>
      <w:commentRangeEnd w:id="89"/>
      <w:r w:rsidR="00DE3B4B">
        <w:rPr>
          <w:rStyle w:val="CommentReference"/>
        </w:rPr>
        <w:commentReference w:id="89"/>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ins w:id="93" w:author="Gu, Cheng" w:date="2025-05-22T12:58:00Z" w16du:dateUtc="2025-05-22T04:58:00Z"/>
          <w:rFonts w:ascii="Times New Roman" w:eastAsiaTheme="minorEastAsia" w:hAnsi="Times New Roman"/>
          <w:sz w:val="24"/>
          <w:lang w:val="en-US" w:eastAsia="zh-CN"/>
        </w:rPr>
      </w:pPr>
      <w:commentRangeStart w:id="94"/>
      <w:commentRangeStart w:id="95"/>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folders-Sample Management-Create Sample</w:t>
      </w:r>
      <w:commentRangeEnd w:id="94"/>
      <w:r w:rsidR="00E86F95">
        <w:rPr>
          <w:rStyle w:val="CommentReference"/>
        </w:rPr>
        <w:commentReference w:id="94"/>
      </w:r>
      <w:commentRangeEnd w:id="95"/>
      <w:r>
        <w:rPr>
          <w:rStyle w:val="CommentReference"/>
        </w:rPr>
        <w:commentReference w:id="95"/>
      </w:r>
    </w:p>
    <w:p w14:paraId="5CEB31C0" w14:textId="4D5BB23B" w:rsidR="001E0392" w:rsidRDefault="001E0392" w:rsidP="00351FCE">
      <w:pPr>
        <w:jc w:val="both"/>
        <w:rPr>
          <w:ins w:id="96" w:author="Gu, Cheng" w:date="2025-05-23T11:42:00Z" w16du:dateUtc="2025-05-23T03:42:00Z"/>
          <w:rFonts w:ascii="Times New Roman" w:eastAsiaTheme="minorEastAsia" w:hAnsi="Times New Roman"/>
          <w:bCs/>
          <w:sz w:val="24"/>
          <w:lang w:val="en-US" w:eastAsia="zh-CN"/>
        </w:rPr>
      </w:pPr>
      <w:ins w:id="97" w:author="Gu, Cheng" w:date="2025-05-23T11:42:00Z" w16du:dateUtc="2025-05-23T03:42:00Z">
        <w:r>
          <w:rPr>
            <w:rFonts w:ascii="Times New Roman" w:eastAsiaTheme="minorEastAsia" w:hAnsi="Times New Roman" w:hint="eastAsia"/>
            <w:bCs/>
            <w:sz w:val="24"/>
            <w:lang w:val="en-US" w:eastAsia="zh-CN"/>
          </w:rPr>
          <w:lastRenderedPageBreak/>
          <w:t xml:space="preserve">System shall remind user to create JIT sample when scanning receive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ins>
    </w:p>
    <w:p w14:paraId="4124C162" w14:textId="10B3CDCF" w:rsidR="00351FCE" w:rsidRDefault="00351FCE" w:rsidP="00351FCE">
      <w:pPr>
        <w:jc w:val="both"/>
        <w:rPr>
          <w:ins w:id="98" w:author="Gu, Cheng" w:date="2025-05-22T12:58:00Z" w16du:dateUtc="2025-05-22T04:58:00Z"/>
          <w:rFonts w:ascii="Times New Roman" w:eastAsiaTheme="minorEastAsia" w:hAnsi="Times New Roman"/>
          <w:bCs/>
          <w:sz w:val="24"/>
          <w:lang w:val="en-US" w:eastAsia="zh-CN"/>
        </w:rPr>
      </w:pPr>
      <w:ins w:id="99" w:author="Gu, Cheng" w:date="2025-05-22T12:58:00Z" w16du:dateUtc="2025-05-22T04:58: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ins w:id="100" w:author="Gu, Cheng" w:date="2025-05-22T16:45:00Z" w16du:dateUtc="2025-05-22T08:45:00Z"/>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ins w:id="101" w:author="Gu, Cheng" w:date="2025-05-22T16:45:00Z" w16du:dateUtc="2025-05-22T08:45:00Z">
        <w:r w:rsidR="00F8150A">
          <w:rPr>
            <w:rFonts w:ascii="Times New Roman" w:eastAsiaTheme="minorEastAsia" w:hAnsi="Times New Roman" w:hint="eastAsia"/>
            <w:sz w:val="24"/>
            <w:lang w:eastAsia="zh-CN"/>
          </w:rPr>
          <w:t xml:space="preserve"> successfully</w:t>
        </w:r>
      </w:ins>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ins w:id="102" w:author="Gu, Cheng" w:date="2025-05-22T12:58:00Z" w16du:dateUtc="2025-05-22T04:58:00Z"/>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ins w:id="103" w:author="Gu, Cheng" w:date="2025-05-22T13:00:00Z" w16du:dateUtc="2025-05-22T05:00:00Z"/>
          <w:rFonts w:ascii="Times New Roman" w:eastAsiaTheme="minorEastAsia" w:hAnsi="Times New Roman"/>
          <w:sz w:val="24"/>
          <w:lang w:eastAsia="zh-CN"/>
        </w:rPr>
      </w:pPr>
      <w:ins w:id="104" w:author="Gu, Cheng" w:date="2025-05-22T12:59:00Z" w16du:dateUtc="2025-05-22T04:59:00Z">
        <w:r w:rsidRPr="00021AC9">
          <w:rPr>
            <w:rFonts w:ascii="Times New Roman" w:eastAsiaTheme="minorEastAsia" w:hAnsi="Times New Roman"/>
            <w:sz w:val="24"/>
            <w:lang w:eastAsia="zh-CN"/>
          </w:rPr>
          <w:t xml:space="preserve">When a user scans to receive a JIT sample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ins>
      <w:ins w:id="105" w:author="Gu, Cheng" w:date="2025-05-22T13:00:00Z" w16du:dateUtc="2025-05-22T05:00:00Z">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ins>
      <w:ins w:id="106" w:author="Gu, Cheng" w:date="2025-05-22T12:59:00Z" w16du:dateUtc="2025-05-22T04:59:00Z">
        <w:r w:rsidRPr="00021AC9">
          <w:rPr>
            <w:rFonts w:ascii="Times New Roman" w:eastAsiaTheme="minorEastAsia" w:hAnsi="Times New Roman"/>
            <w:sz w:val="24"/>
            <w:lang w:eastAsia="zh-CN"/>
          </w:rPr>
          <w:t xml:space="preserve"> that the sample is a JIT sample.</w:t>
        </w:r>
      </w:ins>
    </w:p>
    <w:p w14:paraId="296D3A39" w14:textId="481C565B" w:rsidR="00DB5880" w:rsidRPr="00D238E9" w:rsidRDefault="782B1992" w:rsidP="00BD73C0">
      <w:pPr>
        <w:jc w:val="both"/>
        <w:rPr>
          <w:rFonts w:eastAsiaTheme="minorEastAsia"/>
        </w:rPr>
      </w:pPr>
      <w:ins w:id="107" w:author="Gu, Cheng" w:date="2025-05-22T07:19:00Z">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ins>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ins w:id="108" w:author="Gu, Cheng" w:date="2025-05-22T13:01:00Z" w16du:dateUtc="2025-05-22T05:01:00Z"/>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ins w:id="109" w:author="Gu, Cheng" w:date="2025-05-22T13:01:00Z" w16du:dateUtc="2025-05-22T05:01:00Z">
        <w:r>
          <w:rPr>
            <w:rFonts w:ascii="Times New Roman" w:eastAsiaTheme="minorEastAsia" w:hAnsi="Times New Roman" w:hint="eastAsia"/>
            <w:sz w:val="24"/>
            <w:lang w:eastAsia="zh-CN"/>
          </w:rPr>
          <w:t xml:space="preserve">Authorized JIT samples will be listed in the </w:t>
        </w:r>
      </w:ins>
      <w:ins w:id="110" w:author="Gu, Cheng" w:date="2025-05-22T13:02:00Z" w16du:dateUtc="2025-05-22T05:02:00Z">
        <w:r>
          <w:rPr>
            <w:rFonts w:ascii="Times New Roman" w:eastAsiaTheme="minorEastAsia" w:hAnsi="Times New Roman" w:hint="eastAsia"/>
            <w:i/>
            <w:iCs/>
            <w:sz w:val="24"/>
            <w:lang w:eastAsia="zh-CN"/>
          </w:rPr>
          <w:t>S</w:t>
        </w:r>
      </w:ins>
      <w:ins w:id="111" w:author="Gu, Cheng" w:date="2025-05-22T13:01:00Z" w16du:dateUtc="2025-05-22T05:01:00Z">
        <w:r w:rsidRPr="00A3347B">
          <w:rPr>
            <w:rFonts w:ascii="Times New Roman" w:eastAsiaTheme="minorEastAsia" w:hAnsi="Times New Roman"/>
            <w:i/>
            <w:iCs/>
            <w:sz w:val="24"/>
            <w:lang w:eastAsia="zh-CN"/>
            <w:rPrChange w:id="112" w:author="Gu, Cheng" w:date="2025-05-22T13:01:00Z" w16du:dateUtc="2025-05-22T05:01:00Z">
              <w:rPr>
                <w:rFonts w:ascii="Times New Roman" w:eastAsiaTheme="minorEastAsia" w:hAnsi="Times New Roman"/>
                <w:sz w:val="24"/>
                <w:lang w:eastAsia="zh-CN"/>
              </w:rPr>
            </w:rPrChange>
          </w:rPr>
          <w:t>ample management-</w:t>
        </w:r>
      </w:ins>
      <w:ins w:id="113" w:author="Gu, Cheng" w:date="2025-05-22T13:02:00Z" w16du:dateUtc="2025-05-22T05:02:00Z">
        <w:r>
          <w:rPr>
            <w:rFonts w:ascii="Times New Roman" w:eastAsiaTheme="minorEastAsia" w:hAnsi="Times New Roman" w:hint="eastAsia"/>
            <w:i/>
            <w:iCs/>
            <w:sz w:val="24"/>
            <w:lang w:eastAsia="zh-CN"/>
          </w:rPr>
          <w:t>A</w:t>
        </w:r>
      </w:ins>
      <w:ins w:id="114" w:author="Gu, Cheng" w:date="2025-05-22T13:01:00Z" w16du:dateUtc="2025-05-22T05:01:00Z">
        <w:r w:rsidRPr="00A3347B">
          <w:rPr>
            <w:rFonts w:ascii="Times New Roman" w:eastAsiaTheme="minorEastAsia" w:hAnsi="Times New Roman"/>
            <w:i/>
            <w:iCs/>
            <w:sz w:val="24"/>
            <w:lang w:eastAsia="zh-CN"/>
            <w:rPrChange w:id="115" w:author="Gu, Cheng" w:date="2025-05-22T13:01:00Z" w16du:dateUtc="2025-05-22T05:01:00Z">
              <w:rPr>
                <w:rFonts w:ascii="Times New Roman" w:eastAsiaTheme="minorEastAsia" w:hAnsi="Times New Roman"/>
                <w:sz w:val="24"/>
                <w:lang w:eastAsia="zh-CN"/>
              </w:rPr>
            </w:rPrChange>
          </w:rPr>
          <w:t>uthorized samples</w:t>
        </w:r>
        <w:r>
          <w:rPr>
            <w:rFonts w:ascii="Times New Roman" w:eastAsiaTheme="minorEastAsia" w:hAnsi="Times New Roman" w:hint="eastAsia"/>
            <w:sz w:val="24"/>
            <w:lang w:eastAsia="zh-CN"/>
          </w:rPr>
          <w:t xml:space="preserve"> folder.</w:t>
        </w:r>
      </w:ins>
      <w:ins w:id="116" w:author="Gu, Cheng" w:date="2025-05-22T13:02:00Z" w16du:dateUtc="2025-05-22T05:02:00Z">
        <w:r>
          <w:rPr>
            <w:rFonts w:ascii="Times New Roman" w:eastAsiaTheme="minorEastAsia" w:hAnsi="Times New Roman" w:hint="eastAsia"/>
            <w:sz w:val="24"/>
            <w:lang w:eastAsia="zh-CN"/>
          </w:rPr>
          <w:t xml:space="preserve">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ins>
      <w:ins w:id="117" w:author="Gu, Cheng" w:date="2025-05-22T13:03:00Z" w16du:dateUtc="2025-05-22T05:03:00Z">
        <w:r w:rsidR="00F86B7E">
          <w:rPr>
            <w:rFonts w:ascii="Times New Roman" w:eastAsiaTheme="minorEastAsia" w:hAnsi="Times New Roman" w:hint="eastAsia"/>
            <w:sz w:val="24"/>
            <w:lang w:eastAsia="zh-CN"/>
          </w:rPr>
          <w:t xml:space="preserve"> JIT</w:t>
        </w:r>
      </w:ins>
      <w:ins w:id="118" w:author="Gu, Cheng" w:date="2025-05-22T13:02:00Z" w16du:dateUtc="2025-05-22T05:02:00Z">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ins>
      <w:ins w:id="119" w:author="Gu, Cheng" w:date="2025-05-22T13:03:00Z" w16du:dateUtc="2025-05-22T05:03:00Z">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ins>
      <w:proofErr w:type="spellEnd"/>
      <w:ins w:id="120" w:author="Gu, Cheng" w:date="2025-05-22T13:02:00Z" w16du:dateUtc="2025-05-22T05:02:00Z">
        <w:r w:rsidR="00B261DE">
          <w:rPr>
            <w:rFonts w:ascii="Times New Roman" w:eastAsiaTheme="minorEastAsia" w:hAnsi="Times New Roman" w:hint="eastAsia"/>
            <w:sz w:val="24"/>
            <w:lang w:eastAsia="zh-CN"/>
          </w:rPr>
          <w:t xml:space="preserve"> in the</w:t>
        </w:r>
      </w:ins>
      <w:ins w:id="121" w:author="Gu, Cheng" w:date="2025-05-22T13:03:00Z" w16du:dateUtc="2025-05-22T05:03:00Z">
        <w:r w:rsidR="00F86B7E">
          <w:rPr>
            <w:rFonts w:ascii="Times New Roman" w:eastAsiaTheme="minorEastAsia" w:hAnsi="Times New Roman" w:hint="eastAsia"/>
            <w:sz w:val="24"/>
            <w:lang w:eastAsia="zh-CN"/>
          </w:rPr>
          <w:t xml:space="preserve"> Authorized samples</w:t>
        </w:r>
      </w:ins>
      <w:ins w:id="122" w:author="Gu, Cheng" w:date="2025-05-22T13:02:00Z" w16du:dateUtc="2025-05-22T05:02:00Z">
        <w:r w:rsidR="00B261DE">
          <w:rPr>
            <w:rFonts w:ascii="Times New Roman" w:eastAsiaTheme="minorEastAsia" w:hAnsi="Times New Roman" w:hint="eastAsia"/>
            <w:sz w:val="24"/>
            <w:lang w:eastAsia="zh-CN"/>
          </w:rPr>
          <w:t xml:space="preserve"> folder.</w:t>
        </w:r>
      </w:ins>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lastRenderedPageBreak/>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r w:rsidRPr="00CD28D7">
        <w:rPr>
          <w:rFonts w:ascii="Times New Roman" w:eastAsiaTheme="minorEastAsia" w:hAnsi="Times New Roman"/>
          <w:i/>
          <w:iCs/>
          <w:sz w:val="24"/>
          <w:lang w:eastAsia="zh-CN"/>
        </w:rPr>
        <w:t>on spec</w:t>
      </w:r>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C2F8445" w14:textId="77777777" w:rsidR="001166EC" w:rsidRDefault="001166EC" w:rsidP="0070169F">
      <w:pPr>
        <w:jc w:val="both"/>
        <w:rPr>
          <w:rFonts w:ascii="Times New Roman" w:eastAsiaTheme="minorEastAsia" w:hAnsi="Times New Roman"/>
          <w:sz w:val="24"/>
          <w:lang w:eastAsia="zh-CN"/>
        </w:rPr>
      </w:pPr>
    </w:p>
    <w:p w14:paraId="557E2660" w14:textId="77777777" w:rsidR="005D5445" w:rsidRDefault="001166EC" w:rsidP="005D5445">
      <w:pPr>
        <w:pStyle w:val="Heading3"/>
        <w:rPr>
          <w:rFonts w:eastAsiaTheme="minorEastAsia"/>
          <w:i w:val="0"/>
          <w:iCs/>
          <w:lang w:eastAsia="zh-CN"/>
        </w:rPr>
      </w:pPr>
      <w:r>
        <w:rPr>
          <w:rFonts w:asciiTheme="minorEastAsia" w:eastAsiaTheme="minorEastAsia" w:hAnsiTheme="minorEastAsia" w:hint="eastAsia"/>
          <w:i w:val="0"/>
          <w:iCs/>
          <w:lang w:eastAsia="zh-CN"/>
        </w:rPr>
        <w:t>MES</w:t>
      </w:r>
      <w:r>
        <w:rPr>
          <w:rFonts w:eastAsiaTheme="minorEastAsia" w:hint="eastAsia"/>
          <w:i w:val="0"/>
          <w:iCs/>
          <w:lang w:eastAsia="zh-CN"/>
        </w:rPr>
        <w:t xml:space="preserve"> Interface</w:t>
      </w:r>
      <w:bookmarkEnd w:id="66"/>
      <w:bookmarkEnd w:id="67"/>
    </w:p>
    <w:p w14:paraId="04A4745F" w14:textId="5CEF325F" w:rsidR="009D73C6" w:rsidRPr="005D5445" w:rsidRDefault="009D73C6" w:rsidP="005D5445">
      <w:pPr>
        <w:pStyle w:val="Heading4"/>
        <w:tabs>
          <w:tab w:val="clear" w:pos="3416"/>
        </w:tabs>
        <w:ind w:left="810" w:hanging="810"/>
        <w:rPr>
          <w:rFonts w:eastAsiaTheme="minorEastAsia"/>
          <w:i w:val="0"/>
          <w:iCs/>
          <w:lang w:eastAsia="zh-CN"/>
        </w:rPr>
      </w:pPr>
      <w:r w:rsidRPr="005D5445">
        <w:rPr>
          <w:rFonts w:eastAsiaTheme="minorEastAsia"/>
          <w:i w:val="0"/>
          <w:iCs/>
          <w:lang w:eastAsia="zh-CN"/>
        </w:rPr>
        <w:t>Introduction</w:t>
      </w:r>
    </w:p>
    <w:p w14:paraId="107A6897"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This document describes the system functionality for the integration between QCLAD (</w:t>
      </w:r>
      <w:proofErr w:type="spellStart"/>
      <w:r w:rsidRPr="005D1545">
        <w:rPr>
          <w:rFonts w:ascii="Times New Roman" w:eastAsiaTheme="minorEastAsia" w:hAnsi="Times New Roman"/>
          <w:sz w:val="24"/>
          <w:lang w:eastAsia="zh-CN"/>
        </w:rPr>
        <w:t>SampleManager</w:t>
      </w:r>
      <w:proofErr w:type="spellEnd"/>
      <w:r w:rsidRPr="005D1545">
        <w:rPr>
          <w:rFonts w:ascii="Times New Roman" w:eastAsiaTheme="minorEastAsia" w:hAnsi="Times New Roman"/>
          <w:sz w:val="24"/>
          <w:lang w:eastAsia="zh-CN"/>
        </w:rPr>
        <w:t>) and MES (Manufacturing Execution System) as part of Phase B implementation.</w:t>
      </w:r>
    </w:p>
    <w:p w14:paraId="430B2B8B" w14:textId="77777777" w:rsidR="009D73C6" w:rsidRDefault="009D73C6" w:rsidP="009D73C6">
      <w:pPr>
        <w:pStyle w:val="BodyText"/>
        <w:spacing w:before="20"/>
      </w:pPr>
    </w:p>
    <w:p w14:paraId="1E92404D" w14:textId="77777777" w:rsidR="009D73C6" w:rsidRPr="008C78C3" w:rsidRDefault="009D73C6" w:rsidP="008C78C3">
      <w:pPr>
        <w:pStyle w:val="Heading4"/>
        <w:tabs>
          <w:tab w:val="clear" w:pos="3416"/>
        </w:tabs>
        <w:ind w:left="810" w:hanging="810"/>
        <w:rPr>
          <w:rFonts w:eastAsiaTheme="minorEastAsia"/>
          <w:i w:val="0"/>
          <w:iCs/>
          <w:lang w:eastAsia="zh-CN"/>
        </w:rPr>
      </w:pPr>
      <w:r w:rsidRPr="008C78C3">
        <w:rPr>
          <w:rFonts w:eastAsiaTheme="minorEastAsia"/>
          <w:i w:val="0"/>
          <w:iCs/>
          <w:lang w:eastAsia="zh-CN"/>
        </w:rPr>
        <w:t>Purpose</w:t>
      </w:r>
    </w:p>
    <w:p w14:paraId="4719CA6C"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The purpose of this document is to provide detailed specifications for the MES-QCLAD integration, covering JIT (Just-In-Time) and IPQC (In-Process Quality Control) processes, including interface requirements, data mapping, and system logic.</w:t>
      </w:r>
    </w:p>
    <w:p w14:paraId="43776B13" w14:textId="77777777" w:rsidR="009D73C6" w:rsidRDefault="009D73C6" w:rsidP="009D73C6">
      <w:pPr>
        <w:pStyle w:val="BodyText"/>
        <w:spacing w:before="36"/>
        <w:rPr>
          <w:rFonts w:eastAsiaTheme="minorEastAsia" w:hint="eastAsia"/>
          <w:lang w:val="en-GB" w:eastAsia="zh-CN"/>
        </w:rPr>
      </w:pPr>
    </w:p>
    <w:p w14:paraId="3767D3FD" w14:textId="25FC6AE5" w:rsidR="00F249AB" w:rsidRPr="003D546C" w:rsidRDefault="003F395D">
      <w:pPr>
        <w:pStyle w:val="Heading4"/>
        <w:tabs>
          <w:tab w:val="clear" w:pos="3416"/>
        </w:tabs>
        <w:ind w:left="810" w:hanging="810"/>
        <w:rPr>
          <w:rFonts w:eastAsiaTheme="minorEastAsia"/>
          <w:lang w:eastAsia="zh-CN"/>
        </w:rPr>
      </w:pPr>
      <w:r w:rsidRPr="003D546C">
        <w:rPr>
          <w:rFonts w:eastAsiaTheme="minorEastAsia"/>
          <w:i w:val="0"/>
          <w:iCs/>
          <w:lang w:eastAsia="zh-CN"/>
        </w:rPr>
        <w:t>RTM Mapping</w:t>
      </w:r>
    </w:p>
    <w:tbl>
      <w:tblPr>
        <w:tblStyle w:val="TableGrid"/>
        <w:tblW w:w="9535" w:type="dxa"/>
        <w:tblLook w:val="04A0" w:firstRow="1" w:lastRow="0" w:firstColumn="1" w:lastColumn="0" w:noHBand="0" w:noVBand="1"/>
      </w:tblPr>
      <w:tblGrid>
        <w:gridCol w:w="1615"/>
        <w:gridCol w:w="5940"/>
        <w:gridCol w:w="1980"/>
      </w:tblGrid>
      <w:tr w:rsidR="000474B9" w:rsidRPr="00A8674B" w14:paraId="6405CF25" w14:textId="77777777" w:rsidTr="4F0107CC">
        <w:tc>
          <w:tcPr>
            <w:tcW w:w="1615" w:type="dxa"/>
            <w:shd w:val="clear" w:color="auto" w:fill="9CC2E5" w:themeFill="accent5" w:themeFillTint="99"/>
          </w:tcPr>
          <w:p w14:paraId="42A944EB" w14:textId="77777777" w:rsidR="000474B9" w:rsidRPr="00A8674B" w:rsidRDefault="000474B9">
            <w:pPr>
              <w:rPr>
                <w:rFonts w:ascii="Times New Roman" w:eastAsiaTheme="minorEastAsia" w:hAnsi="Times New Roman"/>
                <w:sz w:val="24"/>
                <w:lang w:eastAsia="zh-CN"/>
              </w:rPr>
            </w:pPr>
            <w:r w:rsidRPr="00A8674B">
              <w:rPr>
                <w:rFonts w:ascii="Times New Roman" w:eastAsiaTheme="minorEastAsia" w:hAnsi="Times New Roman"/>
                <w:sz w:val="24"/>
                <w:lang w:eastAsia="zh-CN"/>
              </w:rPr>
              <w:t>URS Ref.</w:t>
            </w:r>
          </w:p>
        </w:tc>
        <w:tc>
          <w:tcPr>
            <w:tcW w:w="5940" w:type="dxa"/>
            <w:shd w:val="clear" w:color="auto" w:fill="9CC2E5" w:themeFill="accent5" w:themeFillTint="99"/>
          </w:tcPr>
          <w:p w14:paraId="72C5C608" w14:textId="77777777" w:rsidR="000474B9" w:rsidRPr="00A8674B" w:rsidRDefault="000474B9">
            <w:pPr>
              <w:rPr>
                <w:rFonts w:ascii="Times New Roman" w:eastAsiaTheme="minorEastAsia" w:hAnsi="Times New Roman"/>
                <w:sz w:val="24"/>
                <w:lang w:eastAsia="zh-CN"/>
              </w:rPr>
            </w:pPr>
            <w:r w:rsidRPr="00A8674B">
              <w:rPr>
                <w:rFonts w:ascii="Times New Roman" w:eastAsiaTheme="minorEastAsia" w:hAnsi="Times New Roman"/>
                <w:sz w:val="24"/>
                <w:lang w:eastAsia="zh-CN"/>
              </w:rPr>
              <w:t>Requirement</w:t>
            </w:r>
          </w:p>
        </w:tc>
        <w:tc>
          <w:tcPr>
            <w:tcW w:w="1980" w:type="dxa"/>
            <w:shd w:val="clear" w:color="auto" w:fill="9CC2E5" w:themeFill="accent5" w:themeFillTint="99"/>
          </w:tcPr>
          <w:p w14:paraId="284B18DE" w14:textId="77777777" w:rsidR="000474B9" w:rsidRPr="00A8674B" w:rsidRDefault="000474B9">
            <w:pPr>
              <w:rPr>
                <w:rFonts w:ascii="Times New Roman" w:eastAsiaTheme="minorEastAsia" w:hAnsi="Times New Roman"/>
                <w:sz w:val="24"/>
                <w:lang w:eastAsia="zh-CN"/>
              </w:rPr>
            </w:pPr>
            <w:r w:rsidRPr="00A8674B">
              <w:rPr>
                <w:rFonts w:ascii="Times New Roman" w:eastAsiaTheme="minorEastAsia" w:hAnsi="Times New Roman"/>
                <w:sz w:val="24"/>
                <w:lang w:eastAsia="zh-CN"/>
              </w:rPr>
              <w:t>Type</w:t>
            </w:r>
          </w:p>
        </w:tc>
      </w:tr>
      <w:tr w:rsidR="003D546C" w:rsidRPr="00A8674B" w14:paraId="5EF243BC" w14:textId="77777777" w:rsidTr="4F0107CC">
        <w:tc>
          <w:tcPr>
            <w:tcW w:w="1615" w:type="dxa"/>
          </w:tcPr>
          <w:p w14:paraId="4DE897C1" w14:textId="200D9872"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4.1.1.2.2</w:t>
            </w:r>
          </w:p>
        </w:tc>
        <w:tc>
          <w:tcPr>
            <w:tcW w:w="5940" w:type="dxa"/>
          </w:tcPr>
          <w:p w14:paraId="6F12B4BB" w14:textId="70CEB4A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be able to trigger a resample from MES.</w:t>
            </w:r>
          </w:p>
        </w:tc>
        <w:tc>
          <w:tcPr>
            <w:tcW w:w="1980" w:type="dxa"/>
          </w:tcPr>
          <w:p w14:paraId="3BAC602C" w14:textId="5F648B8B"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30D6D797" w14:textId="77777777" w:rsidTr="4F0107CC">
        <w:tc>
          <w:tcPr>
            <w:tcW w:w="1615" w:type="dxa"/>
          </w:tcPr>
          <w:p w14:paraId="0F1D75A4" w14:textId="7D94D0FD"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4.1.1.17.3</w:t>
            </w:r>
          </w:p>
        </w:tc>
        <w:tc>
          <w:tcPr>
            <w:tcW w:w="5940" w:type="dxa"/>
          </w:tcPr>
          <w:p w14:paraId="7836CF18" w14:textId="7001352C"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be automatically login samples from MES.</w:t>
            </w:r>
          </w:p>
        </w:tc>
        <w:tc>
          <w:tcPr>
            <w:tcW w:w="1980" w:type="dxa"/>
          </w:tcPr>
          <w:p w14:paraId="69B3C699" w14:textId="4C7D851F"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558090BD" w14:textId="77777777" w:rsidTr="4F0107CC">
        <w:tc>
          <w:tcPr>
            <w:tcW w:w="1615" w:type="dxa"/>
          </w:tcPr>
          <w:p w14:paraId="349C8022" w14:textId="51226428"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4.2.1.9.2</w:t>
            </w:r>
          </w:p>
        </w:tc>
        <w:tc>
          <w:tcPr>
            <w:tcW w:w="5940" w:type="dxa"/>
          </w:tcPr>
          <w:p w14:paraId="72EC6753" w14:textId="7961BF7C"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be able to support skill shall be sync with OSDP system if there is OSDP in plant.</w:t>
            </w:r>
            <w:r w:rsidRPr="00A8674B">
              <w:rPr>
                <w:rFonts w:ascii="Times New Roman" w:hAnsi="Times New Roman"/>
                <w:sz w:val="24"/>
              </w:rPr>
              <w:br/>
              <w:t xml:space="preserve">Refer to 4.5.1.14 </w:t>
            </w:r>
          </w:p>
        </w:tc>
        <w:tc>
          <w:tcPr>
            <w:tcW w:w="1980" w:type="dxa"/>
          </w:tcPr>
          <w:p w14:paraId="7244D3DC" w14:textId="0668C3F7"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311302A1" w14:textId="77777777" w:rsidTr="4F0107CC">
        <w:tc>
          <w:tcPr>
            <w:tcW w:w="1615" w:type="dxa"/>
          </w:tcPr>
          <w:p w14:paraId="007E71E2" w14:textId="2F694240"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4.2.1.11.1</w:t>
            </w:r>
          </w:p>
        </w:tc>
        <w:tc>
          <w:tcPr>
            <w:tcW w:w="5940" w:type="dxa"/>
          </w:tcPr>
          <w:p w14:paraId="0DE3A566" w14:textId="35FBE478"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create tasks for samples based on specific frequency.</w:t>
            </w:r>
          </w:p>
        </w:tc>
        <w:tc>
          <w:tcPr>
            <w:tcW w:w="1980" w:type="dxa"/>
          </w:tcPr>
          <w:p w14:paraId="714CF9AB" w14:textId="7C329C1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Customisation</w:t>
            </w:r>
          </w:p>
        </w:tc>
      </w:tr>
      <w:tr w:rsidR="003D546C" w:rsidRPr="00A8674B" w14:paraId="34934813" w14:textId="77777777" w:rsidTr="4F0107CC">
        <w:tc>
          <w:tcPr>
            <w:tcW w:w="1615" w:type="dxa"/>
          </w:tcPr>
          <w:p w14:paraId="74B0580C" w14:textId="735C4E89"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4.5.1.12</w:t>
            </w:r>
          </w:p>
        </w:tc>
        <w:tc>
          <w:tcPr>
            <w:tcW w:w="5940" w:type="dxa"/>
          </w:tcPr>
          <w:p w14:paraId="2C2EBC3F" w14:textId="7E1763DB"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push notify information(including resample and adjustment) to Henkel smart factory.</w:t>
            </w:r>
          </w:p>
        </w:tc>
        <w:tc>
          <w:tcPr>
            <w:tcW w:w="1980" w:type="dxa"/>
          </w:tcPr>
          <w:p w14:paraId="17F88858" w14:textId="6B24FCF1" w:rsidR="003D546C" w:rsidRPr="00A8674B" w:rsidRDefault="54EC4C0D" w:rsidP="4F0107CC">
            <w:pPr>
              <w:rPr>
                <w:rFonts w:ascii="Times New Roman" w:eastAsiaTheme="minorEastAsia" w:hAnsi="Times New Roman"/>
                <w:sz w:val="24"/>
                <w:lang w:eastAsia="zh-CN"/>
              </w:rPr>
            </w:pPr>
            <w:r w:rsidRPr="4F0107CC">
              <w:rPr>
                <w:rFonts w:ascii="Times New Roman" w:hAnsi="Times New Roman"/>
                <w:sz w:val="24"/>
              </w:rPr>
              <w:t>Interface</w:t>
            </w:r>
          </w:p>
        </w:tc>
      </w:tr>
      <w:tr w:rsidR="003D546C" w:rsidRPr="00A8674B" w14:paraId="749CCE06" w14:textId="77777777" w:rsidTr="4F0107CC">
        <w:tc>
          <w:tcPr>
            <w:tcW w:w="1615" w:type="dxa"/>
          </w:tcPr>
          <w:p w14:paraId="13E9AA06" w14:textId="373DCCBD"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4.5.1.13</w:t>
            </w:r>
          </w:p>
        </w:tc>
        <w:tc>
          <w:tcPr>
            <w:tcW w:w="5940" w:type="dxa"/>
          </w:tcPr>
          <w:p w14:paraId="062C7429" w14:textId="625EC93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pull result information from Henkel smart factory.</w:t>
            </w:r>
          </w:p>
        </w:tc>
        <w:tc>
          <w:tcPr>
            <w:tcW w:w="1980" w:type="dxa"/>
          </w:tcPr>
          <w:p w14:paraId="72710369" w14:textId="7FF0DB5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4674BDE3" w14:textId="77777777" w:rsidTr="4F0107CC">
        <w:tc>
          <w:tcPr>
            <w:tcW w:w="1615" w:type="dxa"/>
          </w:tcPr>
          <w:p w14:paraId="3DA4D0DC" w14:textId="58E448F3"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4.5.1.14</w:t>
            </w:r>
          </w:p>
        </w:tc>
        <w:tc>
          <w:tcPr>
            <w:tcW w:w="5940" w:type="dxa"/>
          </w:tcPr>
          <w:p w14:paraId="76ED68BA" w14:textId="6959F1CF"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support to upload result value from QCLAD to Henkel smart factory.</w:t>
            </w:r>
          </w:p>
        </w:tc>
        <w:tc>
          <w:tcPr>
            <w:tcW w:w="1980" w:type="dxa"/>
          </w:tcPr>
          <w:p w14:paraId="0CD79B7D" w14:textId="561B4004"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140E406E" w14:textId="77777777" w:rsidTr="4F0107CC">
        <w:tc>
          <w:tcPr>
            <w:tcW w:w="1615" w:type="dxa"/>
          </w:tcPr>
          <w:p w14:paraId="6870A53E" w14:textId="48CF676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4.5.1.15</w:t>
            </w:r>
          </w:p>
        </w:tc>
        <w:tc>
          <w:tcPr>
            <w:tcW w:w="5940" w:type="dxa"/>
          </w:tcPr>
          <w:p w14:paraId="44803A01" w14:textId="3A9E8032"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support to upload sample states from QCLAD to Henkel smart factory.</w:t>
            </w:r>
          </w:p>
        </w:tc>
        <w:tc>
          <w:tcPr>
            <w:tcW w:w="1980" w:type="dxa"/>
          </w:tcPr>
          <w:p w14:paraId="063E0338" w14:textId="6E73C845"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7DC4E97B" w14:textId="77777777" w:rsidTr="4F0107CC">
        <w:tc>
          <w:tcPr>
            <w:tcW w:w="1615" w:type="dxa"/>
          </w:tcPr>
          <w:p w14:paraId="620F028C" w14:textId="57BE74B7"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lastRenderedPageBreak/>
              <w:t>4.5.1.16</w:t>
            </w:r>
          </w:p>
        </w:tc>
        <w:tc>
          <w:tcPr>
            <w:tcW w:w="5940" w:type="dxa"/>
          </w:tcPr>
          <w:p w14:paraId="74E1A134" w14:textId="6DA8CA83"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push/pull adjustment quantity information from/to Henkel smart factory.</w:t>
            </w:r>
          </w:p>
        </w:tc>
        <w:tc>
          <w:tcPr>
            <w:tcW w:w="1980" w:type="dxa"/>
          </w:tcPr>
          <w:p w14:paraId="0EF23AC2" w14:textId="6AD6F1B4"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58AD2947" w14:textId="77777777" w:rsidTr="4F0107CC">
        <w:tc>
          <w:tcPr>
            <w:tcW w:w="1615" w:type="dxa"/>
          </w:tcPr>
          <w:p w14:paraId="02912B03" w14:textId="4090875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4.5.1.17</w:t>
            </w:r>
          </w:p>
        </w:tc>
        <w:tc>
          <w:tcPr>
            <w:tcW w:w="5940" w:type="dxa"/>
          </w:tcPr>
          <w:p w14:paraId="162BD394" w14:textId="7F6E074F"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pull operator skill information from Henkel Skill Matrix.</w:t>
            </w:r>
          </w:p>
        </w:tc>
        <w:tc>
          <w:tcPr>
            <w:tcW w:w="1980" w:type="dxa"/>
          </w:tcPr>
          <w:p w14:paraId="2A60A52B" w14:textId="5303834C"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07B2E4C5" w14:textId="77777777" w:rsidTr="4F0107CC">
        <w:tc>
          <w:tcPr>
            <w:tcW w:w="1615" w:type="dxa"/>
          </w:tcPr>
          <w:p w14:paraId="0AF47495" w14:textId="03A40B6A"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4.8.1.5.2</w:t>
            </w:r>
          </w:p>
        </w:tc>
        <w:tc>
          <w:tcPr>
            <w:tcW w:w="5940" w:type="dxa"/>
          </w:tcPr>
          <w:p w14:paraId="5F2933B2" w14:textId="3B1B6E7D"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sync user’s testing skill from Henkel skill matrix tool.</w:t>
            </w:r>
          </w:p>
        </w:tc>
        <w:tc>
          <w:tcPr>
            <w:tcW w:w="1980" w:type="dxa"/>
          </w:tcPr>
          <w:p w14:paraId="4AB11D03" w14:textId="48D0CCA8"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r w:rsidR="003D546C" w:rsidRPr="00A8674B" w14:paraId="223D4AE1" w14:textId="77777777" w:rsidTr="4F0107CC">
        <w:tc>
          <w:tcPr>
            <w:tcW w:w="1615" w:type="dxa"/>
          </w:tcPr>
          <w:p w14:paraId="52C844A6" w14:textId="4756A4F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4.8.2.3.2</w:t>
            </w:r>
          </w:p>
        </w:tc>
        <w:tc>
          <w:tcPr>
            <w:tcW w:w="5940" w:type="dxa"/>
          </w:tcPr>
          <w:p w14:paraId="67FE8837" w14:textId="266A96F1"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System shall sync user’s testing skill from Henkel skill matrix tool.</w:t>
            </w:r>
          </w:p>
        </w:tc>
        <w:tc>
          <w:tcPr>
            <w:tcW w:w="1980" w:type="dxa"/>
          </w:tcPr>
          <w:p w14:paraId="2ABCA61C" w14:textId="0D481EE7" w:rsidR="003D546C" w:rsidRPr="00A8674B" w:rsidRDefault="003D546C" w:rsidP="003D546C">
            <w:pPr>
              <w:rPr>
                <w:rFonts w:ascii="Times New Roman" w:eastAsiaTheme="minorEastAsia" w:hAnsi="Times New Roman"/>
                <w:sz w:val="24"/>
                <w:lang w:eastAsia="zh-CN"/>
              </w:rPr>
            </w:pPr>
            <w:r w:rsidRPr="00A8674B">
              <w:rPr>
                <w:rFonts w:ascii="Times New Roman" w:hAnsi="Times New Roman"/>
                <w:sz w:val="24"/>
              </w:rPr>
              <w:t>Interface</w:t>
            </w:r>
          </w:p>
        </w:tc>
      </w:tr>
    </w:tbl>
    <w:p w14:paraId="1A24CBEF" w14:textId="055FAE2A" w:rsidR="003F395D" w:rsidRPr="00711A06" w:rsidRDefault="003F395D" w:rsidP="003F395D">
      <w:pPr>
        <w:rPr>
          <w:rFonts w:eastAsiaTheme="minorEastAsia"/>
          <w:lang w:eastAsia="zh-CN"/>
        </w:rPr>
      </w:pPr>
    </w:p>
    <w:p w14:paraId="57538993" w14:textId="77777777" w:rsidR="009D73C6" w:rsidRPr="008C78C3" w:rsidRDefault="009D73C6" w:rsidP="008C78C3">
      <w:pPr>
        <w:pStyle w:val="Heading4"/>
        <w:tabs>
          <w:tab w:val="clear" w:pos="3416"/>
        </w:tabs>
        <w:ind w:left="810" w:hanging="810"/>
        <w:rPr>
          <w:rFonts w:eastAsiaTheme="minorEastAsia"/>
          <w:i w:val="0"/>
          <w:iCs/>
          <w:lang w:eastAsia="zh-CN"/>
        </w:rPr>
      </w:pPr>
      <w:r w:rsidRPr="008C78C3">
        <w:rPr>
          <w:rFonts w:eastAsiaTheme="minorEastAsia"/>
          <w:i w:val="0"/>
          <w:iCs/>
          <w:lang w:eastAsia="zh-CN"/>
        </w:rPr>
        <w:t>Scope</w:t>
      </w:r>
    </w:p>
    <w:p w14:paraId="17D22AF9"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The scope of this document includes:</w:t>
      </w:r>
    </w:p>
    <w:p w14:paraId="1F760999" w14:textId="5767335D" w:rsidR="009D73C6" w:rsidRPr="00594762"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JIT sample processing and result communication to MES</w:t>
      </w:r>
    </w:p>
    <w:p w14:paraId="07ABD2F7" w14:textId="3403CC24" w:rsidR="00594762" w:rsidRPr="00594762"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 xml:space="preserve">IPQC sample processing and result communication to MES </w:t>
      </w:r>
    </w:p>
    <w:p w14:paraId="0E5AED41" w14:textId="2C9267FB" w:rsidR="009D73C6"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Production line information synchronization</w:t>
      </w:r>
    </w:p>
    <w:p w14:paraId="514C92B4" w14:textId="4F3AEF91" w:rsidR="009D73C6" w:rsidRPr="00594762" w:rsidRDefault="009D73C6"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Interface specifications and data mapping</w:t>
      </w:r>
    </w:p>
    <w:p w14:paraId="763F733F" w14:textId="726420CE" w:rsidR="005F6C9A" w:rsidRPr="005F6C9A" w:rsidRDefault="005F6C9A" w:rsidP="005F6C9A">
      <w:pPr>
        <w:jc w:val="both"/>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009E0FF8">
        <w:rPr>
          <w:rFonts w:ascii="Times New Roman" w:eastAsiaTheme="minorEastAsia" w:hAnsi="Times New Roman" w:hint="eastAsia"/>
          <w:sz w:val="24"/>
          <w:lang w:eastAsia="zh-CN"/>
        </w:rPr>
        <w:t xml:space="preserve"> </w:t>
      </w:r>
      <w:r w:rsidRPr="005F6C9A">
        <w:rPr>
          <w:rFonts w:ascii="Times New Roman" w:eastAsiaTheme="minorEastAsia" w:hAnsi="Times New Roman"/>
          <w:i/>
          <w:iCs/>
          <w:sz w:val="24"/>
          <w:lang w:val="en-US" w:eastAsia="zh-CN"/>
        </w:rPr>
        <w:t>The JIT and IPQC interfaces are the same interface, the JSON format is the same, only the content of the return will be different.</w:t>
      </w:r>
    </w:p>
    <w:p w14:paraId="01A4F729" w14:textId="77777777" w:rsidR="009D73C6" w:rsidRDefault="009D73C6" w:rsidP="009D73C6">
      <w:pPr>
        <w:pStyle w:val="BodyText"/>
      </w:pPr>
    </w:p>
    <w:p w14:paraId="18CAED5F" w14:textId="5F6C3C3A" w:rsidR="009D73C6" w:rsidRDefault="009D73C6" w:rsidP="008C78C3">
      <w:pPr>
        <w:pStyle w:val="Heading5"/>
      </w:pPr>
      <w:r w:rsidRPr="008C78C3">
        <w:t>JIT Process Integration</w:t>
      </w:r>
    </w:p>
    <w:p w14:paraId="10EBFAB1" w14:textId="77777777" w:rsidR="009D73C6" w:rsidRPr="00D26542" w:rsidRDefault="009D73C6" w:rsidP="00D26542">
      <w:pPr>
        <w:pStyle w:val="Heading6"/>
        <w:rPr>
          <w:rFonts w:eastAsiaTheme="minorEastAsia"/>
          <w:lang w:eastAsia="zh-CN"/>
        </w:rPr>
      </w:pPr>
      <w:r w:rsidRPr="00D26542">
        <w:rPr>
          <w:rFonts w:eastAsiaTheme="minorEastAsia"/>
          <w:lang w:eastAsia="zh-CN"/>
        </w:rPr>
        <w:t>Business Scenario</w:t>
      </w:r>
    </w:p>
    <w:p w14:paraId="386C8AD2" w14:textId="08701F55" w:rsidR="009D73C6"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In the JIT process, samples are created manually in QCLAD before the inspection lot exists in SAP. After completing testing and authorization in QCLAD, the quality results must be sent to</w:t>
      </w:r>
      <w:r w:rsidR="009C4FAE">
        <w:rPr>
          <w:rFonts w:ascii="Times New Roman" w:eastAsiaTheme="minorEastAsia" w:hAnsi="Times New Roman" w:hint="eastAsia"/>
          <w:sz w:val="24"/>
          <w:lang w:eastAsia="zh-CN"/>
        </w:rPr>
        <w:t xml:space="preserve"> </w:t>
      </w:r>
      <w:r w:rsidRPr="005D1545">
        <w:rPr>
          <w:rFonts w:ascii="Times New Roman" w:eastAsiaTheme="minorEastAsia" w:hAnsi="Times New Roman"/>
          <w:sz w:val="24"/>
          <w:lang w:eastAsia="zh-CN"/>
        </w:rPr>
        <w:t>MES. When SAP later generates an inspection batch, QCLAD will match it to the existing sample.</w:t>
      </w:r>
    </w:p>
    <w:p w14:paraId="3716625F" w14:textId="77777777" w:rsidR="009D73C6" w:rsidRDefault="009D73C6" w:rsidP="009D73C6">
      <w:pPr>
        <w:pStyle w:val="BodyText"/>
        <w:spacing w:before="18"/>
      </w:pPr>
    </w:p>
    <w:p w14:paraId="70C8A64F" w14:textId="0BE88BEF" w:rsidR="009D73C6" w:rsidRPr="00D26542" w:rsidRDefault="009D73C6" w:rsidP="4F0107CC">
      <w:pPr>
        <w:pStyle w:val="Heading6"/>
        <w:rPr>
          <w:rFonts w:eastAsiaTheme="minorEastAsia"/>
          <w:lang w:eastAsia="zh-CN"/>
        </w:rPr>
      </w:pPr>
      <w:commentRangeStart w:id="123"/>
      <w:commentRangeStart w:id="124"/>
      <w:commentRangeStart w:id="125"/>
      <w:r w:rsidRPr="4F0107CC">
        <w:rPr>
          <w:rFonts w:eastAsiaTheme="minorEastAsia"/>
          <w:lang w:eastAsia="zh-CN"/>
        </w:rPr>
        <w:t xml:space="preserve">Interface </w:t>
      </w:r>
      <w:r w:rsidR="00126522">
        <w:t>URL address</w:t>
      </w:r>
    </w:p>
    <w:p w14:paraId="29E40831" w14:textId="77777777" w:rsidR="009D73C6" w:rsidRDefault="009D73C6"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QCLAD will expose an API for MES to send JIT sample information and provide an API endpoint to receive results from QCLAD.</w:t>
      </w:r>
      <w:commentRangeEnd w:id="123"/>
      <w:r>
        <w:rPr>
          <w:rStyle w:val="CommentReference"/>
        </w:rPr>
        <w:commentReference w:id="123"/>
      </w:r>
      <w:commentRangeEnd w:id="124"/>
      <w:r>
        <w:rPr>
          <w:rStyle w:val="CommentReference"/>
        </w:rPr>
        <w:commentReference w:id="124"/>
      </w:r>
      <w:commentRangeEnd w:id="125"/>
      <w:r>
        <w:rPr>
          <w:rStyle w:val="CommentReference"/>
        </w:rPr>
        <w:commentReference w:id="125"/>
      </w:r>
    </w:p>
    <w:p w14:paraId="4C97F53E" w14:textId="77777777" w:rsidR="007F18C8" w:rsidRDefault="007F18C8" w:rsidP="005D1545">
      <w:pPr>
        <w:jc w:val="both"/>
        <w:rPr>
          <w:rFonts w:ascii="Times New Roman" w:eastAsiaTheme="minorEastAsia" w:hAnsi="Times New Roman"/>
          <w:sz w:val="24"/>
          <w:lang w:eastAsia="zh-CN"/>
        </w:rPr>
      </w:pPr>
    </w:p>
    <w:p w14:paraId="5B26F54E" w14:textId="77777777" w:rsidR="009D73C6" w:rsidRDefault="009D73C6" w:rsidP="00D26542">
      <w:pPr>
        <w:pStyle w:val="Heading6"/>
        <w:rPr>
          <w:rFonts w:eastAsiaTheme="minorEastAsia"/>
          <w:lang w:eastAsia="zh-CN"/>
        </w:rPr>
      </w:pPr>
      <w:r w:rsidRPr="00D26542">
        <w:rPr>
          <w:rFonts w:eastAsiaTheme="minorEastAsia"/>
          <w:lang w:eastAsia="zh-CN"/>
        </w:rPr>
        <w:t>JIT Sample Info Receiving (QCLAD to MES)</w:t>
      </w:r>
    </w:p>
    <w:p w14:paraId="186E2D3B" w14:textId="7F8F5280" w:rsidR="00815FA9" w:rsidRPr="003F0215" w:rsidRDefault="00815FA9" w:rsidP="00090406">
      <w:pPr>
        <w:pStyle w:val="ListParagraph"/>
        <w:numPr>
          <w:ilvl w:val="0"/>
          <w:numId w:val="5"/>
        </w:numPr>
        <w:jc w:val="both"/>
        <w:rPr>
          <w:rFonts w:ascii="Times New Roman" w:eastAsiaTheme="minorEastAsia" w:hAnsi="Times New Roman"/>
          <w:sz w:val="24"/>
          <w:lang w:eastAsia="zh-CN"/>
        </w:rPr>
      </w:pPr>
      <w:r w:rsidRPr="003F0215">
        <w:rPr>
          <w:rFonts w:ascii="Times New Roman" w:eastAsiaTheme="minorEastAsia" w:hAnsi="Times New Roman"/>
          <w:sz w:val="24"/>
          <w:lang w:eastAsia="zh-CN"/>
        </w:rPr>
        <w:t>Vegam will expose one API (path will be provided later), to which data will be send from QCLAD once QC is done for JIT sample number.</w:t>
      </w:r>
    </w:p>
    <w:p w14:paraId="3FA33783" w14:textId="3B874B91" w:rsidR="00815FA9" w:rsidRPr="003F0215" w:rsidRDefault="00815FA9" w:rsidP="00090406">
      <w:pPr>
        <w:pStyle w:val="ListParagraph"/>
        <w:numPr>
          <w:ilvl w:val="0"/>
          <w:numId w:val="5"/>
        </w:numPr>
        <w:jc w:val="both"/>
        <w:rPr>
          <w:rFonts w:ascii="Times New Roman" w:eastAsiaTheme="minorEastAsia" w:hAnsi="Times New Roman"/>
          <w:sz w:val="24"/>
          <w:lang w:eastAsia="zh-CN"/>
        </w:rPr>
      </w:pPr>
      <w:r w:rsidRPr="003F0215">
        <w:rPr>
          <w:rFonts w:ascii="Times New Roman" w:eastAsiaTheme="minorEastAsia" w:hAnsi="Times New Roman"/>
          <w:sz w:val="24"/>
          <w:lang w:eastAsia="zh-CN"/>
        </w:rPr>
        <w:t xml:space="preserve">This API path and authentication credentials like client ID and client secret will be shared by Vegam.    Using these credentials QCLAD need to get bearer token using Vegam </w:t>
      </w:r>
      <w:proofErr w:type="spellStart"/>
      <w:r w:rsidRPr="003F0215">
        <w:rPr>
          <w:rFonts w:ascii="Times New Roman" w:eastAsiaTheme="minorEastAsia" w:hAnsi="Times New Roman"/>
          <w:sz w:val="24"/>
          <w:lang w:eastAsia="zh-CN"/>
        </w:rPr>
        <w:t>oAuth</w:t>
      </w:r>
      <w:proofErr w:type="spellEnd"/>
      <w:r w:rsidRPr="003F0215">
        <w:rPr>
          <w:rFonts w:ascii="Times New Roman" w:eastAsiaTheme="minorEastAsia" w:hAnsi="Times New Roman"/>
          <w:sz w:val="24"/>
          <w:lang w:eastAsia="zh-CN"/>
        </w:rPr>
        <w:t xml:space="preserve"> API (path will be provided later).</w:t>
      </w:r>
    </w:p>
    <w:p w14:paraId="7D5D5EB7" w14:textId="6D6F041F" w:rsidR="00815FA9" w:rsidRDefault="00815FA9" w:rsidP="00090406">
      <w:pPr>
        <w:pStyle w:val="ListParagraph"/>
        <w:numPr>
          <w:ilvl w:val="0"/>
          <w:numId w:val="5"/>
        </w:numPr>
        <w:jc w:val="both"/>
        <w:rPr>
          <w:rFonts w:ascii="Times New Roman" w:eastAsiaTheme="minorEastAsia" w:hAnsi="Times New Roman"/>
          <w:sz w:val="24"/>
          <w:lang w:eastAsia="zh-CN"/>
        </w:rPr>
      </w:pPr>
      <w:r w:rsidRPr="003F0215">
        <w:rPr>
          <w:rFonts w:ascii="Times New Roman" w:eastAsiaTheme="minorEastAsia" w:hAnsi="Times New Roman"/>
          <w:sz w:val="24"/>
          <w:lang w:eastAsia="zh-CN"/>
        </w:rPr>
        <w:lastRenderedPageBreak/>
        <w:t>QCLAD need to send sample QC data as below JSON with authentication as bearer token which is generated in step 2.</w:t>
      </w:r>
    </w:p>
    <w:p w14:paraId="72AAAEB2" w14:textId="77777777" w:rsidR="00657357" w:rsidRPr="00657357" w:rsidRDefault="00657357" w:rsidP="00657357">
      <w:pPr>
        <w:ind w:left="360"/>
        <w:jc w:val="both"/>
        <w:rPr>
          <w:rFonts w:ascii="Times New Roman" w:eastAsiaTheme="minorEastAsia" w:hAnsi="Times New Roman"/>
          <w:b/>
          <w:bCs/>
          <w:i/>
          <w:iCs/>
          <w:color w:val="4472C4" w:themeColor="accent1"/>
          <w:sz w:val="24"/>
          <w:lang w:eastAsia="zh-CN"/>
        </w:rPr>
      </w:pPr>
      <w:r w:rsidRPr="00657357">
        <w:rPr>
          <w:rFonts w:ascii="Times New Roman" w:eastAsiaTheme="minorEastAsia" w:hAnsi="Times New Roman"/>
          <w:b/>
          <w:bCs/>
          <w:i/>
          <w:iCs/>
          <w:color w:val="4472C4" w:themeColor="accent1"/>
          <w:sz w:val="24"/>
          <w:lang w:eastAsia="zh-CN"/>
        </w:rPr>
        <w:t>Example re</w:t>
      </w:r>
      <w:r w:rsidRPr="00657357">
        <w:rPr>
          <w:rFonts w:ascii="Times New Roman" w:eastAsiaTheme="minorEastAsia" w:hAnsi="Times New Roman" w:hint="eastAsia"/>
          <w:b/>
          <w:bCs/>
          <w:i/>
          <w:iCs/>
          <w:color w:val="4472C4" w:themeColor="accent1"/>
          <w:sz w:val="24"/>
          <w:lang w:eastAsia="zh-CN"/>
        </w:rPr>
        <w:t>quest</w:t>
      </w:r>
      <w:r w:rsidRPr="00657357">
        <w:rPr>
          <w:rFonts w:ascii="Times New Roman" w:eastAsiaTheme="minorEastAsia" w:hAnsi="Times New Roman"/>
          <w:b/>
          <w:bCs/>
          <w:i/>
          <w:iCs/>
          <w:color w:val="4472C4" w:themeColor="accent1"/>
          <w:sz w:val="24"/>
          <w:lang w:eastAsia="zh-CN"/>
        </w:rPr>
        <w:t xml:space="preserve"> JSON:</w:t>
      </w:r>
    </w:p>
    <w:p w14:paraId="761CDA5B" w14:textId="77777777" w:rsidR="002C6990" w:rsidRPr="00527296" w:rsidRDefault="002C6990" w:rsidP="002C6990">
      <w:pPr>
        <w:pStyle w:val="BodyText"/>
        <w:ind w:firstLine="720"/>
        <w:rPr>
          <w:rFonts w:ascii="Consolas" w:eastAsia="Times New Roman" w:hAnsiTheme="minorHAnsi" w:cs="Times New Roman"/>
          <w:color w:val="333333"/>
          <w:spacing w:val="-10"/>
          <w:sz w:val="19"/>
          <w:lang w:val="en-GB"/>
        </w:rPr>
      </w:pPr>
      <w:r w:rsidRPr="00527296">
        <w:rPr>
          <w:rFonts w:ascii="Consolas" w:eastAsia="Times New Roman" w:hAnsiTheme="minorHAnsi" w:cs="Times New Roman"/>
          <w:color w:val="333333"/>
          <w:spacing w:val="-10"/>
          <w:sz w:val="19"/>
          <w:lang w:val="en-GB"/>
        </w:rPr>
        <w:t>{</w:t>
      </w:r>
    </w:p>
    <w:p w14:paraId="4BF1D82F" w14:textId="77777777" w:rsidR="002C6990" w:rsidRPr="00657357" w:rsidRDefault="002C6990" w:rsidP="00657357">
      <w:pPr>
        <w:spacing w:before="93"/>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sampleType</w:t>
      </w:r>
      <w:proofErr w:type="spellEnd"/>
      <w:r w:rsidRPr="00657357">
        <w:rPr>
          <w:rFonts w:ascii="Consolas"/>
          <w:color w:val="333333"/>
          <w:sz w:val="19"/>
        </w:rPr>
        <w:t>": "RECEIVING_SAMPLE",</w:t>
      </w:r>
    </w:p>
    <w:p w14:paraId="17FF581F"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sampleLabelNumber</w:t>
      </w:r>
      <w:proofErr w:type="spellEnd"/>
      <w:r w:rsidRPr="00657357">
        <w:rPr>
          <w:rFonts w:ascii="Consolas"/>
          <w:color w:val="333333"/>
          <w:sz w:val="19"/>
        </w:rPr>
        <w:t>": "0000216316",</w:t>
      </w:r>
    </w:p>
    <w:p w14:paraId="39E456F5"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processOrder</w:t>
      </w:r>
      <w:proofErr w:type="spellEnd"/>
      <w:r w:rsidRPr="00657357">
        <w:rPr>
          <w:rFonts w:ascii="Consolas"/>
          <w:color w:val="333333"/>
          <w:sz w:val="19"/>
        </w:rPr>
        <w:t>": null,</w:t>
      </w:r>
    </w:p>
    <w:p w14:paraId="07E8C99A"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batchNumber</w:t>
      </w:r>
      <w:proofErr w:type="spellEnd"/>
      <w:r w:rsidRPr="00657357">
        <w:rPr>
          <w:rFonts w:ascii="Consolas"/>
          <w:color w:val="333333"/>
          <w:sz w:val="19"/>
        </w:rPr>
        <w:t>": "A1233",</w:t>
      </w:r>
    </w:p>
    <w:p w14:paraId="088ACF32"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materialNumber</w:t>
      </w:r>
      <w:proofErr w:type="spellEnd"/>
      <w:r w:rsidRPr="00657357">
        <w:rPr>
          <w:rFonts w:ascii="Consolas"/>
          <w:color w:val="333333"/>
          <w:sz w:val="19"/>
        </w:rPr>
        <w:t>": "383743",</w:t>
      </w:r>
    </w:p>
    <w:p w14:paraId="503B781F"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materialDescription</w:t>
      </w:r>
      <w:proofErr w:type="spellEnd"/>
      <w:r w:rsidRPr="00657357">
        <w:rPr>
          <w:rFonts w:ascii="Consolas"/>
          <w:color w:val="333333"/>
          <w:sz w:val="19"/>
        </w:rPr>
        <w:t>": "</w:t>
      </w:r>
      <w:proofErr w:type="spellStart"/>
      <w:r w:rsidRPr="00657357">
        <w:rPr>
          <w:rFonts w:ascii="Consolas"/>
          <w:color w:val="333333"/>
          <w:sz w:val="19"/>
        </w:rPr>
        <w:t>Adeka</w:t>
      </w:r>
      <w:proofErr w:type="spellEnd"/>
      <w:r w:rsidRPr="00657357">
        <w:rPr>
          <w:rFonts w:ascii="Consolas"/>
          <w:color w:val="333333"/>
          <w:sz w:val="19"/>
        </w:rPr>
        <w:t xml:space="preserve"> Hardener EH 4070 S",</w:t>
      </w:r>
    </w:p>
    <w:p w14:paraId="147C17A1"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plantCode</w:t>
      </w:r>
      <w:proofErr w:type="spellEnd"/>
      <w:r w:rsidRPr="00657357">
        <w:rPr>
          <w:rFonts w:ascii="Consolas"/>
          <w:color w:val="333333"/>
          <w:sz w:val="19"/>
        </w:rPr>
        <w:t>": "0799",</w:t>
      </w:r>
    </w:p>
    <w:p w14:paraId="77A33135"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activityNumber</w:t>
      </w:r>
      <w:proofErr w:type="spellEnd"/>
      <w:r w:rsidRPr="00657357">
        <w:rPr>
          <w:rFonts w:ascii="Consolas"/>
          <w:color w:val="333333"/>
          <w:sz w:val="19"/>
        </w:rPr>
        <w:t>": null,</w:t>
      </w:r>
    </w:p>
    <w:p w14:paraId="4AA3C786"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sampleApprovalRejectedTime</w:t>
      </w:r>
      <w:proofErr w:type="spellEnd"/>
      <w:r w:rsidRPr="00657357">
        <w:rPr>
          <w:rFonts w:ascii="Consolas"/>
          <w:color w:val="333333"/>
          <w:sz w:val="19"/>
        </w:rPr>
        <w:t>": "</w:t>
      </w:r>
      <w:proofErr w:type="spellStart"/>
      <w:r w:rsidRPr="00657357">
        <w:rPr>
          <w:rFonts w:ascii="Consolas"/>
          <w:color w:val="333333"/>
          <w:sz w:val="19"/>
        </w:rPr>
        <w:t>YYYY-MM-DDTHH:mm:ssZ</w:t>
      </w:r>
      <w:proofErr w:type="spellEnd"/>
      <w:r w:rsidRPr="00657357">
        <w:rPr>
          <w:rFonts w:ascii="Consolas"/>
          <w:color w:val="333333"/>
          <w:sz w:val="19"/>
        </w:rPr>
        <w:t>",</w:t>
      </w:r>
    </w:p>
    <w:p w14:paraId="082A3088"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operatorName</w:t>
      </w:r>
      <w:proofErr w:type="spellEnd"/>
      <w:r w:rsidRPr="00657357">
        <w:rPr>
          <w:rFonts w:ascii="Consolas"/>
          <w:color w:val="333333"/>
          <w:sz w:val="19"/>
        </w:rPr>
        <w:t xml:space="preserve">": "4454",  // To be </w:t>
      </w:r>
      <w:proofErr w:type="spellStart"/>
      <w:r w:rsidRPr="00657357">
        <w:rPr>
          <w:rFonts w:ascii="Consolas"/>
          <w:color w:val="333333"/>
          <w:sz w:val="19"/>
        </w:rPr>
        <w:t>discuused</w:t>
      </w:r>
      <w:proofErr w:type="spellEnd"/>
      <w:r w:rsidRPr="00657357">
        <w:rPr>
          <w:rFonts w:ascii="Consolas"/>
          <w:color w:val="333333"/>
          <w:sz w:val="19"/>
        </w:rPr>
        <w:t xml:space="preserve"> </w:t>
      </w:r>
    </w:p>
    <w:p w14:paraId="55948482" w14:textId="1F545467" w:rsidR="002C6990" w:rsidRPr="00E5467B" w:rsidRDefault="00E5467B" w:rsidP="00E5467B">
      <w:pPr>
        <w:spacing w:before="77"/>
        <w:ind w:left="673"/>
        <w:rPr>
          <w:rFonts w:ascii="Consolas"/>
          <w:color w:val="333333"/>
          <w:sz w:val="19"/>
        </w:rPr>
      </w:pPr>
      <w:r>
        <w:rPr>
          <w:rFonts w:ascii="Consolas"/>
          <w:color w:val="333333"/>
          <w:sz w:val="19"/>
        </w:rPr>
        <w:t xml:space="preserve"> </w:t>
      </w:r>
      <w:r w:rsidR="002C6990" w:rsidRPr="00657357">
        <w:rPr>
          <w:rFonts w:ascii="Consolas"/>
          <w:color w:val="333333"/>
          <w:sz w:val="19"/>
        </w:rPr>
        <w:t xml:space="preserve"> </w:t>
      </w:r>
      <w:r w:rsidRPr="00E5467B">
        <w:rPr>
          <w:rFonts w:ascii="Consolas"/>
          <w:color w:val="333333"/>
          <w:sz w:val="19"/>
          <w:highlight w:val="yellow"/>
        </w:rPr>
        <w:t>"</w:t>
      </w:r>
      <w:proofErr w:type="spellStart"/>
      <w:r w:rsidRPr="00E5467B">
        <w:rPr>
          <w:rFonts w:ascii="Consolas"/>
          <w:color w:val="333333"/>
          <w:sz w:val="19"/>
          <w:highlight w:val="yellow"/>
        </w:rPr>
        <w:t>QCSampleResult</w:t>
      </w:r>
      <w:proofErr w:type="spellEnd"/>
      <w:r w:rsidRPr="00E5467B">
        <w:rPr>
          <w:rFonts w:ascii="Consolas"/>
          <w:color w:val="333333"/>
          <w:sz w:val="19"/>
          <w:highlight w:val="yellow"/>
        </w:rPr>
        <w:t>": "Pass", //Pass or Reject</w:t>
      </w:r>
    </w:p>
    <w:p w14:paraId="3DAC446C" w14:textId="77777777" w:rsidR="002C6990" w:rsidRPr="00657357" w:rsidRDefault="002C6990" w:rsidP="00657357">
      <w:pPr>
        <w:spacing w:before="77"/>
        <w:ind w:left="673"/>
        <w:rPr>
          <w:rFonts w:ascii="Consolas"/>
          <w:color w:val="333333"/>
          <w:sz w:val="19"/>
        </w:rPr>
      </w:pPr>
      <w:r w:rsidRPr="00E5467B">
        <w:rPr>
          <w:rFonts w:ascii="Consolas"/>
          <w:color w:val="333333"/>
          <w:sz w:val="19"/>
        </w:rPr>
        <w:tab/>
      </w:r>
      <w:r w:rsidRPr="00E5467B">
        <w:rPr>
          <w:rFonts w:ascii="Consolas" w:hint="eastAsia"/>
          <w:color w:val="333333"/>
          <w:sz w:val="19"/>
        </w:rPr>
        <w:t xml:space="preserve">  </w:t>
      </w:r>
      <w:r w:rsidRPr="00E5467B">
        <w:rPr>
          <w:rFonts w:ascii="Consolas"/>
          <w:color w:val="333333"/>
          <w:sz w:val="19"/>
        </w:rPr>
        <w:t>"</w:t>
      </w:r>
      <w:proofErr w:type="spellStart"/>
      <w:r w:rsidRPr="00E5467B">
        <w:rPr>
          <w:rFonts w:ascii="Consolas"/>
          <w:color w:val="333333"/>
          <w:sz w:val="19"/>
        </w:rPr>
        <w:t>isQCAdjustment</w:t>
      </w:r>
      <w:proofErr w:type="spellEnd"/>
      <w:r w:rsidRPr="00E5467B">
        <w:rPr>
          <w:rFonts w:ascii="Consolas"/>
          <w:color w:val="333333"/>
          <w:sz w:val="19"/>
        </w:rPr>
        <w:t xml:space="preserve">": </w:t>
      </w:r>
      <w:r w:rsidRPr="00E5467B">
        <w:rPr>
          <w:rFonts w:ascii="Consolas" w:hint="eastAsia"/>
          <w:color w:val="333333"/>
          <w:sz w:val="19"/>
        </w:rPr>
        <w:t>false</w:t>
      </w:r>
      <w:r w:rsidRPr="00E5467B">
        <w:rPr>
          <w:rFonts w:ascii="Consolas"/>
          <w:color w:val="333333"/>
          <w:sz w:val="19"/>
        </w:rPr>
        <w:t>,</w:t>
      </w:r>
      <w:r w:rsidRPr="00657357">
        <w:rPr>
          <w:rFonts w:ascii="Consolas"/>
          <w:color w:val="333333"/>
          <w:sz w:val="19"/>
        </w:rPr>
        <w:tab/>
        <w:t xml:space="preserve">  </w:t>
      </w:r>
    </w:p>
    <w:p w14:paraId="14C9AADE"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adjustMaterials</w:t>
      </w:r>
      <w:proofErr w:type="spellEnd"/>
      <w:r w:rsidRPr="00657357">
        <w:rPr>
          <w:rFonts w:ascii="Consolas"/>
          <w:color w:val="333333"/>
          <w:sz w:val="19"/>
        </w:rPr>
        <w:t>": [],</w:t>
      </w:r>
    </w:p>
    <w:p w14:paraId="17ACD301"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consesssionRelease</w:t>
      </w:r>
      <w:proofErr w:type="spellEnd"/>
      <w:r w:rsidRPr="00657357">
        <w:rPr>
          <w:rFonts w:ascii="Consolas"/>
          <w:color w:val="333333"/>
          <w:sz w:val="19"/>
        </w:rPr>
        <w:t>": false,</w:t>
      </w:r>
    </w:p>
    <w:p w14:paraId="5C27845C" w14:textId="77777777" w:rsidR="002C6990" w:rsidRPr="00657357" w:rsidRDefault="002C6990" w:rsidP="00657357">
      <w:pPr>
        <w:spacing w:before="77"/>
        <w:ind w:left="673"/>
        <w:rPr>
          <w:rFonts w:ascii="Consolas"/>
          <w:color w:val="333333"/>
          <w:sz w:val="19"/>
        </w:rPr>
      </w:pPr>
      <w:r w:rsidRPr="00657357">
        <w:rPr>
          <w:rFonts w:ascii="Consolas"/>
          <w:color w:val="333333"/>
          <w:sz w:val="19"/>
        </w:rPr>
        <w:tab/>
        <w:t xml:space="preserve">  "</w:t>
      </w:r>
      <w:proofErr w:type="spellStart"/>
      <w:r w:rsidRPr="00657357">
        <w:rPr>
          <w:rFonts w:ascii="Consolas"/>
          <w:color w:val="333333"/>
          <w:sz w:val="19"/>
        </w:rPr>
        <w:t>resampleRequired</w:t>
      </w:r>
      <w:proofErr w:type="spellEnd"/>
      <w:r w:rsidRPr="00657357">
        <w:rPr>
          <w:rFonts w:ascii="Consolas"/>
          <w:color w:val="333333"/>
          <w:sz w:val="19"/>
        </w:rPr>
        <w:t>": false,</w:t>
      </w:r>
    </w:p>
    <w:p w14:paraId="730DA3B2" w14:textId="77777777" w:rsidR="002C6990" w:rsidRPr="00E5467B" w:rsidRDefault="002C6990" w:rsidP="00657357">
      <w:pPr>
        <w:spacing w:before="77"/>
        <w:ind w:left="673"/>
        <w:rPr>
          <w:rFonts w:ascii="Consolas"/>
          <w:color w:val="333333"/>
          <w:sz w:val="19"/>
        </w:rPr>
      </w:pPr>
      <w:r w:rsidRPr="00657357">
        <w:rPr>
          <w:rFonts w:ascii="Consolas"/>
          <w:color w:val="333333"/>
          <w:sz w:val="19"/>
        </w:rPr>
        <w:tab/>
        <w:t xml:space="preserve">  "remark": ""</w:t>
      </w:r>
      <w:r w:rsidRPr="00E5467B">
        <w:rPr>
          <w:rFonts w:ascii="Consolas" w:hint="eastAsia"/>
          <w:color w:val="333333"/>
          <w:sz w:val="19"/>
        </w:rPr>
        <w:t>,</w:t>
      </w:r>
    </w:p>
    <w:p w14:paraId="6D4DE18B" w14:textId="57ACE830" w:rsidR="002C6990" w:rsidRPr="00657357" w:rsidRDefault="002C6990" w:rsidP="00657357">
      <w:pPr>
        <w:spacing w:before="77"/>
        <w:ind w:left="673"/>
        <w:rPr>
          <w:rFonts w:ascii="Consolas"/>
          <w:color w:val="333333"/>
          <w:sz w:val="19"/>
        </w:rPr>
      </w:pPr>
      <w:r w:rsidRPr="00E5467B">
        <w:rPr>
          <w:rFonts w:ascii="Consolas"/>
          <w:color w:val="333333"/>
          <w:sz w:val="19"/>
        </w:rPr>
        <w:tab/>
      </w:r>
      <w:r w:rsidRPr="00E5467B">
        <w:rPr>
          <w:rFonts w:ascii="Consolas" w:hint="eastAsia"/>
          <w:color w:val="333333"/>
          <w:sz w:val="19"/>
        </w:rPr>
        <w:t xml:space="preserve">  </w:t>
      </w:r>
      <w:r w:rsidR="00E5467B" w:rsidRPr="00E5467B">
        <w:rPr>
          <w:rFonts w:ascii="Consolas"/>
          <w:color w:val="333333"/>
          <w:sz w:val="19"/>
        </w:rPr>
        <w:t> </w:t>
      </w:r>
      <w:r w:rsidR="00E5467B" w:rsidRPr="00E5467B">
        <w:rPr>
          <w:rFonts w:ascii="Consolas"/>
          <w:color w:val="333333"/>
          <w:sz w:val="19"/>
          <w:highlight w:val="yellow"/>
        </w:rPr>
        <w:t>"</w:t>
      </w:r>
      <w:proofErr w:type="spellStart"/>
      <w:r w:rsidR="00E5467B" w:rsidRPr="00E5467B">
        <w:rPr>
          <w:rFonts w:ascii="Consolas"/>
          <w:color w:val="333333"/>
          <w:sz w:val="19"/>
          <w:highlight w:val="yellow"/>
        </w:rPr>
        <w:t>QCLabItemResultList</w:t>
      </w:r>
      <w:proofErr w:type="spellEnd"/>
      <w:r w:rsidR="00E5467B" w:rsidRPr="00E5467B">
        <w:rPr>
          <w:rFonts w:ascii="Consolas"/>
          <w:color w:val="333333"/>
          <w:sz w:val="19"/>
          <w:highlight w:val="yellow"/>
        </w:rPr>
        <w:t xml:space="preserve"> </w:t>
      </w:r>
      <w:r w:rsidRPr="00E5467B">
        <w:rPr>
          <w:rFonts w:ascii="Consolas"/>
          <w:color w:val="333333"/>
          <w:sz w:val="19"/>
          <w:highlight w:val="yellow"/>
        </w:rPr>
        <w:t>":[]</w:t>
      </w:r>
    </w:p>
    <w:p w14:paraId="5FD27154" w14:textId="77777777" w:rsidR="002C6990" w:rsidRDefault="002C6990" w:rsidP="002C6990">
      <w:pPr>
        <w:pStyle w:val="BodyText"/>
        <w:rPr>
          <w:rFonts w:ascii="Consolas" w:eastAsiaTheme="minorEastAsia" w:hAnsiTheme="minorHAnsi" w:cs="Times New Roman"/>
          <w:color w:val="333333"/>
          <w:spacing w:val="-10"/>
          <w:sz w:val="19"/>
          <w:lang w:val="en-GB" w:eastAsia="zh-CN"/>
        </w:rPr>
      </w:pPr>
      <w:r w:rsidRPr="00527296">
        <w:rPr>
          <w:rFonts w:ascii="Consolas" w:eastAsia="Times New Roman" w:hAnsiTheme="minorHAnsi" w:cs="Times New Roman"/>
          <w:color w:val="333333"/>
          <w:spacing w:val="-10"/>
          <w:sz w:val="19"/>
          <w:lang w:val="en-GB"/>
        </w:rPr>
        <w:tab/>
        <w:t>}</w:t>
      </w:r>
    </w:p>
    <w:p w14:paraId="1839EFB9" w14:textId="77777777" w:rsidR="00657357" w:rsidRDefault="00657357" w:rsidP="00657357">
      <w:pPr>
        <w:spacing w:before="77"/>
        <w:ind w:left="244"/>
        <w:rPr>
          <w:rFonts w:ascii="Consolas" w:eastAsiaTheme="minorEastAsia"/>
          <w:color w:val="333333"/>
          <w:spacing w:val="-10"/>
          <w:sz w:val="19"/>
          <w:lang w:eastAsia="zh-CN"/>
        </w:rPr>
      </w:pPr>
    </w:p>
    <w:p w14:paraId="01AE5411" w14:textId="77777777" w:rsidR="00657357" w:rsidRPr="00FC74D7" w:rsidRDefault="00657357" w:rsidP="00657357">
      <w:pPr>
        <w:jc w:val="both"/>
        <w:rPr>
          <w:rFonts w:ascii="Times New Roman" w:eastAsiaTheme="minorEastAsia" w:hAnsi="Times New Roman"/>
          <w:b/>
          <w:bCs/>
          <w:i/>
          <w:iCs/>
          <w:color w:val="4472C4" w:themeColor="accent1"/>
          <w:sz w:val="24"/>
          <w:lang w:eastAsia="zh-CN"/>
        </w:rPr>
      </w:pPr>
      <w:r w:rsidRPr="00FC74D7">
        <w:rPr>
          <w:rFonts w:ascii="Times New Roman" w:eastAsiaTheme="minorEastAsia" w:hAnsi="Times New Roman"/>
          <w:b/>
          <w:bCs/>
          <w:i/>
          <w:iCs/>
          <w:color w:val="4472C4" w:themeColor="accent1"/>
          <w:sz w:val="24"/>
          <w:lang w:eastAsia="zh-CN"/>
        </w:rPr>
        <w:t>Example response JSON:</w:t>
      </w:r>
    </w:p>
    <w:p w14:paraId="17DBCB12" w14:textId="77777777" w:rsidR="00657357" w:rsidRDefault="00657357" w:rsidP="00657357">
      <w:pPr>
        <w:ind w:left="244"/>
        <w:rPr>
          <w:rFonts w:ascii="Consolas"/>
          <w:sz w:val="19"/>
        </w:rPr>
      </w:pPr>
      <w:r>
        <w:rPr>
          <w:rFonts w:ascii="Consolas"/>
          <w:color w:val="333333"/>
          <w:spacing w:val="-10"/>
          <w:sz w:val="19"/>
        </w:rPr>
        <w:t>{</w:t>
      </w:r>
    </w:p>
    <w:p w14:paraId="660A4289" w14:textId="77777777" w:rsidR="00657357" w:rsidRDefault="00657357" w:rsidP="00657357">
      <w:pPr>
        <w:spacing w:before="77"/>
        <w:ind w:left="673"/>
        <w:rPr>
          <w:rFonts w:ascii="Consolas"/>
          <w:sz w:val="19"/>
        </w:rPr>
      </w:pPr>
      <w:r>
        <w:rPr>
          <w:rFonts w:ascii="Consolas"/>
          <w:color w:val="333333"/>
          <w:sz w:val="19"/>
        </w:rPr>
        <w:t>"</w:t>
      </w:r>
      <w:proofErr w:type="spellStart"/>
      <w:r>
        <w:rPr>
          <w:rFonts w:ascii="Consolas"/>
          <w:color w:val="333333"/>
          <w:sz w:val="19"/>
        </w:rPr>
        <w:t>MesSampleId</w:t>
      </w:r>
      <w:proofErr w:type="spellEnd"/>
      <w:r>
        <w:rPr>
          <w:rFonts w:ascii="Consolas"/>
          <w:color w:val="333333"/>
          <w:sz w:val="19"/>
        </w:rPr>
        <w:t>":</w:t>
      </w:r>
      <w:r>
        <w:rPr>
          <w:rFonts w:ascii="Consolas"/>
          <w:color w:val="333333"/>
          <w:spacing w:val="31"/>
          <w:sz w:val="19"/>
        </w:rPr>
        <w:t xml:space="preserve"> </w:t>
      </w:r>
      <w:r>
        <w:rPr>
          <w:rFonts w:ascii="Consolas"/>
          <w:color w:val="333333"/>
          <w:spacing w:val="-2"/>
          <w:sz w:val="19"/>
        </w:rPr>
        <w:t>"0000574979",</w:t>
      </w:r>
    </w:p>
    <w:p w14:paraId="32A7802D" w14:textId="77777777" w:rsidR="00657357" w:rsidRDefault="00657357" w:rsidP="00657357">
      <w:pPr>
        <w:spacing w:before="93"/>
        <w:ind w:left="673"/>
        <w:rPr>
          <w:rFonts w:ascii="Consolas"/>
          <w:sz w:val="19"/>
        </w:rPr>
      </w:pPr>
      <w:r>
        <w:rPr>
          <w:rFonts w:ascii="Consolas"/>
          <w:color w:val="333333"/>
          <w:sz w:val="19"/>
        </w:rPr>
        <w:t>"Status":</w:t>
      </w:r>
      <w:r>
        <w:rPr>
          <w:rFonts w:ascii="Consolas"/>
          <w:color w:val="333333"/>
          <w:spacing w:val="20"/>
          <w:sz w:val="19"/>
        </w:rPr>
        <w:t xml:space="preserve"> </w:t>
      </w:r>
      <w:r>
        <w:rPr>
          <w:rFonts w:ascii="Consolas"/>
          <w:color w:val="333333"/>
          <w:spacing w:val="-5"/>
          <w:sz w:val="19"/>
        </w:rPr>
        <w:t>0,</w:t>
      </w:r>
    </w:p>
    <w:p w14:paraId="5EED023B" w14:textId="77777777" w:rsidR="00657357" w:rsidRDefault="00657357" w:rsidP="00657357">
      <w:pPr>
        <w:spacing w:before="92"/>
        <w:ind w:left="673"/>
        <w:rPr>
          <w:rFonts w:ascii="Consolas"/>
          <w:sz w:val="19"/>
        </w:rPr>
      </w:pPr>
      <w:r>
        <w:rPr>
          <w:rFonts w:ascii="Consolas"/>
          <w:color w:val="333333"/>
          <w:sz w:val="19"/>
        </w:rPr>
        <w:t>"Message":</w:t>
      </w:r>
      <w:r>
        <w:rPr>
          <w:rFonts w:ascii="Consolas"/>
          <w:color w:val="333333"/>
          <w:spacing w:val="22"/>
          <w:sz w:val="19"/>
        </w:rPr>
        <w:t xml:space="preserve"> </w:t>
      </w:r>
      <w:r>
        <w:rPr>
          <w:rFonts w:ascii="Consolas"/>
          <w:color w:val="333333"/>
          <w:spacing w:val="-5"/>
          <w:sz w:val="19"/>
        </w:rPr>
        <w:t>""</w:t>
      </w:r>
    </w:p>
    <w:p w14:paraId="457B8100" w14:textId="77777777" w:rsidR="00657357" w:rsidRDefault="00657357" w:rsidP="00657357">
      <w:pPr>
        <w:spacing w:before="93"/>
        <w:ind w:left="244"/>
        <w:rPr>
          <w:rFonts w:ascii="Consolas"/>
          <w:sz w:val="19"/>
        </w:rPr>
      </w:pPr>
      <w:r>
        <w:rPr>
          <w:rFonts w:ascii="Consolas"/>
          <w:color w:val="333333"/>
          <w:spacing w:val="-10"/>
          <w:sz w:val="19"/>
        </w:rPr>
        <w:t>}</w:t>
      </w:r>
    </w:p>
    <w:p w14:paraId="74E1DF21" w14:textId="77777777" w:rsidR="00657357" w:rsidRPr="00657357" w:rsidRDefault="00657357" w:rsidP="002C6990">
      <w:pPr>
        <w:pStyle w:val="BodyText"/>
        <w:rPr>
          <w:rFonts w:ascii="Consolas" w:eastAsiaTheme="minorEastAsia" w:hint="eastAsia"/>
          <w:lang w:eastAsia="zh-CN"/>
        </w:rPr>
      </w:pPr>
    </w:p>
    <w:p w14:paraId="771DFE10" w14:textId="77777777" w:rsidR="00B93E73" w:rsidRPr="003F0215" w:rsidRDefault="00B93E73" w:rsidP="00B93E73">
      <w:pPr>
        <w:pStyle w:val="ListParagraph"/>
        <w:jc w:val="both"/>
        <w:rPr>
          <w:rFonts w:ascii="Times New Roman" w:eastAsiaTheme="minorEastAsia" w:hAnsi="Times New Roman"/>
          <w:sz w:val="24"/>
          <w:lang w:eastAsia="zh-CN"/>
        </w:rPr>
      </w:pPr>
    </w:p>
    <w:p w14:paraId="50C042CB" w14:textId="1FDBF666" w:rsidR="003408B8" w:rsidRPr="00F00396" w:rsidRDefault="00F00396" w:rsidP="00F00396">
      <w:pPr>
        <w:pStyle w:val="Heading6"/>
        <w:rPr>
          <w:rFonts w:eastAsiaTheme="minorEastAsia"/>
          <w:lang w:eastAsia="zh-CN"/>
        </w:rPr>
      </w:pPr>
      <w:r w:rsidRPr="00F00396">
        <w:rPr>
          <w:rFonts w:eastAsiaTheme="minorEastAsia" w:hint="eastAsia"/>
          <w:lang w:eastAsia="zh-CN"/>
        </w:rPr>
        <w:t xml:space="preserve">Error </w:t>
      </w:r>
      <w:commentRangeStart w:id="126"/>
      <w:commentRangeStart w:id="127"/>
      <w:commentRangeStart w:id="128"/>
      <w:commentRangeStart w:id="129"/>
      <w:r w:rsidRPr="00F00396">
        <w:rPr>
          <w:rFonts w:eastAsiaTheme="minorEastAsia" w:hint="eastAsia"/>
          <w:lang w:eastAsia="zh-CN"/>
        </w:rPr>
        <w:t>handling</w:t>
      </w:r>
      <w:commentRangeEnd w:id="126"/>
      <w:r>
        <w:rPr>
          <w:rStyle w:val="CommentReference"/>
        </w:rPr>
        <w:commentReference w:id="126"/>
      </w:r>
      <w:commentRangeEnd w:id="127"/>
      <w:r>
        <w:rPr>
          <w:rStyle w:val="CommentReference"/>
        </w:rPr>
        <w:commentReference w:id="127"/>
      </w:r>
      <w:commentRangeEnd w:id="128"/>
      <w:r>
        <w:rPr>
          <w:rStyle w:val="CommentReference"/>
        </w:rPr>
        <w:commentReference w:id="128"/>
      </w:r>
      <w:commentRangeEnd w:id="129"/>
      <w:r>
        <w:rPr>
          <w:rStyle w:val="CommentReference"/>
        </w:rPr>
        <w:commentReference w:id="129"/>
      </w:r>
    </w:p>
    <w:tbl>
      <w:tblPr>
        <w:tblW w:w="10175" w:type="dxa"/>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77"/>
        <w:gridCol w:w="3949"/>
        <w:gridCol w:w="3949"/>
      </w:tblGrid>
      <w:tr w:rsidR="00F438EB" w:rsidRPr="00A8674B" w14:paraId="2BE5A1B0" w14:textId="17242C7E" w:rsidTr="001B59D3">
        <w:trPr>
          <w:trHeight w:val="608"/>
        </w:trPr>
        <w:tc>
          <w:tcPr>
            <w:tcW w:w="2277" w:type="dxa"/>
            <w:shd w:val="clear" w:color="auto" w:fill="9CC2E5"/>
          </w:tcPr>
          <w:p w14:paraId="25E36A74" w14:textId="77777777" w:rsidR="00F438EB" w:rsidRPr="00A8674B" w:rsidRDefault="00F438EB">
            <w:pPr>
              <w:pStyle w:val="TableParagraph"/>
              <w:rPr>
                <w:rFonts w:ascii="Times New Roman" w:hAnsi="Times New Roman" w:cs="Times New Roman"/>
                <w:b/>
                <w:sz w:val="24"/>
              </w:rPr>
            </w:pPr>
            <w:proofErr w:type="spellStart"/>
            <w:r w:rsidRPr="00A8674B">
              <w:rPr>
                <w:rFonts w:ascii="Times New Roman" w:hAnsi="Times New Roman" w:cs="Times New Roman"/>
                <w:b/>
                <w:color w:val="333333"/>
                <w:spacing w:val="-2"/>
                <w:sz w:val="24"/>
              </w:rPr>
              <w:t>ReturnCode</w:t>
            </w:r>
            <w:proofErr w:type="spellEnd"/>
          </w:p>
        </w:tc>
        <w:tc>
          <w:tcPr>
            <w:tcW w:w="3949" w:type="dxa"/>
            <w:shd w:val="clear" w:color="auto" w:fill="9CC2E5"/>
          </w:tcPr>
          <w:p w14:paraId="2077B84A" w14:textId="77777777" w:rsidR="00F438EB" w:rsidRPr="00A8674B" w:rsidRDefault="00F438EB">
            <w:pPr>
              <w:pStyle w:val="TableParagraph"/>
              <w:ind w:left="133"/>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949" w:type="dxa"/>
            <w:shd w:val="clear" w:color="auto" w:fill="9CC2E5"/>
          </w:tcPr>
          <w:p w14:paraId="61CBA374" w14:textId="1132A414" w:rsidR="00F438EB" w:rsidRPr="001B59D3" w:rsidRDefault="00CC5954">
            <w:pPr>
              <w:pStyle w:val="TableParagraph"/>
              <w:ind w:left="133"/>
              <w:rPr>
                <w:rFonts w:ascii="Times New Roman" w:eastAsiaTheme="minorEastAsia" w:hAnsi="Times New Roman" w:cs="Times New Roman"/>
                <w:b/>
                <w:color w:val="333333"/>
                <w:spacing w:val="-2"/>
                <w:sz w:val="24"/>
                <w:lang w:eastAsia="zh-CN"/>
              </w:rPr>
            </w:pPr>
            <w:r w:rsidRPr="00CC5954">
              <w:rPr>
                <w:rFonts w:ascii="Times New Roman" w:eastAsiaTheme="minorEastAsia" w:hAnsi="Times New Roman" w:cs="Times New Roman"/>
                <w:b/>
                <w:bCs/>
                <w:color w:val="333333"/>
                <w:spacing w:val="-2"/>
                <w:sz w:val="24"/>
                <w:lang w:val="en-GB" w:eastAsia="zh-CN"/>
              </w:rPr>
              <w:t>Action By QCLAD</w:t>
            </w:r>
          </w:p>
        </w:tc>
      </w:tr>
      <w:tr w:rsidR="00B47CDE" w:rsidRPr="00A8674B" w14:paraId="1CA67593" w14:textId="21D13320" w:rsidTr="00FD7CF9">
        <w:trPr>
          <w:trHeight w:val="623"/>
        </w:trPr>
        <w:tc>
          <w:tcPr>
            <w:tcW w:w="2277" w:type="dxa"/>
            <w:vAlign w:val="center"/>
          </w:tcPr>
          <w:p w14:paraId="23789642" w14:textId="77777777" w:rsidR="00B47CDE" w:rsidRPr="00A8674B" w:rsidRDefault="00B47CDE" w:rsidP="00B47CDE">
            <w:pPr>
              <w:pStyle w:val="TableParagraph"/>
              <w:rPr>
                <w:rFonts w:ascii="Times New Roman" w:hAnsi="Times New Roman" w:cs="Times New Roman"/>
                <w:sz w:val="24"/>
              </w:rPr>
            </w:pPr>
            <w:r w:rsidRPr="00B47CDE">
              <w:rPr>
                <w:rFonts w:ascii="Times New Roman" w:hAnsi="Times New Roman" w:cs="Times New Roman"/>
                <w:color w:val="404040"/>
                <w:sz w:val="24"/>
                <w:szCs w:val="24"/>
              </w:rPr>
              <w:t>0001</w:t>
            </w:r>
          </w:p>
        </w:tc>
        <w:tc>
          <w:tcPr>
            <w:tcW w:w="3949" w:type="dxa"/>
            <w:vAlign w:val="center"/>
          </w:tcPr>
          <w:p w14:paraId="64293A17" w14:textId="77777777" w:rsidR="00B47CDE" w:rsidRPr="00A8674B" w:rsidRDefault="00B47CDE" w:rsidP="00B47CDE">
            <w:pPr>
              <w:pStyle w:val="TableParagraph"/>
              <w:ind w:left="133"/>
              <w:rPr>
                <w:rFonts w:ascii="Times New Roman" w:hAnsi="Times New Roman" w:cs="Times New Roman"/>
                <w:sz w:val="24"/>
              </w:rPr>
            </w:pPr>
            <w:r w:rsidRPr="00B47CDE">
              <w:rPr>
                <w:rFonts w:ascii="Times New Roman" w:hAnsi="Times New Roman" w:cs="Times New Roman"/>
                <w:color w:val="404040"/>
                <w:sz w:val="24"/>
                <w:szCs w:val="24"/>
              </w:rPr>
              <w:t>Success</w:t>
            </w:r>
          </w:p>
        </w:tc>
        <w:tc>
          <w:tcPr>
            <w:tcW w:w="3949" w:type="dxa"/>
            <w:vAlign w:val="center"/>
          </w:tcPr>
          <w:p w14:paraId="71A3129C" w14:textId="683B7B58" w:rsidR="00B47CDE" w:rsidRPr="001B59D3" w:rsidRDefault="00B47CDE" w:rsidP="00B47CDE">
            <w:pPr>
              <w:pStyle w:val="TableParagraph"/>
              <w:ind w:left="133"/>
              <w:rPr>
                <w:rFonts w:ascii="Times New Roman" w:eastAsiaTheme="minorEastAsia" w:hAnsi="Times New Roman" w:cs="Times New Roman"/>
                <w:color w:val="333333"/>
                <w:spacing w:val="-2"/>
                <w:sz w:val="24"/>
                <w:lang w:eastAsia="zh-CN"/>
              </w:rPr>
            </w:pPr>
            <w:r w:rsidRPr="00B47CDE">
              <w:rPr>
                <w:rFonts w:ascii="Times New Roman" w:hAnsi="Times New Roman" w:cs="Times New Roman"/>
                <w:color w:val="404040"/>
                <w:sz w:val="24"/>
                <w:szCs w:val="24"/>
              </w:rPr>
              <w:t>No Action</w:t>
            </w:r>
          </w:p>
        </w:tc>
      </w:tr>
      <w:tr w:rsidR="00B47CDE" w:rsidRPr="00A8674B" w14:paraId="5F3BE1D7" w14:textId="5159DBD7" w:rsidTr="00FD7CF9">
        <w:trPr>
          <w:trHeight w:val="623"/>
        </w:trPr>
        <w:tc>
          <w:tcPr>
            <w:tcW w:w="2277" w:type="dxa"/>
            <w:vAlign w:val="center"/>
          </w:tcPr>
          <w:p w14:paraId="38F94D7D" w14:textId="77777777" w:rsidR="00B47CDE" w:rsidRPr="00A8674B" w:rsidRDefault="00B47CDE" w:rsidP="00B47CDE">
            <w:pPr>
              <w:pStyle w:val="TableParagraph"/>
              <w:rPr>
                <w:rFonts w:ascii="Times New Roman" w:hAnsi="Times New Roman" w:cs="Times New Roman"/>
                <w:sz w:val="24"/>
              </w:rPr>
            </w:pPr>
            <w:r w:rsidRPr="00B47CDE">
              <w:rPr>
                <w:rFonts w:ascii="Times New Roman" w:hAnsi="Times New Roman" w:cs="Times New Roman"/>
                <w:color w:val="404040"/>
                <w:sz w:val="24"/>
                <w:szCs w:val="24"/>
              </w:rPr>
              <w:lastRenderedPageBreak/>
              <w:t>0002</w:t>
            </w:r>
          </w:p>
        </w:tc>
        <w:tc>
          <w:tcPr>
            <w:tcW w:w="3949" w:type="dxa"/>
            <w:vAlign w:val="center"/>
          </w:tcPr>
          <w:p w14:paraId="4F1E7A05" w14:textId="77777777" w:rsidR="00B47CDE" w:rsidRPr="00A8674B" w:rsidRDefault="00B47CDE" w:rsidP="00B47CDE">
            <w:pPr>
              <w:pStyle w:val="TableParagraph"/>
              <w:ind w:left="133"/>
              <w:rPr>
                <w:rFonts w:ascii="Times New Roman" w:hAnsi="Times New Roman" w:cs="Times New Roman"/>
                <w:sz w:val="24"/>
              </w:rPr>
            </w:pPr>
            <w:r w:rsidRPr="00B47CDE">
              <w:rPr>
                <w:rFonts w:ascii="Times New Roman" w:hAnsi="Times New Roman" w:cs="Times New Roman"/>
                <w:color w:val="404040"/>
                <w:sz w:val="24"/>
                <w:szCs w:val="24"/>
              </w:rPr>
              <w:t>API Authentication Error</w:t>
            </w:r>
          </w:p>
        </w:tc>
        <w:tc>
          <w:tcPr>
            <w:tcW w:w="3949" w:type="dxa"/>
            <w:vAlign w:val="center"/>
          </w:tcPr>
          <w:p w14:paraId="7F53A86F" w14:textId="0AA4A5A1" w:rsidR="00B47CDE" w:rsidRPr="001B59D3" w:rsidRDefault="00B47CDE" w:rsidP="00B47CDE">
            <w:pPr>
              <w:pStyle w:val="TableParagraph"/>
              <w:ind w:left="133"/>
              <w:rPr>
                <w:rFonts w:ascii="Times New Roman" w:eastAsiaTheme="minorEastAsia" w:hAnsi="Times New Roman" w:cs="Times New Roman"/>
                <w:color w:val="333333"/>
                <w:sz w:val="24"/>
                <w:lang w:eastAsia="zh-CN"/>
              </w:rPr>
            </w:pPr>
            <w:r w:rsidRPr="00B47CDE">
              <w:rPr>
                <w:rFonts w:ascii="Times New Roman" w:hAnsi="Times New Roman" w:cs="Times New Roman"/>
                <w:color w:val="404040"/>
                <w:sz w:val="24"/>
                <w:szCs w:val="24"/>
              </w:rPr>
              <w:t>Correct Authentication and Resend</w:t>
            </w:r>
          </w:p>
        </w:tc>
      </w:tr>
      <w:tr w:rsidR="00B47CDE" w:rsidRPr="00A8674B" w14:paraId="6DDF0B51" w14:textId="71D78458" w:rsidTr="00FD7CF9">
        <w:trPr>
          <w:trHeight w:val="608"/>
        </w:trPr>
        <w:tc>
          <w:tcPr>
            <w:tcW w:w="2277" w:type="dxa"/>
            <w:vAlign w:val="center"/>
          </w:tcPr>
          <w:p w14:paraId="1753CEA6" w14:textId="77777777" w:rsidR="00B47CDE" w:rsidRPr="00A8674B" w:rsidRDefault="00B47CDE" w:rsidP="00B47CDE">
            <w:pPr>
              <w:pStyle w:val="TableParagraph"/>
              <w:rPr>
                <w:rFonts w:ascii="Times New Roman" w:hAnsi="Times New Roman" w:cs="Times New Roman"/>
                <w:sz w:val="24"/>
              </w:rPr>
            </w:pPr>
            <w:r w:rsidRPr="00B47CDE">
              <w:rPr>
                <w:rFonts w:ascii="Times New Roman" w:hAnsi="Times New Roman" w:cs="Times New Roman"/>
                <w:color w:val="404040"/>
                <w:sz w:val="24"/>
                <w:szCs w:val="24"/>
              </w:rPr>
              <w:t>0003</w:t>
            </w:r>
          </w:p>
        </w:tc>
        <w:tc>
          <w:tcPr>
            <w:tcW w:w="3949" w:type="dxa"/>
            <w:vAlign w:val="center"/>
          </w:tcPr>
          <w:p w14:paraId="052B6C1B" w14:textId="77777777" w:rsidR="00B47CDE" w:rsidRPr="00A8674B" w:rsidRDefault="00B47CDE" w:rsidP="00B47CDE">
            <w:pPr>
              <w:pStyle w:val="TableParagraph"/>
              <w:ind w:left="133"/>
              <w:rPr>
                <w:rFonts w:ascii="Times New Roman" w:hAnsi="Times New Roman" w:cs="Times New Roman"/>
                <w:sz w:val="24"/>
              </w:rPr>
            </w:pPr>
            <w:r w:rsidRPr="00B47CDE">
              <w:rPr>
                <w:rFonts w:ascii="Times New Roman" w:hAnsi="Times New Roman" w:cs="Times New Roman"/>
                <w:color w:val="404040"/>
                <w:sz w:val="24"/>
                <w:szCs w:val="24"/>
              </w:rPr>
              <w:t>Invalid Sample Number</w:t>
            </w:r>
          </w:p>
        </w:tc>
        <w:tc>
          <w:tcPr>
            <w:tcW w:w="3949" w:type="dxa"/>
            <w:vAlign w:val="center"/>
          </w:tcPr>
          <w:p w14:paraId="73FD0719" w14:textId="4DB261C9" w:rsidR="00B47CDE" w:rsidRPr="001B59D3" w:rsidRDefault="00B47CDE" w:rsidP="00B47CDE">
            <w:pPr>
              <w:pStyle w:val="TableParagraph"/>
              <w:ind w:left="133"/>
              <w:rPr>
                <w:rFonts w:ascii="Times New Roman" w:eastAsiaTheme="minorEastAsia" w:hAnsi="Times New Roman" w:cs="Times New Roman"/>
                <w:color w:val="333333"/>
                <w:sz w:val="24"/>
                <w:lang w:eastAsia="zh-CN"/>
              </w:rPr>
            </w:pPr>
            <w:r w:rsidRPr="00B47CDE">
              <w:rPr>
                <w:rFonts w:ascii="Times New Roman" w:hAnsi="Times New Roman" w:cs="Times New Roman"/>
                <w:color w:val="404040"/>
                <w:sz w:val="24"/>
                <w:szCs w:val="24"/>
              </w:rPr>
              <w:t>Correct sample number and Resend</w:t>
            </w:r>
          </w:p>
        </w:tc>
      </w:tr>
      <w:tr w:rsidR="00B47CDE" w:rsidRPr="00A8674B" w14:paraId="3387CC02" w14:textId="77777777" w:rsidTr="00FD7CF9">
        <w:trPr>
          <w:trHeight w:val="608"/>
        </w:trPr>
        <w:tc>
          <w:tcPr>
            <w:tcW w:w="2277" w:type="dxa"/>
            <w:vAlign w:val="center"/>
          </w:tcPr>
          <w:p w14:paraId="44CFD77F" w14:textId="4F5E2D17" w:rsidR="00B47CDE" w:rsidRPr="00B47CDE" w:rsidRDefault="00B47CDE" w:rsidP="00B47CDE">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0004</w:t>
            </w:r>
          </w:p>
        </w:tc>
        <w:tc>
          <w:tcPr>
            <w:tcW w:w="3949" w:type="dxa"/>
            <w:vAlign w:val="center"/>
          </w:tcPr>
          <w:p w14:paraId="748B060A" w14:textId="6AF4B9B9" w:rsidR="00B47CDE" w:rsidRPr="00B47CDE" w:rsidRDefault="00B47CDE" w:rsidP="00B47CDE">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date time format</w:t>
            </w:r>
          </w:p>
        </w:tc>
        <w:tc>
          <w:tcPr>
            <w:tcW w:w="3949" w:type="dxa"/>
            <w:vAlign w:val="center"/>
          </w:tcPr>
          <w:p w14:paraId="1473A4D9" w14:textId="4985DD66" w:rsidR="00B47CDE" w:rsidRPr="00B47CDE" w:rsidRDefault="00B47CDE" w:rsidP="00B47CDE">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Correct the data and Resend</w:t>
            </w:r>
          </w:p>
        </w:tc>
      </w:tr>
      <w:tr w:rsidR="00B47CDE" w:rsidRPr="00A8674B" w14:paraId="7A836606" w14:textId="77777777" w:rsidTr="00FD7CF9">
        <w:trPr>
          <w:trHeight w:val="608"/>
        </w:trPr>
        <w:tc>
          <w:tcPr>
            <w:tcW w:w="2277" w:type="dxa"/>
            <w:vAlign w:val="center"/>
          </w:tcPr>
          <w:p w14:paraId="3754E873" w14:textId="2F8B812D" w:rsidR="00B47CDE" w:rsidRPr="00B47CDE" w:rsidRDefault="00B47CDE" w:rsidP="00B47CDE">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0005</w:t>
            </w:r>
          </w:p>
        </w:tc>
        <w:tc>
          <w:tcPr>
            <w:tcW w:w="3949" w:type="dxa"/>
            <w:vAlign w:val="center"/>
          </w:tcPr>
          <w:p w14:paraId="4F664A5C" w14:textId="15E75D23" w:rsidR="00B47CDE" w:rsidRPr="00B47CDE" w:rsidRDefault="00B47CDE" w:rsidP="00B47CDE">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JSON</w:t>
            </w:r>
          </w:p>
        </w:tc>
        <w:tc>
          <w:tcPr>
            <w:tcW w:w="3949" w:type="dxa"/>
            <w:vAlign w:val="center"/>
          </w:tcPr>
          <w:p w14:paraId="223F894F" w14:textId="67ECCD9F" w:rsidR="00B47CDE" w:rsidRPr="00B47CDE" w:rsidRDefault="00B47CDE" w:rsidP="00B47CDE">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MES Will take care further process</w:t>
            </w:r>
          </w:p>
        </w:tc>
      </w:tr>
    </w:tbl>
    <w:p w14:paraId="2394FE10" w14:textId="77777777" w:rsidR="003408B8" w:rsidRPr="00D95709" w:rsidRDefault="003408B8" w:rsidP="00415D86">
      <w:pPr>
        <w:spacing w:before="93"/>
        <w:ind w:left="244"/>
        <w:rPr>
          <w:rFonts w:ascii="Consolas" w:eastAsiaTheme="minorEastAsia"/>
          <w:sz w:val="19"/>
          <w:lang w:eastAsia="zh-CN"/>
        </w:rPr>
      </w:pPr>
    </w:p>
    <w:p w14:paraId="6DB7C11C" w14:textId="77777777" w:rsidR="009D73C6" w:rsidRPr="00D26542" w:rsidRDefault="009D73C6" w:rsidP="00D26542">
      <w:pPr>
        <w:pStyle w:val="Heading6"/>
        <w:rPr>
          <w:rFonts w:eastAsiaTheme="minorEastAsia"/>
          <w:lang w:eastAsia="zh-CN"/>
        </w:rPr>
      </w:pPr>
      <w:r w:rsidRPr="00D26542">
        <w:rPr>
          <w:rFonts w:eastAsiaTheme="minorEastAsia"/>
          <w:lang w:eastAsia="zh-CN"/>
        </w:rPr>
        <w:t>Field Mapping</w:t>
      </w:r>
    </w:p>
    <w:tbl>
      <w:tblPr>
        <w:tblW w:w="10212"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93"/>
        <w:gridCol w:w="2439"/>
        <w:gridCol w:w="3231"/>
        <w:gridCol w:w="3549"/>
      </w:tblGrid>
      <w:tr w:rsidR="00781892" w:rsidRPr="00964CDA" w14:paraId="15A61C87" w14:textId="77777777" w:rsidTr="003908E4">
        <w:trPr>
          <w:trHeight w:val="629"/>
        </w:trPr>
        <w:tc>
          <w:tcPr>
            <w:tcW w:w="993" w:type="dxa"/>
            <w:shd w:val="clear" w:color="auto" w:fill="9CC2E5"/>
          </w:tcPr>
          <w:p w14:paraId="56BDC065" w14:textId="77777777" w:rsidR="00781892" w:rsidRPr="00A8674B" w:rsidRDefault="00781892" w:rsidP="003908E4">
            <w:pPr>
              <w:pStyle w:val="TableParagraph"/>
              <w:jc w:val="center"/>
              <w:rPr>
                <w:rFonts w:ascii="Times New Roman" w:hAnsi="Times New Roman" w:cs="Times New Roman"/>
                <w:b/>
                <w:sz w:val="24"/>
              </w:rPr>
            </w:pPr>
            <w:r w:rsidRPr="00A8674B">
              <w:rPr>
                <w:rFonts w:ascii="Times New Roman" w:hAnsi="Times New Roman" w:cs="Times New Roman"/>
                <w:b/>
                <w:color w:val="333333"/>
                <w:spacing w:val="-5"/>
                <w:sz w:val="24"/>
              </w:rPr>
              <w:t>No.</w:t>
            </w:r>
          </w:p>
        </w:tc>
        <w:tc>
          <w:tcPr>
            <w:tcW w:w="2439" w:type="dxa"/>
            <w:shd w:val="clear" w:color="auto" w:fill="9CC2E5"/>
          </w:tcPr>
          <w:p w14:paraId="488AC931" w14:textId="77777777" w:rsidR="00781892" w:rsidRPr="00A8674B" w:rsidRDefault="00781892" w:rsidP="003908E4">
            <w:pPr>
              <w:pStyle w:val="TableParagraph"/>
              <w:ind w:left="124"/>
              <w:rPr>
                <w:rFonts w:ascii="Times New Roman" w:hAnsi="Times New Roman" w:cs="Times New Roman"/>
                <w:b/>
                <w:sz w:val="24"/>
              </w:rPr>
            </w:pPr>
            <w:r w:rsidRPr="00A8674B">
              <w:rPr>
                <w:rFonts w:ascii="Times New Roman" w:hAnsi="Times New Roman" w:cs="Times New Roman"/>
                <w:b/>
                <w:color w:val="333333"/>
                <w:sz w:val="24"/>
              </w:rPr>
              <w:t xml:space="preserve">MES </w:t>
            </w:r>
            <w:r w:rsidRPr="00A8674B">
              <w:rPr>
                <w:rFonts w:ascii="Times New Roman" w:hAnsi="Times New Roman" w:cs="Times New Roman"/>
                <w:b/>
                <w:color w:val="333333"/>
                <w:spacing w:val="-2"/>
                <w:sz w:val="24"/>
              </w:rPr>
              <w:t>Field</w:t>
            </w:r>
          </w:p>
        </w:tc>
        <w:tc>
          <w:tcPr>
            <w:tcW w:w="3231" w:type="dxa"/>
            <w:shd w:val="clear" w:color="auto" w:fill="9CC2E5"/>
          </w:tcPr>
          <w:p w14:paraId="0F55493A" w14:textId="77777777" w:rsidR="00781892" w:rsidRPr="00A8674B" w:rsidRDefault="00781892" w:rsidP="003908E4">
            <w:pPr>
              <w:pStyle w:val="TableParagraph"/>
              <w:ind w:left="120"/>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549" w:type="dxa"/>
            <w:shd w:val="clear" w:color="auto" w:fill="9CC2E5"/>
          </w:tcPr>
          <w:p w14:paraId="55E6E32D" w14:textId="77777777" w:rsidR="00781892" w:rsidRPr="00A8674B" w:rsidRDefault="00781892" w:rsidP="003908E4">
            <w:pPr>
              <w:pStyle w:val="TableParagraph"/>
              <w:rPr>
                <w:rFonts w:ascii="Times New Roman" w:hAnsi="Times New Roman" w:cs="Times New Roman"/>
                <w:b/>
                <w:sz w:val="24"/>
              </w:rPr>
            </w:pPr>
            <w:r w:rsidRPr="00A8674B">
              <w:rPr>
                <w:rFonts w:ascii="Times New Roman" w:hAnsi="Times New Roman" w:cs="Times New Roman"/>
                <w:b/>
                <w:color w:val="333333"/>
                <w:sz w:val="24"/>
              </w:rPr>
              <w:t xml:space="preserve">QCLAD Field </w:t>
            </w:r>
            <w:r w:rsidRPr="00A8674B">
              <w:rPr>
                <w:rFonts w:ascii="Times New Roman" w:hAnsi="Times New Roman" w:cs="Times New Roman"/>
                <w:b/>
                <w:color w:val="333333"/>
                <w:spacing w:val="-2"/>
                <w:sz w:val="24"/>
              </w:rPr>
              <w:t>Mapping</w:t>
            </w:r>
          </w:p>
        </w:tc>
      </w:tr>
      <w:tr w:rsidR="00781892" w:rsidRPr="00964CDA" w14:paraId="34F9C9CA" w14:textId="77777777" w:rsidTr="003908E4">
        <w:trPr>
          <w:trHeight w:val="614"/>
        </w:trPr>
        <w:tc>
          <w:tcPr>
            <w:tcW w:w="993" w:type="dxa"/>
          </w:tcPr>
          <w:p w14:paraId="20A11F17"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60328A19"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sampleType</w:t>
            </w:r>
            <w:proofErr w:type="spellEnd"/>
          </w:p>
        </w:tc>
        <w:tc>
          <w:tcPr>
            <w:tcW w:w="3231" w:type="dxa"/>
          </w:tcPr>
          <w:p w14:paraId="0DE8CBA2"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 xml:space="preserve">sample Type </w:t>
            </w:r>
          </w:p>
        </w:tc>
        <w:tc>
          <w:tcPr>
            <w:tcW w:w="3549" w:type="dxa"/>
          </w:tcPr>
          <w:p w14:paraId="36D8C491" w14:textId="5556F38F" w:rsidR="00781892" w:rsidRPr="009D4551" w:rsidRDefault="00781892" w:rsidP="003908E4">
            <w:pPr>
              <w:pStyle w:val="TableParagraph"/>
              <w:rPr>
                <w:rFonts w:ascii="Times New Roman" w:eastAsiaTheme="minorEastAsia" w:hAnsi="Times New Roman" w:cs="Times New Roman"/>
                <w:sz w:val="24"/>
                <w:szCs w:val="24"/>
                <w:lang w:eastAsia="zh-CN"/>
              </w:rPr>
            </w:pPr>
            <w:proofErr w:type="spellStart"/>
            <w:r w:rsidRPr="009D4551">
              <w:rPr>
                <w:rFonts w:ascii="Times New Roman" w:hAnsi="Times New Roman" w:cs="Times New Roman"/>
                <w:color w:val="000000"/>
                <w:sz w:val="24"/>
                <w:szCs w:val="24"/>
              </w:rPr>
              <w:t>sample.</w:t>
            </w:r>
            <w:r w:rsidR="002A4AB6" w:rsidRPr="009D4551">
              <w:rPr>
                <w:rFonts w:ascii="Times New Roman" w:eastAsiaTheme="minorEastAsia" w:hAnsi="Times New Roman" w:cs="Times New Roman"/>
                <w:color w:val="000000"/>
                <w:sz w:val="24"/>
                <w:szCs w:val="24"/>
                <w:lang w:eastAsia="zh-CN"/>
              </w:rPr>
              <w:t>sampletype</w:t>
            </w:r>
            <w:proofErr w:type="spellEnd"/>
          </w:p>
        </w:tc>
      </w:tr>
      <w:tr w:rsidR="00781892" w:rsidRPr="00964CDA" w14:paraId="50EACC66" w14:textId="77777777" w:rsidTr="003908E4">
        <w:trPr>
          <w:trHeight w:val="629"/>
        </w:trPr>
        <w:tc>
          <w:tcPr>
            <w:tcW w:w="993" w:type="dxa"/>
          </w:tcPr>
          <w:p w14:paraId="6DBF1F6D"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582578A8"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sampleLabelNumber</w:t>
            </w:r>
            <w:proofErr w:type="spellEnd"/>
          </w:p>
        </w:tc>
        <w:tc>
          <w:tcPr>
            <w:tcW w:w="3231" w:type="dxa"/>
          </w:tcPr>
          <w:p w14:paraId="309299C7"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Unique ID for the sample</w:t>
            </w:r>
          </w:p>
        </w:tc>
        <w:tc>
          <w:tcPr>
            <w:tcW w:w="3549" w:type="dxa"/>
          </w:tcPr>
          <w:p w14:paraId="03222B7B" w14:textId="77777777" w:rsidR="00781892" w:rsidRPr="008230D5" w:rsidRDefault="00781892" w:rsidP="003908E4">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sample.HenMesId</w:t>
            </w:r>
            <w:proofErr w:type="spellEnd"/>
          </w:p>
        </w:tc>
      </w:tr>
      <w:tr w:rsidR="00781892" w:rsidRPr="00964CDA" w14:paraId="3FD8462D" w14:textId="77777777" w:rsidTr="003908E4">
        <w:trPr>
          <w:trHeight w:val="629"/>
        </w:trPr>
        <w:tc>
          <w:tcPr>
            <w:tcW w:w="993" w:type="dxa"/>
          </w:tcPr>
          <w:p w14:paraId="5AB0402B"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369A9DAB"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processOrder</w:t>
            </w:r>
            <w:proofErr w:type="spellEnd"/>
          </w:p>
        </w:tc>
        <w:tc>
          <w:tcPr>
            <w:tcW w:w="3231" w:type="dxa"/>
          </w:tcPr>
          <w:p w14:paraId="649F801C"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Process Order</w:t>
            </w:r>
          </w:p>
        </w:tc>
        <w:tc>
          <w:tcPr>
            <w:tcW w:w="3549" w:type="dxa"/>
          </w:tcPr>
          <w:p w14:paraId="5602ADF4" w14:textId="77777777" w:rsidR="00781892" w:rsidRPr="008230D5" w:rsidRDefault="00781892" w:rsidP="003908E4">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Sample.HenProcessOrder</w:t>
            </w:r>
            <w:proofErr w:type="spellEnd"/>
          </w:p>
        </w:tc>
      </w:tr>
      <w:tr w:rsidR="00781892" w:rsidRPr="00964CDA" w14:paraId="111C2A83" w14:textId="77777777" w:rsidTr="003908E4">
        <w:trPr>
          <w:trHeight w:val="614"/>
        </w:trPr>
        <w:tc>
          <w:tcPr>
            <w:tcW w:w="993" w:type="dxa"/>
          </w:tcPr>
          <w:p w14:paraId="670912B3"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621F3B83"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batchNumber</w:t>
            </w:r>
            <w:proofErr w:type="spellEnd"/>
          </w:p>
        </w:tc>
        <w:tc>
          <w:tcPr>
            <w:tcW w:w="3231" w:type="dxa"/>
          </w:tcPr>
          <w:p w14:paraId="633AEC4D"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Batch Number</w:t>
            </w:r>
          </w:p>
        </w:tc>
        <w:tc>
          <w:tcPr>
            <w:tcW w:w="3549" w:type="dxa"/>
          </w:tcPr>
          <w:p w14:paraId="66882C66" w14:textId="77777777" w:rsidR="00781892" w:rsidRPr="008230D5" w:rsidRDefault="00781892" w:rsidP="003908E4">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sample.BatchName</w:t>
            </w:r>
            <w:proofErr w:type="spellEnd"/>
          </w:p>
        </w:tc>
      </w:tr>
      <w:tr w:rsidR="00781892" w:rsidRPr="00964CDA" w14:paraId="575D09B8" w14:textId="77777777" w:rsidTr="003908E4">
        <w:trPr>
          <w:trHeight w:val="629"/>
        </w:trPr>
        <w:tc>
          <w:tcPr>
            <w:tcW w:w="993" w:type="dxa"/>
          </w:tcPr>
          <w:p w14:paraId="009794D2"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5234FCBA"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materialNumber</w:t>
            </w:r>
            <w:proofErr w:type="spellEnd"/>
          </w:p>
        </w:tc>
        <w:tc>
          <w:tcPr>
            <w:tcW w:w="3231" w:type="dxa"/>
          </w:tcPr>
          <w:p w14:paraId="55D04D80"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Material Code</w:t>
            </w:r>
          </w:p>
        </w:tc>
        <w:tc>
          <w:tcPr>
            <w:tcW w:w="3549" w:type="dxa"/>
          </w:tcPr>
          <w:p w14:paraId="333A1C50" w14:textId="1E487A08" w:rsidR="00781892" w:rsidRPr="002A4AB6" w:rsidRDefault="00781892" w:rsidP="003908E4">
            <w:pPr>
              <w:pStyle w:val="TableParagraph"/>
              <w:rPr>
                <w:rFonts w:ascii="Times New Roman" w:eastAsiaTheme="minorEastAsia" w:hAnsi="Times New Roman" w:cs="Times New Roman"/>
                <w:sz w:val="24"/>
                <w:szCs w:val="24"/>
                <w:lang w:eastAsia="zh-CN"/>
              </w:rPr>
            </w:pPr>
            <w:proofErr w:type="spellStart"/>
            <w:r w:rsidRPr="008230D5">
              <w:rPr>
                <w:rFonts w:ascii="Times New Roman" w:hAnsi="Times New Roman" w:cs="Times New Roman"/>
                <w:color w:val="000000"/>
                <w:sz w:val="24"/>
                <w:szCs w:val="24"/>
              </w:rPr>
              <w:t>sample.Substance.</w:t>
            </w:r>
            <w:r w:rsidR="002A4AB6">
              <w:rPr>
                <w:rFonts w:ascii="Times New Roman" w:eastAsiaTheme="minorEastAsia" w:hAnsi="Times New Roman" w:cs="Times New Roman" w:hint="eastAsia"/>
                <w:color w:val="000000"/>
                <w:sz w:val="24"/>
                <w:szCs w:val="24"/>
                <w:lang w:eastAsia="zh-CN"/>
              </w:rPr>
              <w:t>hencode</w:t>
            </w:r>
            <w:proofErr w:type="spellEnd"/>
          </w:p>
        </w:tc>
      </w:tr>
      <w:tr w:rsidR="00781892" w:rsidRPr="00964CDA" w14:paraId="68F7F137" w14:textId="77777777" w:rsidTr="003908E4">
        <w:trPr>
          <w:trHeight w:val="614"/>
        </w:trPr>
        <w:tc>
          <w:tcPr>
            <w:tcW w:w="993" w:type="dxa"/>
          </w:tcPr>
          <w:p w14:paraId="274ABDD3"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7961034B"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materialDescription</w:t>
            </w:r>
            <w:proofErr w:type="spellEnd"/>
          </w:p>
        </w:tc>
        <w:tc>
          <w:tcPr>
            <w:tcW w:w="3231" w:type="dxa"/>
          </w:tcPr>
          <w:p w14:paraId="19C84491"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Description of material</w:t>
            </w:r>
          </w:p>
        </w:tc>
        <w:tc>
          <w:tcPr>
            <w:tcW w:w="3549" w:type="dxa"/>
          </w:tcPr>
          <w:p w14:paraId="32FB2CF1" w14:textId="77777777" w:rsidR="00781892" w:rsidRPr="008230D5" w:rsidRDefault="00781892" w:rsidP="003908E4">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sample.Substance.Name</w:t>
            </w:r>
            <w:proofErr w:type="spellEnd"/>
          </w:p>
        </w:tc>
      </w:tr>
      <w:tr w:rsidR="00781892" w:rsidRPr="00964CDA" w14:paraId="4008244C" w14:textId="77777777" w:rsidTr="003908E4">
        <w:trPr>
          <w:trHeight w:val="629"/>
        </w:trPr>
        <w:tc>
          <w:tcPr>
            <w:tcW w:w="993" w:type="dxa"/>
          </w:tcPr>
          <w:p w14:paraId="0AEDB8C1"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5CD57B8F"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plantCode</w:t>
            </w:r>
            <w:proofErr w:type="spellEnd"/>
          </w:p>
        </w:tc>
        <w:tc>
          <w:tcPr>
            <w:tcW w:w="3231" w:type="dxa"/>
          </w:tcPr>
          <w:p w14:paraId="04F206AD"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Plant</w:t>
            </w:r>
          </w:p>
        </w:tc>
        <w:tc>
          <w:tcPr>
            <w:tcW w:w="3549" w:type="dxa"/>
          </w:tcPr>
          <w:p w14:paraId="53F6D9A3" w14:textId="30C3CACE" w:rsidR="00781892" w:rsidRPr="002A4AB6" w:rsidRDefault="00781892" w:rsidP="003908E4">
            <w:pPr>
              <w:pStyle w:val="TableParagraph"/>
              <w:rPr>
                <w:rFonts w:ascii="Times New Roman" w:eastAsiaTheme="minorEastAsia" w:hAnsi="Times New Roman" w:cs="Times New Roman"/>
                <w:sz w:val="24"/>
                <w:szCs w:val="24"/>
                <w:lang w:eastAsia="zh-CN"/>
              </w:rPr>
            </w:pPr>
            <w:proofErr w:type="spellStart"/>
            <w:r w:rsidRPr="008230D5">
              <w:rPr>
                <w:rFonts w:ascii="Times New Roman" w:hAnsi="Times New Roman" w:cs="Times New Roman"/>
                <w:color w:val="000000"/>
                <w:sz w:val="24"/>
                <w:szCs w:val="24"/>
              </w:rPr>
              <w:t>sample.HenPlant</w:t>
            </w:r>
            <w:r w:rsidR="002A4AB6">
              <w:rPr>
                <w:rFonts w:ascii="Times New Roman" w:eastAsiaTheme="minorEastAsia" w:hAnsi="Times New Roman" w:cs="Times New Roman" w:hint="eastAsia"/>
                <w:color w:val="000000"/>
                <w:sz w:val="24"/>
                <w:szCs w:val="24"/>
                <w:lang w:eastAsia="zh-CN"/>
              </w:rPr>
              <w:t>code</w:t>
            </w:r>
            <w:proofErr w:type="spellEnd"/>
          </w:p>
        </w:tc>
      </w:tr>
      <w:tr w:rsidR="00781892" w:rsidRPr="00964CDA" w14:paraId="2199B69B" w14:textId="77777777" w:rsidTr="003908E4">
        <w:trPr>
          <w:trHeight w:val="1004"/>
        </w:trPr>
        <w:tc>
          <w:tcPr>
            <w:tcW w:w="993" w:type="dxa"/>
          </w:tcPr>
          <w:p w14:paraId="13654889" w14:textId="77777777" w:rsidR="00781892" w:rsidRPr="00A8674B" w:rsidRDefault="00781892" w:rsidP="003908E4">
            <w:pPr>
              <w:pStyle w:val="TableParagraph"/>
              <w:numPr>
                <w:ilvl w:val="0"/>
                <w:numId w:val="12"/>
              </w:numPr>
              <w:spacing w:before="1"/>
              <w:rPr>
                <w:rFonts w:ascii="Times New Roman" w:hAnsi="Times New Roman" w:cs="Times New Roman"/>
                <w:sz w:val="24"/>
              </w:rPr>
            </w:pPr>
          </w:p>
        </w:tc>
        <w:tc>
          <w:tcPr>
            <w:tcW w:w="2439" w:type="dxa"/>
          </w:tcPr>
          <w:p w14:paraId="2F9C69D7" w14:textId="77777777" w:rsidR="00781892" w:rsidRPr="00A8674B" w:rsidRDefault="00781892" w:rsidP="003908E4">
            <w:pPr>
              <w:pStyle w:val="TableParagraph"/>
              <w:spacing w:line="326" w:lineRule="auto"/>
              <w:ind w:left="124" w:right="17"/>
              <w:rPr>
                <w:rFonts w:ascii="Times New Roman" w:hAnsi="Times New Roman" w:cs="Times New Roman"/>
                <w:sz w:val="24"/>
              </w:rPr>
            </w:pPr>
            <w:proofErr w:type="spellStart"/>
            <w:r w:rsidRPr="00964CDA">
              <w:rPr>
                <w:rFonts w:ascii="Times New Roman" w:hAnsi="Times New Roman" w:cs="Times New Roman"/>
                <w:color w:val="000000"/>
                <w:sz w:val="24"/>
                <w:szCs w:val="24"/>
              </w:rPr>
              <w:t>activityNumber</w:t>
            </w:r>
            <w:proofErr w:type="spellEnd"/>
          </w:p>
        </w:tc>
        <w:tc>
          <w:tcPr>
            <w:tcW w:w="3231" w:type="dxa"/>
          </w:tcPr>
          <w:p w14:paraId="1E952E2E" w14:textId="77777777" w:rsidR="00781892" w:rsidRPr="00A8674B" w:rsidRDefault="00781892" w:rsidP="003908E4">
            <w:pPr>
              <w:pStyle w:val="TableParagraph"/>
              <w:spacing w:line="326" w:lineRule="auto"/>
              <w:ind w:left="120"/>
              <w:rPr>
                <w:rFonts w:ascii="Times New Roman" w:hAnsi="Times New Roman" w:cs="Times New Roman"/>
                <w:sz w:val="24"/>
              </w:rPr>
            </w:pPr>
            <w:r w:rsidRPr="00964CDA">
              <w:rPr>
                <w:rFonts w:ascii="Times New Roman" w:hAnsi="Times New Roman" w:cs="Times New Roman"/>
                <w:color w:val="000000"/>
                <w:sz w:val="24"/>
                <w:szCs w:val="24"/>
              </w:rPr>
              <w:t>SAP phase in the routing</w:t>
            </w:r>
          </w:p>
        </w:tc>
        <w:tc>
          <w:tcPr>
            <w:tcW w:w="3549" w:type="dxa"/>
          </w:tcPr>
          <w:p w14:paraId="5C1962B7" w14:textId="77777777" w:rsidR="00781892" w:rsidRDefault="00781892" w:rsidP="003908E4">
            <w:pPr>
              <w:pStyle w:val="TableParagraph"/>
              <w:spacing w:before="1"/>
              <w:rPr>
                <w:rFonts w:ascii="Times New Roman" w:eastAsiaTheme="minorEastAsia" w:hAnsi="Times New Roman" w:cs="Times New Roman"/>
                <w:color w:val="000000"/>
                <w:sz w:val="24"/>
                <w:szCs w:val="24"/>
                <w:lang w:eastAsia="zh-CN"/>
              </w:rPr>
            </w:pPr>
          </w:p>
          <w:p w14:paraId="54ECF5AC" w14:textId="77777777" w:rsidR="00781892" w:rsidRPr="008230D5" w:rsidRDefault="00781892" w:rsidP="003908E4">
            <w:pPr>
              <w:pStyle w:val="TableParagraph"/>
              <w:spacing w:before="1"/>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sample.HenPhraseNumber</w:t>
            </w:r>
            <w:proofErr w:type="spellEnd"/>
          </w:p>
        </w:tc>
      </w:tr>
      <w:tr w:rsidR="00781892" w:rsidRPr="00964CDA" w14:paraId="55EB7C46" w14:textId="77777777" w:rsidTr="003908E4">
        <w:trPr>
          <w:trHeight w:val="629"/>
        </w:trPr>
        <w:tc>
          <w:tcPr>
            <w:tcW w:w="993" w:type="dxa"/>
          </w:tcPr>
          <w:p w14:paraId="20FF1A19"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7598F6FD"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sampleApprovalRejectedTime</w:t>
            </w:r>
            <w:proofErr w:type="spellEnd"/>
          </w:p>
        </w:tc>
        <w:tc>
          <w:tcPr>
            <w:tcW w:w="3231" w:type="dxa"/>
          </w:tcPr>
          <w:p w14:paraId="084833D0"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Date and time sample was approved/rejected</w:t>
            </w:r>
          </w:p>
        </w:tc>
        <w:tc>
          <w:tcPr>
            <w:tcW w:w="3549" w:type="dxa"/>
          </w:tcPr>
          <w:p w14:paraId="54F85541" w14:textId="77777777" w:rsidR="00781892" w:rsidRPr="008230D5" w:rsidRDefault="00781892" w:rsidP="003908E4">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sample.DateAuthorised</w:t>
            </w:r>
            <w:proofErr w:type="spellEnd"/>
          </w:p>
        </w:tc>
      </w:tr>
      <w:tr w:rsidR="00781892" w:rsidRPr="00964CDA" w14:paraId="1406FCA0" w14:textId="77777777" w:rsidTr="003908E4">
        <w:trPr>
          <w:trHeight w:val="614"/>
        </w:trPr>
        <w:tc>
          <w:tcPr>
            <w:tcW w:w="993" w:type="dxa"/>
          </w:tcPr>
          <w:p w14:paraId="460B6538"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3E36DC60"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operatorName</w:t>
            </w:r>
            <w:proofErr w:type="spellEnd"/>
          </w:p>
        </w:tc>
        <w:tc>
          <w:tcPr>
            <w:tcW w:w="3231" w:type="dxa"/>
          </w:tcPr>
          <w:p w14:paraId="59B13035"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Operator who approved sample</w:t>
            </w:r>
          </w:p>
        </w:tc>
        <w:tc>
          <w:tcPr>
            <w:tcW w:w="3549" w:type="dxa"/>
          </w:tcPr>
          <w:p w14:paraId="7D933937" w14:textId="77777777" w:rsidR="00781892" w:rsidRPr="008230D5" w:rsidRDefault="00781892" w:rsidP="003908E4">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sample.Authoriser</w:t>
            </w:r>
            <w:proofErr w:type="spellEnd"/>
          </w:p>
        </w:tc>
      </w:tr>
      <w:tr w:rsidR="00781892" w:rsidRPr="00964CDA" w14:paraId="6E1ECE47" w14:textId="77777777" w:rsidTr="003908E4">
        <w:trPr>
          <w:trHeight w:val="1004"/>
        </w:trPr>
        <w:tc>
          <w:tcPr>
            <w:tcW w:w="993" w:type="dxa"/>
          </w:tcPr>
          <w:p w14:paraId="6B165386" w14:textId="77777777" w:rsidR="00781892" w:rsidRPr="00A8674B" w:rsidRDefault="00781892" w:rsidP="003908E4">
            <w:pPr>
              <w:pStyle w:val="TableParagraph"/>
              <w:numPr>
                <w:ilvl w:val="0"/>
                <w:numId w:val="12"/>
              </w:numPr>
              <w:spacing w:before="1"/>
              <w:rPr>
                <w:rFonts w:ascii="Times New Roman" w:hAnsi="Times New Roman" w:cs="Times New Roman"/>
                <w:sz w:val="24"/>
              </w:rPr>
            </w:pPr>
          </w:p>
        </w:tc>
        <w:tc>
          <w:tcPr>
            <w:tcW w:w="2439" w:type="dxa"/>
          </w:tcPr>
          <w:p w14:paraId="528F2DDF" w14:textId="77777777" w:rsidR="00781892" w:rsidRPr="00A8674B" w:rsidRDefault="00781892" w:rsidP="003908E4">
            <w:pPr>
              <w:pStyle w:val="TableParagraph"/>
              <w:spacing w:before="1"/>
              <w:ind w:left="124"/>
              <w:rPr>
                <w:rFonts w:ascii="Times New Roman" w:hAnsi="Times New Roman" w:cs="Times New Roman"/>
                <w:sz w:val="24"/>
              </w:rPr>
            </w:pPr>
            <w:proofErr w:type="spellStart"/>
            <w:r w:rsidRPr="00C536F6">
              <w:rPr>
                <w:rFonts w:ascii="Times New Roman" w:hAnsi="Times New Roman" w:cs="Times New Roman"/>
                <w:color w:val="000000"/>
                <w:sz w:val="24"/>
                <w:szCs w:val="24"/>
              </w:rPr>
              <w:t>QCSampleResult</w:t>
            </w:r>
            <w:proofErr w:type="spellEnd"/>
          </w:p>
        </w:tc>
        <w:tc>
          <w:tcPr>
            <w:tcW w:w="3231" w:type="dxa"/>
          </w:tcPr>
          <w:p w14:paraId="59DF96F5" w14:textId="77777777" w:rsidR="00781892" w:rsidRPr="00A8674B" w:rsidRDefault="00781892" w:rsidP="003908E4">
            <w:pPr>
              <w:pStyle w:val="TableParagraph"/>
              <w:spacing w:line="338" w:lineRule="auto"/>
              <w:ind w:left="120" w:right="99"/>
              <w:rPr>
                <w:rFonts w:ascii="Times New Roman" w:hAnsi="Times New Roman" w:cs="Times New Roman"/>
                <w:sz w:val="24"/>
              </w:rPr>
            </w:pPr>
            <w:r w:rsidRPr="00964CDA">
              <w:rPr>
                <w:rFonts w:ascii="Times New Roman" w:hAnsi="Times New Roman" w:cs="Times New Roman"/>
                <w:color w:val="000000"/>
                <w:sz w:val="24"/>
                <w:szCs w:val="24"/>
              </w:rPr>
              <w:t>Approved or Rejected</w:t>
            </w:r>
          </w:p>
        </w:tc>
        <w:tc>
          <w:tcPr>
            <w:tcW w:w="3549" w:type="dxa"/>
          </w:tcPr>
          <w:p w14:paraId="71AF11C3" w14:textId="77777777" w:rsidR="00781892" w:rsidRDefault="00781892" w:rsidP="003908E4">
            <w:pPr>
              <w:pStyle w:val="TableParagraph"/>
              <w:spacing w:before="1"/>
              <w:rPr>
                <w:rFonts w:ascii="Times New Roman" w:eastAsiaTheme="minorEastAsia" w:hAnsi="Times New Roman" w:cs="Times New Roman"/>
                <w:color w:val="000000"/>
                <w:sz w:val="24"/>
                <w:szCs w:val="24"/>
                <w:lang w:eastAsia="zh-CN"/>
              </w:rPr>
            </w:pPr>
          </w:p>
          <w:p w14:paraId="64496118" w14:textId="77777777" w:rsidR="00781892" w:rsidRPr="008230D5" w:rsidRDefault="00781892" w:rsidP="003908E4">
            <w:pPr>
              <w:pStyle w:val="TableParagraph"/>
              <w:spacing w:before="1"/>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sample.Status</w:t>
            </w:r>
            <w:proofErr w:type="spellEnd"/>
            <w:r w:rsidRPr="008230D5">
              <w:rPr>
                <w:rFonts w:ascii="Times New Roman" w:hAnsi="Times New Roman" w:cs="Times New Roman"/>
                <w:color w:val="000000"/>
                <w:sz w:val="24"/>
                <w:szCs w:val="24"/>
              </w:rPr>
              <w:t xml:space="preserve"> and </w:t>
            </w:r>
            <w:proofErr w:type="spellStart"/>
            <w:r w:rsidRPr="008230D5">
              <w:rPr>
                <w:rFonts w:ascii="Times New Roman" w:hAnsi="Times New Roman" w:cs="Times New Roman"/>
                <w:color w:val="000000"/>
                <w:sz w:val="24"/>
                <w:szCs w:val="24"/>
              </w:rPr>
              <w:t>sample.OnSpec</w:t>
            </w:r>
            <w:proofErr w:type="spellEnd"/>
          </w:p>
        </w:tc>
      </w:tr>
      <w:tr w:rsidR="00781892" w:rsidRPr="00964CDA" w14:paraId="6EAAA808" w14:textId="77777777" w:rsidTr="003908E4">
        <w:trPr>
          <w:trHeight w:val="1019"/>
        </w:trPr>
        <w:tc>
          <w:tcPr>
            <w:tcW w:w="993" w:type="dxa"/>
          </w:tcPr>
          <w:p w14:paraId="2EDC5D99" w14:textId="77777777" w:rsidR="00781892" w:rsidRPr="00A8674B" w:rsidRDefault="00781892" w:rsidP="003908E4">
            <w:pPr>
              <w:pStyle w:val="TableParagraph"/>
              <w:numPr>
                <w:ilvl w:val="0"/>
                <w:numId w:val="12"/>
              </w:numPr>
              <w:spacing w:before="1"/>
              <w:rPr>
                <w:rFonts w:ascii="Times New Roman" w:hAnsi="Times New Roman" w:cs="Times New Roman"/>
                <w:sz w:val="24"/>
              </w:rPr>
            </w:pPr>
          </w:p>
        </w:tc>
        <w:tc>
          <w:tcPr>
            <w:tcW w:w="2439" w:type="dxa"/>
          </w:tcPr>
          <w:p w14:paraId="56FF8E52" w14:textId="77777777" w:rsidR="00781892" w:rsidRPr="00A8674B" w:rsidRDefault="00781892" w:rsidP="003908E4">
            <w:pPr>
              <w:pStyle w:val="TableParagraph"/>
              <w:spacing w:before="1"/>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isQCAdjustment</w:t>
            </w:r>
            <w:proofErr w:type="spellEnd"/>
          </w:p>
        </w:tc>
        <w:tc>
          <w:tcPr>
            <w:tcW w:w="3231" w:type="dxa"/>
          </w:tcPr>
          <w:p w14:paraId="2503D488" w14:textId="77777777" w:rsidR="00781892" w:rsidRPr="00A8674B" w:rsidRDefault="00781892" w:rsidP="003908E4">
            <w:pPr>
              <w:pStyle w:val="TableParagraph"/>
              <w:spacing w:line="338" w:lineRule="auto"/>
              <w:ind w:left="120"/>
              <w:rPr>
                <w:rFonts w:ascii="Times New Roman" w:hAnsi="Times New Roman" w:cs="Times New Roman"/>
                <w:sz w:val="24"/>
              </w:rPr>
            </w:pPr>
            <w:r w:rsidRPr="00964CDA">
              <w:rPr>
                <w:rFonts w:ascii="Times New Roman" w:hAnsi="Times New Roman" w:cs="Times New Roman"/>
                <w:color w:val="000000"/>
                <w:sz w:val="24"/>
                <w:szCs w:val="24"/>
              </w:rPr>
              <w:t>is QC Adjustment</w:t>
            </w:r>
          </w:p>
        </w:tc>
        <w:tc>
          <w:tcPr>
            <w:tcW w:w="3549" w:type="dxa"/>
          </w:tcPr>
          <w:p w14:paraId="1EFD18BC" w14:textId="77777777" w:rsidR="00781892" w:rsidRPr="008230D5" w:rsidRDefault="00781892" w:rsidP="003908E4">
            <w:pPr>
              <w:pStyle w:val="TableParagraph"/>
              <w:spacing w:before="1"/>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NA</w:t>
            </w:r>
          </w:p>
        </w:tc>
      </w:tr>
      <w:tr w:rsidR="00781892" w:rsidRPr="00964CDA" w14:paraId="694EE648" w14:textId="77777777" w:rsidTr="003908E4">
        <w:trPr>
          <w:trHeight w:val="614"/>
        </w:trPr>
        <w:tc>
          <w:tcPr>
            <w:tcW w:w="993" w:type="dxa"/>
          </w:tcPr>
          <w:p w14:paraId="23FD1C8A" w14:textId="77777777" w:rsidR="00781892" w:rsidRPr="00A8674B" w:rsidRDefault="00781892" w:rsidP="003908E4">
            <w:pPr>
              <w:pStyle w:val="TableParagraph"/>
              <w:numPr>
                <w:ilvl w:val="0"/>
                <w:numId w:val="12"/>
              </w:numPr>
              <w:rPr>
                <w:rFonts w:ascii="Times New Roman" w:hAnsi="Times New Roman" w:cs="Times New Roman"/>
                <w:sz w:val="24"/>
              </w:rPr>
            </w:pPr>
          </w:p>
        </w:tc>
        <w:tc>
          <w:tcPr>
            <w:tcW w:w="2439" w:type="dxa"/>
          </w:tcPr>
          <w:p w14:paraId="403CA7AF" w14:textId="77777777" w:rsidR="00781892" w:rsidRPr="00A8674B" w:rsidRDefault="00781892" w:rsidP="003908E4">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adjustMaterials</w:t>
            </w:r>
            <w:proofErr w:type="spellEnd"/>
          </w:p>
        </w:tc>
        <w:tc>
          <w:tcPr>
            <w:tcW w:w="3231" w:type="dxa"/>
          </w:tcPr>
          <w:p w14:paraId="71F9BE56" w14:textId="77777777" w:rsidR="00781892" w:rsidRPr="00A8674B" w:rsidRDefault="00781892" w:rsidP="003908E4">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The material information that needs to be adjusted can be zero or more.</w:t>
            </w:r>
          </w:p>
        </w:tc>
        <w:tc>
          <w:tcPr>
            <w:tcW w:w="3549" w:type="dxa"/>
          </w:tcPr>
          <w:p w14:paraId="1507DA50" w14:textId="77777777" w:rsidR="00781892" w:rsidRPr="008230D5" w:rsidRDefault="00781892" w:rsidP="003908E4">
            <w:pPr>
              <w:pStyle w:val="TableParagrap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NA</w:t>
            </w:r>
          </w:p>
        </w:tc>
      </w:tr>
      <w:tr w:rsidR="00781892" w:rsidRPr="00964CDA" w14:paraId="128EE978" w14:textId="77777777" w:rsidTr="003908E4">
        <w:trPr>
          <w:trHeight w:val="614"/>
        </w:trPr>
        <w:tc>
          <w:tcPr>
            <w:tcW w:w="993" w:type="dxa"/>
          </w:tcPr>
          <w:p w14:paraId="4D81DB0A" w14:textId="77777777" w:rsidR="00781892" w:rsidRPr="00A8674B" w:rsidRDefault="00781892" w:rsidP="003908E4">
            <w:pPr>
              <w:pStyle w:val="TableParagraph"/>
              <w:numPr>
                <w:ilvl w:val="0"/>
                <w:numId w:val="12"/>
              </w:numPr>
              <w:rPr>
                <w:rFonts w:ascii="Times New Roman" w:hAnsi="Times New Roman" w:cs="Times New Roman"/>
                <w:color w:val="333333"/>
                <w:spacing w:val="-5"/>
                <w:sz w:val="24"/>
              </w:rPr>
            </w:pPr>
          </w:p>
        </w:tc>
        <w:tc>
          <w:tcPr>
            <w:tcW w:w="2439" w:type="dxa"/>
          </w:tcPr>
          <w:p w14:paraId="09BCDAFD" w14:textId="77777777" w:rsidR="00781892" w:rsidRPr="00A8674B" w:rsidRDefault="00781892" w:rsidP="003908E4">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consesssionRelease</w:t>
            </w:r>
            <w:proofErr w:type="spellEnd"/>
          </w:p>
        </w:tc>
        <w:tc>
          <w:tcPr>
            <w:tcW w:w="3231" w:type="dxa"/>
          </w:tcPr>
          <w:p w14:paraId="2D29D2E9" w14:textId="77777777" w:rsidR="00781892" w:rsidRPr="00A8674B" w:rsidRDefault="00781892" w:rsidP="003908E4">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consesssion</w:t>
            </w:r>
            <w:proofErr w:type="spellEnd"/>
            <w:r w:rsidRPr="00964CDA">
              <w:rPr>
                <w:rFonts w:ascii="Times New Roman" w:hAnsi="Times New Roman" w:cs="Times New Roman"/>
                <w:color w:val="000000"/>
                <w:sz w:val="24"/>
                <w:szCs w:val="24"/>
              </w:rPr>
              <w:t xml:space="preserve"> Release</w:t>
            </w:r>
          </w:p>
        </w:tc>
        <w:tc>
          <w:tcPr>
            <w:tcW w:w="3549" w:type="dxa"/>
          </w:tcPr>
          <w:p w14:paraId="388CF48F" w14:textId="77777777" w:rsidR="00781892" w:rsidRPr="008230D5" w:rsidRDefault="00781892" w:rsidP="003908E4">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781892" w:rsidRPr="00964CDA" w14:paraId="49C15CC8" w14:textId="77777777" w:rsidTr="003908E4">
        <w:trPr>
          <w:trHeight w:val="614"/>
        </w:trPr>
        <w:tc>
          <w:tcPr>
            <w:tcW w:w="993" w:type="dxa"/>
          </w:tcPr>
          <w:p w14:paraId="0F9F5A11" w14:textId="77777777" w:rsidR="00781892" w:rsidRPr="00A8674B" w:rsidRDefault="00781892" w:rsidP="003908E4">
            <w:pPr>
              <w:pStyle w:val="TableParagraph"/>
              <w:numPr>
                <w:ilvl w:val="0"/>
                <w:numId w:val="12"/>
              </w:numPr>
              <w:rPr>
                <w:rFonts w:ascii="Times New Roman" w:hAnsi="Times New Roman" w:cs="Times New Roman"/>
                <w:color w:val="333333"/>
                <w:spacing w:val="-5"/>
                <w:sz w:val="24"/>
              </w:rPr>
            </w:pPr>
          </w:p>
        </w:tc>
        <w:tc>
          <w:tcPr>
            <w:tcW w:w="2439" w:type="dxa"/>
          </w:tcPr>
          <w:p w14:paraId="6F4EFDDD" w14:textId="77777777" w:rsidR="00781892" w:rsidRPr="00A8674B" w:rsidRDefault="00781892" w:rsidP="003908E4">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resampleRequired</w:t>
            </w:r>
            <w:proofErr w:type="spellEnd"/>
          </w:p>
        </w:tc>
        <w:tc>
          <w:tcPr>
            <w:tcW w:w="3231" w:type="dxa"/>
          </w:tcPr>
          <w:p w14:paraId="446DF042" w14:textId="77777777" w:rsidR="00781892" w:rsidRPr="00A8674B" w:rsidRDefault="00781892" w:rsidP="003908E4">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If the phase required re sample</w:t>
            </w:r>
          </w:p>
        </w:tc>
        <w:tc>
          <w:tcPr>
            <w:tcW w:w="3549" w:type="dxa"/>
          </w:tcPr>
          <w:p w14:paraId="48A7003F" w14:textId="77777777" w:rsidR="00781892" w:rsidRPr="008230D5" w:rsidRDefault="00781892" w:rsidP="003908E4">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781892" w:rsidRPr="00964CDA" w14:paraId="44DFB7A7" w14:textId="77777777" w:rsidTr="003908E4">
        <w:trPr>
          <w:trHeight w:val="614"/>
        </w:trPr>
        <w:tc>
          <w:tcPr>
            <w:tcW w:w="993" w:type="dxa"/>
          </w:tcPr>
          <w:p w14:paraId="1A115414" w14:textId="77777777" w:rsidR="00781892" w:rsidRPr="00A8674B" w:rsidRDefault="00781892" w:rsidP="003908E4">
            <w:pPr>
              <w:pStyle w:val="TableParagraph"/>
              <w:numPr>
                <w:ilvl w:val="0"/>
                <w:numId w:val="12"/>
              </w:numPr>
              <w:rPr>
                <w:rFonts w:ascii="Times New Roman" w:hAnsi="Times New Roman" w:cs="Times New Roman"/>
                <w:color w:val="333333"/>
                <w:spacing w:val="-5"/>
                <w:sz w:val="24"/>
              </w:rPr>
            </w:pPr>
          </w:p>
        </w:tc>
        <w:tc>
          <w:tcPr>
            <w:tcW w:w="2439" w:type="dxa"/>
          </w:tcPr>
          <w:p w14:paraId="25D33A91" w14:textId="77777777" w:rsidR="00781892" w:rsidRPr="00A8674B" w:rsidRDefault="00781892" w:rsidP="003908E4">
            <w:pPr>
              <w:pStyle w:val="TableParagraph"/>
              <w:ind w:left="124"/>
              <w:rPr>
                <w:rFonts w:ascii="Times New Roman" w:hAnsi="Times New Roman" w:cs="Times New Roman"/>
                <w:color w:val="333333"/>
                <w:sz w:val="24"/>
              </w:rPr>
            </w:pPr>
            <w:r w:rsidRPr="00964CDA">
              <w:rPr>
                <w:rFonts w:ascii="Times New Roman" w:hAnsi="Times New Roman" w:cs="Times New Roman"/>
                <w:color w:val="000000"/>
                <w:sz w:val="24"/>
                <w:szCs w:val="24"/>
              </w:rPr>
              <w:t>remark</w:t>
            </w:r>
          </w:p>
        </w:tc>
        <w:tc>
          <w:tcPr>
            <w:tcW w:w="3231" w:type="dxa"/>
          </w:tcPr>
          <w:p w14:paraId="337A821A" w14:textId="77777777" w:rsidR="00781892" w:rsidRPr="00A8674B" w:rsidRDefault="00781892" w:rsidP="003908E4">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Comments</w:t>
            </w:r>
          </w:p>
        </w:tc>
        <w:tc>
          <w:tcPr>
            <w:tcW w:w="3549" w:type="dxa"/>
          </w:tcPr>
          <w:p w14:paraId="7DDDE679" w14:textId="77777777" w:rsidR="00781892" w:rsidRPr="008230D5" w:rsidRDefault="00781892" w:rsidP="003908E4">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781892" w:rsidRPr="00964CDA" w14:paraId="594120F9" w14:textId="77777777" w:rsidTr="003908E4">
        <w:trPr>
          <w:trHeight w:val="614"/>
        </w:trPr>
        <w:tc>
          <w:tcPr>
            <w:tcW w:w="993" w:type="dxa"/>
          </w:tcPr>
          <w:p w14:paraId="559559B5" w14:textId="77777777" w:rsidR="00781892" w:rsidRPr="00A8674B" w:rsidRDefault="00781892" w:rsidP="003908E4">
            <w:pPr>
              <w:pStyle w:val="TableParagraph"/>
              <w:numPr>
                <w:ilvl w:val="0"/>
                <w:numId w:val="12"/>
              </w:numPr>
              <w:rPr>
                <w:rFonts w:ascii="Times New Roman" w:hAnsi="Times New Roman" w:cs="Times New Roman"/>
                <w:color w:val="333333"/>
                <w:spacing w:val="-5"/>
                <w:sz w:val="24"/>
              </w:rPr>
            </w:pPr>
          </w:p>
        </w:tc>
        <w:tc>
          <w:tcPr>
            <w:tcW w:w="2439" w:type="dxa"/>
          </w:tcPr>
          <w:p w14:paraId="5D9F5F00" w14:textId="77777777" w:rsidR="00781892" w:rsidRPr="00A8674B" w:rsidRDefault="00781892" w:rsidP="003908E4">
            <w:pPr>
              <w:pStyle w:val="TableParagraph"/>
              <w:ind w:left="124"/>
              <w:rPr>
                <w:rFonts w:ascii="Times New Roman" w:hAnsi="Times New Roman" w:cs="Times New Roman"/>
                <w:color w:val="333333"/>
                <w:sz w:val="24"/>
              </w:rPr>
            </w:pPr>
            <w:proofErr w:type="spellStart"/>
            <w:r w:rsidRPr="00721219">
              <w:rPr>
                <w:rFonts w:ascii="Times New Roman" w:hAnsi="Times New Roman" w:cs="Times New Roman"/>
                <w:color w:val="000000"/>
                <w:sz w:val="24"/>
                <w:szCs w:val="24"/>
              </w:rPr>
              <w:t>QCLabItemResultList</w:t>
            </w:r>
            <w:proofErr w:type="spellEnd"/>
          </w:p>
        </w:tc>
        <w:tc>
          <w:tcPr>
            <w:tcW w:w="3231" w:type="dxa"/>
            <w:vAlign w:val="bottom"/>
          </w:tcPr>
          <w:p w14:paraId="460C7291" w14:textId="77777777" w:rsidR="00781892" w:rsidRPr="00A8674B" w:rsidRDefault="00781892" w:rsidP="003908E4">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 </w:t>
            </w:r>
          </w:p>
        </w:tc>
        <w:tc>
          <w:tcPr>
            <w:tcW w:w="3549" w:type="dxa"/>
          </w:tcPr>
          <w:p w14:paraId="66941045" w14:textId="77777777" w:rsidR="00781892" w:rsidRPr="008230D5" w:rsidRDefault="00781892" w:rsidP="003908E4">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bl>
    <w:p w14:paraId="3369EED6" w14:textId="77777777" w:rsidR="009D73C6" w:rsidRDefault="009D73C6" w:rsidP="009D73C6">
      <w:pPr>
        <w:pStyle w:val="BodyText"/>
        <w:spacing w:before="51"/>
        <w:rPr>
          <w:rFonts w:ascii="Arial"/>
          <w:b/>
          <w:sz w:val="28"/>
        </w:rPr>
      </w:pPr>
    </w:p>
    <w:p w14:paraId="01FC5D8A" w14:textId="77777777" w:rsidR="009D73C6" w:rsidRPr="00D26542" w:rsidRDefault="009D73C6" w:rsidP="00D26542">
      <w:pPr>
        <w:pStyle w:val="Heading6"/>
        <w:rPr>
          <w:rFonts w:eastAsiaTheme="minorEastAsia"/>
          <w:lang w:eastAsia="zh-CN"/>
        </w:rPr>
      </w:pPr>
      <w:r w:rsidRPr="00D26542">
        <w:rPr>
          <w:rFonts w:eastAsiaTheme="minorEastAsia"/>
          <w:lang w:eastAsia="zh-CN"/>
        </w:rPr>
        <w:t>System Logic</w:t>
      </w:r>
    </w:p>
    <w:p w14:paraId="2D58D5C5" w14:textId="2B9C86BA"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When a JIT sample is authorized in QCLAD, the system sets </w:t>
      </w:r>
      <w:proofErr w:type="spellStart"/>
      <w:r w:rsidR="0023763C" w:rsidRPr="4F0107CC">
        <w:rPr>
          <w:rFonts w:ascii="Times New Roman" w:eastAsiaTheme="minorEastAsia" w:hAnsi="Times New Roman"/>
          <w:sz w:val="24"/>
          <w:lang w:eastAsia="zh-CN"/>
        </w:rPr>
        <w:t>hen_</w:t>
      </w:r>
      <w:r w:rsidRPr="4F0107CC">
        <w:rPr>
          <w:rFonts w:ascii="Times New Roman" w:eastAsiaTheme="minorEastAsia" w:hAnsi="Times New Roman"/>
          <w:sz w:val="24"/>
          <w:lang w:eastAsia="zh-CN"/>
        </w:rPr>
        <w:t>MES_to_be_sent</w:t>
      </w:r>
      <w:proofErr w:type="spellEnd"/>
      <w:r w:rsidRPr="4F0107CC">
        <w:rPr>
          <w:rFonts w:ascii="Times New Roman" w:eastAsiaTheme="minorEastAsia" w:hAnsi="Times New Roman"/>
          <w:sz w:val="24"/>
          <w:lang w:eastAsia="zh-CN"/>
        </w:rPr>
        <w:t xml:space="preserve"> to true</w:t>
      </w:r>
    </w:p>
    <w:p w14:paraId="440DB790" w14:textId="388F3671"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009C4FAE">
        <w:rPr>
          <w:rFonts w:ascii="Times New Roman" w:eastAsiaTheme="minorEastAsia" w:hAnsi="Times New Roman"/>
          <w:sz w:val="24"/>
          <w:lang w:eastAsia="zh-CN"/>
        </w:rPr>
        <w:t>A background task (</w:t>
      </w:r>
      <w:proofErr w:type="spellStart"/>
      <w:r w:rsidR="00BA1E3D">
        <w:rPr>
          <w:rFonts w:ascii="Times New Roman" w:eastAsiaTheme="minorEastAsia" w:hAnsi="Times New Roman" w:hint="eastAsia"/>
          <w:sz w:val="24"/>
          <w:lang w:eastAsia="zh-CN"/>
        </w:rPr>
        <w:t>Hen</w:t>
      </w:r>
      <w:r w:rsidRPr="009C4FAE">
        <w:rPr>
          <w:rFonts w:ascii="Times New Roman" w:eastAsiaTheme="minorEastAsia" w:hAnsi="Times New Roman"/>
          <w:sz w:val="24"/>
          <w:lang w:eastAsia="zh-CN"/>
        </w:rPr>
        <w:t>SendJITResultToMESTask</w:t>
      </w:r>
      <w:proofErr w:type="spellEnd"/>
      <w:r w:rsidRPr="009C4FAE">
        <w:rPr>
          <w:rFonts w:ascii="Times New Roman" w:eastAsiaTheme="minorEastAsia" w:hAnsi="Times New Roman"/>
          <w:sz w:val="24"/>
          <w:lang w:eastAsia="zh-CN"/>
        </w:rPr>
        <w:t>) runs every 5 minutes</w:t>
      </w:r>
    </w:p>
    <w:p w14:paraId="5D47F6B6" w14:textId="05353003"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009C4FAE">
        <w:rPr>
          <w:rFonts w:ascii="Times New Roman" w:eastAsiaTheme="minorEastAsia" w:hAnsi="Times New Roman"/>
          <w:sz w:val="24"/>
          <w:lang w:eastAsia="zh-CN"/>
        </w:rPr>
        <w:t xml:space="preserve">The task retrieves all JIT samples with </w:t>
      </w:r>
      <w:proofErr w:type="spellStart"/>
      <w:r w:rsidR="0023763C">
        <w:rPr>
          <w:rFonts w:ascii="Times New Roman" w:eastAsiaTheme="minorEastAsia" w:hAnsi="Times New Roman" w:hint="eastAsia"/>
          <w:sz w:val="24"/>
          <w:lang w:eastAsia="zh-CN"/>
        </w:rPr>
        <w:t>hen_</w:t>
      </w:r>
      <w:r w:rsidRPr="009C4FAE">
        <w:rPr>
          <w:rFonts w:ascii="Times New Roman" w:eastAsiaTheme="minorEastAsia" w:hAnsi="Times New Roman"/>
          <w:sz w:val="24"/>
          <w:lang w:eastAsia="zh-CN"/>
        </w:rPr>
        <w:t>MES_to_be_sent</w:t>
      </w:r>
      <w:proofErr w:type="spellEnd"/>
      <w:r w:rsidRPr="009C4FAE">
        <w:rPr>
          <w:rFonts w:ascii="Times New Roman" w:eastAsiaTheme="minorEastAsia" w:hAnsi="Times New Roman"/>
          <w:sz w:val="24"/>
          <w:lang w:eastAsia="zh-CN"/>
        </w:rPr>
        <w:t xml:space="preserve">=true and </w:t>
      </w:r>
      <w:proofErr w:type="spellStart"/>
      <w:r w:rsidR="0023763C">
        <w:rPr>
          <w:rFonts w:ascii="Times New Roman" w:eastAsiaTheme="minorEastAsia" w:hAnsi="Times New Roman" w:hint="eastAsia"/>
          <w:sz w:val="24"/>
          <w:lang w:eastAsia="zh-CN"/>
        </w:rPr>
        <w:t>hen_</w:t>
      </w:r>
      <w:r w:rsidRPr="009C4FAE">
        <w:rPr>
          <w:rFonts w:ascii="Times New Roman" w:eastAsiaTheme="minorEastAsia" w:hAnsi="Times New Roman"/>
          <w:sz w:val="24"/>
          <w:lang w:eastAsia="zh-CN"/>
        </w:rPr>
        <w:t>MES_Has_sent</w:t>
      </w:r>
      <w:proofErr w:type="spellEnd"/>
      <w:r w:rsidRPr="009C4FAE">
        <w:rPr>
          <w:rFonts w:ascii="Times New Roman" w:eastAsiaTheme="minorEastAsia" w:hAnsi="Times New Roman"/>
          <w:sz w:val="24"/>
          <w:lang w:eastAsia="zh-CN"/>
        </w:rPr>
        <w:t>=false</w:t>
      </w:r>
    </w:p>
    <w:p w14:paraId="2CD0976F" w14:textId="47B0298D" w:rsidR="009D73C6" w:rsidRPr="009C4FAE" w:rsidRDefault="009D73C6" w:rsidP="00090406">
      <w:pPr>
        <w:pStyle w:val="ListParagraph"/>
        <w:numPr>
          <w:ilvl w:val="0"/>
          <w:numId w:val="3"/>
        </w:numPr>
        <w:jc w:val="both"/>
        <w:rPr>
          <w:rFonts w:ascii="Times New Roman" w:eastAsiaTheme="minorEastAsia" w:hAnsi="Times New Roman"/>
          <w:sz w:val="24"/>
          <w:lang w:eastAsia="zh-CN"/>
        </w:rPr>
      </w:pPr>
      <w:r w:rsidRPr="009C4FAE">
        <w:rPr>
          <w:rFonts w:ascii="Times New Roman" w:eastAsiaTheme="minorEastAsia" w:hAnsi="Times New Roman"/>
          <w:sz w:val="24"/>
          <w:lang w:eastAsia="zh-CN"/>
        </w:rPr>
        <w:t>For each sample, QCLAD calls the MES interface to send sample information</w:t>
      </w:r>
      <w:r w:rsidR="00576877">
        <w:rPr>
          <w:rFonts w:ascii="Times New Roman" w:eastAsiaTheme="minorEastAsia" w:hAnsi="Times New Roman"/>
          <w:sz w:val="24"/>
          <w:lang w:eastAsia="zh-CN"/>
        </w:rPr>
        <w:t>.</w:t>
      </w:r>
    </w:p>
    <w:p w14:paraId="594E45B4" w14:textId="677C6E33" w:rsidR="009D73C6" w:rsidRDefault="009D73C6" w:rsidP="00090406">
      <w:pPr>
        <w:pStyle w:val="ListParagraph"/>
        <w:numPr>
          <w:ilvl w:val="0"/>
          <w:numId w:val="3"/>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After successful transmission, </w:t>
      </w:r>
      <w:proofErr w:type="spellStart"/>
      <w:r w:rsidR="0023763C" w:rsidRPr="4F0107CC">
        <w:rPr>
          <w:rFonts w:ascii="Times New Roman" w:eastAsiaTheme="minorEastAsia" w:hAnsi="Times New Roman"/>
          <w:sz w:val="24"/>
          <w:lang w:eastAsia="zh-CN"/>
        </w:rPr>
        <w:t>h</w:t>
      </w:r>
      <w:commentRangeStart w:id="130"/>
      <w:commentRangeStart w:id="131"/>
      <w:commentRangeStart w:id="132"/>
      <w:commentRangeStart w:id="133"/>
      <w:r w:rsidR="0023763C" w:rsidRPr="4F0107CC">
        <w:rPr>
          <w:rFonts w:ascii="Times New Roman" w:eastAsiaTheme="minorEastAsia" w:hAnsi="Times New Roman"/>
          <w:sz w:val="24"/>
          <w:lang w:eastAsia="zh-CN"/>
        </w:rPr>
        <w:t>en_</w:t>
      </w:r>
      <w:r w:rsidRPr="4F0107CC">
        <w:rPr>
          <w:rFonts w:ascii="Times New Roman" w:eastAsiaTheme="minorEastAsia" w:hAnsi="Times New Roman"/>
          <w:sz w:val="24"/>
          <w:lang w:eastAsia="zh-CN"/>
        </w:rPr>
        <w:t>MES_Has_sent</w:t>
      </w:r>
      <w:proofErr w:type="spellEnd"/>
      <w:r w:rsidRPr="4F0107CC">
        <w:rPr>
          <w:rFonts w:ascii="Times New Roman" w:eastAsiaTheme="minorEastAsia" w:hAnsi="Times New Roman"/>
          <w:sz w:val="24"/>
          <w:lang w:eastAsia="zh-CN"/>
        </w:rPr>
        <w:t xml:space="preserve"> </w:t>
      </w:r>
      <w:commentRangeEnd w:id="130"/>
      <w:r>
        <w:rPr>
          <w:rStyle w:val="CommentReference"/>
        </w:rPr>
        <w:commentReference w:id="130"/>
      </w:r>
      <w:commentRangeEnd w:id="131"/>
      <w:r>
        <w:rPr>
          <w:rStyle w:val="CommentReference"/>
        </w:rPr>
        <w:commentReference w:id="131"/>
      </w:r>
      <w:commentRangeEnd w:id="132"/>
      <w:r>
        <w:rPr>
          <w:rStyle w:val="CommentReference"/>
        </w:rPr>
        <w:commentReference w:id="132"/>
      </w:r>
      <w:commentRangeEnd w:id="133"/>
      <w:r>
        <w:rPr>
          <w:rStyle w:val="CommentReference"/>
        </w:rPr>
        <w:commentReference w:id="133"/>
      </w:r>
      <w:r w:rsidRPr="4F0107CC">
        <w:rPr>
          <w:rFonts w:ascii="Times New Roman" w:eastAsiaTheme="minorEastAsia" w:hAnsi="Times New Roman"/>
          <w:sz w:val="24"/>
          <w:lang w:eastAsia="zh-CN"/>
        </w:rPr>
        <w:t>is set to true</w:t>
      </w:r>
    </w:p>
    <w:p w14:paraId="355A2ED3" w14:textId="71EF3C39" w:rsidR="00777488" w:rsidRPr="009C4FAE" w:rsidRDefault="00777488" w:rsidP="00090406">
      <w:pPr>
        <w:pStyle w:val="ListParagraph"/>
        <w:numPr>
          <w:ilvl w:val="0"/>
          <w:numId w:val="3"/>
        </w:num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n QCLAD interface log will have </w:t>
      </w:r>
      <w:r w:rsidR="00265A85">
        <w:rPr>
          <w:rFonts w:ascii="Times New Roman" w:eastAsiaTheme="minorEastAsia" w:hAnsi="Times New Roman" w:hint="eastAsia"/>
          <w:sz w:val="24"/>
          <w:lang w:eastAsia="zh-CN"/>
        </w:rPr>
        <w:t xml:space="preserve">separate </w:t>
      </w:r>
      <w:r w:rsidR="009607C7">
        <w:rPr>
          <w:rFonts w:ascii="Times New Roman" w:eastAsiaTheme="minorEastAsia" w:hAnsi="Times New Roman" w:hint="eastAsia"/>
          <w:sz w:val="24"/>
          <w:lang w:eastAsia="zh-CN"/>
        </w:rPr>
        <w:t xml:space="preserve">MES </w:t>
      </w:r>
      <w:r>
        <w:rPr>
          <w:rFonts w:ascii="Times New Roman" w:eastAsiaTheme="minorEastAsia" w:hAnsi="Times New Roman" w:hint="eastAsia"/>
          <w:sz w:val="24"/>
          <w:lang w:eastAsia="zh-CN"/>
        </w:rPr>
        <w:t>interface log</w:t>
      </w:r>
      <w:r w:rsidR="00265A85">
        <w:rPr>
          <w:rFonts w:ascii="Times New Roman" w:eastAsiaTheme="minorEastAsia" w:hAnsi="Times New Roman" w:hint="eastAsia"/>
          <w:sz w:val="24"/>
          <w:lang w:eastAsia="zh-CN"/>
        </w:rPr>
        <w:t xml:space="preserve"> for investigations.</w:t>
      </w:r>
    </w:p>
    <w:p w14:paraId="2AD4F610" w14:textId="77777777" w:rsidR="009D73C6" w:rsidRDefault="009D73C6" w:rsidP="009D73C6">
      <w:pPr>
        <w:pStyle w:val="BodyText"/>
      </w:pPr>
    </w:p>
    <w:p w14:paraId="17F6C02E" w14:textId="78F14C4D" w:rsidR="009D73C6" w:rsidRDefault="009D73C6" w:rsidP="008C78C3">
      <w:pPr>
        <w:pStyle w:val="Heading5"/>
      </w:pPr>
      <w:r w:rsidRPr="008C78C3">
        <w:t>IPQC Process Integration</w:t>
      </w:r>
    </w:p>
    <w:p w14:paraId="165E99B1" w14:textId="031223E5" w:rsidR="009D73C6" w:rsidRPr="00D26542" w:rsidRDefault="009D73C6" w:rsidP="00D26542">
      <w:pPr>
        <w:pStyle w:val="Heading6"/>
        <w:rPr>
          <w:rFonts w:eastAsiaTheme="minorEastAsia"/>
          <w:lang w:eastAsia="zh-CN"/>
        </w:rPr>
      </w:pPr>
      <w:r w:rsidRPr="00D26542">
        <w:rPr>
          <w:rFonts w:eastAsiaTheme="minorEastAsia"/>
          <w:lang w:eastAsia="zh-CN"/>
        </w:rPr>
        <w:t>Business Scenario</w:t>
      </w:r>
    </w:p>
    <w:p w14:paraId="5801C6A3" w14:textId="77777777" w:rsidR="009D73C6" w:rsidRPr="005D1545" w:rsidRDefault="009D73C6" w:rsidP="005D1545">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For IPQC samples, QCLAD will send test results to MES after sample authorization. This includes passing results, failed results with adjustment requirements, or resample requests.</w:t>
      </w:r>
    </w:p>
    <w:p w14:paraId="572E48D5" w14:textId="77777777" w:rsidR="009D73C6" w:rsidRDefault="009D73C6" w:rsidP="009D73C6">
      <w:pPr>
        <w:pStyle w:val="BodyText"/>
        <w:spacing w:before="18"/>
      </w:pPr>
    </w:p>
    <w:p w14:paraId="0D2CDA79" w14:textId="77777777" w:rsidR="00245941" w:rsidRPr="00D26542" w:rsidRDefault="00245941" w:rsidP="00245941">
      <w:pPr>
        <w:pStyle w:val="Heading6"/>
        <w:rPr>
          <w:rFonts w:eastAsiaTheme="minorEastAsia"/>
          <w:lang w:eastAsia="zh-CN"/>
        </w:rPr>
      </w:pPr>
      <w:r w:rsidRPr="00D26542">
        <w:rPr>
          <w:rFonts w:eastAsiaTheme="minorEastAsia"/>
          <w:lang w:eastAsia="zh-CN"/>
        </w:rPr>
        <w:t xml:space="preserve">Interface </w:t>
      </w:r>
      <w:r>
        <w:t>URL address</w:t>
      </w:r>
    </w:p>
    <w:p w14:paraId="7A56BDFF" w14:textId="5B2A6C46" w:rsidR="009D73C6" w:rsidRDefault="009E1798" w:rsidP="009D73C6">
      <w:pPr>
        <w:pStyle w:val="BodyText"/>
        <w:spacing w:before="128"/>
        <w:rPr>
          <w:rFonts w:ascii="Times New Roman" w:eastAsiaTheme="minorEastAsia" w:hAnsi="Times New Roman"/>
          <w:lang w:eastAsia="zh-CN"/>
        </w:rPr>
      </w:pPr>
      <w:r w:rsidRPr="005D1545">
        <w:rPr>
          <w:rFonts w:ascii="Times New Roman" w:eastAsiaTheme="minorEastAsia" w:hAnsi="Times New Roman"/>
          <w:lang w:eastAsia="zh-CN"/>
        </w:rPr>
        <w:t xml:space="preserve">QCLAD will expose an API for MES to send </w:t>
      </w:r>
      <w:r>
        <w:rPr>
          <w:rFonts w:ascii="Times New Roman" w:eastAsiaTheme="minorEastAsia" w:hAnsi="Times New Roman" w:hint="eastAsia"/>
          <w:lang w:eastAsia="zh-CN"/>
        </w:rPr>
        <w:t>IPQC</w:t>
      </w:r>
      <w:r w:rsidRPr="005D1545">
        <w:rPr>
          <w:rFonts w:ascii="Times New Roman" w:eastAsiaTheme="minorEastAsia" w:hAnsi="Times New Roman"/>
          <w:lang w:eastAsia="zh-CN"/>
        </w:rPr>
        <w:t xml:space="preserve"> sample information and provide an API endpoint to receive results from QCLAD</w:t>
      </w:r>
      <w:r w:rsidR="00A93588">
        <w:rPr>
          <w:rFonts w:ascii="Times New Roman" w:eastAsiaTheme="minorEastAsia" w:hAnsi="Times New Roman" w:hint="eastAsia"/>
          <w:lang w:eastAsia="zh-CN"/>
        </w:rPr>
        <w:t>.</w:t>
      </w:r>
    </w:p>
    <w:p w14:paraId="6E9D493E" w14:textId="77777777" w:rsidR="00954CE0" w:rsidRDefault="00954CE0" w:rsidP="009D73C6">
      <w:pPr>
        <w:pStyle w:val="BodyText"/>
        <w:spacing w:before="128"/>
        <w:rPr>
          <w:rFonts w:ascii="Times New Roman" w:eastAsiaTheme="minorEastAsia" w:hAnsi="Times New Roman"/>
          <w:lang w:eastAsia="zh-CN"/>
        </w:rPr>
      </w:pPr>
    </w:p>
    <w:p w14:paraId="2FCC2DE3" w14:textId="2EB8CEF9" w:rsidR="00954CE0" w:rsidRPr="009712B2" w:rsidRDefault="009712B2" w:rsidP="009712B2">
      <w:pPr>
        <w:pStyle w:val="Heading6"/>
        <w:rPr>
          <w:rFonts w:eastAsiaTheme="minorEastAsia"/>
          <w:lang w:eastAsia="zh-CN"/>
        </w:rPr>
      </w:pPr>
      <w:r>
        <w:rPr>
          <w:rFonts w:eastAsiaTheme="minorEastAsia" w:hint="eastAsia"/>
          <w:lang w:eastAsia="zh-CN"/>
        </w:rPr>
        <w:t>I</w:t>
      </w:r>
      <w:r w:rsidRPr="009712B2">
        <w:rPr>
          <w:rFonts w:eastAsiaTheme="minorEastAsia" w:hint="eastAsia"/>
          <w:lang w:eastAsia="zh-CN"/>
        </w:rPr>
        <w:t>nterface requirements</w:t>
      </w:r>
    </w:p>
    <w:p w14:paraId="64EBF34C" w14:textId="77777777" w:rsidR="009712B2" w:rsidRPr="00784553" w:rsidRDefault="009712B2" w:rsidP="00090406">
      <w:pPr>
        <w:numPr>
          <w:ilvl w:val="0"/>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After completion of IPQC testing, QCLAD will push the results with usage decision, MIC results, MES Sample ID and adjustment material, quantity (in case there is an adjustment)</w:t>
      </w:r>
    </w:p>
    <w:p w14:paraId="4AE190BC" w14:textId="77777777" w:rsidR="009712B2" w:rsidRPr="00784553" w:rsidRDefault="009712B2" w:rsidP="00090406">
      <w:pPr>
        <w:numPr>
          <w:ilvl w:val="0"/>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lastRenderedPageBreak/>
        <w:t>In QCLAD, there should be an option to select the usage to be sent to MES</w:t>
      </w:r>
    </w:p>
    <w:p w14:paraId="4A7A6C3D" w14:textId="77777777" w:rsidR="009712B2" w:rsidRPr="00784553" w:rsidRDefault="009712B2" w:rsidP="00090406">
      <w:pPr>
        <w:numPr>
          <w:ilvl w:val="1"/>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 xml:space="preserve">In case all MICs are passed, QCLAD will push “Accept” code. </w:t>
      </w:r>
    </w:p>
    <w:p w14:paraId="5597483C" w14:textId="5207FE01" w:rsidR="009712B2" w:rsidRPr="00784553" w:rsidRDefault="009712B2" w:rsidP="00090406">
      <w:pPr>
        <w:numPr>
          <w:ilvl w:val="1"/>
          <w:numId w:val="7"/>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 xml:space="preserve">In case one or MICs </w:t>
      </w:r>
      <w:r w:rsidR="007258AA" w:rsidRPr="00784553">
        <w:rPr>
          <w:rFonts w:ascii="Times New Roman" w:eastAsiaTheme="minorEastAsia" w:hAnsi="Times New Roman"/>
          <w:sz w:val="24"/>
          <w:lang w:val="en-US" w:eastAsia="zh-CN"/>
        </w:rPr>
        <w:t>fail</w:t>
      </w:r>
      <w:r w:rsidRPr="00784553">
        <w:rPr>
          <w:rFonts w:ascii="Times New Roman" w:eastAsiaTheme="minorEastAsia" w:hAnsi="Times New Roman"/>
          <w:sz w:val="24"/>
          <w:lang w:val="en-US" w:eastAsia="zh-CN"/>
        </w:rPr>
        <w:t>, QCLAD should need to send the following based on QC selection</w:t>
      </w:r>
      <w:r w:rsidRPr="00784553">
        <w:rPr>
          <w:rFonts w:ascii="Times New Roman" w:eastAsiaTheme="minorEastAsia" w:hAnsi="Times New Roman"/>
          <w:sz w:val="24"/>
          <w:lang w:val="en-US" w:eastAsia="zh-CN"/>
        </w:rPr>
        <w:tab/>
      </w:r>
    </w:p>
    <w:p w14:paraId="27BB0B1A" w14:textId="0AB2374F" w:rsidR="009712B2" w:rsidRPr="00784553" w:rsidRDefault="009712B2" w:rsidP="00090406">
      <w:pPr>
        <w:numPr>
          <w:ilvl w:val="3"/>
          <w:numId w:val="7"/>
        </w:numPr>
        <w:jc w:val="both"/>
        <w:rPr>
          <w:rFonts w:ascii="Times New Roman" w:eastAsiaTheme="minorEastAsia" w:hAnsi="Times New Roman"/>
          <w:sz w:val="24"/>
          <w:lang w:val="en-US" w:eastAsia="zh-CN"/>
        </w:rPr>
      </w:pPr>
      <w:commentRangeStart w:id="134"/>
      <w:commentRangeStart w:id="135"/>
      <w:commentRangeStart w:id="136"/>
      <w:commentRangeStart w:id="137"/>
      <w:commentRangeStart w:id="138"/>
      <w:r w:rsidRPr="00784553">
        <w:rPr>
          <w:rFonts w:ascii="Times New Roman" w:eastAsiaTheme="minorEastAsia" w:hAnsi="Times New Roman"/>
          <w:sz w:val="24"/>
          <w:lang w:val="en-US" w:eastAsia="zh-CN"/>
        </w:rPr>
        <w:t>Rejected with adjustment.</w:t>
      </w:r>
      <w:commentRangeEnd w:id="134"/>
      <w:r>
        <w:rPr>
          <w:rStyle w:val="CommentReference"/>
        </w:rPr>
        <w:commentReference w:id="134"/>
      </w:r>
      <w:commentRangeEnd w:id="135"/>
      <w:r>
        <w:rPr>
          <w:rStyle w:val="CommentReference"/>
        </w:rPr>
        <w:commentReference w:id="135"/>
      </w:r>
      <w:commentRangeEnd w:id="136"/>
      <w:r>
        <w:rPr>
          <w:rStyle w:val="CommentReference"/>
        </w:rPr>
        <w:commentReference w:id="136"/>
      </w:r>
      <w:commentRangeEnd w:id="137"/>
      <w:r>
        <w:rPr>
          <w:rStyle w:val="CommentReference"/>
        </w:rPr>
        <w:commentReference w:id="137"/>
      </w:r>
      <w:commentRangeEnd w:id="138"/>
      <w:r>
        <w:rPr>
          <w:rStyle w:val="CommentReference"/>
        </w:rPr>
        <w:commentReference w:id="138"/>
      </w:r>
      <w:r w:rsidRPr="00784553">
        <w:rPr>
          <w:rFonts w:ascii="Times New Roman" w:eastAsiaTheme="minorEastAsia" w:hAnsi="Times New Roman"/>
          <w:sz w:val="24"/>
          <w:lang w:val="en-US" w:eastAsia="zh-CN"/>
        </w:rPr>
        <w:t xml:space="preserve"> Need to add a flag whether it is QC adjustment or manufacturing adjustment. I</w:t>
      </w:r>
      <w:commentRangeStart w:id="139"/>
      <w:commentRangeStart w:id="140"/>
      <w:r w:rsidRPr="00784553">
        <w:rPr>
          <w:rFonts w:ascii="Times New Roman" w:eastAsiaTheme="minorEastAsia" w:hAnsi="Times New Roman"/>
          <w:sz w:val="24"/>
          <w:lang w:val="en-US" w:eastAsia="zh-CN"/>
        </w:rPr>
        <w:t>f it is QC adjustment, will populate adjustment material, adjustment quantity</w:t>
      </w:r>
      <w:commentRangeEnd w:id="139"/>
      <w:r>
        <w:rPr>
          <w:rStyle w:val="CommentReference"/>
        </w:rPr>
        <w:commentReference w:id="139"/>
      </w:r>
      <w:commentRangeEnd w:id="140"/>
      <w:r>
        <w:rPr>
          <w:rStyle w:val="CommentReference"/>
        </w:rPr>
        <w:commentReference w:id="140"/>
      </w:r>
      <w:r w:rsidRPr="00784553">
        <w:rPr>
          <w:rFonts w:ascii="Times New Roman" w:eastAsiaTheme="minorEastAsia" w:hAnsi="Times New Roman"/>
          <w:sz w:val="24"/>
          <w:lang w:val="en-US" w:eastAsia="zh-CN"/>
        </w:rPr>
        <w:t xml:space="preserve">, adjustment quantity UOM, storage location and free text with comments of QC. MES has to create a new adjustment phase with all details provided by QC. In case there is no stock, MES has to wait in this phase till stock arrives and then continue to adjustment phase.  </w:t>
      </w:r>
    </w:p>
    <w:p w14:paraId="4DA5AE19" w14:textId="77777777" w:rsidR="009712B2" w:rsidRPr="00784553" w:rsidRDefault="009712B2" w:rsidP="009712B2">
      <w:pPr>
        <w:ind w:left="1080"/>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ab/>
        <w:t xml:space="preserve">  If it is not done by QC, need to get the details of adjustment from manufacturing. </w:t>
      </w:r>
    </w:p>
    <w:p w14:paraId="6814E420" w14:textId="77777777" w:rsidR="009712B2" w:rsidRPr="00784553" w:rsidRDefault="009712B2" w:rsidP="00090406">
      <w:pPr>
        <w:numPr>
          <w:ilvl w:val="3"/>
          <w:numId w:val="8"/>
        </w:numPr>
        <w:jc w:val="both"/>
        <w:rPr>
          <w:rFonts w:ascii="Times New Roman" w:eastAsiaTheme="minorEastAsia" w:hAnsi="Times New Roman"/>
          <w:sz w:val="24"/>
          <w:lang w:val="en-US" w:eastAsia="zh-CN"/>
        </w:rPr>
      </w:pPr>
      <w:r w:rsidRPr="00784553">
        <w:rPr>
          <w:rFonts w:ascii="Times New Roman" w:eastAsiaTheme="minorEastAsia" w:hAnsi="Times New Roman"/>
          <w:sz w:val="24"/>
          <w:lang w:val="en-US" w:eastAsia="zh-CN"/>
        </w:rPr>
        <w:t>Rejected with resample. QCLAD need to give an option to write instruction note for this scenario. MES need to send a new sample without any adjustment.  QCLAD will provide a popup message for user to resample. The user in QCLAD create resample for virtual sample id and wait for MES label to receive it.</w:t>
      </w:r>
    </w:p>
    <w:p w14:paraId="048080D0" w14:textId="661043AD" w:rsidR="009712B2" w:rsidRPr="00784553" w:rsidRDefault="009712B2" w:rsidP="00090406">
      <w:pPr>
        <w:numPr>
          <w:ilvl w:val="3"/>
          <w:numId w:val="8"/>
        </w:numPr>
        <w:jc w:val="both"/>
        <w:rPr>
          <w:rFonts w:ascii="Times New Roman" w:eastAsiaTheme="minorEastAsia" w:hAnsi="Times New Roman"/>
          <w:sz w:val="24"/>
          <w:lang w:val="en-US" w:eastAsia="zh-CN"/>
        </w:rPr>
      </w:pPr>
      <w:commentRangeStart w:id="141"/>
      <w:commentRangeStart w:id="142"/>
      <w:r w:rsidRPr="00784553">
        <w:rPr>
          <w:rFonts w:ascii="Times New Roman" w:eastAsiaTheme="minorEastAsia" w:hAnsi="Times New Roman"/>
          <w:sz w:val="24"/>
          <w:lang w:val="en-US" w:eastAsia="zh-CN"/>
        </w:rPr>
        <w:t>Rejected as Off-spec</w:t>
      </w:r>
      <w:commentRangeEnd w:id="141"/>
      <w:r>
        <w:rPr>
          <w:rStyle w:val="CommentReference"/>
        </w:rPr>
        <w:commentReference w:id="141"/>
      </w:r>
      <w:commentRangeEnd w:id="142"/>
      <w:r>
        <w:rPr>
          <w:rStyle w:val="CommentReference"/>
        </w:rPr>
        <w:commentReference w:id="142"/>
      </w:r>
      <w:r w:rsidRPr="00784553">
        <w:rPr>
          <w:rFonts w:ascii="Times New Roman" w:eastAsiaTheme="minorEastAsia" w:hAnsi="Times New Roman"/>
          <w:sz w:val="24"/>
          <w:lang w:val="en-US" w:eastAsia="zh-CN"/>
        </w:rPr>
        <w:t>. On receiving this, MES has to discontinue from going to next phase or if it is last phase should not go with packaging</w:t>
      </w:r>
    </w:p>
    <w:p w14:paraId="76E25BE2" w14:textId="50DA4F3A" w:rsidR="009712B2" w:rsidRDefault="009712B2" w:rsidP="009712B2">
      <w:pPr>
        <w:pStyle w:val="BodyText"/>
        <w:spacing w:before="128"/>
        <w:rPr>
          <w:rFonts w:ascii="Arial"/>
          <w:b/>
          <w:sz w:val="28"/>
        </w:rPr>
      </w:pPr>
      <w:r w:rsidRPr="00784553">
        <w:rPr>
          <w:rFonts w:ascii="Times New Roman" w:eastAsiaTheme="minorEastAsia" w:hAnsi="Times New Roman"/>
          <w:lang w:eastAsia="zh-CN"/>
        </w:rPr>
        <w:t>Accepted with Concession- On receiving this MES has to continue the next phase. If it is last phase should continue with packaging</w:t>
      </w:r>
      <w:r>
        <w:rPr>
          <w:rFonts w:ascii="Times New Roman" w:eastAsiaTheme="minorEastAsia" w:hAnsi="Times New Roman" w:hint="eastAsia"/>
          <w:lang w:eastAsia="zh-CN"/>
        </w:rPr>
        <w:t>.</w:t>
      </w:r>
    </w:p>
    <w:p w14:paraId="33A2AE02" w14:textId="4664EE9A" w:rsidR="009D73C6" w:rsidRDefault="009D73C6" w:rsidP="009D73C6">
      <w:pPr>
        <w:pStyle w:val="BodyText"/>
        <w:rPr>
          <w:rFonts w:ascii="Consolas"/>
        </w:rPr>
      </w:pPr>
    </w:p>
    <w:p w14:paraId="55658A65" w14:textId="77777777" w:rsidR="009D73C6" w:rsidRDefault="009D73C6" w:rsidP="00D26542">
      <w:pPr>
        <w:pStyle w:val="Heading6"/>
        <w:rPr>
          <w:rFonts w:eastAsiaTheme="minorEastAsia"/>
          <w:lang w:eastAsia="zh-CN"/>
        </w:rPr>
      </w:pPr>
      <w:r w:rsidRPr="00D26542">
        <w:rPr>
          <w:rFonts w:eastAsiaTheme="minorEastAsia"/>
          <w:lang w:eastAsia="zh-CN"/>
        </w:rPr>
        <w:t>IPQC Sample Info Receiving (QCLAD to MES)</w:t>
      </w:r>
    </w:p>
    <w:p w14:paraId="65244E1D" w14:textId="54BC7AAB" w:rsidR="002E763B" w:rsidRPr="002E763B" w:rsidRDefault="002E763B" w:rsidP="00090406">
      <w:pPr>
        <w:pStyle w:val="ListParagraph"/>
        <w:numPr>
          <w:ilvl w:val="0"/>
          <w:numId w:val="6"/>
        </w:numPr>
        <w:jc w:val="both"/>
        <w:rPr>
          <w:rFonts w:ascii="Times New Roman" w:eastAsiaTheme="minorEastAsia" w:hAnsi="Times New Roman"/>
          <w:sz w:val="24"/>
          <w:lang w:eastAsia="zh-CN"/>
        </w:rPr>
      </w:pPr>
      <w:commentRangeStart w:id="143"/>
      <w:commentRangeStart w:id="144"/>
      <w:r w:rsidRPr="4F0107CC">
        <w:rPr>
          <w:rFonts w:ascii="Times New Roman" w:eastAsiaTheme="minorEastAsia" w:hAnsi="Times New Roman"/>
          <w:sz w:val="24"/>
          <w:lang w:eastAsia="zh-CN"/>
        </w:rPr>
        <w:t>Vegam</w:t>
      </w:r>
      <w:r w:rsidR="003979B2" w:rsidRPr="4F0107CC">
        <w:rPr>
          <w:rFonts w:ascii="Times New Roman" w:eastAsiaTheme="minorEastAsia" w:hAnsi="Times New Roman"/>
          <w:sz w:val="24"/>
          <w:lang w:eastAsia="zh-CN"/>
        </w:rPr>
        <w:t>/DCS</w:t>
      </w:r>
      <w:r w:rsidRPr="4F0107CC">
        <w:rPr>
          <w:rFonts w:ascii="Times New Roman" w:eastAsiaTheme="minorEastAsia" w:hAnsi="Times New Roman"/>
          <w:sz w:val="24"/>
          <w:lang w:eastAsia="zh-CN"/>
        </w:rPr>
        <w:t xml:space="preserve"> will expose one API</w:t>
      </w:r>
      <w:commentRangeEnd w:id="143"/>
      <w:r>
        <w:rPr>
          <w:rStyle w:val="CommentReference"/>
        </w:rPr>
        <w:commentReference w:id="143"/>
      </w:r>
      <w:commentRangeEnd w:id="144"/>
      <w:r>
        <w:rPr>
          <w:rStyle w:val="CommentReference"/>
        </w:rPr>
        <w:commentReference w:id="144"/>
      </w:r>
      <w:r w:rsidRPr="4F0107CC">
        <w:rPr>
          <w:rFonts w:ascii="Times New Roman" w:eastAsiaTheme="minorEastAsia" w:hAnsi="Times New Roman"/>
          <w:sz w:val="24"/>
          <w:lang w:eastAsia="zh-CN"/>
        </w:rPr>
        <w:t xml:space="preserve"> (path will be provided later, same IPQC info receiving API will be used), to which data will be send from QCLAD once QC is done for IPQC sample number.</w:t>
      </w:r>
    </w:p>
    <w:p w14:paraId="3CD5A599" w14:textId="3C52C106" w:rsidR="002E763B" w:rsidRPr="002E763B" w:rsidRDefault="002E763B" w:rsidP="00090406">
      <w:pPr>
        <w:pStyle w:val="ListParagraph"/>
        <w:numPr>
          <w:ilvl w:val="0"/>
          <w:numId w:val="6"/>
        </w:numPr>
        <w:jc w:val="both"/>
        <w:rPr>
          <w:rFonts w:ascii="Times New Roman" w:eastAsiaTheme="minorEastAsia" w:hAnsi="Times New Roman"/>
          <w:sz w:val="24"/>
          <w:lang w:eastAsia="zh-CN"/>
        </w:rPr>
      </w:pPr>
      <w:r w:rsidRPr="002E763B">
        <w:rPr>
          <w:rFonts w:ascii="Times New Roman" w:eastAsiaTheme="minorEastAsia" w:hAnsi="Times New Roman"/>
          <w:sz w:val="24"/>
          <w:lang w:eastAsia="zh-CN"/>
        </w:rPr>
        <w:t xml:space="preserve">This API path and authentication credentials like client ID and client secret will be shared by Vegam (these will be same as IPQC receiving info). </w:t>
      </w:r>
    </w:p>
    <w:p w14:paraId="6B3EAA1C" w14:textId="25A69E0B" w:rsidR="002E763B" w:rsidRPr="002E763B" w:rsidRDefault="002E763B" w:rsidP="002E763B">
      <w:pPr>
        <w:pStyle w:val="ListParagraph"/>
        <w:jc w:val="both"/>
        <w:rPr>
          <w:rFonts w:ascii="Times New Roman" w:eastAsiaTheme="minorEastAsia" w:hAnsi="Times New Roman"/>
          <w:sz w:val="24"/>
          <w:lang w:eastAsia="zh-CN"/>
        </w:rPr>
      </w:pPr>
      <w:r w:rsidRPr="002E763B">
        <w:rPr>
          <w:rFonts w:ascii="Times New Roman" w:eastAsiaTheme="minorEastAsia" w:hAnsi="Times New Roman"/>
          <w:sz w:val="24"/>
          <w:lang w:eastAsia="zh-CN"/>
        </w:rPr>
        <w:t xml:space="preserve">Using these credentials QCLAD need to get bearer token using Vegam </w:t>
      </w:r>
      <w:proofErr w:type="spellStart"/>
      <w:r w:rsidRPr="002E763B">
        <w:rPr>
          <w:rFonts w:ascii="Times New Roman" w:eastAsiaTheme="minorEastAsia" w:hAnsi="Times New Roman"/>
          <w:sz w:val="24"/>
          <w:lang w:eastAsia="zh-CN"/>
        </w:rPr>
        <w:t>oAuth</w:t>
      </w:r>
      <w:proofErr w:type="spellEnd"/>
      <w:r w:rsidRPr="002E763B">
        <w:rPr>
          <w:rFonts w:ascii="Times New Roman" w:eastAsiaTheme="minorEastAsia" w:hAnsi="Times New Roman"/>
          <w:sz w:val="24"/>
          <w:lang w:eastAsia="zh-CN"/>
        </w:rPr>
        <w:t xml:space="preserve"> API (path will be provided later).</w:t>
      </w:r>
    </w:p>
    <w:p w14:paraId="1C44DA91" w14:textId="0409C013" w:rsidR="002E763B" w:rsidRDefault="002E763B" w:rsidP="00090406">
      <w:pPr>
        <w:pStyle w:val="ListParagraph"/>
        <w:numPr>
          <w:ilvl w:val="0"/>
          <w:numId w:val="6"/>
        </w:numPr>
        <w:jc w:val="both"/>
        <w:rPr>
          <w:rFonts w:ascii="Times New Roman" w:eastAsiaTheme="minorEastAsia" w:hAnsi="Times New Roman"/>
          <w:sz w:val="24"/>
          <w:lang w:eastAsia="zh-CN"/>
        </w:rPr>
      </w:pPr>
      <w:r w:rsidRPr="002E763B">
        <w:rPr>
          <w:rFonts w:ascii="Times New Roman" w:eastAsiaTheme="minorEastAsia" w:hAnsi="Times New Roman"/>
          <w:sz w:val="24"/>
          <w:lang w:eastAsia="zh-CN"/>
        </w:rPr>
        <w:t>QCLAD need to send sample QC data as below JSON with authentication as bearer token which is generated in step 2.</w:t>
      </w:r>
    </w:p>
    <w:p w14:paraId="4EB5083F" w14:textId="17E27494" w:rsidR="000556E5" w:rsidRPr="000556E5" w:rsidRDefault="000556E5" w:rsidP="00775EF0">
      <w:pPr>
        <w:jc w:val="both"/>
        <w:rPr>
          <w:rFonts w:ascii="Times New Roman" w:eastAsiaTheme="minorEastAsia" w:hAnsi="Times New Roman"/>
          <w:b/>
          <w:bCs/>
          <w:i/>
          <w:iCs/>
          <w:color w:val="4472C4" w:themeColor="accent1"/>
          <w:sz w:val="24"/>
          <w:lang w:eastAsia="zh-CN"/>
        </w:rPr>
      </w:pPr>
      <w:r w:rsidRPr="000556E5">
        <w:rPr>
          <w:rFonts w:ascii="Times New Roman" w:eastAsiaTheme="minorEastAsia" w:hAnsi="Times New Roman"/>
          <w:b/>
          <w:bCs/>
          <w:i/>
          <w:iCs/>
          <w:color w:val="4472C4" w:themeColor="accent1"/>
          <w:sz w:val="24"/>
          <w:lang w:eastAsia="zh-CN"/>
        </w:rPr>
        <w:t>Example re</w:t>
      </w:r>
      <w:r>
        <w:rPr>
          <w:rFonts w:ascii="Times New Roman" w:eastAsiaTheme="minorEastAsia" w:hAnsi="Times New Roman" w:hint="eastAsia"/>
          <w:b/>
          <w:bCs/>
          <w:i/>
          <w:iCs/>
          <w:color w:val="4472C4" w:themeColor="accent1"/>
          <w:sz w:val="24"/>
          <w:lang w:eastAsia="zh-CN"/>
        </w:rPr>
        <w:t>quest</w:t>
      </w:r>
      <w:r w:rsidRPr="000556E5">
        <w:rPr>
          <w:rFonts w:ascii="Times New Roman" w:eastAsiaTheme="minorEastAsia" w:hAnsi="Times New Roman"/>
          <w:b/>
          <w:bCs/>
          <w:i/>
          <w:iCs/>
          <w:color w:val="4472C4" w:themeColor="accent1"/>
          <w:sz w:val="24"/>
          <w:lang w:eastAsia="zh-CN"/>
        </w:rPr>
        <w:t xml:space="preserve"> JSON:</w:t>
      </w:r>
    </w:p>
    <w:p w14:paraId="7EE420D7"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w:t>
      </w:r>
    </w:p>
    <w:p w14:paraId="10CCC30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SampleType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"IPQC"</w:t>
      </w:r>
      <w:r w:rsidRPr="0028422C">
        <w:rPr>
          <w:rFonts w:ascii="Times New Roman" w:eastAsia="Consolas" w:hAnsi="Times New Roman"/>
          <w:color w:val="3B3B3B"/>
          <w:sz w:val="16"/>
          <w:szCs w:val="16"/>
          <w:shd w:val="clear" w:color="auto" w:fill="FFFFFF"/>
          <w:lang w:val="en-US" w:eastAsia="zh-CN" w:bidi="ar"/>
        </w:rPr>
        <w:t>,</w:t>
      </w:r>
    </w:p>
    <w:p w14:paraId="1A62C52D"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rPr>
        <w:t>SampleLabelNumber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"371584"</w:t>
      </w:r>
      <w:r w:rsidRPr="0028422C">
        <w:rPr>
          <w:rFonts w:ascii="Times New Roman" w:eastAsia="Consolas" w:hAnsi="Times New Roman"/>
          <w:color w:val="3B3B3B"/>
          <w:sz w:val="16"/>
          <w:szCs w:val="16"/>
          <w:shd w:val="clear" w:color="auto" w:fill="FFFFFF"/>
          <w:lang w:val="en-US" w:eastAsia="zh-CN" w:bidi="ar"/>
        </w:rPr>
        <w:t>,</w:t>
      </w:r>
    </w:p>
    <w:p w14:paraId="5A331CD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ProcessOrder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"001004172754"</w:t>
      </w:r>
      <w:r w:rsidRPr="0028422C">
        <w:rPr>
          <w:rFonts w:ascii="Times New Roman" w:eastAsia="Consolas" w:hAnsi="Times New Roman"/>
          <w:color w:val="3B3B3B"/>
          <w:sz w:val="16"/>
          <w:szCs w:val="16"/>
          <w:shd w:val="clear" w:color="auto" w:fill="FFFFFF"/>
          <w:lang w:val="en-US" w:eastAsia="zh-CN" w:bidi="ar"/>
        </w:rPr>
        <w:t>,</w:t>
      </w:r>
    </w:p>
    <w:p w14:paraId="75E59D7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BatchNumber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"0007447212"</w:t>
      </w:r>
      <w:r w:rsidRPr="0028422C">
        <w:rPr>
          <w:rFonts w:ascii="Times New Roman" w:eastAsia="Consolas" w:hAnsi="Times New Roman"/>
          <w:color w:val="3B3B3B"/>
          <w:sz w:val="16"/>
          <w:szCs w:val="16"/>
          <w:shd w:val="clear" w:color="auto" w:fill="FFFFFF"/>
          <w:lang w:val="en-US" w:eastAsia="zh-CN" w:bidi="ar"/>
        </w:rPr>
        <w:t>,</w:t>
      </w:r>
    </w:p>
    <w:p w14:paraId="04D6139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MaterialNumber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"1392015"</w:t>
      </w:r>
      <w:r w:rsidRPr="0028422C">
        <w:rPr>
          <w:rFonts w:ascii="Times New Roman" w:eastAsia="Consolas" w:hAnsi="Times New Roman"/>
          <w:color w:val="3B3B3B"/>
          <w:sz w:val="16"/>
          <w:szCs w:val="16"/>
          <w:shd w:val="clear" w:color="auto" w:fill="FFFFFF"/>
          <w:lang w:val="en-US" w:eastAsia="zh-CN" w:bidi="ar"/>
        </w:rPr>
        <w:t>,</w:t>
      </w:r>
    </w:p>
    <w:p w14:paraId="23BAD81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lastRenderedPageBreak/>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MaterialDescription</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"Liquid Detergent Lavender"</w:t>
      </w:r>
      <w:r w:rsidRPr="0028422C">
        <w:rPr>
          <w:rFonts w:ascii="Times New Roman" w:eastAsia="Consolas" w:hAnsi="Times New Roman"/>
          <w:color w:val="3B3B3B"/>
          <w:sz w:val="16"/>
          <w:szCs w:val="16"/>
          <w:shd w:val="clear" w:color="auto" w:fill="FFFFFF"/>
          <w:lang w:val="en-US" w:eastAsia="zh-CN" w:bidi="ar"/>
        </w:rPr>
        <w:t>,</w:t>
      </w:r>
    </w:p>
    <w:p w14:paraId="52006F0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PlantCode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"0799"</w:t>
      </w:r>
      <w:r w:rsidRPr="0028422C">
        <w:rPr>
          <w:rFonts w:ascii="Times New Roman" w:eastAsia="Consolas" w:hAnsi="Times New Roman"/>
          <w:color w:val="3B3B3B"/>
          <w:sz w:val="16"/>
          <w:szCs w:val="16"/>
          <w:shd w:val="clear" w:color="auto" w:fill="FFFFFF"/>
          <w:lang w:val="en-US" w:eastAsia="zh-CN" w:bidi="ar"/>
        </w:rPr>
        <w:t>,</w:t>
      </w:r>
    </w:p>
    <w:p w14:paraId="75AF36E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ActivityNumber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"0023"</w:t>
      </w:r>
      <w:r w:rsidRPr="0028422C">
        <w:rPr>
          <w:rFonts w:ascii="Times New Roman" w:eastAsia="Consolas" w:hAnsi="Times New Roman"/>
          <w:color w:val="3B3B3B"/>
          <w:sz w:val="16"/>
          <w:szCs w:val="16"/>
          <w:shd w:val="clear" w:color="auto" w:fill="FFFFFF"/>
          <w:lang w:val="en-US" w:eastAsia="zh-CN" w:bidi="ar"/>
        </w:rPr>
        <w:t>,</w:t>
      </w:r>
    </w:p>
    <w:p w14:paraId="5DD9347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AampleApprovalRejectedTime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 xml:space="preserve">"YYYY-MM-DD </w:t>
      </w:r>
      <w:proofErr w:type="spellStart"/>
      <w:r w:rsidRPr="0028422C">
        <w:rPr>
          <w:rFonts w:ascii="Times New Roman" w:eastAsia="Consolas" w:hAnsi="Times New Roman"/>
          <w:color w:val="A31515"/>
          <w:sz w:val="16"/>
          <w:szCs w:val="16"/>
          <w:shd w:val="clear" w:color="auto" w:fill="FFFFFF"/>
          <w:lang w:val="en-US" w:eastAsia="zh-CN" w:bidi="ar"/>
        </w:rPr>
        <w:t>HH:mm:ss</w:t>
      </w:r>
      <w:proofErr w:type="spellEnd"/>
      <w:r w:rsidRPr="0028422C">
        <w:rPr>
          <w:rFonts w:ascii="Times New Roman" w:eastAsia="Consolas" w:hAnsi="Times New Roman"/>
          <w:color w:val="A3151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//plant time zone</w:t>
      </w:r>
    </w:p>
    <w:p w14:paraId="70BDEA07"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OperatorName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"John Doe"</w:t>
      </w:r>
      <w:r w:rsidRPr="0028422C">
        <w:rPr>
          <w:rFonts w:ascii="Times New Roman" w:eastAsia="Consolas" w:hAnsi="Times New Roman"/>
          <w:color w:val="3B3B3B"/>
          <w:sz w:val="16"/>
          <w:szCs w:val="16"/>
          <w:shd w:val="clear" w:color="auto" w:fill="FFFFFF"/>
          <w:lang w:val="en-US" w:eastAsia="zh-CN" w:bidi="ar"/>
        </w:rPr>
        <w:t>,</w:t>
      </w:r>
    </w:p>
    <w:p w14:paraId="40C80EF8" w14:textId="19BBB83F" w:rsidR="00851D2F" w:rsidRDefault="00851D2F" w:rsidP="00F03AE9">
      <w:pPr>
        <w:shd w:val="clear" w:color="auto" w:fill="FFFFFF"/>
        <w:spacing w:after="0" w:line="20" w:lineRule="atLeast"/>
        <w:ind w:left="720" w:firstLine="156"/>
        <w:rPr>
          <w:rFonts w:ascii="Times New Roman" w:eastAsiaTheme="minorEastAsia" w:hAnsi="Times New Roman"/>
          <w:color w:val="3B3B3B"/>
          <w:sz w:val="16"/>
          <w:szCs w:val="16"/>
          <w:highlight w:val="yellow"/>
          <w:shd w:val="clear" w:color="auto" w:fill="FFFFFF"/>
          <w:lang w:eastAsia="zh-CN"/>
        </w:rPr>
      </w:pPr>
      <w:r w:rsidRPr="0028422C">
        <w:rPr>
          <w:rFonts w:ascii="Times New Roman" w:eastAsia="Consolas" w:hAnsi="Times New Roman"/>
          <w:color w:val="0451A5"/>
          <w:sz w:val="16"/>
          <w:szCs w:val="16"/>
          <w:highlight w:val="yellow"/>
          <w:shd w:val="clear" w:color="auto" w:fill="FFFFFF"/>
          <w:lang w:val="en-US" w:eastAsia="zh-CN" w:bidi="ar"/>
        </w:rPr>
        <w:t>"</w:t>
      </w:r>
      <w:proofErr w:type="spellStart"/>
      <w:r w:rsidRPr="0028422C">
        <w:rPr>
          <w:rFonts w:ascii="Times New Roman" w:eastAsia="Consolas" w:hAnsi="Times New Roman"/>
          <w:color w:val="0451A5"/>
          <w:sz w:val="16"/>
          <w:szCs w:val="16"/>
          <w:highlight w:val="yellow"/>
          <w:shd w:val="clear" w:color="auto" w:fill="FFFFFF"/>
          <w:lang w:val="en-US" w:eastAsia="zh-CN"/>
        </w:rPr>
        <w:t>QCSampleResult</w:t>
      </w:r>
      <w:proofErr w:type="spellEnd"/>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 xml:space="preserve">: </w:t>
      </w:r>
      <w:r w:rsidRPr="0028422C">
        <w:rPr>
          <w:rFonts w:ascii="Times New Roman" w:eastAsia="Consolas" w:hAnsi="Times New Roman"/>
          <w:color w:val="A31515"/>
          <w:sz w:val="16"/>
          <w:szCs w:val="16"/>
          <w:highlight w:val="yellow"/>
          <w:shd w:val="clear" w:color="auto" w:fill="FFFFFF"/>
          <w:lang w:val="en-US" w:eastAsia="zh-CN" w:bidi="ar"/>
        </w:rPr>
        <w:t>"</w:t>
      </w:r>
      <w:r w:rsidRPr="0028422C">
        <w:rPr>
          <w:rFonts w:ascii="Times New Roman" w:eastAsia="Consolas" w:hAnsi="Times New Roman"/>
          <w:color w:val="A31515"/>
          <w:sz w:val="16"/>
          <w:szCs w:val="16"/>
          <w:highlight w:val="yellow"/>
          <w:shd w:val="clear" w:color="auto" w:fill="FFFFFF"/>
          <w:lang w:val="en-US" w:eastAsia="zh-CN"/>
        </w:rPr>
        <w:t>Pass</w:t>
      </w:r>
      <w:r w:rsidRPr="0028422C">
        <w:rPr>
          <w:rFonts w:ascii="Times New Roman" w:eastAsia="Consolas" w:hAnsi="Times New Roman"/>
          <w:color w:val="A3151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eastAsia="zh-CN" w:bidi="ar"/>
        </w:rPr>
        <w:t xml:space="preserve"> //</w:t>
      </w:r>
      <w:r w:rsidRPr="0028422C">
        <w:rPr>
          <w:rFonts w:ascii="Times New Roman" w:eastAsia="Consolas" w:hAnsi="Times New Roman"/>
          <w:color w:val="3B3B3B"/>
          <w:sz w:val="16"/>
          <w:szCs w:val="16"/>
          <w:highlight w:val="yellow"/>
          <w:shd w:val="clear" w:color="auto" w:fill="FFFFFF"/>
          <w:lang w:eastAsia="zh-CN"/>
        </w:rPr>
        <w:t>Pass or Reject</w:t>
      </w:r>
    </w:p>
    <w:p w14:paraId="69771DB6" w14:textId="07A4C5FF" w:rsidR="00F03AE9" w:rsidRPr="00F03AE9" w:rsidRDefault="00F03AE9" w:rsidP="00F03AE9">
      <w:pPr>
        <w:shd w:val="clear" w:color="auto" w:fill="FFFFFF"/>
        <w:spacing w:after="0" w:line="20" w:lineRule="atLeast"/>
        <w:ind w:left="720" w:firstLine="156"/>
        <w:rPr>
          <w:rFonts w:ascii="Times New Roman" w:eastAsiaTheme="minorEastAsia" w:hAnsi="Times New Roman"/>
          <w:color w:val="3B3B3B"/>
          <w:sz w:val="16"/>
          <w:szCs w:val="16"/>
          <w:highlight w:val="yellow"/>
        </w:rPr>
      </w:pPr>
      <w:r w:rsidRPr="00F03AE9">
        <w:rPr>
          <w:rFonts w:ascii="Times New Roman" w:eastAsiaTheme="minorEastAsia" w:hAnsi="Times New Roman"/>
          <w:color w:val="3B3B3B"/>
          <w:sz w:val="16"/>
          <w:szCs w:val="16"/>
        </w:rPr>
        <w:t>"</w:t>
      </w:r>
      <w:proofErr w:type="spellStart"/>
      <w:r w:rsidRPr="00F03AE9">
        <w:rPr>
          <w:rFonts w:ascii="Times New Roman" w:eastAsiaTheme="minorEastAsia" w:hAnsi="Times New Roman"/>
          <w:color w:val="3B3B3B"/>
          <w:sz w:val="16"/>
          <w:szCs w:val="16"/>
        </w:rPr>
        <w:t>isQCAdjustment</w:t>
      </w:r>
      <w:proofErr w:type="spellEnd"/>
      <w:r w:rsidRPr="00F03AE9">
        <w:rPr>
          <w:rFonts w:ascii="Times New Roman" w:eastAsiaTheme="minorEastAsia" w:hAnsi="Times New Roman"/>
          <w:color w:val="3B3B3B"/>
          <w:sz w:val="16"/>
          <w:szCs w:val="16"/>
        </w:rPr>
        <w:t xml:space="preserve">": </w:t>
      </w:r>
      <w:r w:rsidR="00F26364">
        <w:rPr>
          <w:rFonts w:ascii="Times New Roman" w:eastAsiaTheme="minorEastAsia" w:hAnsi="Times New Roman" w:hint="eastAsia"/>
          <w:color w:val="3B3B3B"/>
          <w:sz w:val="16"/>
          <w:szCs w:val="16"/>
          <w:lang w:eastAsia="zh-CN"/>
        </w:rPr>
        <w:t>T</w:t>
      </w:r>
      <w:r w:rsidRPr="00F03AE9">
        <w:rPr>
          <w:rFonts w:ascii="Times New Roman" w:eastAsiaTheme="minorEastAsia" w:hAnsi="Times New Roman"/>
          <w:color w:val="3B3B3B"/>
          <w:sz w:val="16"/>
          <w:szCs w:val="16"/>
        </w:rPr>
        <w:t>rue,  [True/False]</w:t>
      </w:r>
    </w:p>
    <w:p w14:paraId="55F326D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AdjustMaterials</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w:t>
      </w:r>
    </w:p>
    <w:p w14:paraId="6C25214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677981B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MaterialNumber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"123456"</w:t>
      </w:r>
      <w:r w:rsidRPr="0028422C">
        <w:rPr>
          <w:rFonts w:ascii="Times New Roman" w:eastAsia="Consolas" w:hAnsi="Times New Roman"/>
          <w:color w:val="3B3B3B"/>
          <w:sz w:val="16"/>
          <w:szCs w:val="16"/>
          <w:shd w:val="clear" w:color="auto" w:fill="FFFFFF"/>
          <w:lang w:val="en-US" w:eastAsia="zh-CN" w:bidi="ar"/>
        </w:rPr>
        <w:t>,</w:t>
      </w:r>
    </w:p>
    <w:p w14:paraId="3B72583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BatchNumber</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"BT01XZSH"</w:t>
      </w:r>
      <w:r w:rsidRPr="0028422C">
        <w:rPr>
          <w:rFonts w:ascii="Times New Roman" w:eastAsia="Consolas" w:hAnsi="Times New Roman"/>
          <w:color w:val="3B3B3B"/>
          <w:sz w:val="16"/>
          <w:szCs w:val="16"/>
          <w:shd w:val="clear" w:color="auto" w:fill="FFFFFF"/>
          <w:lang w:val="en-US" w:eastAsia="zh-CN" w:bidi="ar"/>
        </w:rPr>
        <w:t>,</w:t>
      </w:r>
    </w:p>
    <w:p w14:paraId="2CAF3729"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"Quantity"</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98658"/>
          <w:sz w:val="16"/>
          <w:szCs w:val="16"/>
          <w:shd w:val="clear" w:color="auto" w:fill="FFFFFF"/>
          <w:lang w:val="en-US" w:eastAsia="zh-CN" w:bidi="ar"/>
        </w:rPr>
        <w:t>10</w:t>
      </w:r>
      <w:r w:rsidRPr="0028422C">
        <w:rPr>
          <w:rFonts w:ascii="Times New Roman" w:eastAsia="Consolas" w:hAnsi="Times New Roman"/>
          <w:color w:val="3B3B3B"/>
          <w:sz w:val="16"/>
          <w:szCs w:val="16"/>
          <w:shd w:val="clear" w:color="auto" w:fill="FFFFFF"/>
          <w:lang w:val="en-US" w:eastAsia="zh-CN" w:bidi="ar"/>
        </w:rPr>
        <w:t>,</w:t>
      </w:r>
    </w:p>
    <w:p w14:paraId="58E3D91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"UOM"</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"KG"</w:t>
      </w:r>
      <w:r w:rsidRPr="0028422C">
        <w:rPr>
          <w:rFonts w:ascii="Times New Roman" w:eastAsia="Consolas" w:hAnsi="Times New Roman"/>
          <w:color w:val="3B3B3B"/>
          <w:sz w:val="16"/>
          <w:szCs w:val="16"/>
          <w:shd w:val="clear" w:color="auto" w:fill="FFFFFF"/>
          <w:lang w:val="en-US" w:eastAsia="zh-CN" w:bidi="ar"/>
        </w:rPr>
        <w:t>,</w:t>
      </w:r>
    </w:p>
    <w:p w14:paraId="380B2B5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StorageLocation</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 </w:t>
      </w:r>
      <w:r w:rsidRPr="0028422C">
        <w:rPr>
          <w:rFonts w:ascii="Times New Roman" w:eastAsia="Consolas" w:hAnsi="Times New Roman"/>
          <w:color w:val="A31515"/>
          <w:sz w:val="16"/>
          <w:szCs w:val="16"/>
          <w:shd w:val="clear" w:color="auto" w:fill="FFFFFF"/>
          <w:lang w:val="en-US" w:eastAsia="zh-CN" w:bidi="ar"/>
        </w:rPr>
        <w:t>"ST01"</w:t>
      </w:r>
    </w:p>
    <w:p w14:paraId="1F8B152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35B763DE"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577F084D"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ConsesssionRelease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000FF"/>
          <w:sz w:val="16"/>
          <w:szCs w:val="16"/>
          <w:shd w:val="clear" w:color="auto" w:fill="FFFFFF"/>
          <w:lang w:val="en-US" w:eastAsia="zh-CN" w:bidi="ar"/>
        </w:rPr>
        <w:t>false</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//true or false</w:t>
      </w:r>
    </w:p>
    <w:p w14:paraId="3F6E44D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ResampleRequired</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000FF"/>
          <w:sz w:val="16"/>
          <w:szCs w:val="16"/>
          <w:shd w:val="clear" w:color="auto" w:fill="FFFFFF"/>
          <w:lang w:val="en-US" w:eastAsia="zh-CN" w:bidi="ar"/>
        </w:rPr>
        <w:t>false</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//true or false</w:t>
      </w:r>
    </w:p>
    <w:p w14:paraId="0453E844" w14:textId="09F48484"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"Remark"</w:t>
      </w: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A3151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00D455D3">
        <w:rPr>
          <w:rFonts w:ascii="Times New Roman" w:eastAsiaTheme="minorEastAsia" w:hAnsi="Times New Roman" w:hint="eastAsia"/>
          <w:color w:val="3B3B3B"/>
          <w:sz w:val="16"/>
          <w:szCs w:val="16"/>
          <w:shd w:val="clear" w:color="auto" w:fill="FFFFFF"/>
          <w:lang w:val="en-US" w:eastAsia="zh-CN" w:bidi="ar"/>
        </w:rPr>
        <w:t xml:space="preserve">// </w:t>
      </w:r>
      <w:proofErr w:type="spellStart"/>
      <w:r w:rsidR="00D455D3">
        <w:rPr>
          <w:rFonts w:ascii="Times New Roman" w:eastAsiaTheme="minorEastAsia" w:hAnsi="Times New Roman" w:hint="eastAsia"/>
          <w:color w:val="3B3B3B"/>
          <w:sz w:val="16"/>
          <w:szCs w:val="16"/>
          <w:shd w:val="clear" w:color="auto" w:fill="FFFFFF"/>
          <w:lang w:val="en-US" w:eastAsia="zh-CN" w:bidi="ar"/>
        </w:rPr>
        <w:t>commet</w:t>
      </w:r>
      <w:proofErr w:type="spellEnd"/>
      <w:r w:rsidR="00D455D3">
        <w:rPr>
          <w:rFonts w:ascii="Times New Roman" w:eastAsiaTheme="minorEastAsia" w:hAnsi="Times New Roman" w:hint="eastAsia"/>
          <w:color w:val="3B3B3B"/>
          <w:sz w:val="16"/>
          <w:szCs w:val="16"/>
          <w:shd w:val="clear" w:color="auto" w:fill="FFFFFF"/>
          <w:lang w:val="en-US" w:eastAsia="zh-CN" w:bidi="ar"/>
        </w:rPr>
        <w:t xml:space="preserve"> based on sample level</w:t>
      </w:r>
    </w:p>
    <w:p w14:paraId="22022B5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w:t>
      </w:r>
      <w:proofErr w:type="spellStart"/>
      <w:r w:rsidRPr="0028422C">
        <w:rPr>
          <w:rFonts w:ascii="Times New Roman" w:eastAsia="Consolas" w:hAnsi="Times New Roman"/>
          <w:color w:val="0451A5"/>
          <w:sz w:val="16"/>
          <w:szCs w:val="16"/>
          <w:highlight w:val="yellow"/>
          <w:shd w:val="clear" w:color="auto" w:fill="FFFFFF"/>
          <w:lang w:val="en-US" w:eastAsia="zh-CN"/>
        </w:rPr>
        <w:t>QCLabItemResultList</w:t>
      </w:r>
      <w:proofErr w:type="spellEnd"/>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p>
    <w:p w14:paraId="0957CB1D" w14:textId="77777777" w:rsidR="00140569" w:rsidRDefault="00851D2F" w:rsidP="00140569">
      <w:pPr>
        <w:shd w:val="clear" w:color="auto" w:fill="FFFFFF"/>
        <w:spacing w:after="0" w:line="20" w:lineRule="atLeast"/>
        <w:ind w:left="720"/>
        <w:rPr>
          <w:rFonts w:ascii="Times New Roman" w:eastAsiaTheme="minorEastAsia" w:hAnsi="Times New Roman"/>
          <w:color w:val="0451A5"/>
          <w:sz w:val="16"/>
          <w:szCs w:val="16"/>
          <w:shd w:val="clear" w:color="auto" w:fill="FFFFFF"/>
          <w:lang w:val="en-US" w:eastAsia="zh-CN" w:bidi="ar"/>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"InspectionLot":"</w:t>
      </w:r>
      <w:r w:rsidRPr="0028422C">
        <w:rPr>
          <w:rFonts w:ascii="Times New Roman" w:eastAsia="Consolas" w:hAnsi="Times New Roman"/>
          <w:color w:val="A31515"/>
          <w:sz w:val="16"/>
          <w:szCs w:val="16"/>
          <w:highlight w:val="yellow"/>
          <w:shd w:val="clear" w:color="auto" w:fill="FFFFFF"/>
          <w:lang w:val="en-US" w:eastAsia="zh-CN" w:bidi="ar"/>
        </w:rPr>
        <w:t>1234567890</w:t>
      </w:r>
      <w:r w:rsidRPr="0028422C">
        <w:rPr>
          <w:rFonts w:ascii="Times New Roman" w:eastAsia="Consolas" w:hAnsi="Times New Roman"/>
          <w:color w:val="0451A5"/>
          <w:sz w:val="16"/>
          <w:szCs w:val="16"/>
          <w:shd w:val="clear" w:color="auto" w:fill="FFFFFF"/>
          <w:lang w:val="en-US" w:eastAsia="zh-CN" w:bidi="ar"/>
        </w:rPr>
        <w:t>",</w:t>
      </w:r>
    </w:p>
    <w:p w14:paraId="4372A632" w14:textId="2A25E417" w:rsidR="00851D2F" w:rsidRPr="00140569" w:rsidRDefault="00140569" w:rsidP="00140569">
      <w:pPr>
        <w:shd w:val="clear" w:color="auto" w:fill="FFFFFF"/>
        <w:spacing w:after="0" w:line="20" w:lineRule="atLeast"/>
        <w:ind w:left="720"/>
        <w:rPr>
          <w:rFonts w:ascii="Times New Roman" w:eastAsia="Consolas" w:hAnsi="Times New Roman"/>
          <w:color w:val="0451A5"/>
          <w:sz w:val="16"/>
          <w:szCs w:val="16"/>
          <w:shd w:val="clear" w:color="auto" w:fill="FFFFFF"/>
          <w:lang w:val="en-US" w:eastAsia="zh-CN" w:bidi="ar"/>
        </w:rPr>
      </w:pPr>
      <w:r>
        <w:rPr>
          <w:rFonts w:ascii="Times New Roman" w:eastAsiaTheme="minorEastAsia" w:hAnsi="Times New Roman" w:hint="eastAsia"/>
          <w:color w:val="0451A5"/>
          <w:sz w:val="16"/>
          <w:szCs w:val="16"/>
          <w:shd w:val="clear" w:color="auto" w:fill="FFFFFF"/>
          <w:lang w:val="en-US" w:eastAsia="zh-CN" w:bidi="ar"/>
        </w:rPr>
        <w:t xml:space="preserve">            </w:t>
      </w:r>
      <w:r w:rsidR="00851D2F" w:rsidRPr="0028422C">
        <w:rPr>
          <w:rFonts w:ascii="Times New Roman" w:eastAsia="Consolas" w:hAnsi="Times New Roman"/>
          <w:color w:val="0451A5"/>
          <w:sz w:val="16"/>
          <w:szCs w:val="16"/>
          <w:shd w:val="clear" w:color="auto" w:fill="FFFFFF"/>
          <w:lang w:val="en-US" w:eastAsia="zh-CN" w:bidi="ar"/>
        </w:rPr>
        <w:t>“InspectionCharNumber"</w:t>
      </w:r>
      <w:r w:rsidR="00851D2F" w:rsidRPr="0028422C">
        <w:rPr>
          <w:rFonts w:ascii="Times New Roman" w:eastAsia="Consolas" w:hAnsi="Times New Roman"/>
          <w:color w:val="3B3B3B"/>
          <w:sz w:val="16"/>
          <w:szCs w:val="16"/>
          <w:shd w:val="clear" w:color="auto" w:fill="FFFFFF"/>
          <w:lang w:val="en-US" w:eastAsia="zh-CN" w:bidi="ar"/>
        </w:rPr>
        <w:t>:</w:t>
      </w:r>
      <w:r w:rsidR="00851D2F" w:rsidRPr="0028422C">
        <w:rPr>
          <w:rFonts w:ascii="Times New Roman" w:eastAsia="Consolas" w:hAnsi="Times New Roman"/>
          <w:color w:val="A31515"/>
          <w:sz w:val="16"/>
          <w:szCs w:val="16"/>
          <w:shd w:val="clear" w:color="auto" w:fill="FFFFFF"/>
          <w:lang w:val="en-US" w:eastAsia="zh-CN" w:bidi="ar"/>
        </w:rPr>
        <w:t>"0020"</w:t>
      </w:r>
      <w:r w:rsidR="00851D2F" w:rsidRPr="0028422C">
        <w:rPr>
          <w:rFonts w:ascii="Times New Roman" w:eastAsia="Consolas" w:hAnsi="Times New Roman"/>
          <w:color w:val="3B3B3B"/>
          <w:sz w:val="16"/>
          <w:szCs w:val="16"/>
          <w:shd w:val="clear" w:color="auto" w:fill="FFFFFF"/>
          <w:lang w:val="en-US" w:eastAsia="zh-CN" w:bidi="ar"/>
        </w:rPr>
        <w:t>,</w:t>
      </w:r>
    </w:p>
    <w:p w14:paraId="205E964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"MasterInspectionCharacteristics"</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"00000069"</w:t>
      </w:r>
      <w:r w:rsidRPr="0028422C">
        <w:rPr>
          <w:rFonts w:ascii="Times New Roman" w:eastAsia="Consolas" w:hAnsi="Times New Roman"/>
          <w:color w:val="3B3B3B"/>
          <w:sz w:val="16"/>
          <w:szCs w:val="16"/>
          <w:shd w:val="clear" w:color="auto" w:fill="FFFFFF"/>
          <w:lang w:val="en-US" w:eastAsia="zh-CN" w:bidi="ar"/>
        </w:rPr>
        <w:t>,</w:t>
      </w:r>
    </w:p>
    <w:p w14:paraId="67B7A131"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InspectionCharacteristicsText</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"TENSILE LAP-SHEAR STRENGTH"</w:t>
      </w:r>
      <w:r w:rsidRPr="0028422C">
        <w:rPr>
          <w:rFonts w:ascii="Times New Roman" w:eastAsia="Consolas" w:hAnsi="Times New Roman"/>
          <w:color w:val="3B3B3B"/>
          <w:sz w:val="16"/>
          <w:szCs w:val="16"/>
          <w:shd w:val="clear" w:color="auto" w:fill="FFFFFF"/>
          <w:lang w:val="en-US" w:eastAsia="zh-CN" w:bidi="ar"/>
        </w:rPr>
        <w:t>,</w:t>
      </w:r>
    </w:p>
    <w:p w14:paraId="0AAFC3A0"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"InspectionMethod"</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"00595101"</w:t>
      </w:r>
      <w:r w:rsidRPr="0028422C">
        <w:rPr>
          <w:rFonts w:ascii="Times New Roman" w:eastAsia="Consolas" w:hAnsi="Times New Roman"/>
          <w:color w:val="3B3B3B"/>
          <w:sz w:val="16"/>
          <w:szCs w:val="16"/>
          <w:shd w:val="clear" w:color="auto" w:fill="FFFFFF"/>
          <w:lang w:val="en-US" w:eastAsia="zh-CN" w:bidi="ar"/>
        </w:rPr>
        <w:t>,</w:t>
      </w:r>
    </w:p>
    <w:p w14:paraId="13F0770B"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InspectionMethodText</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"Shear Strength-Block Specimens"</w:t>
      </w:r>
      <w:r w:rsidRPr="0028422C">
        <w:rPr>
          <w:rFonts w:ascii="Times New Roman" w:eastAsia="Consolas" w:hAnsi="Times New Roman"/>
          <w:color w:val="3B3B3B"/>
          <w:sz w:val="16"/>
          <w:szCs w:val="16"/>
          <w:shd w:val="clear" w:color="auto" w:fill="FFFFFF"/>
          <w:lang w:val="en-US" w:eastAsia="zh-CN" w:bidi="ar"/>
        </w:rPr>
        <w:t>,</w:t>
      </w:r>
    </w:p>
    <w:p w14:paraId="0B139107"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"LowerSpecLimit"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098658"/>
          <w:sz w:val="16"/>
          <w:szCs w:val="16"/>
          <w:shd w:val="clear" w:color="auto" w:fill="FFFFFF"/>
          <w:lang w:val="en-US" w:eastAsia="zh-CN" w:bidi="ar"/>
        </w:rPr>
        <w:t>254.5</w:t>
      </w:r>
      <w:r w:rsidRPr="0028422C">
        <w:rPr>
          <w:rFonts w:ascii="Times New Roman" w:eastAsia="Consolas" w:hAnsi="Times New Roman"/>
          <w:color w:val="3B3B3B"/>
          <w:sz w:val="16"/>
          <w:szCs w:val="16"/>
          <w:shd w:val="clear" w:color="auto" w:fill="FFFFFF"/>
          <w:lang w:val="en-US" w:eastAsia="zh-CN" w:bidi="ar"/>
        </w:rPr>
        <w:t>,</w:t>
      </w:r>
    </w:p>
    <w:p w14:paraId="08AF7D9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"UpperSpecLimit"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098658"/>
          <w:sz w:val="16"/>
          <w:szCs w:val="16"/>
          <w:shd w:val="clear" w:color="auto" w:fill="FFFFFF"/>
          <w:lang w:val="en-US" w:eastAsia="zh-CN" w:bidi="ar"/>
        </w:rPr>
        <w:t>290.6</w:t>
      </w:r>
      <w:r w:rsidRPr="0028422C">
        <w:rPr>
          <w:rFonts w:ascii="Times New Roman" w:eastAsia="Consolas" w:hAnsi="Times New Roman"/>
          <w:color w:val="3B3B3B"/>
          <w:sz w:val="16"/>
          <w:szCs w:val="16"/>
          <w:shd w:val="clear" w:color="auto" w:fill="FFFFFF"/>
          <w:lang w:val="en-US" w:eastAsia="zh-CN" w:bidi="ar"/>
        </w:rPr>
        <w:t>,</w:t>
      </w:r>
    </w:p>
    <w:p w14:paraId="4F716DE8"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"DecimalPlace"</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098658"/>
          <w:sz w:val="16"/>
          <w:szCs w:val="16"/>
          <w:shd w:val="clear" w:color="auto" w:fill="FFFFFF"/>
          <w:lang w:val="en-US" w:eastAsia="zh-CN" w:bidi="ar"/>
        </w:rPr>
        <w:t>1</w:t>
      </w:r>
      <w:r w:rsidRPr="0028422C">
        <w:rPr>
          <w:rFonts w:ascii="Times New Roman" w:eastAsia="Consolas" w:hAnsi="Times New Roman"/>
          <w:color w:val="3B3B3B"/>
          <w:sz w:val="16"/>
          <w:szCs w:val="16"/>
          <w:shd w:val="clear" w:color="auto" w:fill="FFFFFF"/>
          <w:lang w:val="en-US" w:eastAsia="zh-CN" w:bidi="ar"/>
        </w:rPr>
        <w:t>,</w:t>
      </w:r>
    </w:p>
    <w:p w14:paraId="4D9240A3"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MeasureUnit</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"N/mm2"</w:t>
      </w:r>
      <w:r w:rsidRPr="0028422C">
        <w:rPr>
          <w:rFonts w:ascii="Times New Roman" w:eastAsia="Consolas" w:hAnsi="Times New Roman"/>
          <w:color w:val="3B3B3B"/>
          <w:sz w:val="16"/>
          <w:szCs w:val="16"/>
          <w:shd w:val="clear" w:color="auto" w:fill="FFFFFF"/>
          <w:lang w:val="en-US" w:eastAsia="zh-CN" w:bidi="ar"/>
        </w:rPr>
        <w:t>,</w:t>
      </w:r>
    </w:p>
    <w:p w14:paraId="7EC68181"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shd w:val="clear" w:color="auto" w:fill="FFFFFF"/>
          <w:lang w:val="en-US" w:eastAsia="zh-CN" w:bidi="ar"/>
        </w:rPr>
        <w:t>"</w:t>
      </w:r>
      <w:proofErr w:type="spellStart"/>
      <w:r w:rsidRPr="0028422C">
        <w:rPr>
          <w:rFonts w:ascii="Times New Roman" w:eastAsia="Consolas" w:hAnsi="Times New Roman"/>
          <w:color w:val="0451A5"/>
          <w:sz w:val="16"/>
          <w:szCs w:val="16"/>
          <w:shd w:val="clear" w:color="auto" w:fill="FFFFFF"/>
          <w:lang w:val="en-US" w:eastAsia="zh-CN" w:bidi="ar"/>
        </w:rPr>
        <w:t>ResultRecordType</w:t>
      </w:r>
      <w:proofErr w:type="spellEnd"/>
      <w:r w:rsidRPr="0028422C">
        <w:rPr>
          <w:rFonts w:ascii="Times New Roman" w:eastAsia="Consolas" w:hAnsi="Times New Roman"/>
          <w:color w:val="0451A5"/>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"N"</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//can be N-Numeric or O-Options</w:t>
      </w:r>
    </w:p>
    <w:p w14:paraId="20633F55"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0451A5"/>
          <w:sz w:val="16"/>
          <w:szCs w:val="16"/>
          <w:highlight w:val="yellow"/>
          <w:shd w:val="clear" w:color="auto" w:fill="FFFFFF"/>
          <w:lang w:val="en-US" w:eastAsia="zh-CN"/>
        </w:rPr>
        <w:t>Result</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A31515"/>
          <w:sz w:val="16"/>
          <w:szCs w:val="16"/>
          <w:shd w:val="clear" w:color="auto" w:fill="FFFFFF"/>
          <w:lang w:val="en-US" w:eastAsia="zh-CN" w:bidi="ar"/>
        </w:rPr>
        <w:t>"275.7"</w:t>
      </w:r>
      <w:r w:rsidRPr="0028422C">
        <w:rPr>
          <w:rFonts w:ascii="Times New Roman" w:eastAsia="Consolas" w:hAnsi="Times New Roman"/>
          <w:color w:val="3B3B3B"/>
          <w:sz w:val="16"/>
          <w:szCs w:val="16"/>
          <w:shd w:val="clear" w:color="auto" w:fill="FFFFFF"/>
          <w:lang w:val="en-US" w:eastAsia="zh-CN" w:bidi="ar"/>
        </w:rPr>
        <w:t>,</w:t>
      </w:r>
      <w:r w:rsidRPr="0028422C">
        <w:rPr>
          <w:rFonts w:ascii="Times New Roman" w:eastAsia="Consolas" w:hAnsi="Times New Roman"/>
          <w:color w:val="3B3B3B"/>
          <w:sz w:val="16"/>
          <w:szCs w:val="16"/>
          <w:shd w:val="clear" w:color="auto" w:fill="FFFFFF"/>
          <w:lang w:eastAsia="zh-CN" w:bidi="ar"/>
        </w:rPr>
        <w:t xml:space="preserve"> //if result is type is N then decimal result as string else pass/fail</w:t>
      </w:r>
    </w:p>
    <w:p w14:paraId="1A8150F6"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highlight w:val="yellow"/>
        </w:rPr>
      </w:pPr>
      <w:r w:rsidRPr="0028422C">
        <w:rPr>
          <w:rFonts w:ascii="Times New Roman" w:eastAsia="Consolas" w:hAnsi="Times New Roman"/>
          <w:color w:val="3B3B3B"/>
          <w:sz w:val="16"/>
          <w:szCs w:val="16"/>
          <w:shd w:val="clear" w:color="auto" w:fill="FFFFFF"/>
          <w:lang w:val="en-US" w:eastAsia="zh-CN" w:bidi="ar"/>
        </w:rPr>
        <w:t xml:space="preserve">            </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0451A5"/>
          <w:sz w:val="16"/>
          <w:szCs w:val="16"/>
          <w:highlight w:val="yellow"/>
          <w:shd w:val="clear" w:color="auto" w:fill="FFFFFF"/>
          <w:lang w:val="en-US" w:eastAsia="zh-CN"/>
        </w:rPr>
        <w:t>Comments</w:t>
      </w:r>
      <w:r w:rsidRPr="0028422C">
        <w:rPr>
          <w:rFonts w:ascii="Times New Roman" w:eastAsia="Consolas" w:hAnsi="Times New Roman"/>
          <w:color w:val="0451A5"/>
          <w:sz w:val="16"/>
          <w:szCs w:val="16"/>
          <w:highlight w:val="yellow"/>
          <w:shd w:val="clear" w:color="auto" w:fill="FFFFFF"/>
          <w:lang w:val="en-US" w:eastAsia="zh-CN" w:bidi="ar"/>
        </w:rPr>
        <w:t>"</w:t>
      </w:r>
      <w:r w:rsidRPr="0028422C">
        <w:rPr>
          <w:rFonts w:ascii="Times New Roman" w:eastAsia="Consolas" w:hAnsi="Times New Roman"/>
          <w:color w:val="3B3B3B"/>
          <w:sz w:val="16"/>
          <w:szCs w:val="16"/>
          <w:highlight w:val="yellow"/>
          <w:shd w:val="clear" w:color="auto" w:fill="FFFFFF"/>
          <w:lang w:val="en-US" w:eastAsia="zh-CN" w:bidi="ar"/>
        </w:rPr>
        <w:t>:</w:t>
      </w:r>
      <w:r w:rsidRPr="0028422C">
        <w:rPr>
          <w:rFonts w:ascii="Times New Roman" w:eastAsia="Consolas" w:hAnsi="Times New Roman"/>
          <w:color w:val="A31515"/>
          <w:sz w:val="16"/>
          <w:szCs w:val="16"/>
          <w:highlight w:val="yellow"/>
          <w:shd w:val="clear" w:color="auto" w:fill="FFFFFF"/>
          <w:lang w:val="en-US" w:eastAsia="zh-CN" w:bidi="ar"/>
        </w:rPr>
        <w:t>""</w:t>
      </w:r>
    </w:p>
    <w:p w14:paraId="6E0B9FDE"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4F00F1D2" w14:textId="77777777" w:rsidR="00851D2F" w:rsidRPr="0028422C" w:rsidRDefault="00851D2F" w:rsidP="00436ECA">
      <w:pPr>
        <w:shd w:val="clear" w:color="auto" w:fill="FFFFFF"/>
        <w:spacing w:after="0" w:line="20" w:lineRule="atLeast"/>
        <w:ind w:left="720"/>
        <w:rPr>
          <w:rFonts w:ascii="Times New Roman" w:eastAsia="Consolas" w:hAnsi="Times New Roman"/>
          <w:color w:val="3B3B3B"/>
          <w:sz w:val="16"/>
          <w:szCs w:val="16"/>
        </w:rPr>
      </w:pPr>
      <w:r w:rsidRPr="0028422C">
        <w:rPr>
          <w:rFonts w:ascii="Times New Roman" w:eastAsia="Consolas" w:hAnsi="Times New Roman"/>
          <w:color w:val="3B3B3B"/>
          <w:sz w:val="16"/>
          <w:szCs w:val="16"/>
          <w:shd w:val="clear" w:color="auto" w:fill="FFFFFF"/>
          <w:lang w:val="en-US" w:eastAsia="zh-CN" w:bidi="ar"/>
        </w:rPr>
        <w:t>    ]</w:t>
      </w:r>
    </w:p>
    <w:p w14:paraId="5EEA4831" w14:textId="77777777" w:rsidR="0028422C" w:rsidRDefault="00851D2F" w:rsidP="00436ECA">
      <w:pPr>
        <w:spacing w:before="77"/>
        <w:ind w:left="964"/>
        <w:rPr>
          <w:rFonts w:ascii="Consolas" w:eastAsiaTheme="minorEastAsia" w:hAnsi="Consolas" w:cs="Consolas"/>
          <w:color w:val="3B3B3B"/>
          <w:sz w:val="16"/>
          <w:szCs w:val="16"/>
          <w:shd w:val="clear" w:color="auto" w:fill="FFFFFF"/>
          <w:lang w:val="en-US" w:eastAsia="zh-CN" w:bidi="ar"/>
        </w:rPr>
      </w:pPr>
      <w:r w:rsidRPr="0028422C">
        <w:rPr>
          <w:rFonts w:ascii="Times New Roman" w:eastAsia="Consolas" w:hAnsi="Times New Roman"/>
          <w:color w:val="3B3B3B"/>
          <w:sz w:val="16"/>
          <w:szCs w:val="16"/>
          <w:shd w:val="clear" w:color="auto" w:fill="FFFFFF"/>
          <w:lang w:val="en-US" w:eastAsia="zh-CN" w:bidi="ar"/>
        </w:rPr>
        <w:t>}</w:t>
      </w:r>
    </w:p>
    <w:p w14:paraId="3B197A70" w14:textId="04A9FEC1" w:rsidR="000556E5" w:rsidRDefault="00866453" w:rsidP="00851D2F">
      <w:pPr>
        <w:spacing w:before="77"/>
        <w:ind w:left="244"/>
        <w:rPr>
          <w:rFonts w:ascii="Consolas" w:eastAsiaTheme="minorEastAsia"/>
          <w:color w:val="333333"/>
          <w:spacing w:val="-10"/>
          <w:sz w:val="19"/>
          <w:lang w:eastAsia="zh-CN"/>
        </w:rPr>
      </w:pPr>
      <w:r w:rsidRPr="00866453">
        <w:rPr>
          <w:rFonts w:ascii="Consolas" w:eastAsiaTheme="minorEastAsia"/>
          <w:color w:val="333333"/>
          <w:spacing w:val="-10"/>
          <w:sz w:val="19"/>
          <w:lang w:val="en-US" w:eastAsia="zh-CN"/>
        </w:rPr>
        <w:t> </w:t>
      </w:r>
    </w:p>
    <w:p w14:paraId="44B1C502" w14:textId="77777777" w:rsidR="000556E5" w:rsidRPr="00FC74D7" w:rsidRDefault="000556E5" w:rsidP="000556E5">
      <w:pPr>
        <w:jc w:val="both"/>
        <w:rPr>
          <w:rFonts w:ascii="Times New Roman" w:eastAsiaTheme="minorEastAsia" w:hAnsi="Times New Roman"/>
          <w:b/>
          <w:bCs/>
          <w:i/>
          <w:iCs/>
          <w:color w:val="4472C4" w:themeColor="accent1"/>
          <w:sz w:val="24"/>
          <w:lang w:eastAsia="zh-CN"/>
        </w:rPr>
      </w:pPr>
      <w:r w:rsidRPr="00FC74D7">
        <w:rPr>
          <w:rFonts w:ascii="Times New Roman" w:eastAsiaTheme="minorEastAsia" w:hAnsi="Times New Roman"/>
          <w:b/>
          <w:bCs/>
          <w:i/>
          <w:iCs/>
          <w:color w:val="4472C4" w:themeColor="accent1"/>
          <w:sz w:val="24"/>
          <w:lang w:eastAsia="zh-CN"/>
        </w:rPr>
        <w:t>Example response JSON:</w:t>
      </w:r>
    </w:p>
    <w:p w14:paraId="09BF3163" w14:textId="77777777" w:rsidR="000556E5" w:rsidRPr="00436ECA" w:rsidRDefault="000556E5" w:rsidP="00436ECA">
      <w:pPr>
        <w:ind w:left="673"/>
        <w:rPr>
          <w:rFonts w:ascii="Times New Roman" w:hAnsi="Times New Roman"/>
          <w:sz w:val="19"/>
        </w:rPr>
      </w:pPr>
      <w:r w:rsidRPr="00436ECA">
        <w:rPr>
          <w:rFonts w:ascii="Times New Roman" w:hAnsi="Times New Roman"/>
          <w:color w:val="333333"/>
          <w:spacing w:val="-10"/>
          <w:sz w:val="19"/>
        </w:rPr>
        <w:t>{</w:t>
      </w:r>
    </w:p>
    <w:p w14:paraId="06D6522C" w14:textId="77777777" w:rsidR="000556E5" w:rsidRPr="00436ECA" w:rsidRDefault="000556E5" w:rsidP="00436ECA">
      <w:pPr>
        <w:spacing w:before="93"/>
        <w:ind w:left="1102"/>
        <w:rPr>
          <w:rFonts w:ascii="Times New Roman" w:hAnsi="Times New Roman"/>
          <w:color w:val="333333"/>
          <w:sz w:val="19"/>
        </w:rPr>
      </w:pPr>
      <w:r w:rsidRPr="00436ECA">
        <w:rPr>
          <w:rFonts w:ascii="Times New Roman" w:hAnsi="Times New Roman"/>
          <w:color w:val="333333"/>
          <w:sz w:val="19"/>
        </w:rPr>
        <w:t>"</w:t>
      </w:r>
      <w:proofErr w:type="spellStart"/>
      <w:r w:rsidRPr="00436ECA">
        <w:rPr>
          <w:rFonts w:ascii="Times New Roman" w:hAnsi="Times New Roman"/>
          <w:color w:val="333333"/>
          <w:sz w:val="19"/>
        </w:rPr>
        <w:t>MesSampleId</w:t>
      </w:r>
      <w:proofErr w:type="spellEnd"/>
      <w:r w:rsidRPr="00436ECA">
        <w:rPr>
          <w:rFonts w:ascii="Times New Roman" w:hAnsi="Times New Roman"/>
          <w:color w:val="333333"/>
          <w:sz w:val="19"/>
        </w:rPr>
        <w:t>": "0000574979",</w:t>
      </w:r>
    </w:p>
    <w:p w14:paraId="671B2618" w14:textId="77777777" w:rsidR="000556E5" w:rsidRPr="00436ECA" w:rsidRDefault="000556E5" w:rsidP="00436ECA">
      <w:pPr>
        <w:spacing w:before="93"/>
        <w:ind w:left="1102"/>
        <w:rPr>
          <w:rFonts w:ascii="Times New Roman" w:hAnsi="Times New Roman"/>
          <w:color w:val="333333"/>
          <w:sz w:val="19"/>
        </w:rPr>
      </w:pPr>
      <w:r w:rsidRPr="00436ECA">
        <w:rPr>
          <w:rFonts w:ascii="Times New Roman" w:hAnsi="Times New Roman"/>
          <w:color w:val="333333"/>
          <w:sz w:val="19"/>
        </w:rPr>
        <w:t>"Status": 0,</w:t>
      </w:r>
    </w:p>
    <w:p w14:paraId="179144D5" w14:textId="77777777" w:rsidR="000556E5" w:rsidRPr="00436ECA" w:rsidRDefault="000556E5" w:rsidP="00436ECA">
      <w:pPr>
        <w:spacing w:before="93"/>
        <w:ind w:left="1102"/>
        <w:rPr>
          <w:rFonts w:ascii="Times New Roman" w:hAnsi="Times New Roman"/>
          <w:color w:val="333333"/>
          <w:sz w:val="19"/>
        </w:rPr>
      </w:pPr>
      <w:r w:rsidRPr="00436ECA">
        <w:rPr>
          <w:rFonts w:ascii="Times New Roman" w:hAnsi="Times New Roman"/>
          <w:color w:val="333333"/>
          <w:sz w:val="19"/>
        </w:rPr>
        <w:lastRenderedPageBreak/>
        <w:t>"Message": ""</w:t>
      </w:r>
    </w:p>
    <w:p w14:paraId="3B0A5840" w14:textId="77777777" w:rsidR="000556E5" w:rsidRPr="00436ECA" w:rsidRDefault="000556E5" w:rsidP="00436ECA">
      <w:pPr>
        <w:spacing w:before="93"/>
        <w:ind w:left="673"/>
        <w:rPr>
          <w:rFonts w:ascii="Times New Roman" w:hAnsi="Times New Roman"/>
          <w:sz w:val="19"/>
        </w:rPr>
      </w:pPr>
      <w:r w:rsidRPr="00436ECA">
        <w:rPr>
          <w:rFonts w:ascii="Times New Roman" w:hAnsi="Times New Roman"/>
          <w:color w:val="333333"/>
          <w:spacing w:val="-10"/>
          <w:sz w:val="19"/>
        </w:rPr>
        <w:t>}</w:t>
      </w:r>
    </w:p>
    <w:p w14:paraId="167C96CC" w14:textId="77777777" w:rsidR="000556E5" w:rsidRPr="000556E5" w:rsidRDefault="000556E5" w:rsidP="009D73C6">
      <w:pPr>
        <w:spacing w:before="77"/>
        <w:ind w:left="244"/>
        <w:rPr>
          <w:rFonts w:ascii="Consolas" w:eastAsiaTheme="minorEastAsia"/>
          <w:color w:val="333333"/>
          <w:spacing w:val="-10"/>
          <w:sz w:val="19"/>
          <w:lang w:eastAsia="zh-CN"/>
        </w:rPr>
      </w:pPr>
    </w:p>
    <w:p w14:paraId="78481307" w14:textId="0A4E1E78" w:rsidR="0035538F" w:rsidRPr="00907DFC" w:rsidRDefault="0035538F" w:rsidP="0035538F">
      <w:pPr>
        <w:spacing w:before="93"/>
        <w:ind w:left="244"/>
        <w:rPr>
          <w:rFonts w:ascii="Consolas" w:eastAsiaTheme="minorEastAsia"/>
          <w:color w:val="333333"/>
          <w:spacing w:val="-10"/>
          <w:sz w:val="19"/>
          <w:lang w:eastAsia="zh-CN"/>
        </w:rPr>
      </w:pPr>
    </w:p>
    <w:p w14:paraId="000EEDE8" w14:textId="77777777" w:rsidR="0035538F" w:rsidRPr="00F00396" w:rsidRDefault="0035538F" w:rsidP="0035538F">
      <w:pPr>
        <w:pStyle w:val="Heading6"/>
        <w:rPr>
          <w:rFonts w:eastAsiaTheme="minorEastAsia"/>
          <w:lang w:eastAsia="zh-CN"/>
        </w:rPr>
      </w:pPr>
      <w:r w:rsidRPr="00F00396">
        <w:rPr>
          <w:rFonts w:eastAsiaTheme="minorEastAsia" w:hint="eastAsia"/>
          <w:lang w:eastAsia="zh-CN"/>
        </w:rPr>
        <w:t>Error handling</w:t>
      </w:r>
    </w:p>
    <w:tbl>
      <w:tblPr>
        <w:tblW w:w="10175" w:type="dxa"/>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77"/>
        <w:gridCol w:w="3949"/>
        <w:gridCol w:w="3949"/>
      </w:tblGrid>
      <w:tr w:rsidR="00EE7540" w:rsidRPr="00A8674B" w14:paraId="0A155166" w14:textId="77777777" w:rsidTr="00FD7CF9">
        <w:trPr>
          <w:trHeight w:val="608"/>
        </w:trPr>
        <w:tc>
          <w:tcPr>
            <w:tcW w:w="2277" w:type="dxa"/>
            <w:shd w:val="clear" w:color="auto" w:fill="9CC2E5"/>
          </w:tcPr>
          <w:p w14:paraId="63E21FAB" w14:textId="77777777" w:rsidR="00EE7540" w:rsidRPr="00A8674B" w:rsidRDefault="00EE7540" w:rsidP="00FD7CF9">
            <w:pPr>
              <w:pStyle w:val="TableParagraph"/>
              <w:rPr>
                <w:rFonts w:ascii="Times New Roman" w:hAnsi="Times New Roman" w:cs="Times New Roman"/>
                <w:b/>
                <w:sz w:val="24"/>
              </w:rPr>
            </w:pPr>
            <w:proofErr w:type="spellStart"/>
            <w:r w:rsidRPr="00A8674B">
              <w:rPr>
                <w:rFonts w:ascii="Times New Roman" w:hAnsi="Times New Roman" w:cs="Times New Roman"/>
                <w:b/>
                <w:color w:val="333333"/>
                <w:spacing w:val="-2"/>
                <w:sz w:val="24"/>
              </w:rPr>
              <w:t>ReturnCode</w:t>
            </w:r>
            <w:proofErr w:type="spellEnd"/>
          </w:p>
        </w:tc>
        <w:tc>
          <w:tcPr>
            <w:tcW w:w="3949" w:type="dxa"/>
            <w:shd w:val="clear" w:color="auto" w:fill="9CC2E5"/>
          </w:tcPr>
          <w:p w14:paraId="74E5C02E" w14:textId="77777777" w:rsidR="00EE7540" w:rsidRPr="00A8674B" w:rsidRDefault="00EE7540" w:rsidP="00FD7CF9">
            <w:pPr>
              <w:pStyle w:val="TableParagraph"/>
              <w:ind w:left="133"/>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949" w:type="dxa"/>
            <w:shd w:val="clear" w:color="auto" w:fill="9CC2E5"/>
          </w:tcPr>
          <w:p w14:paraId="2D0A957B" w14:textId="77777777" w:rsidR="00EE7540" w:rsidRPr="001B59D3" w:rsidRDefault="00EE7540" w:rsidP="00FD7CF9">
            <w:pPr>
              <w:pStyle w:val="TableParagraph"/>
              <w:ind w:left="133"/>
              <w:rPr>
                <w:rFonts w:ascii="Times New Roman" w:eastAsiaTheme="minorEastAsia" w:hAnsi="Times New Roman" w:cs="Times New Roman"/>
                <w:b/>
                <w:color w:val="333333"/>
                <w:spacing w:val="-2"/>
                <w:sz w:val="24"/>
                <w:lang w:eastAsia="zh-CN"/>
              </w:rPr>
            </w:pPr>
            <w:r w:rsidRPr="00CC5954">
              <w:rPr>
                <w:rFonts w:ascii="Times New Roman" w:eastAsiaTheme="minorEastAsia" w:hAnsi="Times New Roman" w:cs="Times New Roman"/>
                <w:b/>
                <w:bCs/>
                <w:color w:val="333333"/>
                <w:spacing w:val="-2"/>
                <w:sz w:val="24"/>
                <w:lang w:val="en-GB" w:eastAsia="zh-CN"/>
              </w:rPr>
              <w:t>Action By QCLAD</w:t>
            </w:r>
          </w:p>
        </w:tc>
      </w:tr>
      <w:tr w:rsidR="00EE7540" w:rsidRPr="00A8674B" w14:paraId="26B85A27" w14:textId="77777777" w:rsidTr="00FD7CF9">
        <w:trPr>
          <w:trHeight w:val="623"/>
        </w:trPr>
        <w:tc>
          <w:tcPr>
            <w:tcW w:w="2277" w:type="dxa"/>
            <w:vAlign w:val="center"/>
          </w:tcPr>
          <w:p w14:paraId="6EE074FE" w14:textId="77777777" w:rsidR="00EE7540" w:rsidRPr="00B47CDE" w:rsidRDefault="00EE7540" w:rsidP="00FD7CF9">
            <w:pPr>
              <w:pStyle w:val="TableParagraph"/>
              <w:rPr>
                <w:rFonts w:ascii="Times New Roman" w:hAnsi="Times New Roman" w:cs="Times New Roman"/>
                <w:sz w:val="24"/>
                <w:szCs w:val="24"/>
              </w:rPr>
            </w:pPr>
            <w:r w:rsidRPr="00B47CDE">
              <w:rPr>
                <w:rFonts w:ascii="Times New Roman" w:hAnsi="Times New Roman" w:cs="Times New Roman"/>
                <w:color w:val="404040"/>
                <w:sz w:val="24"/>
                <w:szCs w:val="24"/>
              </w:rPr>
              <w:t>0001</w:t>
            </w:r>
          </w:p>
        </w:tc>
        <w:tc>
          <w:tcPr>
            <w:tcW w:w="3949" w:type="dxa"/>
            <w:vAlign w:val="center"/>
          </w:tcPr>
          <w:p w14:paraId="33F5244B" w14:textId="77777777" w:rsidR="00EE7540" w:rsidRPr="00B47CDE" w:rsidRDefault="00EE7540" w:rsidP="00FD7CF9">
            <w:pPr>
              <w:pStyle w:val="TableParagraph"/>
              <w:ind w:left="133"/>
              <w:rPr>
                <w:rFonts w:ascii="Times New Roman" w:hAnsi="Times New Roman" w:cs="Times New Roman"/>
                <w:sz w:val="24"/>
                <w:szCs w:val="24"/>
              </w:rPr>
            </w:pPr>
            <w:r w:rsidRPr="00B47CDE">
              <w:rPr>
                <w:rFonts w:ascii="Times New Roman" w:hAnsi="Times New Roman" w:cs="Times New Roman"/>
                <w:color w:val="404040"/>
                <w:sz w:val="24"/>
                <w:szCs w:val="24"/>
              </w:rPr>
              <w:t>Success</w:t>
            </w:r>
          </w:p>
        </w:tc>
        <w:tc>
          <w:tcPr>
            <w:tcW w:w="3949" w:type="dxa"/>
            <w:vAlign w:val="center"/>
          </w:tcPr>
          <w:p w14:paraId="5E7E1A00" w14:textId="77777777" w:rsidR="00EE7540" w:rsidRPr="00B47CDE" w:rsidRDefault="00EE7540" w:rsidP="00FD7CF9">
            <w:pPr>
              <w:pStyle w:val="TableParagraph"/>
              <w:ind w:left="133"/>
              <w:rPr>
                <w:rFonts w:ascii="Times New Roman" w:eastAsiaTheme="minorEastAsia" w:hAnsi="Times New Roman" w:cs="Times New Roman"/>
                <w:color w:val="333333"/>
                <w:spacing w:val="-2"/>
                <w:sz w:val="24"/>
                <w:szCs w:val="24"/>
                <w:lang w:eastAsia="zh-CN"/>
              </w:rPr>
            </w:pPr>
            <w:r w:rsidRPr="00B47CDE">
              <w:rPr>
                <w:rFonts w:ascii="Times New Roman" w:hAnsi="Times New Roman" w:cs="Times New Roman"/>
                <w:color w:val="404040"/>
                <w:sz w:val="24"/>
                <w:szCs w:val="24"/>
              </w:rPr>
              <w:t>No Action</w:t>
            </w:r>
          </w:p>
        </w:tc>
      </w:tr>
      <w:tr w:rsidR="00EE7540" w:rsidRPr="00A8674B" w14:paraId="63AE69B4" w14:textId="77777777" w:rsidTr="00FD7CF9">
        <w:trPr>
          <w:trHeight w:val="623"/>
        </w:trPr>
        <w:tc>
          <w:tcPr>
            <w:tcW w:w="2277" w:type="dxa"/>
            <w:vAlign w:val="center"/>
          </w:tcPr>
          <w:p w14:paraId="09675014" w14:textId="77777777" w:rsidR="00EE7540" w:rsidRPr="00B47CDE" w:rsidRDefault="00EE7540" w:rsidP="00FD7CF9">
            <w:pPr>
              <w:pStyle w:val="TableParagraph"/>
              <w:rPr>
                <w:rFonts w:ascii="Times New Roman" w:hAnsi="Times New Roman" w:cs="Times New Roman"/>
                <w:sz w:val="24"/>
                <w:szCs w:val="24"/>
              </w:rPr>
            </w:pPr>
            <w:r w:rsidRPr="00B47CDE">
              <w:rPr>
                <w:rFonts w:ascii="Times New Roman" w:hAnsi="Times New Roman" w:cs="Times New Roman"/>
                <w:color w:val="404040"/>
                <w:sz w:val="24"/>
                <w:szCs w:val="24"/>
              </w:rPr>
              <w:t>0002</w:t>
            </w:r>
          </w:p>
        </w:tc>
        <w:tc>
          <w:tcPr>
            <w:tcW w:w="3949" w:type="dxa"/>
            <w:vAlign w:val="center"/>
          </w:tcPr>
          <w:p w14:paraId="5B77D4CC" w14:textId="77777777" w:rsidR="00EE7540" w:rsidRPr="00B47CDE" w:rsidRDefault="00EE7540" w:rsidP="00FD7CF9">
            <w:pPr>
              <w:pStyle w:val="TableParagraph"/>
              <w:ind w:left="133"/>
              <w:rPr>
                <w:rFonts w:ascii="Times New Roman" w:hAnsi="Times New Roman" w:cs="Times New Roman"/>
                <w:sz w:val="24"/>
                <w:szCs w:val="24"/>
              </w:rPr>
            </w:pPr>
            <w:r w:rsidRPr="00B47CDE">
              <w:rPr>
                <w:rFonts w:ascii="Times New Roman" w:hAnsi="Times New Roman" w:cs="Times New Roman"/>
                <w:color w:val="404040"/>
                <w:sz w:val="24"/>
                <w:szCs w:val="24"/>
              </w:rPr>
              <w:t>API Authentication Error</w:t>
            </w:r>
          </w:p>
        </w:tc>
        <w:tc>
          <w:tcPr>
            <w:tcW w:w="3949" w:type="dxa"/>
            <w:vAlign w:val="center"/>
          </w:tcPr>
          <w:p w14:paraId="1F2B8588"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Correct Authentication and Resend</w:t>
            </w:r>
          </w:p>
        </w:tc>
      </w:tr>
      <w:tr w:rsidR="00EE7540" w:rsidRPr="00A8674B" w14:paraId="5BFE5206" w14:textId="77777777" w:rsidTr="00FD7CF9">
        <w:trPr>
          <w:trHeight w:val="608"/>
        </w:trPr>
        <w:tc>
          <w:tcPr>
            <w:tcW w:w="2277" w:type="dxa"/>
            <w:vAlign w:val="center"/>
          </w:tcPr>
          <w:p w14:paraId="3519FA2E" w14:textId="77777777" w:rsidR="00EE7540" w:rsidRPr="00B47CDE" w:rsidRDefault="00EE7540" w:rsidP="00FD7CF9">
            <w:pPr>
              <w:pStyle w:val="TableParagraph"/>
              <w:rPr>
                <w:rFonts w:ascii="Times New Roman" w:hAnsi="Times New Roman" w:cs="Times New Roman"/>
                <w:sz w:val="24"/>
                <w:szCs w:val="24"/>
              </w:rPr>
            </w:pPr>
            <w:r w:rsidRPr="00B47CDE">
              <w:rPr>
                <w:rFonts w:ascii="Times New Roman" w:hAnsi="Times New Roman" w:cs="Times New Roman"/>
                <w:color w:val="404040"/>
                <w:sz w:val="24"/>
                <w:szCs w:val="24"/>
              </w:rPr>
              <w:t>0003</w:t>
            </w:r>
          </w:p>
        </w:tc>
        <w:tc>
          <w:tcPr>
            <w:tcW w:w="3949" w:type="dxa"/>
            <w:vAlign w:val="center"/>
          </w:tcPr>
          <w:p w14:paraId="409F7DBE" w14:textId="77777777" w:rsidR="00EE7540" w:rsidRPr="00B47CDE" w:rsidRDefault="00EE7540" w:rsidP="00FD7CF9">
            <w:pPr>
              <w:pStyle w:val="TableParagraph"/>
              <w:ind w:left="133"/>
              <w:rPr>
                <w:rFonts w:ascii="Times New Roman" w:hAnsi="Times New Roman" w:cs="Times New Roman"/>
                <w:sz w:val="24"/>
                <w:szCs w:val="24"/>
              </w:rPr>
            </w:pPr>
            <w:r w:rsidRPr="00B47CDE">
              <w:rPr>
                <w:rFonts w:ascii="Times New Roman" w:hAnsi="Times New Roman" w:cs="Times New Roman"/>
                <w:color w:val="404040"/>
                <w:sz w:val="24"/>
                <w:szCs w:val="24"/>
              </w:rPr>
              <w:t>Invalid Sample Number</w:t>
            </w:r>
          </w:p>
        </w:tc>
        <w:tc>
          <w:tcPr>
            <w:tcW w:w="3949" w:type="dxa"/>
            <w:vAlign w:val="center"/>
          </w:tcPr>
          <w:p w14:paraId="41A7C35B"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Correct sample number and Resend</w:t>
            </w:r>
          </w:p>
        </w:tc>
      </w:tr>
      <w:tr w:rsidR="00EE7540" w:rsidRPr="00A8674B" w14:paraId="68C34F3F" w14:textId="77777777" w:rsidTr="00FD7CF9">
        <w:trPr>
          <w:trHeight w:val="608"/>
        </w:trPr>
        <w:tc>
          <w:tcPr>
            <w:tcW w:w="2277" w:type="dxa"/>
            <w:vAlign w:val="center"/>
          </w:tcPr>
          <w:p w14:paraId="469D9376" w14:textId="77777777" w:rsidR="00EE7540" w:rsidRPr="00B47CDE" w:rsidRDefault="00EE7540" w:rsidP="00FD7CF9">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0004</w:t>
            </w:r>
          </w:p>
        </w:tc>
        <w:tc>
          <w:tcPr>
            <w:tcW w:w="3949" w:type="dxa"/>
            <w:vAlign w:val="center"/>
          </w:tcPr>
          <w:p w14:paraId="262EE332" w14:textId="77777777" w:rsidR="00EE7540" w:rsidRPr="00B47CDE" w:rsidRDefault="00EE7540" w:rsidP="00FD7CF9">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date time format</w:t>
            </w:r>
          </w:p>
        </w:tc>
        <w:tc>
          <w:tcPr>
            <w:tcW w:w="3949" w:type="dxa"/>
            <w:vAlign w:val="center"/>
          </w:tcPr>
          <w:p w14:paraId="6FCEBA05"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Correct the data and Resend</w:t>
            </w:r>
          </w:p>
        </w:tc>
      </w:tr>
      <w:tr w:rsidR="00EE7540" w:rsidRPr="00A8674B" w14:paraId="0A43C789" w14:textId="77777777" w:rsidTr="00FD7CF9">
        <w:trPr>
          <w:trHeight w:val="608"/>
        </w:trPr>
        <w:tc>
          <w:tcPr>
            <w:tcW w:w="2277" w:type="dxa"/>
            <w:vAlign w:val="center"/>
          </w:tcPr>
          <w:p w14:paraId="27C4006D" w14:textId="77777777" w:rsidR="00EE7540" w:rsidRPr="00B47CDE" w:rsidRDefault="00EE7540" w:rsidP="00FD7CF9">
            <w:pPr>
              <w:pStyle w:val="TableParagraph"/>
              <w:rPr>
                <w:rFonts w:ascii="Times New Roman" w:hAnsi="Times New Roman" w:cs="Times New Roman"/>
                <w:color w:val="333333"/>
                <w:spacing w:val="-4"/>
                <w:sz w:val="24"/>
                <w:szCs w:val="24"/>
              </w:rPr>
            </w:pPr>
            <w:r w:rsidRPr="00B47CDE">
              <w:rPr>
                <w:rFonts w:ascii="Times New Roman" w:hAnsi="Times New Roman" w:cs="Times New Roman"/>
                <w:color w:val="404040"/>
                <w:sz w:val="24"/>
                <w:szCs w:val="24"/>
              </w:rPr>
              <w:t>0005</w:t>
            </w:r>
          </w:p>
        </w:tc>
        <w:tc>
          <w:tcPr>
            <w:tcW w:w="3949" w:type="dxa"/>
            <w:vAlign w:val="center"/>
          </w:tcPr>
          <w:p w14:paraId="25511597" w14:textId="77777777" w:rsidR="00EE7540" w:rsidRPr="00B47CDE" w:rsidRDefault="00EE7540" w:rsidP="00FD7CF9">
            <w:pPr>
              <w:pStyle w:val="TableParagraph"/>
              <w:ind w:left="133"/>
              <w:rPr>
                <w:rFonts w:ascii="Times New Roman" w:hAnsi="Times New Roman" w:cs="Times New Roman"/>
                <w:color w:val="333333"/>
                <w:sz w:val="24"/>
                <w:szCs w:val="24"/>
              </w:rPr>
            </w:pPr>
            <w:r w:rsidRPr="00B47CDE">
              <w:rPr>
                <w:rFonts w:ascii="Times New Roman" w:hAnsi="Times New Roman" w:cs="Times New Roman"/>
                <w:color w:val="404040"/>
                <w:sz w:val="24"/>
                <w:szCs w:val="24"/>
              </w:rPr>
              <w:t>Invalid JSON</w:t>
            </w:r>
          </w:p>
        </w:tc>
        <w:tc>
          <w:tcPr>
            <w:tcW w:w="3949" w:type="dxa"/>
            <w:vAlign w:val="center"/>
          </w:tcPr>
          <w:p w14:paraId="32B5F9FA" w14:textId="77777777" w:rsidR="00EE7540" w:rsidRPr="00B47CDE" w:rsidRDefault="00EE7540" w:rsidP="00FD7CF9">
            <w:pPr>
              <w:pStyle w:val="TableParagraph"/>
              <w:ind w:left="133"/>
              <w:rPr>
                <w:rFonts w:ascii="Times New Roman" w:eastAsiaTheme="minorEastAsia" w:hAnsi="Times New Roman" w:cs="Times New Roman"/>
                <w:color w:val="333333"/>
                <w:sz w:val="24"/>
                <w:szCs w:val="24"/>
                <w:lang w:eastAsia="zh-CN"/>
              </w:rPr>
            </w:pPr>
            <w:r w:rsidRPr="00B47CDE">
              <w:rPr>
                <w:rFonts w:ascii="Times New Roman" w:hAnsi="Times New Roman" w:cs="Times New Roman"/>
                <w:color w:val="404040"/>
                <w:sz w:val="24"/>
                <w:szCs w:val="24"/>
              </w:rPr>
              <w:t>MES Will take care further process</w:t>
            </w:r>
          </w:p>
        </w:tc>
      </w:tr>
    </w:tbl>
    <w:p w14:paraId="0A18B155" w14:textId="77777777" w:rsidR="0035538F" w:rsidRPr="00D95709" w:rsidRDefault="0035538F" w:rsidP="0035538F">
      <w:pPr>
        <w:spacing w:before="93"/>
        <w:ind w:left="244"/>
        <w:rPr>
          <w:rFonts w:ascii="Consolas" w:eastAsiaTheme="minorEastAsia"/>
          <w:sz w:val="19"/>
          <w:lang w:eastAsia="zh-CN"/>
        </w:rPr>
      </w:pPr>
    </w:p>
    <w:p w14:paraId="35CB527C" w14:textId="77777777" w:rsidR="009D73C6" w:rsidRPr="00D26542" w:rsidRDefault="009D73C6" w:rsidP="00D26542">
      <w:pPr>
        <w:pStyle w:val="Heading6"/>
        <w:rPr>
          <w:rFonts w:eastAsiaTheme="minorEastAsia"/>
          <w:lang w:eastAsia="zh-CN"/>
        </w:rPr>
      </w:pPr>
      <w:r w:rsidRPr="00D26542">
        <w:rPr>
          <w:rFonts w:eastAsiaTheme="minorEastAsia"/>
          <w:lang w:eastAsia="zh-CN"/>
        </w:rPr>
        <w:t>Field Mapping</w:t>
      </w:r>
    </w:p>
    <w:p w14:paraId="54282CD2" w14:textId="77777777" w:rsidR="009D73C6" w:rsidRDefault="009D73C6" w:rsidP="009D73C6">
      <w:pPr>
        <w:pStyle w:val="BodyText"/>
        <w:spacing w:before="145" w:after="1"/>
        <w:rPr>
          <w:rFonts w:ascii="Arial"/>
          <w:b/>
          <w:sz w:val="20"/>
        </w:rPr>
      </w:pPr>
    </w:p>
    <w:tbl>
      <w:tblPr>
        <w:tblW w:w="10212"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93"/>
        <w:gridCol w:w="2439"/>
        <w:gridCol w:w="3231"/>
        <w:gridCol w:w="3549"/>
      </w:tblGrid>
      <w:tr w:rsidR="009D73C6" w:rsidRPr="00964CDA" w14:paraId="15593F39" w14:textId="77777777" w:rsidTr="008230D5">
        <w:trPr>
          <w:trHeight w:val="629"/>
        </w:trPr>
        <w:tc>
          <w:tcPr>
            <w:tcW w:w="993" w:type="dxa"/>
            <w:shd w:val="clear" w:color="auto" w:fill="9CC2E5"/>
          </w:tcPr>
          <w:p w14:paraId="244C62F6" w14:textId="77777777" w:rsidR="009D73C6" w:rsidRPr="00A8674B" w:rsidRDefault="009D73C6" w:rsidP="00E74401">
            <w:pPr>
              <w:pStyle w:val="TableParagraph"/>
              <w:jc w:val="center"/>
              <w:rPr>
                <w:rFonts w:ascii="Times New Roman" w:hAnsi="Times New Roman" w:cs="Times New Roman"/>
                <w:b/>
                <w:sz w:val="24"/>
              </w:rPr>
            </w:pPr>
            <w:r w:rsidRPr="00A8674B">
              <w:rPr>
                <w:rFonts w:ascii="Times New Roman" w:hAnsi="Times New Roman" w:cs="Times New Roman"/>
                <w:b/>
                <w:color w:val="333333"/>
                <w:spacing w:val="-5"/>
                <w:sz w:val="24"/>
              </w:rPr>
              <w:t>No.</w:t>
            </w:r>
          </w:p>
        </w:tc>
        <w:tc>
          <w:tcPr>
            <w:tcW w:w="2439" w:type="dxa"/>
            <w:shd w:val="clear" w:color="auto" w:fill="9CC2E5"/>
          </w:tcPr>
          <w:p w14:paraId="217D35B6" w14:textId="77777777" w:rsidR="009D73C6" w:rsidRPr="00A8674B" w:rsidRDefault="009D73C6">
            <w:pPr>
              <w:pStyle w:val="TableParagraph"/>
              <w:ind w:left="124"/>
              <w:rPr>
                <w:rFonts w:ascii="Times New Roman" w:hAnsi="Times New Roman" w:cs="Times New Roman"/>
                <w:b/>
                <w:sz w:val="24"/>
              </w:rPr>
            </w:pPr>
            <w:r w:rsidRPr="00A8674B">
              <w:rPr>
                <w:rFonts w:ascii="Times New Roman" w:hAnsi="Times New Roman" w:cs="Times New Roman"/>
                <w:b/>
                <w:color w:val="333333"/>
                <w:sz w:val="24"/>
              </w:rPr>
              <w:t xml:space="preserve">MES </w:t>
            </w:r>
            <w:r w:rsidRPr="00A8674B">
              <w:rPr>
                <w:rFonts w:ascii="Times New Roman" w:hAnsi="Times New Roman" w:cs="Times New Roman"/>
                <w:b/>
                <w:color w:val="333333"/>
                <w:spacing w:val="-2"/>
                <w:sz w:val="24"/>
              </w:rPr>
              <w:t>Field</w:t>
            </w:r>
          </w:p>
        </w:tc>
        <w:tc>
          <w:tcPr>
            <w:tcW w:w="3231" w:type="dxa"/>
            <w:shd w:val="clear" w:color="auto" w:fill="9CC2E5"/>
          </w:tcPr>
          <w:p w14:paraId="5B823F63" w14:textId="77777777" w:rsidR="009D73C6" w:rsidRPr="00A8674B" w:rsidRDefault="009D73C6">
            <w:pPr>
              <w:pStyle w:val="TableParagraph"/>
              <w:ind w:left="120"/>
              <w:rPr>
                <w:rFonts w:ascii="Times New Roman" w:hAnsi="Times New Roman" w:cs="Times New Roman"/>
                <w:b/>
                <w:sz w:val="24"/>
              </w:rPr>
            </w:pPr>
            <w:r w:rsidRPr="00A8674B">
              <w:rPr>
                <w:rFonts w:ascii="Times New Roman" w:hAnsi="Times New Roman" w:cs="Times New Roman"/>
                <w:b/>
                <w:color w:val="333333"/>
                <w:spacing w:val="-2"/>
                <w:sz w:val="24"/>
              </w:rPr>
              <w:t>Description</w:t>
            </w:r>
          </w:p>
        </w:tc>
        <w:tc>
          <w:tcPr>
            <w:tcW w:w="3549" w:type="dxa"/>
            <w:shd w:val="clear" w:color="auto" w:fill="9CC2E5"/>
          </w:tcPr>
          <w:p w14:paraId="2EC6A29D" w14:textId="77777777" w:rsidR="009D73C6" w:rsidRPr="00A8674B" w:rsidRDefault="009D73C6" w:rsidP="008230D5">
            <w:pPr>
              <w:pStyle w:val="TableParagraph"/>
              <w:rPr>
                <w:rFonts w:ascii="Times New Roman" w:hAnsi="Times New Roman" w:cs="Times New Roman"/>
                <w:b/>
                <w:sz w:val="24"/>
              </w:rPr>
            </w:pPr>
            <w:r w:rsidRPr="00A8674B">
              <w:rPr>
                <w:rFonts w:ascii="Times New Roman" w:hAnsi="Times New Roman" w:cs="Times New Roman"/>
                <w:b/>
                <w:color w:val="333333"/>
                <w:sz w:val="24"/>
              </w:rPr>
              <w:t xml:space="preserve">QCLAD Field </w:t>
            </w:r>
            <w:r w:rsidRPr="00A8674B">
              <w:rPr>
                <w:rFonts w:ascii="Times New Roman" w:hAnsi="Times New Roman" w:cs="Times New Roman"/>
                <w:b/>
                <w:color w:val="333333"/>
                <w:spacing w:val="-2"/>
                <w:sz w:val="24"/>
              </w:rPr>
              <w:t>Mapping</w:t>
            </w:r>
          </w:p>
        </w:tc>
      </w:tr>
      <w:tr w:rsidR="008230D5" w:rsidRPr="00964CDA" w14:paraId="739F1EF3" w14:textId="77777777" w:rsidTr="008230D5">
        <w:trPr>
          <w:trHeight w:val="614"/>
        </w:trPr>
        <w:tc>
          <w:tcPr>
            <w:tcW w:w="993" w:type="dxa"/>
          </w:tcPr>
          <w:p w14:paraId="1BDB2D8C" w14:textId="7E9E21B9"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426F2468" w14:textId="0F42FA9E"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sampleType</w:t>
            </w:r>
            <w:proofErr w:type="spellEnd"/>
          </w:p>
        </w:tc>
        <w:tc>
          <w:tcPr>
            <w:tcW w:w="3231" w:type="dxa"/>
          </w:tcPr>
          <w:p w14:paraId="3CD48DBC" w14:textId="50A85A3D"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 xml:space="preserve">sample Type </w:t>
            </w:r>
          </w:p>
        </w:tc>
        <w:tc>
          <w:tcPr>
            <w:tcW w:w="3549" w:type="dxa"/>
          </w:tcPr>
          <w:p w14:paraId="414E4AFA" w14:textId="5ED646BC"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sample.HenInspectionCategory</w:t>
            </w:r>
            <w:proofErr w:type="spellEnd"/>
          </w:p>
        </w:tc>
      </w:tr>
      <w:tr w:rsidR="008230D5" w:rsidRPr="00964CDA" w14:paraId="4B134B03" w14:textId="77777777" w:rsidTr="008230D5">
        <w:trPr>
          <w:trHeight w:val="629"/>
        </w:trPr>
        <w:tc>
          <w:tcPr>
            <w:tcW w:w="993" w:type="dxa"/>
          </w:tcPr>
          <w:p w14:paraId="3A735114" w14:textId="1380A0E8"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74FA4F65" w14:textId="5F59E5FF"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sampleLabelNumber</w:t>
            </w:r>
            <w:proofErr w:type="spellEnd"/>
          </w:p>
        </w:tc>
        <w:tc>
          <w:tcPr>
            <w:tcW w:w="3231" w:type="dxa"/>
          </w:tcPr>
          <w:p w14:paraId="41C4BB72" w14:textId="29E7FD84"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Unique ID for the sample</w:t>
            </w:r>
          </w:p>
        </w:tc>
        <w:tc>
          <w:tcPr>
            <w:tcW w:w="3549" w:type="dxa"/>
          </w:tcPr>
          <w:p w14:paraId="3357D1AB" w14:textId="72A58A6D"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sample.HenMesId</w:t>
            </w:r>
            <w:proofErr w:type="spellEnd"/>
          </w:p>
        </w:tc>
      </w:tr>
      <w:tr w:rsidR="008230D5" w:rsidRPr="00964CDA" w14:paraId="122372A6" w14:textId="77777777" w:rsidTr="008230D5">
        <w:trPr>
          <w:trHeight w:val="629"/>
        </w:trPr>
        <w:tc>
          <w:tcPr>
            <w:tcW w:w="993" w:type="dxa"/>
          </w:tcPr>
          <w:p w14:paraId="3E318D47" w14:textId="50D5DBA5"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0E05B8CF" w14:textId="4230A785"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processOrder</w:t>
            </w:r>
            <w:proofErr w:type="spellEnd"/>
          </w:p>
        </w:tc>
        <w:tc>
          <w:tcPr>
            <w:tcW w:w="3231" w:type="dxa"/>
          </w:tcPr>
          <w:p w14:paraId="0C8F92C7" w14:textId="4F074444"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Process Order</w:t>
            </w:r>
          </w:p>
        </w:tc>
        <w:tc>
          <w:tcPr>
            <w:tcW w:w="3549" w:type="dxa"/>
          </w:tcPr>
          <w:p w14:paraId="7AFE8AE5" w14:textId="7EABF80B"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Sample.HenProcessOrder</w:t>
            </w:r>
            <w:proofErr w:type="spellEnd"/>
          </w:p>
        </w:tc>
      </w:tr>
      <w:tr w:rsidR="008230D5" w:rsidRPr="00964CDA" w14:paraId="773446CE" w14:textId="77777777" w:rsidTr="008230D5">
        <w:trPr>
          <w:trHeight w:val="614"/>
        </w:trPr>
        <w:tc>
          <w:tcPr>
            <w:tcW w:w="993" w:type="dxa"/>
          </w:tcPr>
          <w:p w14:paraId="74F1FCBB" w14:textId="37581F1C"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02797525" w14:textId="71FA8B7C"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batchNumber</w:t>
            </w:r>
            <w:proofErr w:type="spellEnd"/>
          </w:p>
        </w:tc>
        <w:tc>
          <w:tcPr>
            <w:tcW w:w="3231" w:type="dxa"/>
          </w:tcPr>
          <w:p w14:paraId="088FAC71" w14:textId="502936D3"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Batch Number</w:t>
            </w:r>
          </w:p>
        </w:tc>
        <w:tc>
          <w:tcPr>
            <w:tcW w:w="3549" w:type="dxa"/>
          </w:tcPr>
          <w:p w14:paraId="0AD70DAC" w14:textId="0EBE2123"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sample.BatchName</w:t>
            </w:r>
            <w:proofErr w:type="spellEnd"/>
          </w:p>
        </w:tc>
      </w:tr>
      <w:tr w:rsidR="008230D5" w:rsidRPr="00964CDA" w14:paraId="4087CE9E" w14:textId="77777777" w:rsidTr="008230D5">
        <w:trPr>
          <w:trHeight w:val="629"/>
        </w:trPr>
        <w:tc>
          <w:tcPr>
            <w:tcW w:w="993" w:type="dxa"/>
          </w:tcPr>
          <w:p w14:paraId="2B8D3AC9" w14:textId="4AAE4AAA"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6414FDD2" w14:textId="4E60AEBC"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materialNumber</w:t>
            </w:r>
            <w:proofErr w:type="spellEnd"/>
          </w:p>
        </w:tc>
        <w:tc>
          <w:tcPr>
            <w:tcW w:w="3231" w:type="dxa"/>
          </w:tcPr>
          <w:p w14:paraId="145A4219" w14:textId="4BDD00A7"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Material Code</w:t>
            </w:r>
          </w:p>
        </w:tc>
        <w:tc>
          <w:tcPr>
            <w:tcW w:w="3549" w:type="dxa"/>
          </w:tcPr>
          <w:p w14:paraId="65A686A1" w14:textId="2D0A06E0"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sample.Substance.Identity</w:t>
            </w:r>
            <w:proofErr w:type="spellEnd"/>
          </w:p>
        </w:tc>
      </w:tr>
      <w:tr w:rsidR="008230D5" w:rsidRPr="00964CDA" w14:paraId="7BC8136C" w14:textId="77777777" w:rsidTr="008230D5">
        <w:trPr>
          <w:trHeight w:val="614"/>
        </w:trPr>
        <w:tc>
          <w:tcPr>
            <w:tcW w:w="993" w:type="dxa"/>
          </w:tcPr>
          <w:p w14:paraId="350E4E1A" w14:textId="1B733F44"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00D718F6" w14:textId="7A9105B2"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materialDescription</w:t>
            </w:r>
            <w:proofErr w:type="spellEnd"/>
          </w:p>
        </w:tc>
        <w:tc>
          <w:tcPr>
            <w:tcW w:w="3231" w:type="dxa"/>
          </w:tcPr>
          <w:p w14:paraId="56E53CDA" w14:textId="60B0E1CB"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Description of material</w:t>
            </w:r>
          </w:p>
        </w:tc>
        <w:tc>
          <w:tcPr>
            <w:tcW w:w="3549" w:type="dxa"/>
          </w:tcPr>
          <w:p w14:paraId="335C6CD6" w14:textId="1C68816C"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sample.Substance.Name</w:t>
            </w:r>
            <w:proofErr w:type="spellEnd"/>
          </w:p>
        </w:tc>
      </w:tr>
      <w:tr w:rsidR="008230D5" w:rsidRPr="00964CDA" w14:paraId="1ED80852" w14:textId="77777777" w:rsidTr="008230D5">
        <w:trPr>
          <w:trHeight w:val="629"/>
        </w:trPr>
        <w:tc>
          <w:tcPr>
            <w:tcW w:w="993" w:type="dxa"/>
          </w:tcPr>
          <w:p w14:paraId="459E1397" w14:textId="2F4ECF92"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5C625D59" w14:textId="3289B5A8"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plantCode</w:t>
            </w:r>
            <w:proofErr w:type="spellEnd"/>
          </w:p>
        </w:tc>
        <w:tc>
          <w:tcPr>
            <w:tcW w:w="3231" w:type="dxa"/>
          </w:tcPr>
          <w:p w14:paraId="44A402D6" w14:textId="7E0D656D"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SAP Plant</w:t>
            </w:r>
          </w:p>
        </w:tc>
        <w:tc>
          <w:tcPr>
            <w:tcW w:w="3549" w:type="dxa"/>
          </w:tcPr>
          <w:p w14:paraId="630DADF9" w14:textId="743CE69D"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sample.HenPlant</w:t>
            </w:r>
            <w:proofErr w:type="spellEnd"/>
          </w:p>
        </w:tc>
      </w:tr>
      <w:tr w:rsidR="008230D5" w:rsidRPr="00964CDA" w14:paraId="01C7287E" w14:textId="77777777" w:rsidTr="008230D5">
        <w:trPr>
          <w:trHeight w:val="1004"/>
        </w:trPr>
        <w:tc>
          <w:tcPr>
            <w:tcW w:w="993" w:type="dxa"/>
          </w:tcPr>
          <w:p w14:paraId="55FFF638" w14:textId="7D7DF2E5" w:rsidR="008230D5" w:rsidRPr="00A8674B" w:rsidRDefault="008230D5" w:rsidP="00576877">
            <w:pPr>
              <w:pStyle w:val="TableParagraph"/>
              <w:numPr>
                <w:ilvl w:val="0"/>
                <w:numId w:val="29"/>
              </w:numPr>
              <w:spacing w:before="1"/>
              <w:rPr>
                <w:rFonts w:ascii="Times New Roman" w:hAnsi="Times New Roman" w:cs="Times New Roman"/>
                <w:sz w:val="24"/>
              </w:rPr>
            </w:pPr>
          </w:p>
        </w:tc>
        <w:tc>
          <w:tcPr>
            <w:tcW w:w="2439" w:type="dxa"/>
          </w:tcPr>
          <w:p w14:paraId="5795A9AB" w14:textId="75170FDC" w:rsidR="008230D5" w:rsidRPr="00A8674B" w:rsidRDefault="008230D5" w:rsidP="008230D5">
            <w:pPr>
              <w:pStyle w:val="TableParagraph"/>
              <w:spacing w:line="326" w:lineRule="auto"/>
              <w:ind w:left="124" w:right="17"/>
              <w:rPr>
                <w:rFonts w:ascii="Times New Roman" w:hAnsi="Times New Roman" w:cs="Times New Roman"/>
                <w:sz w:val="24"/>
              </w:rPr>
            </w:pPr>
            <w:proofErr w:type="spellStart"/>
            <w:r w:rsidRPr="00964CDA">
              <w:rPr>
                <w:rFonts w:ascii="Times New Roman" w:hAnsi="Times New Roman" w:cs="Times New Roman"/>
                <w:color w:val="000000"/>
                <w:sz w:val="24"/>
                <w:szCs w:val="24"/>
              </w:rPr>
              <w:t>activityNumber</w:t>
            </w:r>
            <w:proofErr w:type="spellEnd"/>
          </w:p>
        </w:tc>
        <w:tc>
          <w:tcPr>
            <w:tcW w:w="3231" w:type="dxa"/>
          </w:tcPr>
          <w:p w14:paraId="239AF178" w14:textId="738BDEC0" w:rsidR="008230D5" w:rsidRPr="00A8674B" w:rsidRDefault="008230D5" w:rsidP="008230D5">
            <w:pPr>
              <w:pStyle w:val="TableParagraph"/>
              <w:spacing w:line="326" w:lineRule="auto"/>
              <w:ind w:left="120"/>
              <w:rPr>
                <w:rFonts w:ascii="Times New Roman" w:hAnsi="Times New Roman" w:cs="Times New Roman"/>
                <w:sz w:val="24"/>
              </w:rPr>
            </w:pPr>
            <w:r w:rsidRPr="00964CDA">
              <w:rPr>
                <w:rFonts w:ascii="Times New Roman" w:hAnsi="Times New Roman" w:cs="Times New Roman"/>
                <w:color w:val="000000"/>
                <w:sz w:val="24"/>
                <w:szCs w:val="24"/>
              </w:rPr>
              <w:t>SAP phase in the routing</w:t>
            </w:r>
          </w:p>
        </w:tc>
        <w:tc>
          <w:tcPr>
            <w:tcW w:w="3549" w:type="dxa"/>
          </w:tcPr>
          <w:p w14:paraId="63E89B4F" w14:textId="77777777" w:rsidR="008230D5" w:rsidRDefault="008230D5" w:rsidP="008230D5">
            <w:pPr>
              <w:pStyle w:val="TableParagraph"/>
              <w:spacing w:before="1"/>
              <w:rPr>
                <w:rFonts w:ascii="Times New Roman" w:eastAsiaTheme="minorEastAsia" w:hAnsi="Times New Roman" w:cs="Times New Roman"/>
                <w:color w:val="000000"/>
                <w:sz w:val="24"/>
                <w:szCs w:val="24"/>
                <w:lang w:eastAsia="zh-CN"/>
              </w:rPr>
            </w:pPr>
          </w:p>
          <w:p w14:paraId="2E836504" w14:textId="2043CBA7" w:rsidR="008230D5" w:rsidRPr="008230D5" w:rsidRDefault="008230D5" w:rsidP="008230D5">
            <w:pPr>
              <w:pStyle w:val="TableParagraph"/>
              <w:spacing w:before="1"/>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sample.HenPhraseNumber</w:t>
            </w:r>
            <w:proofErr w:type="spellEnd"/>
          </w:p>
        </w:tc>
      </w:tr>
      <w:tr w:rsidR="008230D5" w:rsidRPr="00964CDA" w14:paraId="0C2C2182" w14:textId="77777777" w:rsidTr="008230D5">
        <w:trPr>
          <w:trHeight w:val="629"/>
        </w:trPr>
        <w:tc>
          <w:tcPr>
            <w:tcW w:w="993" w:type="dxa"/>
          </w:tcPr>
          <w:p w14:paraId="50691BAD" w14:textId="63DC39BE"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6B5794A3" w14:textId="02487E31"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sampleApprovalRejectedTime</w:t>
            </w:r>
            <w:proofErr w:type="spellEnd"/>
          </w:p>
        </w:tc>
        <w:tc>
          <w:tcPr>
            <w:tcW w:w="3231" w:type="dxa"/>
          </w:tcPr>
          <w:p w14:paraId="19EE2B6D" w14:textId="3E8A901A"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Date and time sample was approved/rejected</w:t>
            </w:r>
          </w:p>
        </w:tc>
        <w:tc>
          <w:tcPr>
            <w:tcW w:w="3549" w:type="dxa"/>
          </w:tcPr>
          <w:p w14:paraId="6104B1F6" w14:textId="427FE833"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sample.DateAuthorised</w:t>
            </w:r>
            <w:proofErr w:type="spellEnd"/>
          </w:p>
        </w:tc>
      </w:tr>
      <w:tr w:rsidR="008230D5" w:rsidRPr="00964CDA" w14:paraId="5A6BD66F" w14:textId="77777777" w:rsidTr="008230D5">
        <w:trPr>
          <w:trHeight w:val="614"/>
        </w:trPr>
        <w:tc>
          <w:tcPr>
            <w:tcW w:w="993" w:type="dxa"/>
          </w:tcPr>
          <w:p w14:paraId="140E245D" w14:textId="12A02649"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7D95B6BC" w14:textId="0B2622B4"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operatorName</w:t>
            </w:r>
            <w:proofErr w:type="spellEnd"/>
          </w:p>
        </w:tc>
        <w:tc>
          <w:tcPr>
            <w:tcW w:w="3231" w:type="dxa"/>
          </w:tcPr>
          <w:p w14:paraId="739037EA" w14:textId="21CB6897"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Operator who approved sample</w:t>
            </w:r>
          </w:p>
        </w:tc>
        <w:tc>
          <w:tcPr>
            <w:tcW w:w="3549" w:type="dxa"/>
          </w:tcPr>
          <w:p w14:paraId="7EBE0251" w14:textId="36D0CE86" w:rsidR="008230D5" w:rsidRPr="008230D5" w:rsidRDefault="008230D5" w:rsidP="008230D5">
            <w:pPr>
              <w:pStyle w:val="TableParagraph"/>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sample.Authoriser</w:t>
            </w:r>
            <w:proofErr w:type="spellEnd"/>
          </w:p>
        </w:tc>
      </w:tr>
      <w:tr w:rsidR="008230D5" w:rsidRPr="00964CDA" w14:paraId="02266EB8" w14:textId="77777777" w:rsidTr="008230D5">
        <w:trPr>
          <w:trHeight w:val="1004"/>
        </w:trPr>
        <w:tc>
          <w:tcPr>
            <w:tcW w:w="993" w:type="dxa"/>
          </w:tcPr>
          <w:p w14:paraId="1CDF97A7" w14:textId="24E98674" w:rsidR="008230D5" w:rsidRPr="00A8674B" w:rsidRDefault="008230D5" w:rsidP="00576877">
            <w:pPr>
              <w:pStyle w:val="TableParagraph"/>
              <w:numPr>
                <w:ilvl w:val="0"/>
                <w:numId w:val="29"/>
              </w:numPr>
              <w:spacing w:before="1"/>
              <w:rPr>
                <w:rFonts w:ascii="Times New Roman" w:hAnsi="Times New Roman" w:cs="Times New Roman"/>
                <w:sz w:val="24"/>
              </w:rPr>
            </w:pPr>
          </w:p>
        </w:tc>
        <w:tc>
          <w:tcPr>
            <w:tcW w:w="2439" w:type="dxa"/>
          </w:tcPr>
          <w:p w14:paraId="7C3152A8" w14:textId="73350E5A" w:rsidR="008230D5" w:rsidRPr="00A8674B" w:rsidRDefault="00C536F6" w:rsidP="008230D5">
            <w:pPr>
              <w:pStyle w:val="TableParagraph"/>
              <w:spacing w:before="1"/>
              <w:ind w:left="124"/>
              <w:rPr>
                <w:rFonts w:ascii="Times New Roman" w:hAnsi="Times New Roman" w:cs="Times New Roman"/>
                <w:sz w:val="24"/>
              </w:rPr>
            </w:pPr>
            <w:proofErr w:type="spellStart"/>
            <w:r w:rsidRPr="00C536F6">
              <w:rPr>
                <w:rFonts w:ascii="Times New Roman" w:hAnsi="Times New Roman" w:cs="Times New Roman"/>
                <w:color w:val="000000"/>
                <w:sz w:val="24"/>
                <w:szCs w:val="24"/>
              </w:rPr>
              <w:t>QCSampleResult</w:t>
            </w:r>
            <w:proofErr w:type="spellEnd"/>
          </w:p>
        </w:tc>
        <w:tc>
          <w:tcPr>
            <w:tcW w:w="3231" w:type="dxa"/>
          </w:tcPr>
          <w:p w14:paraId="0B3CF331" w14:textId="242FF528" w:rsidR="008230D5" w:rsidRPr="00A8674B" w:rsidRDefault="008230D5" w:rsidP="008230D5">
            <w:pPr>
              <w:pStyle w:val="TableParagraph"/>
              <w:spacing w:line="338" w:lineRule="auto"/>
              <w:ind w:left="120" w:right="99"/>
              <w:rPr>
                <w:rFonts w:ascii="Times New Roman" w:hAnsi="Times New Roman" w:cs="Times New Roman"/>
                <w:sz w:val="24"/>
              </w:rPr>
            </w:pPr>
            <w:r w:rsidRPr="00964CDA">
              <w:rPr>
                <w:rFonts w:ascii="Times New Roman" w:hAnsi="Times New Roman" w:cs="Times New Roman"/>
                <w:color w:val="000000"/>
                <w:sz w:val="24"/>
                <w:szCs w:val="24"/>
              </w:rPr>
              <w:t>Approved or Rejected</w:t>
            </w:r>
          </w:p>
        </w:tc>
        <w:tc>
          <w:tcPr>
            <w:tcW w:w="3549" w:type="dxa"/>
          </w:tcPr>
          <w:p w14:paraId="377F991D" w14:textId="77777777" w:rsidR="008230D5" w:rsidRDefault="008230D5" w:rsidP="008230D5">
            <w:pPr>
              <w:pStyle w:val="TableParagraph"/>
              <w:spacing w:before="1"/>
              <w:rPr>
                <w:rFonts w:ascii="Times New Roman" w:eastAsiaTheme="minorEastAsia" w:hAnsi="Times New Roman" w:cs="Times New Roman"/>
                <w:color w:val="000000"/>
                <w:sz w:val="24"/>
                <w:szCs w:val="24"/>
                <w:lang w:eastAsia="zh-CN"/>
              </w:rPr>
            </w:pPr>
          </w:p>
          <w:p w14:paraId="0A2680C3" w14:textId="5DCA5DDC" w:rsidR="008230D5" w:rsidRPr="008230D5" w:rsidRDefault="008230D5" w:rsidP="008230D5">
            <w:pPr>
              <w:pStyle w:val="TableParagraph"/>
              <w:spacing w:before="1"/>
              <w:rPr>
                <w:rFonts w:ascii="Times New Roman" w:hAnsi="Times New Roman" w:cs="Times New Roman"/>
                <w:sz w:val="24"/>
                <w:szCs w:val="24"/>
              </w:rPr>
            </w:pPr>
            <w:proofErr w:type="spellStart"/>
            <w:r w:rsidRPr="008230D5">
              <w:rPr>
                <w:rFonts w:ascii="Times New Roman" w:hAnsi="Times New Roman" w:cs="Times New Roman"/>
                <w:color w:val="000000"/>
                <w:sz w:val="24"/>
                <w:szCs w:val="24"/>
              </w:rPr>
              <w:t>sample.Status</w:t>
            </w:r>
            <w:proofErr w:type="spellEnd"/>
            <w:r w:rsidRPr="008230D5">
              <w:rPr>
                <w:rFonts w:ascii="Times New Roman" w:hAnsi="Times New Roman" w:cs="Times New Roman"/>
                <w:color w:val="000000"/>
                <w:sz w:val="24"/>
                <w:szCs w:val="24"/>
              </w:rPr>
              <w:t xml:space="preserve"> and </w:t>
            </w:r>
            <w:proofErr w:type="spellStart"/>
            <w:r w:rsidRPr="008230D5">
              <w:rPr>
                <w:rFonts w:ascii="Times New Roman" w:hAnsi="Times New Roman" w:cs="Times New Roman"/>
                <w:color w:val="000000"/>
                <w:sz w:val="24"/>
                <w:szCs w:val="24"/>
              </w:rPr>
              <w:t>sample.OnSpec</w:t>
            </w:r>
            <w:proofErr w:type="spellEnd"/>
          </w:p>
        </w:tc>
      </w:tr>
      <w:tr w:rsidR="008230D5" w:rsidRPr="00964CDA" w14:paraId="77479B10" w14:textId="77777777" w:rsidTr="008230D5">
        <w:trPr>
          <w:trHeight w:val="1019"/>
        </w:trPr>
        <w:tc>
          <w:tcPr>
            <w:tcW w:w="993" w:type="dxa"/>
          </w:tcPr>
          <w:p w14:paraId="1233A1FA" w14:textId="2DD7D201" w:rsidR="008230D5" w:rsidRPr="00A8674B" w:rsidRDefault="008230D5" w:rsidP="00576877">
            <w:pPr>
              <w:pStyle w:val="TableParagraph"/>
              <w:numPr>
                <w:ilvl w:val="0"/>
                <w:numId w:val="29"/>
              </w:numPr>
              <w:spacing w:before="1"/>
              <w:rPr>
                <w:rFonts w:ascii="Times New Roman" w:hAnsi="Times New Roman" w:cs="Times New Roman"/>
                <w:sz w:val="24"/>
              </w:rPr>
            </w:pPr>
          </w:p>
        </w:tc>
        <w:tc>
          <w:tcPr>
            <w:tcW w:w="2439" w:type="dxa"/>
          </w:tcPr>
          <w:p w14:paraId="7974B7EE" w14:textId="2262AFF8" w:rsidR="008230D5" w:rsidRPr="00A8674B" w:rsidRDefault="008230D5" w:rsidP="008230D5">
            <w:pPr>
              <w:pStyle w:val="TableParagraph"/>
              <w:spacing w:before="1"/>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isQCAdjustment</w:t>
            </w:r>
            <w:proofErr w:type="spellEnd"/>
          </w:p>
        </w:tc>
        <w:tc>
          <w:tcPr>
            <w:tcW w:w="3231" w:type="dxa"/>
          </w:tcPr>
          <w:p w14:paraId="0DC11170" w14:textId="518DE240" w:rsidR="008230D5" w:rsidRPr="00A8674B" w:rsidRDefault="008230D5" w:rsidP="008230D5">
            <w:pPr>
              <w:pStyle w:val="TableParagraph"/>
              <w:spacing w:line="338" w:lineRule="auto"/>
              <w:ind w:left="120"/>
              <w:rPr>
                <w:rFonts w:ascii="Times New Roman" w:hAnsi="Times New Roman" w:cs="Times New Roman"/>
                <w:sz w:val="24"/>
              </w:rPr>
            </w:pPr>
            <w:r w:rsidRPr="00964CDA">
              <w:rPr>
                <w:rFonts w:ascii="Times New Roman" w:hAnsi="Times New Roman" w:cs="Times New Roman"/>
                <w:color w:val="000000"/>
                <w:sz w:val="24"/>
                <w:szCs w:val="24"/>
              </w:rPr>
              <w:t>is QC Adjustment</w:t>
            </w:r>
          </w:p>
        </w:tc>
        <w:tc>
          <w:tcPr>
            <w:tcW w:w="3549" w:type="dxa"/>
          </w:tcPr>
          <w:p w14:paraId="58DED2BE" w14:textId="6AB6ED62" w:rsidR="008230D5" w:rsidRPr="008230D5" w:rsidRDefault="008230D5" w:rsidP="008230D5">
            <w:pPr>
              <w:pStyle w:val="TableParagraph"/>
              <w:spacing w:before="1"/>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NA</w:t>
            </w:r>
          </w:p>
        </w:tc>
      </w:tr>
      <w:tr w:rsidR="008230D5" w:rsidRPr="00964CDA" w14:paraId="5A12D454" w14:textId="77777777" w:rsidTr="008230D5">
        <w:trPr>
          <w:trHeight w:val="614"/>
        </w:trPr>
        <w:tc>
          <w:tcPr>
            <w:tcW w:w="993" w:type="dxa"/>
          </w:tcPr>
          <w:p w14:paraId="11149F10" w14:textId="4BA03D3D" w:rsidR="008230D5" w:rsidRPr="00A8674B" w:rsidRDefault="008230D5" w:rsidP="00576877">
            <w:pPr>
              <w:pStyle w:val="TableParagraph"/>
              <w:numPr>
                <w:ilvl w:val="0"/>
                <w:numId w:val="29"/>
              </w:numPr>
              <w:rPr>
                <w:rFonts w:ascii="Times New Roman" w:hAnsi="Times New Roman" w:cs="Times New Roman"/>
                <w:sz w:val="24"/>
              </w:rPr>
            </w:pPr>
          </w:p>
        </w:tc>
        <w:tc>
          <w:tcPr>
            <w:tcW w:w="2439" w:type="dxa"/>
          </w:tcPr>
          <w:p w14:paraId="5F26F22A" w14:textId="458FFDAF" w:rsidR="008230D5" w:rsidRPr="00A8674B" w:rsidRDefault="008230D5" w:rsidP="008230D5">
            <w:pPr>
              <w:pStyle w:val="TableParagraph"/>
              <w:ind w:left="124"/>
              <w:rPr>
                <w:rFonts w:ascii="Times New Roman" w:hAnsi="Times New Roman" w:cs="Times New Roman"/>
                <w:sz w:val="24"/>
              </w:rPr>
            </w:pPr>
            <w:proofErr w:type="spellStart"/>
            <w:r w:rsidRPr="00964CDA">
              <w:rPr>
                <w:rFonts w:ascii="Times New Roman" w:hAnsi="Times New Roman" w:cs="Times New Roman"/>
                <w:color w:val="000000"/>
                <w:sz w:val="24"/>
                <w:szCs w:val="24"/>
              </w:rPr>
              <w:t>adjustMaterials</w:t>
            </w:r>
            <w:proofErr w:type="spellEnd"/>
          </w:p>
        </w:tc>
        <w:tc>
          <w:tcPr>
            <w:tcW w:w="3231" w:type="dxa"/>
          </w:tcPr>
          <w:p w14:paraId="74252ECA" w14:textId="767E0314" w:rsidR="008230D5" w:rsidRPr="00A8674B" w:rsidRDefault="008230D5" w:rsidP="008230D5">
            <w:pPr>
              <w:pStyle w:val="TableParagraph"/>
              <w:ind w:left="120"/>
              <w:rPr>
                <w:rFonts w:ascii="Times New Roman" w:hAnsi="Times New Roman" w:cs="Times New Roman"/>
                <w:sz w:val="24"/>
              </w:rPr>
            </w:pPr>
            <w:r w:rsidRPr="00964CDA">
              <w:rPr>
                <w:rFonts w:ascii="Times New Roman" w:hAnsi="Times New Roman" w:cs="Times New Roman"/>
                <w:color w:val="000000"/>
                <w:sz w:val="24"/>
                <w:szCs w:val="24"/>
              </w:rPr>
              <w:t>The material information that needs to be adjusted can be zero or more.</w:t>
            </w:r>
          </w:p>
        </w:tc>
        <w:tc>
          <w:tcPr>
            <w:tcW w:w="3549" w:type="dxa"/>
          </w:tcPr>
          <w:p w14:paraId="5180ED0C" w14:textId="752A71C1" w:rsidR="008230D5" w:rsidRPr="008230D5" w:rsidRDefault="008230D5" w:rsidP="008230D5">
            <w:pPr>
              <w:pStyle w:val="TableParagraph"/>
              <w:rPr>
                <w:rFonts w:ascii="Times New Roman" w:hAnsi="Times New Roman" w:cs="Times New Roman"/>
                <w:sz w:val="24"/>
                <w:szCs w:val="24"/>
              </w:rPr>
            </w:pPr>
            <w:r>
              <w:rPr>
                <w:rFonts w:ascii="Times New Roman" w:eastAsiaTheme="minorEastAsia" w:hAnsi="Times New Roman" w:cs="Times New Roman" w:hint="eastAsia"/>
                <w:sz w:val="24"/>
                <w:szCs w:val="24"/>
                <w:lang w:eastAsia="zh-CN"/>
              </w:rPr>
              <w:t>NA</w:t>
            </w:r>
          </w:p>
        </w:tc>
      </w:tr>
      <w:tr w:rsidR="008230D5" w:rsidRPr="00964CDA" w14:paraId="35683474" w14:textId="77777777" w:rsidTr="008230D5">
        <w:trPr>
          <w:trHeight w:val="614"/>
        </w:trPr>
        <w:tc>
          <w:tcPr>
            <w:tcW w:w="993" w:type="dxa"/>
          </w:tcPr>
          <w:p w14:paraId="6FF8E8E3" w14:textId="5D5A34EF"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3B0B4001" w14:textId="1CE47772"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materialNumber</w:t>
            </w:r>
            <w:proofErr w:type="spellEnd"/>
          </w:p>
        </w:tc>
        <w:tc>
          <w:tcPr>
            <w:tcW w:w="3231" w:type="dxa"/>
            <w:vAlign w:val="bottom"/>
          </w:tcPr>
          <w:p w14:paraId="39A343CD" w14:textId="03C71102"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Material used for any adjustment during sampling</w:t>
            </w:r>
          </w:p>
        </w:tc>
        <w:tc>
          <w:tcPr>
            <w:tcW w:w="3549" w:type="dxa"/>
          </w:tcPr>
          <w:p w14:paraId="476CD65B" w14:textId="785AE921"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34B117E" w14:textId="77777777" w:rsidTr="008230D5">
        <w:trPr>
          <w:trHeight w:val="614"/>
        </w:trPr>
        <w:tc>
          <w:tcPr>
            <w:tcW w:w="993" w:type="dxa"/>
          </w:tcPr>
          <w:p w14:paraId="4CE3EAAE" w14:textId="68ADA49D"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5EAF01B5" w14:textId="783451C1"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batchNumber</w:t>
            </w:r>
            <w:proofErr w:type="spellEnd"/>
          </w:p>
        </w:tc>
        <w:tc>
          <w:tcPr>
            <w:tcW w:w="3231" w:type="dxa"/>
          </w:tcPr>
          <w:p w14:paraId="7AE15730" w14:textId="0A31428A"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bacth</w:t>
            </w:r>
            <w:proofErr w:type="spellEnd"/>
            <w:r w:rsidRPr="00964CDA">
              <w:rPr>
                <w:rFonts w:ascii="Times New Roman" w:hAnsi="Times New Roman" w:cs="Times New Roman"/>
                <w:color w:val="000000"/>
                <w:sz w:val="24"/>
                <w:szCs w:val="24"/>
              </w:rPr>
              <w:t xml:space="preserve"> number of adjustment material </w:t>
            </w:r>
          </w:p>
        </w:tc>
        <w:tc>
          <w:tcPr>
            <w:tcW w:w="3549" w:type="dxa"/>
          </w:tcPr>
          <w:p w14:paraId="31DAD5DB" w14:textId="52AE861B"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6B77F86" w14:textId="77777777" w:rsidTr="008230D5">
        <w:trPr>
          <w:trHeight w:val="614"/>
        </w:trPr>
        <w:tc>
          <w:tcPr>
            <w:tcW w:w="993" w:type="dxa"/>
          </w:tcPr>
          <w:p w14:paraId="2262ACC3" w14:textId="68911B89"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3E8A8CA8" w14:textId="0A589B96" w:rsidR="008230D5" w:rsidRPr="00A8674B" w:rsidRDefault="008230D5" w:rsidP="008230D5">
            <w:pPr>
              <w:pStyle w:val="TableParagraph"/>
              <w:ind w:left="124"/>
              <w:rPr>
                <w:rFonts w:ascii="Times New Roman" w:hAnsi="Times New Roman" w:cs="Times New Roman"/>
                <w:color w:val="333333"/>
                <w:sz w:val="24"/>
              </w:rPr>
            </w:pPr>
            <w:r w:rsidRPr="00964CDA">
              <w:rPr>
                <w:rFonts w:ascii="Times New Roman" w:hAnsi="Times New Roman" w:cs="Times New Roman"/>
                <w:color w:val="000000"/>
                <w:sz w:val="24"/>
                <w:szCs w:val="24"/>
              </w:rPr>
              <w:t>quantity</w:t>
            </w:r>
          </w:p>
        </w:tc>
        <w:tc>
          <w:tcPr>
            <w:tcW w:w="3231" w:type="dxa"/>
            <w:vAlign w:val="bottom"/>
          </w:tcPr>
          <w:p w14:paraId="6442DE5F" w14:textId="04556E70"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Amount of material sampled or adjusted</w:t>
            </w:r>
          </w:p>
        </w:tc>
        <w:tc>
          <w:tcPr>
            <w:tcW w:w="3549" w:type="dxa"/>
          </w:tcPr>
          <w:p w14:paraId="7459DE71" w14:textId="0C5BA20A"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8BABC5E" w14:textId="77777777" w:rsidTr="008230D5">
        <w:trPr>
          <w:trHeight w:val="614"/>
        </w:trPr>
        <w:tc>
          <w:tcPr>
            <w:tcW w:w="993" w:type="dxa"/>
          </w:tcPr>
          <w:p w14:paraId="3690D985" w14:textId="21DA4451"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6DF5A07D" w14:textId="5DE284CD"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uom</w:t>
            </w:r>
            <w:proofErr w:type="spellEnd"/>
          </w:p>
        </w:tc>
        <w:tc>
          <w:tcPr>
            <w:tcW w:w="3231" w:type="dxa"/>
          </w:tcPr>
          <w:p w14:paraId="031ACEF4" w14:textId="560DA51B"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unit</w:t>
            </w:r>
          </w:p>
        </w:tc>
        <w:tc>
          <w:tcPr>
            <w:tcW w:w="3549" w:type="dxa"/>
          </w:tcPr>
          <w:p w14:paraId="36821DB7" w14:textId="32640026"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3B247A7D" w14:textId="77777777" w:rsidTr="008230D5">
        <w:trPr>
          <w:trHeight w:val="614"/>
        </w:trPr>
        <w:tc>
          <w:tcPr>
            <w:tcW w:w="993" w:type="dxa"/>
          </w:tcPr>
          <w:p w14:paraId="661F9DB9" w14:textId="4D7BA055"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65F2A2F0" w14:textId="335812C0"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storageLocation</w:t>
            </w:r>
            <w:proofErr w:type="spellEnd"/>
          </w:p>
        </w:tc>
        <w:tc>
          <w:tcPr>
            <w:tcW w:w="3231" w:type="dxa"/>
          </w:tcPr>
          <w:p w14:paraId="2861BE23" w14:textId="54D41E80"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storage Location</w:t>
            </w:r>
          </w:p>
        </w:tc>
        <w:tc>
          <w:tcPr>
            <w:tcW w:w="3549" w:type="dxa"/>
          </w:tcPr>
          <w:p w14:paraId="48C7FC3D" w14:textId="41667338"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0B099798" w14:textId="77777777" w:rsidTr="008230D5">
        <w:trPr>
          <w:trHeight w:val="614"/>
        </w:trPr>
        <w:tc>
          <w:tcPr>
            <w:tcW w:w="993" w:type="dxa"/>
          </w:tcPr>
          <w:p w14:paraId="7D86FE51" w14:textId="1AC2AC9B"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3ED77338" w14:textId="4D11779D"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consesssionRelease</w:t>
            </w:r>
            <w:proofErr w:type="spellEnd"/>
          </w:p>
        </w:tc>
        <w:tc>
          <w:tcPr>
            <w:tcW w:w="3231" w:type="dxa"/>
          </w:tcPr>
          <w:p w14:paraId="6A6C06AE" w14:textId="3226A58B"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consesssion</w:t>
            </w:r>
            <w:proofErr w:type="spellEnd"/>
            <w:r w:rsidRPr="00964CDA">
              <w:rPr>
                <w:rFonts w:ascii="Times New Roman" w:hAnsi="Times New Roman" w:cs="Times New Roman"/>
                <w:color w:val="000000"/>
                <w:sz w:val="24"/>
                <w:szCs w:val="24"/>
              </w:rPr>
              <w:t xml:space="preserve"> Release</w:t>
            </w:r>
          </w:p>
        </w:tc>
        <w:tc>
          <w:tcPr>
            <w:tcW w:w="3549" w:type="dxa"/>
          </w:tcPr>
          <w:p w14:paraId="4D492B29" w14:textId="125EF4C7"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74BDFA83" w14:textId="77777777" w:rsidTr="008230D5">
        <w:trPr>
          <w:trHeight w:val="614"/>
        </w:trPr>
        <w:tc>
          <w:tcPr>
            <w:tcW w:w="993" w:type="dxa"/>
          </w:tcPr>
          <w:p w14:paraId="6C3C40EE" w14:textId="396473FA"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5E93CCFD" w14:textId="74D4ABA4"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resampleRequired</w:t>
            </w:r>
            <w:proofErr w:type="spellEnd"/>
          </w:p>
        </w:tc>
        <w:tc>
          <w:tcPr>
            <w:tcW w:w="3231" w:type="dxa"/>
          </w:tcPr>
          <w:p w14:paraId="672C00B7" w14:textId="1DC9B122"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If the phase required re sample</w:t>
            </w:r>
          </w:p>
        </w:tc>
        <w:tc>
          <w:tcPr>
            <w:tcW w:w="3549" w:type="dxa"/>
          </w:tcPr>
          <w:p w14:paraId="1E246185" w14:textId="5FE12A11"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2434920B" w14:textId="77777777" w:rsidTr="008230D5">
        <w:trPr>
          <w:trHeight w:val="614"/>
        </w:trPr>
        <w:tc>
          <w:tcPr>
            <w:tcW w:w="993" w:type="dxa"/>
          </w:tcPr>
          <w:p w14:paraId="33EF038C" w14:textId="5DC2041A"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7367DB70" w14:textId="735D5A2E" w:rsidR="008230D5" w:rsidRPr="00A8674B" w:rsidRDefault="008230D5" w:rsidP="008230D5">
            <w:pPr>
              <w:pStyle w:val="TableParagraph"/>
              <w:ind w:left="124"/>
              <w:rPr>
                <w:rFonts w:ascii="Times New Roman" w:hAnsi="Times New Roman" w:cs="Times New Roman"/>
                <w:color w:val="333333"/>
                <w:sz w:val="24"/>
              </w:rPr>
            </w:pPr>
            <w:r w:rsidRPr="00964CDA">
              <w:rPr>
                <w:rFonts w:ascii="Times New Roman" w:hAnsi="Times New Roman" w:cs="Times New Roman"/>
                <w:color w:val="000000"/>
                <w:sz w:val="24"/>
                <w:szCs w:val="24"/>
              </w:rPr>
              <w:t>remark</w:t>
            </w:r>
          </w:p>
        </w:tc>
        <w:tc>
          <w:tcPr>
            <w:tcW w:w="3231" w:type="dxa"/>
          </w:tcPr>
          <w:p w14:paraId="725A3FC3" w14:textId="5F597EEF"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Comments</w:t>
            </w:r>
          </w:p>
        </w:tc>
        <w:tc>
          <w:tcPr>
            <w:tcW w:w="3549" w:type="dxa"/>
          </w:tcPr>
          <w:p w14:paraId="0B4D0139" w14:textId="5C17BBB8"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8230D5" w:rsidRPr="00964CDA" w14:paraId="6A16B002" w14:textId="77777777">
        <w:trPr>
          <w:trHeight w:val="614"/>
        </w:trPr>
        <w:tc>
          <w:tcPr>
            <w:tcW w:w="993" w:type="dxa"/>
          </w:tcPr>
          <w:p w14:paraId="30BC4A75" w14:textId="772441D1"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tcPr>
          <w:p w14:paraId="4281264C" w14:textId="48956BE0" w:rsidR="008230D5" w:rsidRPr="00A8674B" w:rsidRDefault="00721219" w:rsidP="008230D5">
            <w:pPr>
              <w:pStyle w:val="TableParagraph"/>
              <w:ind w:left="124"/>
              <w:rPr>
                <w:rFonts w:ascii="Times New Roman" w:hAnsi="Times New Roman" w:cs="Times New Roman"/>
                <w:color w:val="333333"/>
                <w:sz w:val="24"/>
              </w:rPr>
            </w:pPr>
            <w:proofErr w:type="spellStart"/>
            <w:r w:rsidRPr="00721219">
              <w:rPr>
                <w:rFonts w:ascii="Times New Roman" w:hAnsi="Times New Roman" w:cs="Times New Roman"/>
                <w:color w:val="000000"/>
                <w:sz w:val="24"/>
                <w:szCs w:val="24"/>
              </w:rPr>
              <w:t>QCLabItemResultList</w:t>
            </w:r>
            <w:proofErr w:type="spellEnd"/>
          </w:p>
        </w:tc>
        <w:tc>
          <w:tcPr>
            <w:tcW w:w="3231" w:type="dxa"/>
            <w:vAlign w:val="bottom"/>
          </w:tcPr>
          <w:p w14:paraId="6FA7097F" w14:textId="5A94272D"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 </w:t>
            </w:r>
          </w:p>
        </w:tc>
        <w:tc>
          <w:tcPr>
            <w:tcW w:w="3549" w:type="dxa"/>
          </w:tcPr>
          <w:p w14:paraId="76244FCF" w14:textId="1589711D" w:rsidR="008230D5" w:rsidRPr="008230D5" w:rsidRDefault="008230D5" w:rsidP="008230D5">
            <w:pPr>
              <w:pStyle w:val="TableParagraph"/>
              <w:rPr>
                <w:rFonts w:ascii="Times New Roman" w:hAnsi="Times New Roman" w:cs="Times New Roman"/>
                <w:color w:val="333333"/>
                <w:sz w:val="24"/>
                <w:szCs w:val="24"/>
              </w:rPr>
            </w:pPr>
            <w:r>
              <w:rPr>
                <w:rFonts w:ascii="Times New Roman" w:eastAsiaTheme="minorEastAsia" w:hAnsi="Times New Roman" w:cs="Times New Roman" w:hint="eastAsia"/>
                <w:sz w:val="24"/>
                <w:szCs w:val="24"/>
                <w:lang w:eastAsia="zh-CN"/>
              </w:rPr>
              <w:t>NA</w:t>
            </w:r>
          </w:p>
        </w:tc>
      </w:tr>
      <w:tr w:rsidR="00496DCC" w:rsidRPr="00964CDA" w14:paraId="2FD76F4A" w14:textId="77777777">
        <w:trPr>
          <w:trHeight w:val="614"/>
        </w:trPr>
        <w:tc>
          <w:tcPr>
            <w:tcW w:w="993" w:type="dxa"/>
          </w:tcPr>
          <w:p w14:paraId="534E4A6E" w14:textId="77777777" w:rsidR="00496DCC" w:rsidRPr="00A8674B" w:rsidRDefault="00496DCC" w:rsidP="00576877">
            <w:pPr>
              <w:pStyle w:val="TableParagraph"/>
              <w:numPr>
                <w:ilvl w:val="0"/>
                <w:numId w:val="29"/>
              </w:numPr>
              <w:rPr>
                <w:rFonts w:ascii="Times New Roman" w:hAnsi="Times New Roman" w:cs="Times New Roman"/>
                <w:color w:val="333333"/>
                <w:spacing w:val="-5"/>
                <w:sz w:val="24"/>
              </w:rPr>
            </w:pPr>
          </w:p>
        </w:tc>
        <w:tc>
          <w:tcPr>
            <w:tcW w:w="2439" w:type="dxa"/>
          </w:tcPr>
          <w:p w14:paraId="7D8A3F70" w14:textId="020C5AAD" w:rsidR="00496DCC" w:rsidRPr="00721219" w:rsidRDefault="00496DCC" w:rsidP="008230D5">
            <w:pPr>
              <w:pStyle w:val="TableParagraph"/>
              <w:ind w:left="124"/>
              <w:rPr>
                <w:rFonts w:ascii="Times New Roman" w:hAnsi="Times New Roman" w:cs="Times New Roman"/>
                <w:color w:val="000000"/>
                <w:sz w:val="24"/>
                <w:szCs w:val="24"/>
              </w:rPr>
            </w:pPr>
            <w:proofErr w:type="spellStart"/>
            <w:r w:rsidRPr="00496DCC">
              <w:rPr>
                <w:rFonts w:ascii="Times New Roman" w:hAnsi="Times New Roman" w:cs="Times New Roman"/>
                <w:color w:val="000000"/>
                <w:sz w:val="24"/>
                <w:szCs w:val="24"/>
              </w:rPr>
              <w:t>InspectionLot</w:t>
            </w:r>
            <w:proofErr w:type="spellEnd"/>
          </w:p>
        </w:tc>
        <w:tc>
          <w:tcPr>
            <w:tcW w:w="3231" w:type="dxa"/>
            <w:vAlign w:val="bottom"/>
          </w:tcPr>
          <w:p w14:paraId="3BB0B7F4" w14:textId="3AF1C55E" w:rsidR="00496DCC" w:rsidRPr="00496DCC" w:rsidRDefault="00496DCC" w:rsidP="00783D13">
            <w:pPr>
              <w:pStyle w:val="TableParagraph"/>
              <w:ind w:left="120"/>
              <w:rPr>
                <w:rFonts w:ascii="Times New Roman" w:eastAsiaTheme="minorEastAsia" w:hAnsi="Times New Roman" w:cs="Times New Roman"/>
                <w:color w:val="000000"/>
                <w:sz w:val="24"/>
                <w:szCs w:val="24"/>
                <w:lang w:eastAsia="zh-CN"/>
              </w:rPr>
            </w:pPr>
            <w:r w:rsidRPr="00783D13">
              <w:rPr>
                <w:rFonts w:ascii="Times New Roman" w:hAnsi="Times New Roman" w:cs="Times New Roman"/>
                <w:color w:val="000000"/>
                <w:sz w:val="24"/>
                <w:szCs w:val="24"/>
              </w:rPr>
              <w:t>Lot</w:t>
            </w:r>
            <w:r w:rsidRPr="00783D13">
              <w:rPr>
                <w:rFonts w:ascii="Times New Roman" w:hAnsi="Times New Roman" w:cs="Times New Roman" w:hint="eastAsia"/>
                <w:color w:val="000000"/>
                <w:sz w:val="24"/>
                <w:szCs w:val="24"/>
              </w:rPr>
              <w:t xml:space="preserve"> number for IPQC</w:t>
            </w:r>
          </w:p>
        </w:tc>
        <w:tc>
          <w:tcPr>
            <w:tcW w:w="3549" w:type="dxa"/>
          </w:tcPr>
          <w:p w14:paraId="058DE6AF" w14:textId="69E4E996" w:rsidR="00496DCC" w:rsidRDefault="003E3352" w:rsidP="008230D5">
            <w:pPr>
              <w:pStyle w:val="TableParagraph"/>
              <w:rPr>
                <w:rFonts w:ascii="Times New Roman" w:eastAsiaTheme="minorEastAsia" w:hAnsi="Times New Roman" w:cs="Times New Roman"/>
                <w:sz w:val="24"/>
                <w:szCs w:val="24"/>
                <w:lang w:eastAsia="zh-CN"/>
              </w:rPr>
            </w:pPr>
            <w:proofErr w:type="spellStart"/>
            <w:r>
              <w:rPr>
                <w:rFonts w:ascii="Times New Roman" w:eastAsiaTheme="minorEastAsia" w:hAnsi="Times New Roman" w:cs="Times New Roman"/>
                <w:sz w:val="24"/>
                <w:szCs w:val="24"/>
                <w:lang w:eastAsia="zh-CN"/>
              </w:rPr>
              <w:t>H</w:t>
            </w:r>
            <w:r>
              <w:rPr>
                <w:rFonts w:ascii="Times New Roman" w:eastAsiaTheme="minorEastAsia" w:hAnsi="Times New Roman" w:cs="Times New Roman" w:hint="eastAsia"/>
                <w:sz w:val="24"/>
                <w:szCs w:val="24"/>
                <w:lang w:eastAsia="zh-CN"/>
              </w:rPr>
              <w:t>en_inspectionlot</w:t>
            </w:r>
            <w:proofErr w:type="spellEnd"/>
          </w:p>
        </w:tc>
      </w:tr>
      <w:tr w:rsidR="008230D5" w:rsidRPr="00964CDA" w14:paraId="11884267" w14:textId="77777777" w:rsidTr="008230D5">
        <w:trPr>
          <w:trHeight w:val="614"/>
        </w:trPr>
        <w:tc>
          <w:tcPr>
            <w:tcW w:w="993" w:type="dxa"/>
          </w:tcPr>
          <w:p w14:paraId="566946D0" w14:textId="44FDF01A"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1FCE7880" w14:textId="71F9B8F1"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inspectionCharNumber</w:t>
            </w:r>
            <w:proofErr w:type="spellEnd"/>
          </w:p>
        </w:tc>
        <w:tc>
          <w:tcPr>
            <w:tcW w:w="3231" w:type="dxa"/>
          </w:tcPr>
          <w:p w14:paraId="4EF17F4C" w14:textId="1438F695" w:rsidR="008230D5" w:rsidRPr="00A8674B" w:rsidRDefault="008230D5" w:rsidP="008230D5">
            <w:pPr>
              <w:pStyle w:val="TableParagraph"/>
              <w:ind w:left="120"/>
              <w:rPr>
                <w:rFonts w:ascii="Times New Roman" w:hAnsi="Times New Roman" w:cs="Times New Roman"/>
                <w:color w:val="333333"/>
                <w:sz w:val="24"/>
              </w:rPr>
            </w:pPr>
            <w:r w:rsidRPr="00964CDA">
              <w:rPr>
                <w:rFonts w:ascii="Times New Roman" w:hAnsi="Times New Roman" w:cs="Times New Roman"/>
                <w:color w:val="000000"/>
                <w:sz w:val="24"/>
                <w:szCs w:val="24"/>
              </w:rPr>
              <w:t>Order no</w:t>
            </w:r>
          </w:p>
        </w:tc>
        <w:tc>
          <w:tcPr>
            <w:tcW w:w="3549" w:type="dxa"/>
            <w:vAlign w:val="bottom"/>
          </w:tcPr>
          <w:p w14:paraId="21AD5450" w14:textId="71D39A10" w:rsidR="008230D5" w:rsidRPr="008230D5" w:rsidRDefault="008230D5" w:rsidP="008230D5">
            <w:pPr>
              <w:pStyle w:val="TableParagraph"/>
              <w:ind w:left="0"/>
              <w:rPr>
                <w:rFonts w:ascii="Times New Roman" w:hAnsi="Times New Roman" w:cs="Times New Roman"/>
                <w:color w:val="333333"/>
                <w:sz w:val="24"/>
                <w:szCs w:val="24"/>
              </w:rPr>
            </w:pPr>
            <w:r>
              <w:rPr>
                <w:rFonts w:ascii="Times New Roman" w:eastAsiaTheme="minorEastAsia" w:hAnsi="Times New Roman" w:cs="Times New Roman" w:hint="eastAsia"/>
                <w:color w:val="000000"/>
                <w:sz w:val="24"/>
                <w:szCs w:val="24"/>
                <w:lang w:eastAsia="zh-CN"/>
              </w:rPr>
              <w:t xml:space="preserve">  </w:t>
            </w:r>
            <w:proofErr w:type="spellStart"/>
            <w:r w:rsidRPr="008230D5">
              <w:rPr>
                <w:rFonts w:ascii="Times New Roman" w:hAnsi="Times New Roman" w:cs="Times New Roman"/>
                <w:color w:val="000000"/>
                <w:sz w:val="24"/>
                <w:szCs w:val="24"/>
              </w:rPr>
              <w:t>test.hen_orderno</w:t>
            </w:r>
            <w:proofErr w:type="spellEnd"/>
          </w:p>
        </w:tc>
      </w:tr>
      <w:tr w:rsidR="008230D5" w:rsidRPr="00964CDA" w14:paraId="7D72EC2F" w14:textId="77777777" w:rsidTr="008230D5">
        <w:trPr>
          <w:trHeight w:val="614"/>
        </w:trPr>
        <w:tc>
          <w:tcPr>
            <w:tcW w:w="993" w:type="dxa"/>
          </w:tcPr>
          <w:p w14:paraId="3F33FD5A" w14:textId="5CF0F4FA"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488B37BE" w14:textId="22BD374B"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masterInspectionCharacteristics</w:t>
            </w:r>
            <w:proofErr w:type="spellEnd"/>
          </w:p>
        </w:tc>
        <w:tc>
          <w:tcPr>
            <w:tcW w:w="3231" w:type="dxa"/>
          </w:tcPr>
          <w:p w14:paraId="1FE649E5" w14:textId="4FFEF5C3"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MIC_code</w:t>
            </w:r>
            <w:proofErr w:type="spellEnd"/>
          </w:p>
        </w:tc>
        <w:tc>
          <w:tcPr>
            <w:tcW w:w="3549" w:type="dxa"/>
            <w:vAlign w:val="bottom"/>
          </w:tcPr>
          <w:p w14:paraId="60AD8FCF" w14:textId="404475D0"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test.hen_mic_code</w:t>
            </w:r>
            <w:proofErr w:type="spellEnd"/>
          </w:p>
        </w:tc>
      </w:tr>
      <w:tr w:rsidR="008230D5" w:rsidRPr="00964CDA" w14:paraId="7E9BB665" w14:textId="77777777" w:rsidTr="008230D5">
        <w:trPr>
          <w:trHeight w:val="614"/>
        </w:trPr>
        <w:tc>
          <w:tcPr>
            <w:tcW w:w="993" w:type="dxa"/>
          </w:tcPr>
          <w:p w14:paraId="645B53DF" w14:textId="22F30B5D"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1EAD6BA1" w14:textId="0DE5A37B" w:rsidR="008230D5" w:rsidRPr="00A8674B" w:rsidRDefault="008230D5" w:rsidP="008230D5">
            <w:pPr>
              <w:pStyle w:val="TableParagraph"/>
              <w:ind w:left="124"/>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inspectionCharacteristicsText</w:t>
            </w:r>
            <w:proofErr w:type="spellEnd"/>
          </w:p>
        </w:tc>
        <w:tc>
          <w:tcPr>
            <w:tcW w:w="3231" w:type="dxa"/>
          </w:tcPr>
          <w:p w14:paraId="7E06BC40" w14:textId="3DBD5963" w:rsidR="008230D5" w:rsidRPr="00A8674B" w:rsidRDefault="008230D5" w:rsidP="008230D5">
            <w:pPr>
              <w:pStyle w:val="TableParagraph"/>
              <w:ind w:left="120"/>
              <w:rPr>
                <w:rFonts w:ascii="Times New Roman" w:hAnsi="Times New Roman" w:cs="Times New Roman"/>
                <w:color w:val="333333"/>
                <w:sz w:val="24"/>
              </w:rPr>
            </w:pPr>
            <w:proofErr w:type="spellStart"/>
            <w:r w:rsidRPr="00964CDA">
              <w:rPr>
                <w:rFonts w:ascii="Times New Roman" w:hAnsi="Times New Roman" w:cs="Times New Roman"/>
                <w:color w:val="000000"/>
                <w:sz w:val="24"/>
                <w:szCs w:val="24"/>
              </w:rPr>
              <w:t>short_text</w:t>
            </w:r>
            <w:proofErr w:type="spellEnd"/>
          </w:p>
        </w:tc>
        <w:tc>
          <w:tcPr>
            <w:tcW w:w="3549" w:type="dxa"/>
            <w:vAlign w:val="bottom"/>
          </w:tcPr>
          <w:p w14:paraId="6370EF5D" w14:textId="1D68728D"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test.hen_short_text</w:t>
            </w:r>
            <w:proofErr w:type="spellEnd"/>
          </w:p>
        </w:tc>
      </w:tr>
      <w:tr w:rsidR="008230D5" w:rsidRPr="00964CDA" w14:paraId="3AF8D9D1" w14:textId="77777777" w:rsidTr="008230D5">
        <w:trPr>
          <w:trHeight w:val="614"/>
        </w:trPr>
        <w:tc>
          <w:tcPr>
            <w:tcW w:w="993" w:type="dxa"/>
          </w:tcPr>
          <w:p w14:paraId="08DBCD95"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736A77C3" w14:textId="5E611D3C"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inspectionMethod</w:t>
            </w:r>
            <w:proofErr w:type="spellEnd"/>
          </w:p>
        </w:tc>
        <w:tc>
          <w:tcPr>
            <w:tcW w:w="3231" w:type="dxa"/>
            <w:vAlign w:val="bottom"/>
          </w:tcPr>
          <w:p w14:paraId="5681723C" w14:textId="1FACDEA1"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Test Method</w:t>
            </w:r>
          </w:p>
        </w:tc>
        <w:tc>
          <w:tcPr>
            <w:tcW w:w="3549" w:type="dxa"/>
            <w:vAlign w:val="bottom"/>
          </w:tcPr>
          <w:p w14:paraId="3F0842D6" w14:textId="4AFF485D"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Test.TestMethod</w:t>
            </w:r>
            <w:proofErr w:type="spellEnd"/>
          </w:p>
        </w:tc>
      </w:tr>
      <w:tr w:rsidR="008230D5" w:rsidRPr="00964CDA" w14:paraId="4E0836BF" w14:textId="77777777" w:rsidTr="008230D5">
        <w:trPr>
          <w:trHeight w:val="614"/>
        </w:trPr>
        <w:tc>
          <w:tcPr>
            <w:tcW w:w="993" w:type="dxa"/>
          </w:tcPr>
          <w:p w14:paraId="2E6EA32F"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657715D8" w14:textId="45E597A3"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inspectionMethodText</w:t>
            </w:r>
            <w:proofErr w:type="spellEnd"/>
          </w:p>
        </w:tc>
        <w:tc>
          <w:tcPr>
            <w:tcW w:w="3231" w:type="dxa"/>
          </w:tcPr>
          <w:p w14:paraId="248DDC28" w14:textId="09417784"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Test Method Name</w:t>
            </w:r>
          </w:p>
        </w:tc>
        <w:tc>
          <w:tcPr>
            <w:tcW w:w="3549" w:type="dxa"/>
            <w:vAlign w:val="bottom"/>
          </w:tcPr>
          <w:p w14:paraId="7143B874" w14:textId="3E87FA04" w:rsidR="008230D5" w:rsidRPr="008230D5" w:rsidRDefault="008230D5" w:rsidP="008230D5">
            <w:pPr>
              <w:pStyle w:val="TableParagraph"/>
              <w:rPr>
                <w:rFonts w:ascii="Times New Roman" w:hAnsi="Times New Roman" w:cs="Times New Roman"/>
                <w:color w:val="333333"/>
                <w:sz w:val="24"/>
                <w:szCs w:val="24"/>
              </w:rPr>
            </w:pPr>
            <w:r w:rsidRPr="008230D5">
              <w:rPr>
                <w:rFonts w:ascii="Times New Roman" w:hAnsi="Times New Roman" w:cs="Times New Roman"/>
                <w:color w:val="000000"/>
                <w:sz w:val="24"/>
                <w:szCs w:val="24"/>
              </w:rPr>
              <w:t>Test.analysis.name</w:t>
            </w:r>
          </w:p>
        </w:tc>
      </w:tr>
      <w:tr w:rsidR="008230D5" w:rsidRPr="00964CDA" w14:paraId="142533E2" w14:textId="77777777" w:rsidTr="008230D5">
        <w:trPr>
          <w:trHeight w:val="614"/>
        </w:trPr>
        <w:tc>
          <w:tcPr>
            <w:tcW w:w="993" w:type="dxa"/>
          </w:tcPr>
          <w:p w14:paraId="25AF8BD2"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5A93B195" w14:textId="2F92A5B9"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lowerSpecLimit</w:t>
            </w:r>
            <w:proofErr w:type="spellEnd"/>
          </w:p>
        </w:tc>
        <w:tc>
          <w:tcPr>
            <w:tcW w:w="3231" w:type="dxa"/>
            <w:vAlign w:val="bottom"/>
          </w:tcPr>
          <w:p w14:paraId="6F10871B" w14:textId="3370C1A0"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 xml:space="preserve"> lower Spec Limit</w:t>
            </w:r>
          </w:p>
        </w:tc>
        <w:tc>
          <w:tcPr>
            <w:tcW w:w="3549" w:type="dxa"/>
            <w:vAlign w:val="bottom"/>
          </w:tcPr>
          <w:p w14:paraId="681BF8D0" w14:textId="018F4A51" w:rsidR="008230D5" w:rsidRPr="008230D5" w:rsidRDefault="008230D5" w:rsidP="008230D5">
            <w:pPr>
              <w:pStyle w:val="TableParagraph"/>
              <w:rPr>
                <w:rFonts w:ascii="Times New Roman" w:hAnsi="Times New Roman" w:cs="Times New Roman"/>
                <w:color w:val="333333"/>
                <w:sz w:val="24"/>
                <w:szCs w:val="24"/>
              </w:rPr>
            </w:pPr>
            <w:r w:rsidRPr="008230D5">
              <w:rPr>
                <w:rFonts w:ascii="Times New Roman" w:hAnsi="Times New Roman" w:cs="Times New Roman"/>
                <w:color w:val="000000"/>
                <w:sz w:val="24"/>
                <w:szCs w:val="24"/>
              </w:rPr>
              <w:t>MLP_VALUES.MIN_LIMIT</w:t>
            </w:r>
          </w:p>
        </w:tc>
      </w:tr>
      <w:tr w:rsidR="008230D5" w:rsidRPr="00964CDA" w14:paraId="3C37688F" w14:textId="77777777" w:rsidTr="008230D5">
        <w:trPr>
          <w:trHeight w:val="614"/>
        </w:trPr>
        <w:tc>
          <w:tcPr>
            <w:tcW w:w="993" w:type="dxa"/>
          </w:tcPr>
          <w:p w14:paraId="65886AE8"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3D7A3F4A" w14:textId="07C0DE89"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upperSpecLimit</w:t>
            </w:r>
            <w:proofErr w:type="spellEnd"/>
          </w:p>
        </w:tc>
        <w:tc>
          <w:tcPr>
            <w:tcW w:w="3231" w:type="dxa"/>
            <w:vAlign w:val="bottom"/>
          </w:tcPr>
          <w:p w14:paraId="15DAE123" w14:textId="01D758B5"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 xml:space="preserve"> upper Spec Limit</w:t>
            </w:r>
          </w:p>
        </w:tc>
        <w:tc>
          <w:tcPr>
            <w:tcW w:w="3549" w:type="dxa"/>
            <w:vAlign w:val="bottom"/>
          </w:tcPr>
          <w:p w14:paraId="08FBBABC" w14:textId="7122B740" w:rsidR="008230D5" w:rsidRPr="008230D5" w:rsidRDefault="008230D5" w:rsidP="008230D5">
            <w:pPr>
              <w:pStyle w:val="TableParagraph"/>
              <w:rPr>
                <w:rFonts w:ascii="Times New Roman" w:hAnsi="Times New Roman" w:cs="Times New Roman"/>
                <w:color w:val="333333"/>
                <w:sz w:val="24"/>
                <w:szCs w:val="24"/>
              </w:rPr>
            </w:pPr>
            <w:r w:rsidRPr="008230D5">
              <w:rPr>
                <w:rFonts w:ascii="Times New Roman" w:hAnsi="Times New Roman" w:cs="Times New Roman"/>
                <w:color w:val="000000"/>
                <w:sz w:val="24"/>
                <w:szCs w:val="24"/>
              </w:rPr>
              <w:t>MLP_VALUES.MAX_LIMIT</w:t>
            </w:r>
          </w:p>
        </w:tc>
      </w:tr>
      <w:tr w:rsidR="008230D5" w:rsidRPr="00964CDA" w14:paraId="46B7C2B2" w14:textId="77777777" w:rsidTr="008230D5">
        <w:trPr>
          <w:trHeight w:val="614"/>
        </w:trPr>
        <w:tc>
          <w:tcPr>
            <w:tcW w:w="993" w:type="dxa"/>
          </w:tcPr>
          <w:p w14:paraId="37F3C382"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1DA01571" w14:textId="3D72D68B"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decimalPlace</w:t>
            </w:r>
            <w:proofErr w:type="spellEnd"/>
          </w:p>
        </w:tc>
        <w:tc>
          <w:tcPr>
            <w:tcW w:w="3231" w:type="dxa"/>
            <w:vAlign w:val="bottom"/>
          </w:tcPr>
          <w:p w14:paraId="216340E8" w14:textId="288E39B1"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PLACES</w:t>
            </w:r>
          </w:p>
        </w:tc>
        <w:tc>
          <w:tcPr>
            <w:tcW w:w="3549" w:type="dxa"/>
            <w:vAlign w:val="bottom"/>
          </w:tcPr>
          <w:p w14:paraId="77BDC83D" w14:textId="5BDD0A6F"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result.places</w:t>
            </w:r>
            <w:proofErr w:type="spellEnd"/>
          </w:p>
        </w:tc>
      </w:tr>
      <w:tr w:rsidR="008230D5" w:rsidRPr="00964CDA" w14:paraId="5A2667CD" w14:textId="77777777" w:rsidTr="008230D5">
        <w:trPr>
          <w:trHeight w:val="614"/>
        </w:trPr>
        <w:tc>
          <w:tcPr>
            <w:tcW w:w="993" w:type="dxa"/>
          </w:tcPr>
          <w:p w14:paraId="456D315C"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090B8312" w14:textId="734812BD"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measureUnit</w:t>
            </w:r>
            <w:proofErr w:type="spellEnd"/>
          </w:p>
        </w:tc>
        <w:tc>
          <w:tcPr>
            <w:tcW w:w="3231" w:type="dxa"/>
            <w:vAlign w:val="bottom"/>
          </w:tcPr>
          <w:p w14:paraId="19B00B8E" w14:textId="2F03DBE4"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unit</w:t>
            </w:r>
          </w:p>
        </w:tc>
        <w:tc>
          <w:tcPr>
            <w:tcW w:w="3549" w:type="dxa"/>
            <w:vAlign w:val="bottom"/>
          </w:tcPr>
          <w:p w14:paraId="11B7FB0A" w14:textId="49E63730"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result.Units</w:t>
            </w:r>
            <w:proofErr w:type="spellEnd"/>
          </w:p>
        </w:tc>
      </w:tr>
      <w:tr w:rsidR="008230D5" w:rsidRPr="00964CDA" w14:paraId="6777BEF2" w14:textId="77777777" w:rsidTr="008230D5">
        <w:trPr>
          <w:trHeight w:val="614"/>
        </w:trPr>
        <w:tc>
          <w:tcPr>
            <w:tcW w:w="993" w:type="dxa"/>
          </w:tcPr>
          <w:p w14:paraId="18ACA4BE"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3238CCA4" w14:textId="42177DCA"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resultRecordType</w:t>
            </w:r>
            <w:proofErr w:type="spellEnd"/>
          </w:p>
        </w:tc>
        <w:tc>
          <w:tcPr>
            <w:tcW w:w="3231" w:type="dxa"/>
            <w:vAlign w:val="bottom"/>
          </w:tcPr>
          <w:p w14:paraId="480F6B39" w14:textId="1A417E8F"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result Type</w:t>
            </w:r>
          </w:p>
        </w:tc>
        <w:tc>
          <w:tcPr>
            <w:tcW w:w="3549" w:type="dxa"/>
            <w:vAlign w:val="bottom"/>
          </w:tcPr>
          <w:p w14:paraId="129133AA" w14:textId="1FE017BD"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result.resultType</w:t>
            </w:r>
            <w:proofErr w:type="spellEnd"/>
          </w:p>
        </w:tc>
      </w:tr>
      <w:tr w:rsidR="008230D5" w:rsidRPr="00964CDA" w14:paraId="7A228C5A" w14:textId="77777777" w:rsidTr="008230D5">
        <w:trPr>
          <w:trHeight w:val="614"/>
        </w:trPr>
        <w:tc>
          <w:tcPr>
            <w:tcW w:w="993" w:type="dxa"/>
          </w:tcPr>
          <w:p w14:paraId="7D60F279"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0B4318C0" w14:textId="5DA0F50F"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InspectionResult</w:t>
            </w:r>
            <w:proofErr w:type="spellEnd"/>
          </w:p>
        </w:tc>
        <w:tc>
          <w:tcPr>
            <w:tcW w:w="3231" w:type="dxa"/>
            <w:vAlign w:val="bottom"/>
          </w:tcPr>
          <w:p w14:paraId="28193CEB" w14:textId="02E63ABC" w:rsidR="008230D5" w:rsidRPr="00964CDA" w:rsidRDefault="008230D5" w:rsidP="008230D5">
            <w:pPr>
              <w:pStyle w:val="TableParagraph"/>
              <w:ind w:left="120"/>
              <w:rPr>
                <w:rFonts w:ascii="Times New Roman" w:hAnsi="Times New Roman" w:cs="Times New Roman"/>
                <w:color w:val="000000"/>
                <w:sz w:val="24"/>
                <w:szCs w:val="24"/>
              </w:rPr>
            </w:pPr>
            <w:r w:rsidRPr="00964CDA">
              <w:rPr>
                <w:rFonts w:ascii="Times New Roman" w:hAnsi="Times New Roman" w:cs="Times New Roman"/>
                <w:color w:val="000000"/>
                <w:sz w:val="24"/>
                <w:szCs w:val="24"/>
              </w:rPr>
              <w:t>result value</w:t>
            </w:r>
          </w:p>
        </w:tc>
        <w:tc>
          <w:tcPr>
            <w:tcW w:w="3549" w:type="dxa"/>
            <w:vAlign w:val="bottom"/>
          </w:tcPr>
          <w:p w14:paraId="6B42BB91" w14:textId="72FB6554"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result_raw_result</w:t>
            </w:r>
            <w:proofErr w:type="spellEnd"/>
          </w:p>
        </w:tc>
      </w:tr>
      <w:tr w:rsidR="008230D5" w:rsidRPr="00964CDA" w14:paraId="2A91907B" w14:textId="77777777" w:rsidTr="008230D5">
        <w:trPr>
          <w:trHeight w:val="614"/>
        </w:trPr>
        <w:tc>
          <w:tcPr>
            <w:tcW w:w="993" w:type="dxa"/>
          </w:tcPr>
          <w:p w14:paraId="4C5535D1" w14:textId="77777777" w:rsidR="008230D5" w:rsidRPr="00A8674B" w:rsidRDefault="008230D5" w:rsidP="00576877">
            <w:pPr>
              <w:pStyle w:val="TableParagraph"/>
              <w:numPr>
                <w:ilvl w:val="0"/>
                <w:numId w:val="29"/>
              </w:numPr>
              <w:rPr>
                <w:rFonts w:ascii="Times New Roman" w:hAnsi="Times New Roman" w:cs="Times New Roman"/>
                <w:color w:val="333333"/>
                <w:spacing w:val="-5"/>
                <w:sz w:val="24"/>
              </w:rPr>
            </w:pPr>
          </w:p>
        </w:tc>
        <w:tc>
          <w:tcPr>
            <w:tcW w:w="2439" w:type="dxa"/>
            <w:vAlign w:val="bottom"/>
          </w:tcPr>
          <w:p w14:paraId="7BFE68B7" w14:textId="5568028E" w:rsidR="008230D5" w:rsidRPr="00964CDA" w:rsidRDefault="008230D5" w:rsidP="008230D5">
            <w:pPr>
              <w:pStyle w:val="TableParagraph"/>
              <w:ind w:left="124"/>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codeText</w:t>
            </w:r>
            <w:proofErr w:type="spellEnd"/>
          </w:p>
        </w:tc>
        <w:tc>
          <w:tcPr>
            <w:tcW w:w="3231" w:type="dxa"/>
            <w:vAlign w:val="bottom"/>
          </w:tcPr>
          <w:p w14:paraId="6A0433DB" w14:textId="1236EDA3" w:rsidR="008230D5" w:rsidRPr="00964CDA" w:rsidRDefault="008230D5" w:rsidP="008230D5">
            <w:pPr>
              <w:pStyle w:val="TableParagraph"/>
              <w:ind w:left="120"/>
              <w:rPr>
                <w:rFonts w:ascii="Times New Roman" w:hAnsi="Times New Roman" w:cs="Times New Roman"/>
                <w:color w:val="000000"/>
                <w:sz w:val="24"/>
                <w:szCs w:val="24"/>
              </w:rPr>
            </w:pPr>
            <w:proofErr w:type="spellStart"/>
            <w:r w:rsidRPr="00964CDA">
              <w:rPr>
                <w:rFonts w:ascii="Times New Roman" w:hAnsi="Times New Roman" w:cs="Times New Roman"/>
                <w:color w:val="000000"/>
                <w:sz w:val="24"/>
                <w:szCs w:val="24"/>
              </w:rPr>
              <w:t>OnSpec</w:t>
            </w:r>
            <w:proofErr w:type="spellEnd"/>
          </w:p>
        </w:tc>
        <w:tc>
          <w:tcPr>
            <w:tcW w:w="3549" w:type="dxa"/>
            <w:vAlign w:val="bottom"/>
          </w:tcPr>
          <w:p w14:paraId="3E4650AB" w14:textId="316B4625" w:rsidR="008230D5" w:rsidRPr="008230D5" w:rsidRDefault="008230D5" w:rsidP="008230D5">
            <w:pPr>
              <w:pStyle w:val="TableParagraph"/>
              <w:rPr>
                <w:rFonts w:ascii="Times New Roman" w:hAnsi="Times New Roman" w:cs="Times New Roman"/>
                <w:color w:val="333333"/>
                <w:sz w:val="24"/>
                <w:szCs w:val="24"/>
              </w:rPr>
            </w:pPr>
            <w:proofErr w:type="spellStart"/>
            <w:r w:rsidRPr="008230D5">
              <w:rPr>
                <w:rFonts w:ascii="Times New Roman" w:hAnsi="Times New Roman" w:cs="Times New Roman"/>
                <w:color w:val="000000"/>
                <w:sz w:val="24"/>
                <w:szCs w:val="24"/>
              </w:rPr>
              <w:t>result.hen_on_spec</w:t>
            </w:r>
            <w:proofErr w:type="spellEnd"/>
          </w:p>
        </w:tc>
      </w:tr>
    </w:tbl>
    <w:p w14:paraId="1F6874BB" w14:textId="77777777" w:rsidR="009D73C6" w:rsidRDefault="009D73C6" w:rsidP="009D73C6">
      <w:pPr>
        <w:pStyle w:val="BodyText"/>
        <w:spacing w:before="44"/>
        <w:rPr>
          <w:rFonts w:ascii="Arial"/>
          <w:b/>
          <w:sz w:val="28"/>
        </w:rPr>
      </w:pPr>
    </w:p>
    <w:p w14:paraId="0552F816" w14:textId="77777777" w:rsidR="009D73C6" w:rsidRPr="00D26542" w:rsidRDefault="009D73C6" w:rsidP="00D26542">
      <w:pPr>
        <w:pStyle w:val="Heading6"/>
        <w:rPr>
          <w:rFonts w:eastAsiaTheme="minorEastAsia"/>
          <w:lang w:eastAsia="zh-CN"/>
        </w:rPr>
      </w:pPr>
      <w:r w:rsidRPr="00D26542">
        <w:rPr>
          <w:rFonts w:eastAsiaTheme="minorEastAsia"/>
          <w:lang w:eastAsia="zh-CN"/>
        </w:rPr>
        <w:t>System Logic</w:t>
      </w:r>
    </w:p>
    <w:p w14:paraId="2D701ED6" w14:textId="222AAF6F" w:rsidR="009D73C6" w:rsidRPr="00415D8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A background task (</w:t>
      </w:r>
      <w:proofErr w:type="spellStart"/>
      <w:r w:rsidR="00C808BA">
        <w:rPr>
          <w:rFonts w:ascii="Times New Roman" w:eastAsiaTheme="minorEastAsia" w:hAnsi="Times New Roman" w:hint="eastAsia"/>
          <w:sz w:val="24"/>
          <w:lang w:eastAsia="zh-CN"/>
        </w:rPr>
        <w:t>Hen</w:t>
      </w:r>
      <w:r w:rsidRPr="00415D86">
        <w:rPr>
          <w:rFonts w:ascii="Times New Roman" w:eastAsiaTheme="minorEastAsia" w:hAnsi="Times New Roman"/>
          <w:sz w:val="24"/>
          <w:lang w:eastAsia="zh-CN"/>
        </w:rPr>
        <w:t>SendResultToMESTask</w:t>
      </w:r>
      <w:proofErr w:type="spellEnd"/>
      <w:r w:rsidRPr="00415D86">
        <w:rPr>
          <w:rFonts w:ascii="Times New Roman" w:eastAsiaTheme="minorEastAsia" w:hAnsi="Times New Roman"/>
          <w:sz w:val="24"/>
          <w:lang w:eastAsia="zh-CN"/>
        </w:rPr>
        <w:t>) runs every 5 minutes</w:t>
      </w:r>
    </w:p>
    <w:p w14:paraId="415BCFC8" w14:textId="4FF6AD35" w:rsidR="009D73C6" w:rsidRPr="00415D86" w:rsidRDefault="009D73C6" w:rsidP="009169C9">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 xml:space="preserve">The task retrieves all IPQC samples with </w:t>
      </w:r>
      <w:proofErr w:type="spellStart"/>
      <w:r w:rsidR="00C808BA">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MES_to_be_sent</w:t>
      </w:r>
      <w:proofErr w:type="spellEnd"/>
      <w:r w:rsidRPr="00415D86">
        <w:rPr>
          <w:rFonts w:ascii="Times New Roman" w:eastAsiaTheme="minorEastAsia" w:hAnsi="Times New Roman"/>
          <w:sz w:val="24"/>
          <w:lang w:eastAsia="zh-CN"/>
        </w:rPr>
        <w:t xml:space="preserve">=true and </w:t>
      </w:r>
      <w:proofErr w:type="spellStart"/>
      <w:r w:rsidR="00C808BA">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MES_Has_sent</w:t>
      </w:r>
      <w:proofErr w:type="spellEnd"/>
      <w:r w:rsidRPr="00415D86">
        <w:rPr>
          <w:rFonts w:ascii="Times New Roman" w:eastAsiaTheme="minorEastAsia" w:hAnsi="Times New Roman"/>
          <w:sz w:val="24"/>
          <w:lang w:eastAsia="zh-CN"/>
        </w:rPr>
        <w:t>=false</w:t>
      </w:r>
    </w:p>
    <w:p w14:paraId="7A3F15E7" w14:textId="77777777" w:rsidR="009D73C6" w:rsidRPr="00415D8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For each sample:</w:t>
      </w:r>
    </w:p>
    <w:p w14:paraId="435C36B8" w14:textId="32B9D994" w:rsidR="009D73C6" w:rsidRPr="00CA7018" w:rsidRDefault="009D73C6" w:rsidP="00CA7018">
      <w:pPr>
        <w:pStyle w:val="ListParagraph"/>
        <w:numPr>
          <w:ilvl w:val="0"/>
          <w:numId w:val="25"/>
        </w:numPr>
        <w:jc w:val="both"/>
        <w:rPr>
          <w:rFonts w:ascii="Times New Roman" w:eastAsiaTheme="minorEastAsia" w:hAnsi="Times New Roman"/>
          <w:sz w:val="24"/>
          <w:lang w:eastAsia="zh-CN"/>
        </w:rPr>
      </w:pPr>
      <w:r w:rsidRPr="00CA7018">
        <w:rPr>
          <w:rFonts w:ascii="Times New Roman" w:eastAsiaTheme="minorEastAsia" w:hAnsi="Times New Roman"/>
          <w:sz w:val="24"/>
          <w:lang w:eastAsia="zh-CN"/>
        </w:rPr>
        <w:t>If passed: Send decision "A</w:t>
      </w:r>
      <w:r w:rsidR="005D4FD0" w:rsidRPr="00CA7018">
        <w:rPr>
          <w:rFonts w:ascii="Times New Roman" w:eastAsiaTheme="minorEastAsia" w:hAnsi="Times New Roman"/>
          <w:sz w:val="24"/>
          <w:lang w:eastAsia="zh-CN"/>
        </w:rPr>
        <w:t>ccept</w:t>
      </w:r>
      <w:r w:rsidRPr="00CA7018">
        <w:rPr>
          <w:rFonts w:ascii="Times New Roman" w:eastAsiaTheme="minorEastAsia" w:hAnsi="Times New Roman"/>
          <w:sz w:val="24"/>
          <w:lang w:eastAsia="zh-CN"/>
        </w:rPr>
        <w:t>" without adjustment information</w:t>
      </w:r>
    </w:p>
    <w:p w14:paraId="1FF90068" w14:textId="3AC7153A" w:rsidR="00CA7018" w:rsidRPr="00CA7018" w:rsidRDefault="009D73C6" w:rsidP="00CA7018">
      <w:pPr>
        <w:pStyle w:val="ListParagraph"/>
        <w:numPr>
          <w:ilvl w:val="0"/>
          <w:numId w:val="25"/>
        </w:numPr>
        <w:jc w:val="both"/>
        <w:rPr>
          <w:rFonts w:ascii="Times New Roman" w:eastAsiaTheme="minorEastAsia" w:hAnsi="Times New Roman"/>
          <w:sz w:val="24"/>
          <w:lang w:eastAsia="zh-CN"/>
        </w:rPr>
      </w:pPr>
      <w:r w:rsidRPr="00CA7018">
        <w:rPr>
          <w:rFonts w:ascii="Times New Roman" w:eastAsiaTheme="minorEastAsia" w:hAnsi="Times New Roman"/>
          <w:sz w:val="24"/>
          <w:lang w:eastAsia="zh-CN"/>
        </w:rPr>
        <w:t xml:space="preserve">If failed: </w:t>
      </w:r>
      <w:r w:rsidR="00CA7018" w:rsidRPr="00CA7018">
        <w:rPr>
          <w:rFonts w:ascii="Times New Roman" w:eastAsiaTheme="minorEastAsia" w:hAnsi="Times New Roman"/>
          <w:sz w:val="24"/>
          <w:lang w:eastAsia="zh-CN"/>
        </w:rPr>
        <w:t>Four options as below:</w:t>
      </w:r>
    </w:p>
    <w:p w14:paraId="3B682A85" w14:textId="0D05227C" w:rsidR="005F026D" w:rsidRPr="00110BF1" w:rsidRDefault="00D66C1B" w:rsidP="00110BF1">
      <w:pPr>
        <w:pStyle w:val="xmsolistparagraph"/>
        <w:numPr>
          <w:ilvl w:val="0"/>
          <w:numId w:val="28"/>
        </w:numPr>
        <w:rPr>
          <w:rFonts w:ascii="Times New Roman" w:hAnsi="Times New Roman" w:cs="Times New Roman"/>
        </w:rPr>
      </w:pPr>
      <w:r w:rsidRPr="00CA7018">
        <w:rPr>
          <w:rFonts w:ascii="Times New Roman" w:eastAsiaTheme="minorEastAsia" w:hAnsi="Times New Roman"/>
        </w:rPr>
        <w:t>Send decision</w:t>
      </w:r>
      <w:r w:rsidRPr="00110BF1">
        <w:rPr>
          <w:rFonts w:ascii="Times New Roman" w:hAnsi="Times New Roman" w:cs="Times New Roman"/>
        </w:rPr>
        <w:t xml:space="preserve"> </w:t>
      </w:r>
      <w:r w:rsidR="00BC23D7" w:rsidRPr="00CA7018">
        <w:rPr>
          <w:rFonts w:ascii="Times New Roman" w:eastAsiaTheme="minorEastAsia" w:hAnsi="Times New Roman"/>
        </w:rPr>
        <w:t>"</w:t>
      </w:r>
      <w:r w:rsidR="005F026D" w:rsidRPr="00110BF1">
        <w:rPr>
          <w:rFonts w:ascii="Times New Roman" w:hAnsi="Times New Roman" w:cs="Times New Roman"/>
        </w:rPr>
        <w:t>Accept with concession</w:t>
      </w:r>
      <w:r>
        <w:rPr>
          <w:rFonts w:ascii="Times New Roman" w:hAnsi="Times New Roman" w:cs="Times New Roman"/>
        </w:rPr>
        <w:t xml:space="preserve"> </w:t>
      </w:r>
      <w:r w:rsidR="00BC23D7" w:rsidRPr="00CA7018">
        <w:rPr>
          <w:rFonts w:ascii="Times New Roman" w:eastAsiaTheme="minorEastAsia" w:hAnsi="Times New Roman"/>
        </w:rPr>
        <w:t>"</w:t>
      </w:r>
      <w:r w:rsidR="00BC23D7" w:rsidRPr="00BC23D7">
        <w:rPr>
          <w:rFonts w:ascii="Times New Roman" w:eastAsiaTheme="minorEastAsia" w:hAnsi="Times New Roman"/>
        </w:rPr>
        <w:t xml:space="preserve"> </w:t>
      </w:r>
      <w:r w:rsidR="00BC23D7" w:rsidRPr="00CA7018">
        <w:rPr>
          <w:rFonts w:ascii="Times New Roman" w:eastAsiaTheme="minorEastAsia" w:hAnsi="Times New Roman"/>
        </w:rPr>
        <w:t>without adjustment information</w:t>
      </w:r>
    </w:p>
    <w:p w14:paraId="263402D0" w14:textId="65104018" w:rsidR="005F026D" w:rsidRPr="00110BF1" w:rsidRDefault="00BC23D7" w:rsidP="00110BF1">
      <w:pPr>
        <w:pStyle w:val="xmsolistparagraph"/>
        <w:numPr>
          <w:ilvl w:val="0"/>
          <w:numId w:val="28"/>
        </w:numPr>
        <w:rPr>
          <w:rFonts w:ascii="Times New Roman" w:hAnsi="Times New Roman" w:cs="Times New Roman"/>
        </w:rPr>
      </w:pPr>
      <w:r w:rsidRPr="00CA7018">
        <w:rPr>
          <w:rFonts w:ascii="Times New Roman" w:eastAsiaTheme="minorEastAsia" w:hAnsi="Times New Roman"/>
        </w:rPr>
        <w:t>Send decision "</w:t>
      </w:r>
      <w:r w:rsidR="005F026D" w:rsidRPr="00110BF1">
        <w:rPr>
          <w:rFonts w:ascii="Times New Roman" w:hAnsi="Times New Roman" w:cs="Times New Roman"/>
        </w:rPr>
        <w:t>Reject with adjustment</w:t>
      </w:r>
      <w:r w:rsidRPr="00CA7018">
        <w:rPr>
          <w:rFonts w:ascii="Times New Roman" w:eastAsiaTheme="minorEastAsia" w:hAnsi="Times New Roman"/>
        </w:rPr>
        <w:t>"</w:t>
      </w:r>
      <w:r w:rsidR="00AE0CD5" w:rsidRPr="00AE0CD5">
        <w:rPr>
          <w:rFonts w:ascii="Times New Roman" w:eastAsiaTheme="minorEastAsia" w:hAnsi="Times New Roman"/>
        </w:rPr>
        <w:t xml:space="preserve"> </w:t>
      </w:r>
      <w:r w:rsidR="00AE0CD5" w:rsidRPr="00AE0CD5">
        <w:rPr>
          <w:rFonts w:ascii="Times New Roman" w:eastAsiaTheme="minorEastAsia" w:hAnsi="Times New Roman"/>
          <w:highlight w:val="yellow"/>
        </w:rPr>
        <w:t>with</w:t>
      </w:r>
      <w:r w:rsidR="00AE0CD5" w:rsidRPr="00CA7018">
        <w:rPr>
          <w:rFonts w:ascii="Times New Roman" w:eastAsiaTheme="minorEastAsia" w:hAnsi="Times New Roman"/>
        </w:rPr>
        <w:t xml:space="preserve"> adjustment information</w:t>
      </w:r>
    </w:p>
    <w:p w14:paraId="345CBEE1" w14:textId="7B699F2F" w:rsidR="005F026D" w:rsidRPr="00110BF1" w:rsidRDefault="00BC23D7" w:rsidP="00110BF1">
      <w:pPr>
        <w:pStyle w:val="xmsolistparagraph"/>
        <w:numPr>
          <w:ilvl w:val="0"/>
          <w:numId w:val="28"/>
        </w:numPr>
        <w:rPr>
          <w:rFonts w:ascii="Times New Roman" w:hAnsi="Times New Roman" w:cs="Times New Roman"/>
        </w:rPr>
      </w:pPr>
      <w:r w:rsidRPr="00CA7018">
        <w:rPr>
          <w:rFonts w:ascii="Times New Roman" w:eastAsiaTheme="minorEastAsia" w:hAnsi="Times New Roman"/>
        </w:rPr>
        <w:t>Send decision "</w:t>
      </w:r>
      <w:r w:rsidR="005F026D" w:rsidRPr="00110BF1">
        <w:rPr>
          <w:rFonts w:ascii="Times New Roman" w:hAnsi="Times New Roman" w:cs="Times New Roman"/>
        </w:rPr>
        <w:t>Reject with resample</w:t>
      </w:r>
      <w:r w:rsidRPr="00CA7018">
        <w:rPr>
          <w:rFonts w:ascii="Times New Roman" w:eastAsiaTheme="minorEastAsia" w:hAnsi="Times New Roman"/>
        </w:rPr>
        <w:t>"</w:t>
      </w:r>
      <w:r w:rsidRPr="00BC23D7">
        <w:rPr>
          <w:rFonts w:ascii="Times New Roman" w:eastAsiaTheme="minorEastAsia" w:hAnsi="Times New Roman"/>
        </w:rPr>
        <w:t xml:space="preserve"> </w:t>
      </w:r>
      <w:r w:rsidRPr="00CA7018">
        <w:rPr>
          <w:rFonts w:ascii="Times New Roman" w:eastAsiaTheme="minorEastAsia" w:hAnsi="Times New Roman"/>
        </w:rPr>
        <w:t>without adjustment information</w:t>
      </w:r>
    </w:p>
    <w:p w14:paraId="651384FE" w14:textId="6C71EA31" w:rsidR="005F026D" w:rsidRDefault="00BC23D7" w:rsidP="00110BF1">
      <w:pPr>
        <w:pStyle w:val="xmsolistparagraph"/>
        <w:numPr>
          <w:ilvl w:val="0"/>
          <w:numId w:val="28"/>
        </w:numPr>
      </w:pPr>
      <w:r w:rsidRPr="00CA7018">
        <w:rPr>
          <w:rFonts w:ascii="Times New Roman" w:eastAsiaTheme="minorEastAsia" w:hAnsi="Times New Roman"/>
        </w:rPr>
        <w:t>Send decision "</w:t>
      </w:r>
      <w:r w:rsidR="005F026D" w:rsidRPr="00110BF1">
        <w:rPr>
          <w:rFonts w:ascii="Times New Roman" w:hAnsi="Times New Roman" w:cs="Times New Roman"/>
        </w:rPr>
        <w:t>Reject with off spec</w:t>
      </w:r>
      <w:r w:rsidRPr="00CA7018">
        <w:rPr>
          <w:rFonts w:ascii="Times New Roman" w:eastAsiaTheme="minorEastAsia" w:hAnsi="Times New Roman"/>
        </w:rPr>
        <w:t>"</w:t>
      </w:r>
      <w:r w:rsidRPr="00BC23D7">
        <w:rPr>
          <w:rFonts w:ascii="Times New Roman" w:eastAsiaTheme="minorEastAsia" w:hAnsi="Times New Roman"/>
        </w:rPr>
        <w:t xml:space="preserve"> </w:t>
      </w:r>
      <w:r w:rsidRPr="00CA7018">
        <w:rPr>
          <w:rFonts w:ascii="Times New Roman" w:eastAsiaTheme="minorEastAsia" w:hAnsi="Times New Roman"/>
        </w:rPr>
        <w:t>without adjustment information</w:t>
      </w:r>
    </w:p>
    <w:p w14:paraId="5B4414BA" w14:textId="5C6C9D6C" w:rsidR="00582CA5" w:rsidRDefault="00784553" w:rsidP="00582CA5">
      <w:pPr>
        <w:jc w:val="both"/>
        <w:rPr>
          <w:rFonts w:ascii="Times New Roman" w:eastAsiaTheme="minorEastAsia" w:hAnsi="Times New Roman"/>
          <w:i/>
          <w:iCs/>
          <w:color w:val="4472C4" w:themeColor="accent1"/>
          <w:sz w:val="24"/>
          <w:lang w:val="en-US" w:eastAsia="zh-CN"/>
        </w:rPr>
      </w:pPr>
      <w:r w:rsidRPr="006D4049">
        <w:rPr>
          <w:rFonts w:ascii="Times New Roman" w:eastAsiaTheme="minorEastAsia" w:hAnsi="Times New Roman" w:hint="eastAsia"/>
          <w:i/>
          <w:iCs/>
          <w:color w:val="4472C4" w:themeColor="accent1"/>
          <w:sz w:val="24"/>
          <w:lang w:eastAsia="zh-CN"/>
        </w:rPr>
        <w:t>Details:</w:t>
      </w:r>
      <w:r w:rsidR="0049571E" w:rsidRPr="006D4049">
        <w:rPr>
          <w:rFonts w:ascii="Times New Roman" w:eastAsiaTheme="minorEastAsia" w:hAnsi="Times New Roman" w:hint="eastAsia"/>
          <w:i/>
          <w:iCs/>
          <w:color w:val="4472C4" w:themeColor="accent1"/>
          <w:sz w:val="24"/>
          <w:lang w:eastAsia="zh-CN"/>
        </w:rPr>
        <w:t xml:space="preserve"> </w:t>
      </w:r>
      <w:r w:rsidRPr="006D4049">
        <w:rPr>
          <w:rFonts w:ascii="Times New Roman" w:eastAsiaTheme="minorEastAsia" w:hAnsi="Times New Roman"/>
          <w:i/>
          <w:iCs/>
          <w:color w:val="4472C4" w:themeColor="accent1"/>
          <w:sz w:val="24"/>
          <w:lang w:val="en-US" w:eastAsia="zh-CN"/>
        </w:rPr>
        <w:t>R</w:t>
      </w:r>
      <w:r w:rsidRPr="006D4049">
        <w:rPr>
          <w:rFonts w:ascii="Times New Roman" w:eastAsiaTheme="minorEastAsia" w:hAnsi="Times New Roman" w:hint="eastAsia"/>
          <w:i/>
          <w:iCs/>
          <w:color w:val="4472C4" w:themeColor="accent1"/>
          <w:sz w:val="24"/>
          <w:lang w:val="en-US" w:eastAsia="zh-CN"/>
        </w:rPr>
        <w:t>efer to prototype as below:</w:t>
      </w:r>
    </w:p>
    <w:p w14:paraId="2958A69C" w14:textId="546DC899" w:rsidR="00BC2CCD" w:rsidRDefault="00BC2CCD" w:rsidP="00582CA5">
      <w:pPr>
        <w:jc w:val="both"/>
        <w:rPr>
          <w:rFonts w:ascii="Times New Roman" w:eastAsiaTheme="minorEastAsia" w:hAnsi="Times New Roman"/>
          <w:sz w:val="24"/>
          <w:lang w:val="en-US" w:eastAsia="zh-CN"/>
        </w:rPr>
      </w:pPr>
      <w:r w:rsidRPr="00BC2CCD">
        <w:rPr>
          <w:rFonts w:ascii="Times New Roman" w:eastAsiaTheme="minorEastAsia" w:hAnsi="Times New Roman" w:hint="eastAsia"/>
          <w:sz w:val="24"/>
          <w:lang w:val="en-US" w:eastAsia="zh-CN"/>
        </w:rPr>
        <w:t>Path</w:t>
      </w:r>
      <w:r>
        <w:rPr>
          <w:rFonts w:ascii="Times New Roman" w:eastAsiaTheme="minorEastAsia" w:hAnsi="Times New Roman" w:hint="eastAsia"/>
          <w:sz w:val="24"/>
          <w:lang w:val="en-US" w:eastAsia="zh-CN"/>
        </w:rPr>
        <w:t xml:space="preserve">: Sample management </w:t>
      </w:r>
      <w:proofErr w:type="spellStart"/>
      <w:r>
        <w:rPr>
          <w:rFonts w:ascii="Times New Roman" w:eastAsiaTheme="minorEastAsia" w:hAnsi="Times New Roman" w:hint="eastAsia"/>
          <w:sz w:val="24"/>
          <w:lang w:val="en-US" w:eastAsia="zh-CN"/>
        </w:rPr>
        <w:t>cabinet</w:t>
      </w:r>
      <w:r w:rsidRPr="00BC2CCD">
        <w:rPr>
          <w:rFonts w:ascii="Wingdings" w:eastAsiaTheme="minorEastAsia" w:hAnsi="Wingdings" w:cs="Wingdings"/>
          <w:sz w:val="24"/>
          <w:lang w:val="en-US" w:eastAsia="zh-CN"/>
        </w:rPr>
        <w:t>à</w:t>
      </w:r>
      <w:r w:rsidR="00DF7824">
        <w:rPr>
          <w:rFonts w:ascii="Times New Roman" w:eastAsiaTheme="minorEastAsia" w:hAnsi="Times New Roman" w:hint="eastAsia"/>
          <w:sz w:val="24"/>
          <w:lang w:val="en-US" w:eastAsia="zh-CN"/>
        </w:rPr>
        <w:t>Authorized</w:t>
      </w:r>
      <w:proofErr w:type="spellEnd"/>
      <w:r w:rsidR="00DF7824">
        <w:rPr>
          <w:rFonts w:ascii="Times New Roman" w:eastAsiaTheme="minorEastAsia" w:hAnsi="Times New Roman" w:hint="eastAsia"/>
          <w:sz w:val="24"/>
          <w:lang w:val="en-US" w:eastAsia="zh-CN"/>
        </w:rPr>
        <w:t xml:space="preserve"> sample </w:t>
      </w:r>
      <w:proofErr w:type="spellStart"/>
      <w:r w:rsidR="00DF7824">
        <w:rPr>
          <w:rFonts w:ascii="Times New Roman" w:eastAsiaTheme="minorEastAsia" w:hAnsi="Times New Roman" w:hint="eastAsia"/>
          <w:sz w:val="24"/>
          <w:lang w:val="en-US" w:eastAsia="zh-CN"/>
        </w:rPr>
        <w:t>folder</w:t>
      </w:r>
      <w:r w:rsidR="00DF7824" w:rsidRPr="00DF7824">
        <w:rPr>
          <w:rFonts w:ascii="Wingdings" w:eastAsiaTheme="minorEastAsia" w:hAnsi="Wingdings" w:cs="Wingdings"/>
          <w:sz w:val="24"/>
          <w:lang w:val="en-US" w:eastAsia="zh-CN"/>
        </w:rPr>
        <w:t>à</w:t>
      </w:r>
      <w:r w:rsidR="00722E00">
        <w:rPr>
          <w:rFonts w:ascii="Times New Roman" w:eastAsiaTheme="minorEastAsia" w:hAnsi="Times New Roman" w:hint="eastAsia"/>
          <w:sz w:val="24"/>
          <w:lang w:val="en-US" w:eastAsia="zh-CN"/>
        </w:rPr>
        <w:t>IPQC</w:t>
      </w:r>
      <w:proofErr w:type="spellEnd"/>
      <w:r w:rsidR="00722E00">
        <w:rPr>
          <w:rFonts w:ascii="Times New Roman" w:eastAsiaTheme="minorEastAsia" w:hAnsi="Times New Roman" w:hint="eastAsia"/>
          <w:sz w:val="24"/>
          <w:lang w:val="en-US" w:eastAsia="zh-CN"/>
        </w:rPr>
        <w:t xml:space="preserve"> subfolder.</w:t>
      </w:r>
    </w:p>
    <w:p w14:paraId="5485643C" w14:textId="570A606B" w:rsidR="00C93FF1" w:rsidRDefault="00C93FF1" w:rsidP="00C93FF1">
      <w:pPr>
        <w:ind w:firstLine="720"/>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U</w:t>
      </w:r>
      <w:r>
        <w:rPr>
          <w:rFonts w:ascii="Times New Roman" w:eastAsiaTheme="minorEastAsia" w:hAnsi="Times New Roman" w:hint="eastAsia"/>
          <w:sz w:val="24"/>
          <w:lang w:val="en-US" w:eastAsia="zh-CN"/>
        </w:rPr>
        <w:t>nder authorized sample</w:t>
      </w:r>
      <w:r w:rsidR="00B642C3">
        <w:rPr>
          <w:rFonts w:ascii="Times New Roman" w:eastAsiaTheme="minorEastAsia" w:hAnsi="Times New Roman" w:hint="eastAsia"/>
          <w:sz w:val="24"/>
          <w:lang w:val="en-US" w:eastAsia="zh-CN"/>
        </w:rPr>
        <w:t xml:space="preserve"> </w:t>
      </w:r>
      <w:r>
        <w:rPr>
          <w:rFonts w:ascii="Times New Roman" w:eastAsiaTheme="minorEastAsia" w:hAnsi="Times New Roman" w:hint="eastAsia"/>
          <w:sz w:val="24"/>
          <w:lang w:val="en-US" w:eastAsia="zh-CN"/>
        </w:rPr>
        <w:t xml:space="preserve">folder, only for IPQC sample with </w:t>
      </w:r>
      <w:r>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usage done</w:t>
      </w:r>
      <w:r>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is </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No</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 will highlight in pink to reminder user the </w:t>
      </w:r>
      <w:r w:rsidR="004B486C">
        <w:rPr>
          <w:rFonts w:ascii="Times New Roman" w:eastAsiaTheme="minorEastAsia" w:hAnsi="Times New Roman"/>
          <w:sz w:val="24"/>
          <w:lang w:val="en-US" w:eastAsia="zh-CN"/>
        </w:rPr>
        <w:t>sample</w:t>
      </w:r>
      <w:r>
        <w:rPr>
          <w:rFonts w:ascii="Times New Roman" w:eastAsiaTheme="minorEastAsia" w:hAnsi="Times New Roman" w:hint="eastAsia"/>
          <w:sz w:val="24"/>
          <w:lang w:val="en-US" w:eastAsia="zh-CN"/>
        </w:rPr>
        <w:t xml:space="preserve"> without </w:t>
      </w:r>
      <w:r>
        <w:rPr>
          <w:rFonts w:ascii="Times New Roman" w:eastAsiaTheme="minorEastAsia" w:hAnsi="Times New Roman"/>
          <w:sz w:val="24"/>
          <w:lang w:val="en-US" w:eastAsia="zh-CN"/>
        </w:rPr>
        <w:t>decisions</w:t>
      </w:r>
      <w:r>
        <w:rPr>
          <w:rFonts w:ascii="Times New Roman" w:eastAsiaTheme="minorEastAsia" w:hAnsi="Times New Roman" w:hint="eastAsia"/>
          <w:sz w:val="24"/>
          <w:lang w:val="en-US" w:eastAsia="zh-CN"/>
        </w:rPr>
        <w:t>.</w:t>
      </w:r>
    </w:p>
    <w:p w14:paraId="0AC80AD9" w14:textId="54FCB1A6" w:rsidR="00784553" w:rsidRDefault="00067B5A" w:rsidP="4F0107CC">
      <w:pPr>
        <w:jc w:val="both"/>
        <w:rPr>
          <w:rFonts w:ascii="Times New Roman" w:eastAsiaTheme="minorEastAsia" w:hAnsi="Times New Roman"/>
          <w:sz w:val="24"/>
          <w:lang w:eastAsia="zh-CN"/>
        </w:rPr>
      </w:pPr>
      <w:commentRangeStart w:id="145"/>
      <w:commentRangeStart w:id="146"/>
      <w:commentRangeStart w:id="147"/>
      <w:commentRangeStart w:id="148"/>
      <w:commentRangeStart w:id="149"/>
      <w:commentRangeStart w:id="150"/>
      <w:commentRangeEnd w:id="145"/>
      <w:r>
        <w:rPr>
          <w:rStyle w:val="CommentReference"/>
        </w:rPr>
        <w:lastRenderedPageBreak/>
        <w:commentReference w:id="145"/>
      </w:r>
      <w:commentRangeEnd w:id="146"/>
      <w:r>
        <w:rPr>
          <w:rStyle w:val="CommentReference"/>
        </w:rPr>
        <w:commentReference w:id="146"/>
      </w:r>
      <w:commentRangeEnd w:id="147"/>
      <w:r>
        <w:rPr>
          <w:rStyle w:val="CommentReference"/>
        </w:rPr>
        <w:commentReference w:id="147"/>
      </w:r>
      <w:commentRangeEnd w:id="148"/>
      <w:r>
        <w:rPr>
          <w:rStyle w:val="CommentReference"/>
        </w:rPr>
        <w:commentReference w:id="148"/>
      </w:r>
      <w:commentRangeEnd w:id="149"/>
      <w:r>
        <w:rPr>
          <w:rStyle w:val="CommentReference"/>
        </w:rPr>
        <w:commentReference w:id="149"/>
      </w:r>
      <w:commentRangeEnd w:id="150"/>
      <w:r>
        <w:rPr>
          <w:rStyle w:val="CommentReference"/>
        </w:rPr>
        <w:commentReference w:id="150"/>
      </w:r>
      <w:commentRangeStart w:id="151"/>
      <w:commentRangeStart w:id="152"/>
      <w:commentRangeEnd w:id="151"/>
      <w:r>
        <w:rPr>
          <w:rStyle w:val="CommentReference"/>
        </w:rPr>
        <w:commentReference w:id="151"/>
      </w:r>
      <w:commentRangeEnd w:id="152"/>
      <w:r>
        <w:rPr>
          <w:rStyle w:val="CommentReference"/>
        </w:rPr>
        <w:commentReference w:id="152"/>
      </w:r>
      <w:r w:rsidR="00EE11D2">
        <w:rPr>
          <w:noProof/>
        </w:rPr>
        <w:drawing>
          <wp:inline distT="0" distB="0" distL="0" distR="0" wp14:anchorId="7D37FEAC" wp14:editId="7BB963D1">
            <wp:extent cx="5943600" cy="3023870"/>
            <wp:effectExtent l="0" t="0" r="0" b="5080"/>
            <wp:docPr id="1314022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22754" name="Picture 1" descr="A screenshot of a computer&#10;&#10;AI-generated content may be incorrect."/>
                    <pic:cNvPicPr/>
                  </pic:nvPicPr>
                  <pic:blipFill>
                    <a:blip r:embed="rId20"/>
                    <a:stretch>
                      <a:fillRect/>
                    </a:stretch>
                  </pic:blipFill>
                  <pic:spPr>
                    <a:xfrm>
                      <a:off x="0" y="0"/>
                      <a:ext cx="5943600" cy="3023870"/>
                    </a:xfrm>
                    <a:prstGeom prst="rect">
                      <a:avLst/>
                    </a:prstGeom>
                  </pic:spPr>
                </pic:pic>
              </a:graphicData>
            </a:graphic>
          </wp:inline>
        </w:drawing>
      </w:r>
    </w:p>
    <w:p w14:paraId="5A3895EB" w14:textId="2E9088F8" w:rsidR="00D26E66" w:rsidRPr="00845F36" w:rsidRDefault="404CF12C" w:rsidP="13DF17E2">
      <w:pPr>
        <w:jc w:val="both"/>
        <w:rPr>
          <w:rFonts w:ascii="Times New Roman" w:eastAsiaTheme="minorEastAsia" w:hAnsi="Times New Roman"/>
          <w:sz w:val="24"/>
          <w:lang w:eastAsia="zh-CN"/>
        </w:rPr>
      </w:pPr>
      <w:r w:rsidRPr="13DF17E2">
        <w:rPr>
          <w:rFonts w:ascii="Times New Roman" w:eastAsiaTheme="minorEastAsia" w:hAnsi="Times New Roman"/>
          <w:sz w:val="24"/>
          <w:lang w:eastAsia="zh-CN"/>
        </w:rPr>
        <w:t>Note</w:t>
      </w:r>
      <w:r w:rsidR="2D3C10D1" w:rsidRPr="13DF17E2">
        <w:rPr>
          <w:rFonts w:ascii="Times New Roman" w:eastAsiaTheme="minorEastAsia" w:hAnsi="Times New Roman"/>
          <w:sz w:val="24"/>
          <w:lang w:eastAsia="zh-CN"/>
        </w:rPr>
        <w:t>s: the “Usage decision and adjustment”</w:t>
      </w:r>
      <w:r w:rsidR="095D1854" w:rsidRPr="13DF17E2">
        <w:rPr>
          <w:rFonts w:ascii="Times New Roman" w:eastAsiaTheme="minorEastAsia" w:hAnsi="Times New Roman"/>
          <w:sz w:val="24"/>
          <w:lang w:eastAsia="zh-CN"/>
        </w:rPr>
        <w:t xml:space="preserve"> </w:t>
      </w:r>
      <w:r w:rsidR="061C50FE" w:rsidRPr="13DF17E2">
        <w:rPr>
          <w:rFonts w:ascii="Times New Roman" w:eastAsiaTheme="minorEastAsia" w:hAnsi="Times New Roman"/>
          <w:sz w:val="24"/>
          <w:lang w:eastAsia="zh-CN"/>
        </w:rPr>
        <w:t xml:space="preserve">button </w:t>
      </w:r>
      <w:r w:rsidR="518263EF" w:rsidRPr="13DF17E2">
        <w:rPr>
          <w:rFonts w:ascii="Times New Roman" w:eastAsiaTheme="minorEastAsia" w:hAnsi="Times New Roman"/>
          <w:sz w:val="24"/>
          <w:lang w:eastAsia="zh-CN"/>
        </w:rPr>
        <w:t xml:space="preserve">(button name can </w:t>
      </w:r>
      <w:r w:rsidR="13E2EB8F" w:rsidRPr="13DF17E2">
        <w:rPr>
          <w:rFonts w:ascii="Times New Roman" w:eastAsiaTheme="minorEastAsia" w:hAnsi="Times New Roman"/>
          <w:sz w:val="24"/>
          <w:lang w:eastAsia="zh-CN"/>
        </w:rPr>
        <w:t xml:space="preserve">be </w:t>
      </w:r>
      <w:r w:rsidR="518263EF" w:rsidRPr="13DF17E2">
        <w:rPr>
          <w:rFonts w:ascii="Times New Roman" w:eastAsiaTheme="minorEastAsia" w:hAnsi="Times New Roman"/>
          <w:sz w:val="24"/>
          <w:lang w:eastAsia="zh-CN"/>
        </w:rPr>
        <w:t xml:space="preserve">customized by user if </w:t>
      </w:r>
      <w:r w:rsidR="3DC4AB96" w:rsidRPr="13DF17E2">
        <w:rPr>
          <w:rFonts w:ascii="Times New Roman" w:eastAsiaTheme="minorEastAsia" w:hAnsi="Times New Roman"/>
          <w:sz w:val="24"/>
          <w:lang w:eastAsia="zh-CN"/>
        </w:rPr>
        <w:t>needed) will</w:t>
      </w:r>
      <w:r w:rsidR="095D1854" w:rsidRPr="13DF17E2">
        <w:rPr>
          <w:rFonts w:ascii="Times New Roman" w:eastAsiaTheme="minorEastAsia" w:hAnsi="Times New Roman"/>
          <w:sz w:val="24"/>
          <w:lang w:eastAsia="zh-CN"/>
        </w:rPr>
        <w:t xml:space="preserve"> show up when the sample type is ‘IPQC’ and </w:t>
      </w:r>
      <w:r w:rsidR="218738C9" w:rsidRPr="13DF17E2">
        <w:rPr>
          <w:rFonts w:ascii="Times New Roman" w:eastAsiaTheme="minorEastAsia" w:hAnsi="Times New Roman"/>
          <w:sz w:val="24"/>
          <w:lang w:eastAsia="zh-CN"/>
        </w:rPr>
        <w:t>Usage</w:t>
      </w:r>
      <w:r w:rsidR="095D1854" w:rsidRPr="13DF17E2">
        <w:rPr>
          <w:rFonts w:ascii="Times New Roman" w:eastAsiaTheme="minorEastAsia" w:hAnsi="Times New Roman"/>
          <w:sz w:val="24"/>
          <w:lang w:eastAsia="zh-CN"/>
        </w:rPr>
        <w:t xml:space="preserve"> decision filed is ‘No’</w:t>
      </w:r>
      <w:r w:rsidR="2B65C834" w:rsidRPr="13DF17E2">
        <w:rPr>
          <w:rFonts w:ascii="Times New Roman" w:eastAsiaTheme="minorEastAsia" w:hAnsi="Times New Roman"/>
          <w:sz w:val="24"/>
          <w:lang w:eastAsia="zh-CN"/>
        </w:rPr>
        <w:t>.</w:t>
      </w:r>
    </w:p>
    <w:p w14:paraId="1C9AC236" w14:textId="07E4FA8E" w:rsidR="00F346A0" w:rsidRDefault="00F346A0" w:rsidP="00F346A0">
      <w:pPr>
        <w:ind w:firstLine="720"/>
        <w:jc w:val="both"/>
        <w:rPr>
          <w:rFonts w:ascii="Times New Roman" w:eastAsiaTheme="minorEastAsia" w:hAnsi="Times New Roman"/>
          <w:sz w:val="24"/>
          <w:lang w:val="en-US" w:eastAsia="zh-CN"/>
        </w:rPr>
      </w:pPr>
      <w:r w:rsidRPr="003A1541">
        <w:rPr>
          <w:rFonts w:ascii="Times New Roman" w:eastAsiaTheme="minorEastAsia" w:hAnsi="Times New Roman" w:hint="eastAsia"/>
          <w:b/>
          <w:bCs/>
          <w:sz w:val="28"/>
          <w:szCs w:val="28"/>
          <w:highlight w:val="cyan"/>
          <w:lang w:val="en-US" w:eastAsia="zh-CN"/>
        </w:rPr>
        <w:t>Step1</w:t>
      </w:r>
      <w:r>
        <w:rPr>
          <w:rFonts w:ascii="Times New Roman" w:eastAsiaTheme="minorEastAsia" w:hAnsi="Times New Roman" w:hint="eastAsia"/>
          <w:sz w:val="24"/>
          <w:lang w:val="en-US" w:eastAsia="zh-CN"/>
        </w:rPr>
        <w:t xml:space="preserve">: right click </w:t>
      </w:r>
      <w:r>
        <w:rPr>
          <w:rFonts w:ascii="Times New Roman" w:eastAsiaTheme="minorEastAsia" w:hAnsi="Times New Roman"/>
          <w:sz w:val="24"/>
          <w:lang w:val="en-US" w:eastAsia="zh-CN"/>
        </w:rPr>
        <w:t>“</w:t>
      </w:r>
      <w:commentRangeStart w:id="153"/>
      <w:commentRangeStart w:id="154"/>
      <w:r w:rsidR="00D26E66">
        <w:rPr>
          <w:rFonts w:ascii="Times New Roman" w:eastAsiaTheme="minorEastAsia" w:hAnsi="Times New Roman" w:hint="eastAsia"/>
          <w:sz w:val="24"/>
          <w:lang w:eastAsia="zh-CN"/>
        </w:rPr>
        <w:t>Usage Decisions</w:t>
      </w:r>
      <w:r w:rsidR="00722E00">
        <w:rPr>
          <w:rFonts w:ascii="Times New Roman" w:eastAsiaTheme="minorEastAsia" w:hAnsi="Times New Roman" w:hint="eastAsia"/>
          <w:sz w:val="24"/>
          <w:lang w:eastAsia="zh-CN"/>
        </w:rPr>
        <w:t xml:space="preserve"> and adjustment</w:t>
      </w:r>
      <w:r>
        <w:rPr>
          <w:rFonts w:ascii="Times New Roman" w:eastAsiaTheme="minorEastAsia" w:hAnsi="Times New Roman"/>
          <w:sz w:val="24"/>
          <w:lang w:val="en-US" w:eastAsia="zh-CN"/>
        </w:rPr>
        <w:t>”</w:t>
      </w:r>
      <w:commentRangeEnd w:id="153"/>
      <w:r>
        <w:rPr>
          <w:rStyle w:val="CommentReference"/>
        </w:rPr>
        <w:commentReference w:id="153"/>
      </w:r>
      <w:commentRangeEnd w:id="154"/>
      <w:r>
        <w:rPr>
          <w:rStyle w:val="CommentReference"/>
        </w:rPr>
        <w:commentReference w:id="154"/>
      </w:r>
      <w:r>
        <w:rPr>
          <w:rFonts w:ascii="Times New Roman" w:eastAsiaTheme="minorEastAsia" w:hAnsi="Times New Roman" w:hint="eastAsia"/>
          <w:sz w:val="24"/>
          <w:lang w:val="en-US" w:eastAsia="zh-CN"/>
        </w:rPr>
        <w:t xml:space="preserve"> Master Menu on test item. </w:t>
      </w:r>
      <w:r>
        <w:rPr>
          <w:rFonts w:ascii="Times New Roman" w:eastAsiaTheme="minorEastAsia" w:hAnsi="Times New Roman"/>
          <w:sz w:val="24"/>
          <w:lang w:val="en-US" w:eastAsia="zh-CN"/>
        </w:rPr>
        <w:t>W</w:t>
      </w:r>
      <w:r>
        <w:rPr>
          <w:rFonts w:ascii="Times New Roman" w:eastAsiaTheme="minorEastAsia" w:hAnsi="Times New Roman" w:hint="eastAsia"/>
          <w:sz w:val="24"/>
          <w:lang w:val="en-US" w:eastAsia="zh-CN"/>
        </w:rPr>
        <w:t>ill pop up</w:t>
      </w:r>
      <w:r w:rsidR="00A5719A">
        <w:rPr>
          <w:rFonts w:ascii="Times New Roman" w:eastAsiaTheme="minorEastAsia" w:hAnsi="Times New Roman" w:hint="eastAsia"/>
          <w:sz w:val="24"/>
          <w:lang w:val="en-US" w:eastAsia="zh-CN"/>
        </w:rPr>
        <w:t xml:space="preserve"> default</w:t>
      </w:r>
      <w:r>
        <w:rPr>
          <w:rFonts w:ascii="Times New Roman" w:eastAsiaTheme="minorEastAsia" w:hAnsi="Times New Roman" w:hint="eastAsia"/>
          <w:sz w:val="24"/>
          <w:lang w:val="en-US" w:eastAsia="zh-CN"/>
        </w:rPr>
        <w:t xml:space="preserve"> windows as below:</w:t>
      </w:r>
    </w:p>
    <w:p w14:paraId="5D67CDE8" w14:textId="5D098DDC" w:rsidR="7C2FC052" w:rsidRDefault="7C2FC052" w:rsidP="13DF17E2">
      <w:pPr>
        <w:jc w:val="both"/>
        <w:rPr>
          <w:rFonts w:ascii="Times New Roman" w:eastAsiaTheme="minorEastAsia" w:hAnsi="Times New Roman"/>
          <w:sz w:val="24"/>
          <w:lang w:val="en-US" w:eastAsia="zh-CN"/>
        </w:rPr>
      </w:pPr>
      <w:r>
        <w:rPr>
          <w:noProof/>
        </w:rPr>
        <w:drawing>
          <wp:inline distT="0" distB="0" distL="0" distR="0" wp14:anchorId="4FF5B67D" wp14:editId="719BC03F">
            <wp:extent cx="5943600" cy="1727200"/>
            <wp:effectExtent l="0" t="0" r="0" b="6350"/>
            <wp:docPr id="871984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4982" name="Picture 1" descr="A screenshot of a computer&#10;&#10;AI-generated content may be incorrect."/>
                    <pic:cNvPicPr/>
                  </pic:nvPicPr>
                  <pic:blipFill>
                    <a:blip r:embed="rId21"/>
                    <a:stretch>
                      <a:fillRect/>
                    </a:stretch>
                  </pic:blipFill>
                  <pic:spPr>
                    <a:xfrm>
                      <a:off x="0" y="0"/>
                      <a:ext cx="5943600" cy="1727200"/>
                    </a:xfrm>
                    <a:prstGeom prst="rect">
                      <a:avLst/>
                    </a:prstGeom>
                  </pic:spPr>
                </pic:pic>
              </a:graphicData>
            </a:graphic>
          </wp:inline>
        </w:drawing>
      </w:r>
    </w:p>
    <w:p w14:paraId="3CC43C5D" w14:textId="08DFEA2B" w:rsidR="2133E5F1" w:rsidRDefault="2133E5F1" w:rsidP="13DF17E2">
      <w:pPr>
        <w:spacing w:before="240" w:after="240"/>
        <w:jc w:val="both"/>
      </w:pPr>
      <w:r w:rsidRPr="13DF17E2">
        <w:rPr>
          <w:rFonts w:ascii="Times New Roman" w:hAnsi="Times New Roman"/>
          <w:sz w:val="24"/>
          <w:lang w:val="en-US"/>
        </w:rPr>
        <w:t xml:space="preserve">Note: This test item information form is for display purposes only. Users cannot modify it; they may only select “Reject with adjustment” by the options. </w:t>
      </w:r>
    </w:p>
    <w:p w14:paraId="3A28DB07" w14:textId="75177990" w:rsidR="05A5A397" w:rsidRDefault="05A5A397" w:rsidP="13DF17E2">
      <w:pPr>
        <w:spacing w:before="240" w:after="240"/>
        <w:jc w:val="both"/>
      </w:pPr>
      <w:r w:rsidRPr="13DF17E2">
        <w:rPr>
          <w:rFonts w:ascii="Times New Roman" w:hAnsi="Times New Roman"/>
          <w:sz w:val="24"/>
          <w:lang w:val="en-US"/>
        </w:rPr>
        <w:t>This form will be shown under all options for the user's reference, except for 'Reject with Adjustment' and Click 'Done by QC', as this option will only be shown for out-of-spec test items.</w:t>
      </w:r>
    </w:p>
    <w:p w14:paraId="66E4CAEC" w14:textId="20E71352" w:rsidR="003D2CBD" w:rsidRDefault="2B042A55" w:rsidP="13DF17E2">
      <w:pPr>
        <w:ind w:firstLine="720"/>
        <w:jc w:val="both"/>
        <w:rPr>
          <w:rFonts w:ascii="Times New Roman" w:eastAsiaTheme="minorEastAsia" w:hAnsi="Times New Roman"/>
          <w:sz w:val="24"/>
          <w:lang w:val="en-US" w:eastAsia="zh-CN"/>
        </w:rPr>
      </w:pPr>
      <w:r w:rsidRPr="13DF17E2">
        <w:rPr>
          <w:rFonts w:ascii="Times New Roman" w:eastAsiaTheme="minorEastAsia" w:hAnsi="Times New Roman"/>
          <w:sz w:val="24"/>
          <w:lang w:val="en-US" w:eastAsia="zh-CN"/>
        </w:rPr>
        <w:t xml:space="preserve">User select </w:t>
      </w:r>
      <w:r w:rsidR="00D85C6F" w:rsidRPr="13DF17E2">
        <w:rPr>
          <w:rFonts w:ascii="Times New Roman" w:eastAsiaTheme="minorEastAsia" w:hAnsi="Times New Roman"/>
          <w:sz w:val="24"/>
          <w:lang w:val="en-US" w:eastAsia="zh-CN"/>
        </w:rPr>
        <w:t xml:space="preserve">each </w:t>
      </w:r>
      <w:r w:rsidR="66FE7A27" w:rsidRPr="13DF17E2">
        <w:rPr>
          <w:rFonts w:ascii="Times New Roman" w:eastAsiaTheme="minorEastAsia" w:hAnsi="Times New Roman"/>
          <w:sz w:val="24"/>
          <w:lang w:val="en-US" w:eastAsia="zh-CN"/>
        </w:rPr>
        <w:t>option</w:t>
      </w:r>
      <w:r w:rsidR="00D85C6F" w:rsidRPr="13DF17E2">
        <w:rPr>
          <w:rFonts w:ascii="Times New Roman" w:eastAsiaTheme="minorEastAsia" w:hAnsi="Times New Roman"/>
          <w:sz w:val="24"/>
          <w:lang w:val="en-US" w:eastAsia="zh-CN"/>
        </w:rPr>
        <w:t xml:space="preserve"> will </w:t>
      </w:r>
      <w:r w:rsidR="0017D9B7" w:rsidRPr="13DF17E2">
        <w:rPr>
          <w:rFonts w:ascii="Times New Roman" w:eastAsiaTheme="minorEastAsia" w:hAnsi="Times New Roman"/>
          <w:sz w:val="24"/>
          <w:lang w:val="en-US" w:eastAsia="zh-CN"/>
        </w:rPr>
        <w:t>show</w:t>
      </w:r>
      <w:r w:rsidR="00D85C6F" w:rsidRPr="13DF17E2">
        <w:rPr>
          <w:rFonts w:ascii="Times New Roman" w:eastAsiaTheme="minorEastAsia" w:hAnsi="Times New Roman"/>
          <w:sz w:val="24"/>
          <w:lang w:val="en-US" w:eastAsia="zh-CN"/>
        </w:rPr>
        <w:t xml:space="preserve"> up as below:</w:t>
      </w:r>
    </w:p>
    <w:p w14:paraId="3535AF2E" w14:textId="50A4F183" w:rsidR="004B7CAF" w:rsidRDefault="004B7CAF" w:rsidP="00F346A0">
      <w:pPr>
        <w:ind w:firstLine="720"/>
        <w:jc w:val="both"/>
        <w:rPr>
          <w:rFonts w:ascii="Times New Roman" w:eastAsiaTheme="minorEastAsia" w:hAnsi="Times New Roman"/>
          <w:sz w:val="24"/>
          <w:lang w:val="en-US" w:eastAsia="zh-CN"/>
        </w:rPr>
      </w:pPr>
      <w:r w:rsidRPr="2442DB41">
        <w:rPr>
          <w:rFonts w:ascii="Times New Roman" w:eastAsiaTheme="minorEastAsia" w:hAnsi="Times New Roman"/>
          <w:sz w:val="24"/>
          <w:lang w:val="en-US" w:eastAsia="zh-CN"/>
        </w:rPr>
        <w:t xml:space="preserve">Option1: user select </w:t>
      </w:r>
      <w:r w:rsidR="0028227D" w:rsidRPr="2442DB41">
        <w:rPr>
          <w:rFonts w:ascii="Times New Roman" w:eastAsiaTheme="minorEastAsia" w:hAnsi="Times New Roman"/>
          <w:sz w:val="24"/>
          <w:lang w:val="en-US" w:eastAsia="zh-CN"/>
        </w:rPr>
        <w:t>“</w:t>
      </w:r>
      <w:r w:rsidRPr="2442DB41">
        <w:rPr>
          <w:rFonts w:ascii="Times New Roman" w:eastAsiaTheme="minorEastAsia" w:hAnsi="Times New Roman"/>
          <w:sz w:val="24"/>
          <w:lang w:val="en-US" w:eastAsia="zh-CN"/>
        </w:rPr>
        <w:t>reject with adjustment</w:t>
      </w:r>
      <w:r w:rsidR="0028227D" w:rsidRPr="2442DB41">
        <w:rPr>
          <w:rFonts w:ascii="Times New Roman" w:eastAsiaTheme="minorEastAsia" w:hAnsi="Times New Roman"/>
          <w:sz w:val="24"/>
          <w:lang w:val="en-US" w:eastAsia="zh-CN"/>
        </w:rPr>
        <w:t>”</w:t>
      </w:r>
      <w:r w:rsidRPr="2442DB41">
        <w:rPr>
          <w:rFonts w:ascii="Times New Roman" w:eastAsiaTheme="minorEastAsia" w:hAnsi="Times New Roman"/>
          <w:sz w:val="24"/>
          <w:lang w:val="en-US" w:eastAsia="zh-CN"/>
        </w:rPr>
        <w:t xml:space="preserve"> </w:t>
      </w:r>
      <w:r w:rsidR="0028227D" w:rsidRPr="2442DB41">
        <w:rPr>
          <w:rFonts w:ascii="Times New Roman" w:eastAsiaTheme="minorEastAsia" w:hAnsi="Times New Roman"/>
          <w:sz w:val="24"/>
          <w:lang w:val="en-US" w:eastAsia="zh-CN"/>
        </w:rPr>
        <w:t>without clicking “done by qc”</w:t>
      </w:r>
      <w:r w:rsidR="0085076C" w:rsidRPr="2442DB41">
        <w:rPr>
          <w:rFonts w:ascii="Times New Roman" w:eastAsiaTheme="minorEastAsia" w:hAnsi="Times New Roman"/>
          <w:sz w:val="24"/>
          <w:lang w:val="en-US" w:eastAsia="zh-CN"/>
        </w:rPr>
        <w:t xml:space="preserve"> as below:</w:t>
      </w:r>
    </w:p>
    <w:p w14:paraId="3854709C" w14:textId="23026F1C" w:rsidR="00126822" w:rsidRDefault="70E896AD" w:rsidP="401CC688">
      <w:pPr>
        <w:jc w:val="both"/>
      </w:pPr>
      <w:r>
        <w:rPr>
          <w:noProof/>
        </w:rPr>
        <w:lastRenderedPageBreak/>
        <w:drawing>
          <wp:inline distT="0" distB="0" distL="0" distR="0" wp14:anchorId="7CA497ED" wp14:editId="71BA29FB">
            <wp:extent cx="5943600" cy="1933575"/>
            <wp:effectExtent l="0" t="0" r="0" b="0"/>
            <wp:docPr id="1577753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320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a:graphicData>
            </a:graphic>
          </wp:inline>
        </w:drawing>
      </w:r>
    </w:p>
    <w:p w14:paraId="0263C36F" w14:textId="1418EA8E" w:rsidR="0028227D" w:rsidRDefault="0028227D" w:rsidP="0060559C">
      <w:pPr>
        <w:ind w:firstLine="720"/>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O</w:t>
      </w:r>
      <w:r>
        <w:rPr>
          <w:rFonts w:ascii="Times New Roman" w:eastAsiaTheme="minorEastAsia" w:hAnsi="Times New Roman" w:hint="eastAsia"/>
          <w:sz w:val="24"/>
          <w:lang w:val="en-US" w:eastAsia="zh-CN"/>
        </w:rPr>
        <w:t xml:space="preserve">ption1: user select </w:t>
      </w:r>
      <w:r>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reject with adjustment</w:t>
      </w:r>
      <w:r>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with clicking </w:t>
      </w:r>
      <w:r>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done by qc</w:t>
      </w:r>
      <w:r>
        <w:rPr>
          <w:rFonts w:ascii="Times New Roman" w:eastAsiaTheme="minorEastAsia" w:hAnsi="Times New Roman"/>
          <w:sz w:val="24"/>
          <w:lang w:val="en-US" w:eastAsia="zh-CN"/>
        </w:rPr>
        <w:t>”</w:t>
      </w:r>
      <w:r w:rsidR="0085076C">
        <w:rPr>
          <w:rFonts w:ascii="Times New Roman" w:eastAsiaTheme="minorEastAsia" w:hAnsi="Times New Roman" w:hint="eastAsia"/>
          <w:sz w:val="24"/>
          <w:lang w:val="en-US" w:eastAsia="zh-CN"/>
        </w:rPr>
        <w:t xml:space="preserve"> as below:</w:t>
      </w:r>
    </w:p>
    <w:p w14:paraId="5BC8B0CE" w14:textId="2F6D4709" w:rsidR="000F0BDA" w:rsidRDefault="4C2F8B8F" w:rsidP="000F0BDA">
      <w:pPr>
        <w:jc w:val="both"/>
        <w:rPr>
          <w:rFonts w:eastAsiaTheme="minorEastAsia"/>
        </w:rPr>
      </w:pPr>
      <w:r>
        <w:rPr>
          <w:noProof/>
        </w:rPr>
        <w:drawing>
          <wp:inline distT="0" distB="0" distL="0" distR="0" wp14:anchorId="0D0BDD5B" wp14:editId="5065F022">
            <wp:extent cx="5943600" cy="1714500"/>
            <wp:effectExtent l="0" t="0" r="0" b="0"/>
            <wp:docPr id="1892382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233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26899674" w14:textId="075DAA06" w:rsidR="004B486C" w:rsidRDefault="004B486C" w:rsidP="004B486C">
      <w:pPr>
        <w:ind w:left="720"/>
        <w:jc w:val="both"/>
        <w:rPr>
          <w:rFonts w:eastAsiaTheme="minorEastAsia"/>
        </w:rPr>
      </w:pPr>
      <w:r w:rsidRPr="13DF17E2">
        <w:rPr>
          <w:rFonts w:ascii="Times New Roman" w:hAnsi="Times New Roman"/>
          <w:sz w:val="24"/>
          <w:lang w:val="en-US"/>
        </w:rPr>
        <w:t>Users can input or select values for the three fields: “Quantity,” “Storage Location,” and “</w:t>
      </w:r>
      <w:r w:rsidRPr="3A7623C1">
        <w:rPr>
          <w:rFonts w:ascii="Times New Roman" w:hAnsi="Times New Roman"/>
          <w:sz w:val="24"/>
          <w:lang w:val="en-US"/>
        </w:rPr>
        <w:t>Comments.”</w:t>
      </w:r>
    </w:p>
    <w:p w14:paraId="4E45A679" w14:textId="2D571FEE" w:rsidR="00637597" w:rsidRDefault="00637597" w:rsidP="000F0BDA">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Fields description:</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6"/>
        <w:gridCol w:w="1815"/>
        <w:gridCol w:w="1378"/>
        <w:gridCol w:w="4267"/>
      </w:tblGrid>
      <w:tr w:rsidR="00DC63B4" w:rsidRPr="00637597" w14:paraId="73AD426F" w14:textId="77777777" w:rsidTr="00DC63B4">
        <w:trPr>
          <w:trHeight w:val="73"/>
          <w:tblHeader/>
        </w:trPr>
        <w:tc>
          <w:tcPr>
            <w:tcW w:w="0" w:type="auto"/>
            <w:shd w:val="clear" w:color="auto" w:fill="B4C6E7" w:themeFill="accent1" w:themeFillTint="66"/>
            <w:tcMar>
              <w:top w:w="150" w:type="dxa"/>
              <w:left w:w="0" w:type="dxa"/>
              <w:bottom w:w="150" w:type="dxa"/>
              <w:right w:w="150" w:type="dxa"/>
            </w:tcMar>
            <w:vAlign w:val="center"/>
            <w:hideMark/>
          </w:tcPr>
          <w:p w14:paraId="1AEF552A" w14:textId="77777777" w:rsidR="00637597" w:rsidRPr="00637597" w:rsidRDefault="00637597" w:rsidP="00637597">
            <w:pPr>
              <w:jc w:val="both"/>
              <w:rPr>
                <w:rFonts w:ascii="Times New Roman" w:eastAsiaTheme="minorEastAsia" w:hAnsi="Times New Roman"/>
                <w:b/>
                <w:bCs/>
                <w:szCs w:val="20"/>
                <w:lang w:val="en-US" w:eastAsia="zh-CN"/>
              </w:rPr>
            </w:pPr>
            <w:r w:rsidRPr="00637597">
              <w:rPr>
                <w:rFonts w:ascii="Times New Roman" w:eastAsiaTheme="minorEastAsia" w:hAnsi="Times New Roman"/>
                <w:b/>
                <w:bCs/>
                <w:szCs w:val="20"/>
                <w:lang w:val="en-US" w:eastAsia="zh-CN"/>
              </w:rPr>
              <w:t>Field Name</w:t>
            </w:r>
          </w:p>
        </w:tc>
        <w:tc>
          <w:tcPr>
            <w:tcW w:w="0" w:type="auto"/>
            <w:shd w:val="clear" w:color="auto" w:fill="B4C6E7" w:themeFill="accent1" w:themeFillTint="66"/>
            <w:tcMar>
              <w:top w:w="150" w:type="dxa"/>
              <w:left w:w="150" w:type="dxa"/>
              <w:bottom w:w="150" w:type="dxa"/>
              <w:right w:w="150" w:type="dxa"/>
            </w:tcMar>
            <w:vAlign w:val="center"/>
            <w:hideMark/>
          </w:tcPr>
          <w:p w14:paraId="6AA2F47D" w14:textId="77777777" w:rsidR="00637597" w:rsidRPr="00637597" w:rsidRDefault="00637597" w:rsidP="00637597">
            <w:pPr>
              <w:jc w:val="both"/>
              <w:rPr>
                <w:rFonts w:ascii="Times New Roman" w:eastAsiaTheme="minorEastAsia" w:hAnsi="Times New Roman"/>
                <w:b/>
                <w:bCs/>
                <w:szCs w:val="20"/>
                <w:lang w:val="en-US" w:eastAsia="zh-CN"/>
              </w:rPr>
            </w:pPr>
            <w:r w:rsidRPr="00637597">
              <w:rPr>
                <w:rFonts w:ascii="Times New Roman" w:eastAsiaTheme="minorEastAsia" w:hAnsi="Times New Roman"/>
                <w:b/>
                <w:bCs/>
                <w:szCs w:val="20"/>
                <w:lang w:val="en-US" w:eastAsia="zh-CN"/>
              </w:rPr>
              <w:t>Example Value</w:t>
            </w:r>
          </w:p>
        </w:tc>
        <w:tc>
          <w:tcPr>
            <w:tcW w:w="0" w:type="auto"/>
            <w:shd w:val="clear" w:color="auto" w:fill="B4C6E7" w:themeFill="accent1" w:themeFillTint="66"/>
            <w:tcMar>
              <w:top w:w="150" w:type="dxa"/>
              <w:left w:w="150" w:type="dxa"/>
              <w:bottom w:w="150" w:type="dxa"/>
              <w:right w:w="150" w:type="dxa"/>
            </w:tcMar>
            <w:vAlign w:val="center"/>
            <w:hideMark/>
          </w:tcPr>
          <w:p w14:paraId="088A3D26" w14:textId="77777777" w:rsidR="00637597" w:rsidRPr="00637597" w:rsidRDefault="00637597" w:rsidP="00637597">
            <w:pPr>
              <w:jc w:val="both"/>
              <w:rPr>
                <w:rFonts w:ascii="Times New Roman" w:eastAsiaTheme="minorEastAsia" w:hAnsi="Times New Roman"/>
                <w:b/>
                <w:bCs/>
                <w:szCs w:val="20"/>
                <w:lang w:val="en-US" w:eastAsia="zh-CN"/>
              </w:rPr>
            </w:pPr>
            <w:r w:rsidRPr="00637597">
              <w:rPr>
                <w:rFonts w:ascii="Times New Roman" w:eastAsiaTheme="minorEastAsia" w:hAnsi="Times New Roman"/>
                <w:b/>
                <w:bCs/>
                <w:szCs w:val="20"/>
                <w:lang w:val="en-US" w:eastAsia="zh-CN"/>
              </w:rPr>
              <w:t>Mandatory?</w:t>
            </w:r>
          </w:p>
        </w:tc>
        <w:tc>
          <w:tcPr>
            <w:tcW w:w="4267" w:type="dxa"/>
            <w:shd w:val="clear" w:color="auto" w:fill="B4C6E7" w:themeFill="accent1" w:themeFillTint="66"/>
            <w:tcMar>
              <w:top w:w="150" w:type="dxa"/>
              <w:left w:w="150" w:type="dxa"/>
              <w:bottom w:w="150" w:type="dxa"/>
              <w:right w:w="150" w:type="dxa"/>
            </w:tcMar>
            <w:vAlign w:val="center"/>
            <w:hideMark/>
          </w:tcPr>
          <w:p w14:paraId="3A589733" w14:textId="77777777" w:rsidR="00637597" w:rsidRPr="00637597" w:rsidRDefault="00637597" w:rsidP="00637597">
            <w:pPr>
              <w:jc w:val="both"/>
              <w:rPr>
                <w:rFonts w:ascii="Times New Roman" w:eastAsiaTheme="minorEastAsia" w:hAnsi="Times New Roman"/>
                <w:b/>
                <w:bCs/>
                <w:szCs w:val="20"/>
                <w:lang w:val="en-US" w:eastAsia="zh-CN"/>
              </w:rPr>
            </w:pPr>
            <w:r w:rsidRPr="00637597">
              <w:rPr>
                <w:rFonts w:ascii="Times New Roman" w:eastAsiaTheme="minorEastAsia" w:hAnsi="Times New Roman"/>
                <w:b/>
                <w:bCs/>
                <w:szCs w:val="20"/>
                <w:lang w:val="en-US" w:eastAsia="zh-CN"/>
              </w:rPr>
              <w:t>Input Method</w:t>
            </w:r>
          </w:p>
        </w:tc>
      </w:tr>
      <w:tr w:rsidR="00DC63B4" w:rsidRPr="00637597" w14:paraId="5420BFA8" w14:textId="77777777" w:rsidTr="00DC63B4">
        <w:trPr>
          <w:trHeight w:val="471"/>
        </w:trPr>
        <w:tc>
          <w:tcPr>
            <w:tcW w:w="0" w:type="auto"/>
            <w:shd w:val="clear" w:color="auto" w:fill="FFFFFF"/>
            <w:tcMar>
              <w:top w:w="150" w:type="dxa"/>
              <w:left w:w="0" w:type="dxa"/>
              <w:bottom w:w="150" w:type="dxa"/>
              <w:right w:w="150" w:type="dxa"/>
            </w:tcMar>
            <w:vAlign w:val="center"/>
            <w:hideMark/>
          </w:tcPr>
          <w:p w14:paraId="58DAA465"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Test number</w:t>
            </w:r>
          </w:p>
        </w:tc>
        <w:tc>
          <w:tcPr>
            <w:tcW w:w="0" w:type="auto"/>
            <w:shd w:val="clear" w:color="auto" w:fill="FFFFFF"/>
            <w:tcMar>
              <w:top w:w="150" w:type="dxa"/>
              <w:left w:w="150" w:type="dxa"/>
              <w:bottom w:w="150" w:type="dxa"/>
              <w:right w:w="150" w:type="dxa"/>
            </w:tcMar>
            <w:vAlign w:val="center"/>
            <w:hideMark/>
          </w:tcPr>
          <w:p w14:paraId="56E18B22"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1112</w:t>
            </w:r>
          </w:p>
        </w:tc>
        <w:tc>
          <w:tcPr>
            <w:tcW w:w="0" w:type="auto"/>
            <w:shd w:val="clear" w:color="auto" w:fill="FFFFFF"/>
            <w:tcMar>
              <w:top w:w="150" w:type="dxa"/>
              <w:left w:w="150" w:type="dxa"/>
              <w:bottom w:w="150" w:type="dxa"/>
              <w:right w:w="150" w:type="dxa"/>
            </w:tcMar>
            <w:vAlign w:val="center"/>
            <w:hideMark/>
          </w:tcPr>
          <w:p w14:paraId="25A38C64"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0E4DA788" w14:textId="68310C68"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r w:rsidR="00357B6B">
              <w:rPr>
                <w:rFonts w:ascii="Times New Roman" w:eastAsiaTheme="minorEastAsia" w:hAnsi="Times New Roman" w:hint="eastAsia"/>
                <w:szCs w:val="20"/>
                <w:lang w:val="en-US" w:eastAsia="zh-CN"/>
              </w:rPr>
              <w:t xml:space="preserve"> </w:t>
            </w:r>
          </w:p>
        </w:tc>
      </w:tr>
      <w:tr w:rsidR="00DC63B4" w:rsidRPr="00637597" w14:paraId="4100C883" w14:textId="77777777" w:rsidTr="00DC63B4">
        <w:trPr>
          <w:trHeight w:val="458"/>
        </w:trPr>
        <w:tc>
          <w:tcPr>
            <w:tcW w:w="0" w:type="auto"/>
            <w:shd w:val="clear" w:color="auto" w:fill="FFFFFF"/>
            <w:tcMar>
              <w:top w:w="150" w:type="dxa"/>
              <w:left w:w="0" w:type="dxa"/>
              <w:bottom w:w="150" w:type="dxa"/>
              <w:right w:w="150" w:type="dxa"/>
            </w:tcMar>
            <w:vAlign w:val="center"/>
            <w:hideMark/>
          </w:tcPr>
          <w:p w14:paraId="0765732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Analysis name</w:t>
            </w:r>
          </w:p>
        </w:tc>
        <w:tc>
          <w:tcPr>
            <w:tcW w:w="0" w:type="auto"/>
            <w:shd w:val="clear" w:color="auto" w:fill="FFFFFF"/>
            <w:tcMar>
              <w:top w:w="150" w:type="dxa"/>
              <w:left w:w="150" w:type="dxa"/>
              <w:bottom w:w="150" w:type="dxa"/>
              <w:right w:w="150" w:type="dxa"/>
            </w:tcMar>
            <w:vAlign w:val="center"/>
            <w:hideMark/>
          </w:tcPr>
          <w:p w14:paraId="59FFD1A5"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0759_xxx_p1_xxx</w:t>
            </w:r>
          </w:p>
        </w:tc>
        <w:tc>
          <w:tcPr>
            <w:tcW w:w="0" w:type="auto"/>
            <w:shd w:val="clear" w:color="auto" w:fill="FFFFFF"/>
            <w:tcMar>
              <w:top w:w="150" w:type="dxa"/>
              <w:left w:w="150" w:type="dxa"/>
              <w:bottom w:w="150" w:type="dxa"/>
              <w:right w:w="150" w:type="dxa"/>
            </w:tcMar>
            <w:vAlign w:val="center"/>
            <w:hideMark/>
          </w:tcPr>
          <w:p w14:paraId="461A9A68"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05A25E1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7ACB7983" w14:textId="77777777" w:rsidTr="00DC63B4">
        <w:trPr>
          <w:trHeight w:val="458"/>
        </w:trPr>
        <w:tc>
          <w:tcPr>
            <w:tcW w:w="0" w:type="auto"/>
            <w:shd w:val="clear" w:color="auto" w:fill="FFFFFF"/>
            <w:tcMar>
              <w:top w:w="150" w:type="dxa"/>
              <w:left w:w="0" w:type="dxa"/>
              <w:bottom w:w="150" w:type="dxa"/>
              <w:right w:w="150" w:type="dxa"/>
            </w:tcMar>
            <w:vAlign w:val="center"/>
            <w:hideMark/>
          </w:tcPr>
          <w:p w14:paraId="561924D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short text</w:t>
            </w:r>
          </w:p>
        </w:tc>
        <w:tc>
          <w:tcPr>
            <w:tcW w:w="0" w:type="auto"/>
            <w:shd w:val="clear" w:color="auto" w:fill="FFFFFF"/>
            <w:tcMar>
              <w:top w:w="150" w:type="dxa"/>
              <w:left w:w="150" w:type="dxa"/>
              <w:bottom w:w="150" w:type="dxa"/>
              <w:right w:w="150" w:type="dxa"/>
            </w:tcMar>
            <w:vAlign w:val="center"/>
            <w:hideMark/>
          </w:tcPr>
          <w:p w14:paraId="1DA7A22E"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xxx</w:t>
            </w:r>
          </w:p>
        </w:tc>
        <w:tc>
          <w:tcPr>
            <w:tcW w:w="0" w:type="auto"/>
            <w:shd w:val="clear" w:color="auto" w:fill="FFFFFF"/>
            <w:tcMar>
              <w:top w:w="150" w:type="dxa"/>
              <w:left w:w="150" w:type="dxa"/>
              <w:bottom w:w="150" w:type="dxa"/>
              <w:right w:w="150" w:type="dxa"/>
            </w:tcMar>
            <w:vAlign w:val="center"/>
            <w:hideMark/>
          </w:tcPr>
          <w:p w14:paraId="4305702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42ACD09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568AD883" w14:textId="77777777" w:rsidTr="00DC63B4">
        <w:trPr>
          <w:trHeight w:val="471"/>
        </w:trPr>
        <w:tc>
          <w:tcPr>
            <w:tcW w:w="0" w:type="auto"/>
            <w:shd w:val="clear" w:color="auto" w:fill="FFFFFF"/>
            <w:tcMar>
              <w:top w:w="150" w:type="dxa"/>
              <w:left w:w="0" w:type="dxa"/>
              <w:bottom w:w="150" w:type="dxa"/>
              <w:right w:w="150" w:type="dxa"/>
            </w:tcMar>
            <w:vAlign w:val="center"/>
            <w:hideMark/>
          </w:tcPr>
          <w:p w14:paraId="6B018110"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info3</w:t>
            </w:r>
          </w:p>
        </w:tc>
        <w:tc>
          <w:tcPr>
            <w:tcW w:w="0" w:type="auto"/>
            <w:shd w:val="clear" w:color="auto" w:fill="FFFFFF"/>
            <w:tcMar>
              <w:top w:w="150" w:type="dxa"/>
              <w:left w:w="150" w:type="dxa"/>
              <w:bottom w:w="150" w:type="dxa"/>
              <w:right w:w="150" w:type="dxa"/>
            </w:tcMar>
            <w:vAlign w:val="center"/>
            <w:hideMark/>
          </w:tcPr>
          <w:p w14:paraId="33C12100"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xxx</w:t>
            </w:r>
          </w:p>
        </w:tc>
        <w:tc>
          <w:tcPr>
            <w:tcW w:w="0" w:type="auto"/>
            <w:shd w:val="clear" w:color="auto" w:fill="FFFFFF"/>
            <w:tcMar>
              <w:top w:w="150" w:type="dxa"/>
              <w:left w:w="150" w:type="dxa"/>
              <w:bottom w:w="150" w:type="dxa"/>
              <w:right w:w="150" w:type="dxa"/>
            </w:tcMar>
            <w:vAlign w:val="center"/>
            <w:hideMark/>
          </w:tcPr>
          <w:p w14:paraId="131BBCEB"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No</w:t>
            </w:r>
          </w:p>
        </w:tc>
        <w:tc>
          <w:tcPr>
            <w:tcW w:w="4267" w:type="dxa"/>
            <w:shd w:val="clear" w:color="auto" w:fill="FFFFFF"/>
            <w:tcMar>
              <w:top w:w="150" w:type="dxa"/>
              <w:left w:w="150" w:type="dxa"/>
              <w:bottom w:w="150" w:type="dxa"/>
              <w:right w:w="150" w:type="dxa"/>
            </w:tcMar>
            <w:vAlign w:val="center"/>
            <w:hideMark/>
          </w:tcPr>
          <w:p w14:paraId="2A2B3487"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69D56EA6" w14:textId="77777777" w:rsidTr="00DC63B4">
        <w:trPr>
          <w:trHeight w:val="458"/>
        </w:trPr>
        <w:tc>
          <w:tcPr>
            <w:tcW w:w="0" w:type="auto"/>
            <w:shd w:val="clear" w:color="auto" w:fill="FFFFFF"/>
            <w:tcMar>
              <w:top w:w="150" w:type="dxa"/>
              <w:left w:w="0" w:type="dxa"/>
              <w:bottom w:w="150" w:type="dxa"/>
              <w:right w:w="150" w:type="dxa"/>
            </w:tcMar>
            <w:vAlign w:val="center"/>
            <w:hideMark/>
          </w:tcPr>
          <w:p w14:paraId="27A0FFA5"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Result</w:t>
            </w:r>
          </w:p>
        </w:tc>
        <w:tc>
          <w:tcPr>
            <w:tcW w:w="0" w:type="auto"/>
            <w:shd w:val="clear" w:color="auto" w:fill="FFFFFF"/>
            <w:tcMar>
              <w:top w:w="150" w:type="dxa"/>
              <w:left w:w="150" w:type="dxa"/>
              <w:bottom w:w="150" w:type="dxa"/>
              <w:right w:w="150" w:type="dxa"/>
            </w:tcMar>
            <w:vAlign w:val="center"/>
            <w:hideMark/>
          </w:tcPr>
          <w:p w14:paraId="667C1F8D"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1.2</w:t>
            </w:r>
          </w:p>
        </w:tc>
        <w:tc>
          <w:tcPr>
            <w:tcW w:w="0" w:type="auto"/>
            <w:shd w:val="clear" w:color="auto" w:fill="FFFFFF"/>
            <w:tcMar>
              <w:top w:w="150" w:type="dxa"/>
              <w:left w:w="150" w:type="dxa"/>
              <w:bottom w:w="150" w:type="dxa"/>
              <w:right w:w="150" w:type="dxa"/>
            </w:tcMar>
            <w:vAlign w:val="center"/>
            <w:hideMark/>
          </w:tcPr>
          <w:p w14:paraId="42D3506B"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3FC0FDCD"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736BB2E0" w14:textId="77777777" w:rsidTr="00DC63B4">
        <w:trPr>
          <w:trHeight w:val="471"/>
        </w:trPr>
        <w:tc>
          <w:tcPr>
            <w:tcW w:w="0" w:type="auto"/>
            <w:shd w:val="clear" w:color="auto" w:fill="FFFFFF"/>
            <w:tcMar>
              <w:top w:w="150" w:type="dxa"/>
              <w:left w:w="0" w:type="dxa"/>
              <w:bottom w:w="150" w:type="dxa"/>
              <w:right w:w="150" w:type="dxa"/>
            </w:tcMar>
            <w:vAlign w:val="center"/>
            <w:hideMark/>
          </w:tcPr>
          <w:p w14:paraId="3C02B397"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lastRenderedPageBreak/>
              <w:t>Status</w:t>
            </w:r>
          </w:p>
        </w:tc>
        <w:tc>
          <w:tcPr>
            <w:tcW w:w="0" w:type="auto"/>
            <w:shd w:val="clear" w:color="auto" w:fill="FFFFFF"/>
            <w:tcMar>
              <w:top w:w="150" w:type="dxa"/>
              <w:left w:w="150" w:type="dxa"/>
              <w:bottom w:w="150" w:type="dxa"/>
              <w:right w:w="150" w:type="dxa"/>
            </w:tcMar>
            <w:vAlign w:val="center"/>
            <w:hideMark/>
          </w:tcPr>
          <w:p w14:paraId="4EB0872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out spec</w:t>
            </w:r>
          </w:p>
        </w:tc>
        <w:tc>
          <w:tcPr>
            <w:tcW w:w="0" w:type="auto"/>
            <w:shd w:val="clear" w:color="auto" w:fill="FFFFFF"/>
            <w:tcMar>
              <w:top w:w="150" w:type="dxa"/>
              <w:left w:w="150" w:type="dxa"/>
              <w:bottom w:w="150" w:type="dxa"/>
              <w:right w:w="150" w:type="dxa"/>
            </w:tcMar>
            <w:vAlign w:val="center"/>
            <w:hideMark/>
          </w:tcPr>
          <w:p w14:paraId="653E31E5"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1E0CFDA7"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6FDA0C9C" w14:textId="77777777" w:rsidTr="00DC63B4">
        <w:trPr>
          <w:trHeight w:val="458"/>
        </w:trPr>
        <w:tc>
          <w:tcPr>
            <w:tcW w:w="0" w:type="auto"/>
            <w:shd w:val="clear" w:color="auto" w:fill="FFFFFF"/>
            <w:tcMar>
              <w:top w:w="150" w:type="dxa"/>
              <w:left w:w="0" w:type="dxa"/>
              <w:bottom w:w="150" w:type="dxa"/>
              <w:right w:w="150" w:type="dxa"/>
            </w:tcMar>
            <w:vAlign w:val="center"/>
            <w:hideMark/>
          </w:tcPr>
          <w:p w14:paraId="05BA38F5"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LSL</w:t>
            </w:r>
          </w:p>
        </w:tc>
        <w:tc>
          <w:tcPr>
            <w:tcW w:w="0" w:type="auto"/>
            <w:shd w:val="clear" w:color="auto" w:fill="FFFFFF"/>
            <w:tcMar>
              <w:top w:w="150" w:type="dxa"/>
              <w:left w:w="150" w:type="dxa"/>
              <w:bottom w:w="150" w:type="dxa"/>
              <w:right w:w="150" w:type="dxa"/>
            </w:tcMar>
            <w:vAlign w:val="center"/>
            <w:hideMark/>
          </w:tcPr>
          <w:p w14:paraId="5427D2F7"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1.3</w:t>
            </w:r>
          </w:p>
        </w:tc>
        <w:tc>
          <w:tcPr>
            <w:tcW w:w="0" w:type="auto"/>
            <w:shd w:val="clear" w:color="auto" w:fill="FFFFFF"/>
            <w:tcMar>
              <w:top w:w="150" w:type="dxa"/>
              <w:left w:w="150" w:type="dxa"/>
              <w:bottom w:w="150" w:type="dxa"/>
              <w:right w:w="150" w:type="dxa"/>
            </w:tcMar>
            <w:vAlign w:val="center"/>
            <w:hideMark/>
          </w:tcPr>
          <w:p w14:paraId="16D51DE8"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08E90E66"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5C08A781" w14:textId="77777777" w:rsidTr="00DC63B4">
        <w:trPr>
          <w:trHeight w:val="471"/>
        </w:trPr>
        <w:tc>
          <w:tcPr>
            <w:tcW w:w="0" w:type="auto"/>
            <w:shd w:val="clear" w:color="auto" w:fill="FFFFFF"/>
            <w:tcMar>
              <w:top w:w="150" w:type="dxa"/>
              <w:left w:w="0" w:type="dxa"/>
              <w:bottom w:w="150" w:type="dxa"/>
              <w:right w:w="150" w:type="dxa"/>
            </w:tcMar>
            <w:vAlign w:val="center"/>
            <w:hideMark/>
          </w:tcPr>
          <w:p w14:paraId="1B22A74C"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USL</w:t>
            </w:r>
          </w:p>
        </w:tc>
        <w:tc>
          <w:tcPr>
            <w:tcW w:w="0" w:type="auto"/>
            <w:shd w:val="clear" w:color="auto" w:fill="FFFFFF"/>
            <w:tcMar>
              <w:top w:w="150" w:type="dxa"/>
              <w:left w:w="150" w:type="dxa"/>
              <w:bottom w:w="150" w:type="dxa"/>
              <w:right w:w="150" w:type="dxa"/>
            </w:tcMar>
            <w:vAlign w:val="center"/>
            <w:hideMark/>
          </w:tcPr>
          <w:p w14:paraId="1B78D45F"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2</w:t>
            </w:r>
          </w:p>
        </w:tc>
        <w:tc>
          <w:tcPr>
            <w:tcW w:w="0" w:type="auto"/>
            <w:shd w:val="clear" w:color="auto" w:fill="FFFFFF"/>
            <w:tcMar>
              <w:top w:w="150" w:type="dxa"/>
              <w:left w:w="150" w:type="dxa"/>
              <w:bottom w:w="150" w:type="dxa"/>
              <w:right w:w="150" w:type="dxa"/>
            </w:tcMar>
            <w:vAlign w:val="center"/>
            <w:hideMark/>
          </w:tcPr>
          <w:p w14:paraId="0577F81D"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66761B78"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74F34ACC" w14:textId="77777777" w:rsidTr="00DC63B4">
        <w:trPr>
          <w:trHeight w:val="458"/>
        </w:trPr>
        <w:tc>
          <w:tcPr>
            <w:tcW w:w="0" w:type="auto"/>
            <w:shd w:val="clear" w:color="auto" w:fill="FFFFFF"/>
            <w:tcMar>
              <w:top w:w="150" w:type="dxa"/>
              <w:left w:w="0" w:type="dxa"/>
              <w:bottom w:w="150" w:type="dxa"/>
              <w:right w:w="150" w:type="dxa"/>
            </w:tcMar>
            <w:vAlign w:val="center"/>
            <w:hideMark/>
          </w:tcPr>
          <w:p w14:paraId="530EE2B1"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Adjustment Material</w:t>
            </w:r>
          </w:p>
        </w:tc>
        <w:tc>
          <w:tcPr>
            <w:tcW w:w="0" w:type="auto"/>
            <w:shd w:val="clear" w:color="auto" w:fill="FFFFFF"/>
            <w:tcMar>
              <w:top w:w="150" w:type="dxa"/>
              <w:left w:w="150" w:type="dxa"/>
              <w:bottom w:w="150" w:type="dxa"/>
              <w:right w:w="150" w:type="dxa"/>
            </w:tcMar>
            <w:vAlign w:val="center"/>
            <w:hideMark/>
          </w:tcPr>
          <w:p w14:paraId="7D1B908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MIP</w:t>
            </w:r>
          </w:p>
        </w:tc>
        <w:tc>
          <w:tcPr>
            <w:tcW w:w="0" w:type="auto"/>
            <w:shd w:val="clear" w:color="auto" w:fill="FFFFFF"/>
            <w:tcMar>
              <w:top w:w="150" w:type="dxa"/>
              <w:left w:w="150" w:type="dxa"/>
              <w:bottom w:w="150" w:type="dxa"/>
              <w:right w:w="150" w:type="dxa"/>
            </w:tcMar>
            <w:vAlign w:val="center"/>
            <w:hideMark/>
          </w:tcPr>
          <w:p w14:paraId="25850215" w14:textId="0B15C837" w:rsidR="00637597" w:rsidRPr="00637597" w:rsidRDefault="006C3411" w:rsidP="00637597">
            <w:pPr>
              <w:jc w:val="both"/>
              <w:rPr>
                <w:rFonts w:ascii="Times New Roman" w:eastAsiaTheme="minorEastAsia" w:hAnsi="Times New Roman"/>
                <w:szCs w:val="20"/>
                <w:lang w:val="en-US" w:eastAsia="zh-CN"/>
              </w:rPr>
            </w:pPr>
            <w:r>
              <w:rPr>
                <w:rFonts w:ascii="Times New Roman" w:eastAsiaTheme="minorEastAsia" w:hAnsi="Times New Roman" w:hint="eastAsia"/>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7AADB485" w14:textId="4841758B" w:rsidR="00637597" w:rsidRPr="00637597" w:rsidRDefault="006C3411"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r w:rsidR="0008486C">
              <w:rPr>
                <w:rFonts w:ascii="Times New Roman" w:eastAsiaTheme="minorEastAsia" w:hAnsi="Times New Roman" w:hint="eastAsia"/>
                <w:szCs w:val="20"/>
                <w:lang w:val="en-US" w:eastAsia="zh-CN"/>
              </w:rPr>
              <w:t xml:space="preserve"> capture from adjustment table</w:t>
            </w:r>
          </w:p>
        </w:tc>
      </w:tr>
      <w:tr w:rsidR="00DC63B4" w:rsidRPr="00637597" w14:paraId="10C66AFA" w14:textId="77777777" w:rsidTr="00DC63B4">
        <w:trPr>
          <w:trHeight w:val="471"/>
        </w:trPr>
        <w:tc>
          <w:tcPr>
            <w:tcW w:w="0" w:type="auto"/>
            <w:shd w:val="clear" w:color="auto" w:fill="FFFFFF"/>
            <w:tcMar>
              <w:top w:w="150" w:type="dxa"/>
              <w:left w:w="0" w:type="dxa"/>
              <w:bottom w:w="150" w:type="dxa"/>
              <w:right w:w="150" w:type="dxa"/>
            </w:tcMar>
            <w:vAlign w:val="center"/>
            <w:hideMark/>
          </w:tcPr>
          <w:p w14:paraId="3489774F"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Inspection quantity</w:t>
            </w:r>
          </w:p>
        </w:tc>
        <w:tc>
          <w:tcPr>
            <w:tcW w:w="0" w:type="auto"/>
            <w:shd w:val="clear" w:color="auto" w:fill="FFFFFF"/>
            <w:tcMar>
              <w:top w:w="150" w:type="dxa"/>
              <w:left w:w="150" w:type="dxa"/>
              <w:bottom w:w="150" w:type="dxa"/>
              <w:right w:w="150" w:type="dxa"/>
            </w:tcMar>
            <w:vAlign w:val="center"/>
            <w:hideMark/>
          </w:tcPr>
          <w:p w14:paraId="18B2EDA4"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200</w:t>
            </w:r>
          </w:p>
        </w:tc>
        <w:tc>
          <w:tcPr>
            <w:tcW w:w="0" w:type="auto"/>
            <w:shd w:val="clear" w:color="auto" w:fill="FFFFFF"/>
            <w:tcMar>
              <w:top w:w="150" w:type="dxa"/>
              <w:left w:w="150" w:type="dxa"/>
              <w:bottom w:w="150" w:type="dxa"/>
              <w:right w:w="150" w:type="dxa"/>
            </w:tcMar>
            <w:vAlign w:val="center"/>
            <w:hideMark/>
          </w:tcPr>
          <w:p w14:paraId="23535B30"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4FDDF32A"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3070788E" w14:textId="77777777" w:rsidTr="00DC63B4">
        <w:trPr>
          <w:trHeight w:val="458"/>
        </w:trPr>
        <w:tc>
          <w:tcPr>
            <w:tcW w:w="0" w:type="auto"/>
            <w:shd w:val="clear" w:color="auto" w:fill="FFFFFF"/>
            <w:tcMar>
              <w:top w:w="150" w:type="dxa"/>
              <w:left w:w="0" w:type="dxa"/>
              <w:bottom w:w="150" w:type="dxa"/>
              <w:right w:w="150" w:type="dxa"/>
            </w:tcMar>
            <w:vAlign w:val="center"/>
            <w:hideMark/>
          </w:tcPr>
          <w:p w14:paraId="2702AEB2"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Quantity</w:t>
            </w:r>
          </w:p>
        </w:tc>
        <w:tc>
          <w:tcPr>
            <w:tcW w:w="0" w:type="auto"/>
            <w:shd w:val="clear" w:color="auto" w:fill="FFFFFF"/>
            <w:tcMar>
              <w:top w:w="150" w:type="dxa"/>
              <w:left w:w="150" w:type="dxa"/>
              <w:bottom w:w="150" w:type="dxa"/>
              <w:right w:w="150" w:type="dxa"/>
            </w:tcMar>
            <w:vAlign w:val="center"/>
            <w:hideMark/>
          </w:tcPr>
          <w:p w14:paraId="2CF4AD25"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manually</w:t>
            </w:r>
          </w:p>
        </w:tc>
        <w:tc>
          <w:tcPr>
            <w:tcW w:w="0" w:type="auto"/>
            <w:shd w:val="clear" w:color="auto" w:fill="FFFFFF"/>
            <w:tcMar>
              <w:top w:w="150" w:type="dxa"/>
              <w:left w:w="150" w:type="dxa"/>
              <w:bottom w:w="150" w:type="dxa"/>
              <w:right w:w="150" w:type="dxa"/>
            </w:tcMar>
            <w:vAlign w:val="center"/>
            <w:hideMark/>
          </w:tcPr>
          <w:p w14:paraId="41A32D0C" w14:textId="28C0BAA8" w:rsidR="00637597" w:rsidRPr="00637597" w:rsidRDefault="00186408" w:rsidP="00637597">
            <w:pPr>
              <w:jc w:val="both"/>
              <w:rPr>
                <w:rFonts w:ascii="Times New Roman" w:eastAsiaTheme="minorEastAsia" w:hAnsi="Times New Roman"/>
                <w:szCs w:val="20"/>
                <w:lang w:val="en-US" w:eastAsia="zh-CN"/>
              </w:rPr>
            </w:pPr>
            <w:r>
              <w:rPr>
                <w:rFonts w:ascii="Times New Roman" w:eastAsiaTheme="minorEastAsia" w:hAnsi="Times New Roman" w:hint="eastAsia"/>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2C03FF93"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Manual</w:t>
            </w:r>
          </w:p>
        </w:tc>
      </w:tr>
      <w:tr w:rsidR="00DC63B4" w:rsidRPr="00637597" w14:paraId="587724FF" w14:textId="77777777" w:rsidTr="00DC63B4">
        <w:trPr>
          <w:trHeight w:val="471"/>
        </w:trPr>
        <w:tc>
          <w:tcPr>
            <w:tcW w:w="0" w:type="auto"/>
            <w:shd w:val="clear" w:color="auto" w:fill="FFFFFF"/>
            <w:tcMar>
              <w:top w:w="150" w:type="dxa"/>
              <w:left w:w="0" w:type="dxa"/>
              <w:bottom w:w="150" w:type="dxa"/>
              <w:right w:w="150" w:type="dxa"/>
            </w:tcMar>
            <w:vAlign w:val="center"/>
            <w:hideMark/>
          </w:tcPr>
          <w:p w14:paraId="65CDA45E"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Unit</w:t>
            </w:r>
          </w:p>
        </w:tc>
        <w:tc>
          <w:tcPr>
            <w:tcW w:w="0" w:type="auto"/>
            <w:shd w:val="clear" w:color="auto" w:fill="FFFFFF"/>
            <w:tcMar>
              <w:top w:w="150" w:type="dxa"/>
              <w:left w:w="150" w:type="dxa"/>
              <w:bottom w:w="150" w:type="dxa"/>
              <w:right w:w="150" w:type="dxa"/>
            </w:tcMar>
            <w:vAlign w:val="center"/>
            <w:hideMark/>
          </w:tcPr>
          <w:p w14:paraId="1D27A09D"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ml</w:t>
            </w:r>
          </w:p>
        </w:tc>
        <w:tc>
          <w:tcPr>
            <w:tcW w:w="0" w:type="auto"/>
            <w:shd w:val="clear" w:color="auto" w:fill="FFFFFF"/>
            <w:tcMar>
              <w:top w:w="150" w:type="dxa"/>
              <w:left w:w="150" w:type="dxa"/>
              <w:bottom w:w="150" w:type="dxa"/>
              <w:right w:w="150" w:type="dxa"/>
            </w:tcMar>
            <w:vAlign w:val="center"/>
            <w:hideMark/>
          </w:tcPr>
          <w:p w14:paraId="1449612F"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5E21F9C0"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p>
        </w:tc>
      </w:tr>
      <w:tr w:rsidR="00DC63B4" w:rsidRPr="00637597" w14:paraId="7BD62574" w14:textId="77777777" w:rsidTr="00DC63B4">
        <w:trPr>
          <w:trHeight w:val="117"/>
        </w:trPr>
        <w:tc>
          <w:tcPr>
            <w:tcW w:w="0" w:type="auto"/>
            <w:shd w:val="clear" w:color="auto" w:fill="FFFFFF"/>
            <w:tcMar>
              <w:top w:w="150" w:type="dxa"/>
              <w:left w:w="0" w:type="dxa"/>
              <w:bottom w:w="150" w:type="dxa"/>
              <w:right w:w="150" w:type="dxa"/>
            </w:tcMar>
            <w:vAlign w:val="center"/>
            <w:hideMark/>
          </w:tcPr>
          <w:p w14:paraId="6DD33A34"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storage location</w:t>
            </w:r>
          </w:p>
        </w:tc>
        <w:tc>
          <w:tcPr>
            <w:tcW w:w="0" w:type="auto"/>
            <w:shd w:val="clear" w:color="auto" w:fill="FFFFFF"/>
            <w:tcMar>
              <w:top w:w="150" w:type="dxa"/>
              <w:left w:w="150" w:type="dxa"/>
              <w:bottom w:w="150" w:type="dxa"/>
              <w:right w:w="150" w:type="dxa"/>
            </w:tcMar>
            <w:vAlign w:val="center"/>
            <w:hideMark/>
          </w:tcPr>
          <w:p w14:paraId="5B6CC87C"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option, manually</w:t>
            </w:r>
          </w:p>
        </w:tc>
        <w:tc>
          <w:tcPr>
            <w:tcW w:w="0" w:type="auto"/>
            <w:shd w:val="clear" w:color="auto" w:fill="FFFFFF"/>
            <w:tcMar>
              <w:top w:w="150" w:type="dxa"/>
              <w:left w:w="150" w:type="dxa"/>
              <w:bottom w:w="150" w:type="dxa"/>
              <w:right w:w="150" w:type="dxa"/>
            </w:tcMar>
            <w:vAlign w:val="center"/>
            <w:hideMark/>
          </w:tcPr>
          <w:p w14:paraId="775436F4"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No</w:t>
            </w:r>
          </w:p>
        </w:tc>
        <w:tc>
          <w:tcPr>
            <w:tcW w:w="4267" w:type="dxa"/>
            <w:shd w:val="clear" w:color="auto" w:fill="FFFFFF"/>
            <w:tcMar>
              <w:top w:w="150" w:type="dxa"/>
              <w:left w:w="150" w:type="dxa"/>
              <w:bottom w:w="150" w:type="dxa"/>
              <w:right w:w="150" w:type="dxa"/>
            </w:tcMar>
            <w:vAlign w:val="center"/>
            <w:hideMark/>
          </w:tcPr>
          <w:p w14:paraId="74CD1CC8" w14:textId="4719764F" w:rsidR="00637597" w:rsidRPr="00637597" w:rsidRDefault="0008486C"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Auto</w:t>
            </w:r>
            <w:r>
              <w:rPr>
                <w:rFonts w:ascii="Times New Roman" w:eastAsiaTheme="minorEastAsia" w:hAnsi="Times New Roman" w:hint="eastAsia"/>
                <w:szCs w:val="20"/>
                <w:lang w:val="en-US" w:eastAsia="zh-CN"/>
              </w:rPr>
              <w:t xml:space="preserve"> capture from adjustment table</w:t>
            </w:r>
          </w:p>
        </w:tc>
      </w:tr>
      <w:tr w:rsidR="00DC63B4" w:rsidRPr="00637597" w14:paraId="7C54E37F" w14:textId="77777777" w:rsidTr="00DC63B4">
        <w:trPr>
          <w:trHeight w:val="44"/>
        </w:trPr>
        <w:tc>
          <w:tcPr>
            <w:tcW w:w="0" w:type="auto"/>
            <w:shd w:val="clear" w:color="auto" w:fill="FFFFFF"/>
            <w:tcMar>
              <w:top w:w="150" w:type="dxa"/>
              <w:left w:w="0" w:type="dxa"/>
              <w:bottom w:w="150" w:type="dxa"/>
              <w:right w:w="150" w:type="dxa"/>
            </w:tcMar>
            <w:vAlign w:val="center"/>
            <w:hideMark/>
          </w:tcPr>
          <w:p w14:paraId="6167DCA2"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Comments</w:t>
            </w:r>
          </w:p>
        </w:tc>
        <w:tc>
          <w:tcPr>
            <w:tcW w:w="0" w:type="auto"/>
            <w:shd w:val="clear" w:color="auto" w:fill="FFFFFF"/>
            <w:tcMar>
              <w:top w:w="150" w:type="dxa"/>
              <w:left w:w="150" w:type="dxa"/>
              <w:bottom w:w="150" w:type="dxa"/>
              <w:right w:w="150" w:type="dxa"/>
            </w:tcMar>
            <w:vAlign w:val="center"/>
            <w:hideMark/>
          </w:tcPr>
          <w:p w14:paraId="688818AD"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manually</w:t>
            </w:r>
          </w:p>
        </w:tc>
        <w:tc>
          <w:tcPr>
            <w:tcW w:w="0" w:type="auto"/>
            <w:shd w:val="clear" w:color="auto" w:fill="FFFFFF"/>
            <w:tcMar>
              <w:top w:w="150" w:type="dxa"/>
              <w:left w:w="150" w:type="dxa"/>
              <w:bottom w:w="150" w:type="dxa"/>
              <w:right w:w="150" w:type="dxa"/>
            </w:tcMar>
            <w:vAlign w:val="center"/>
            <w:hideMark/>
          </w:tcPr>
          <w:p w14:paraId="48279F48" w14:textId="05469467" w:rsidR="00637597" w:rsidRPr="00637597" w:rsidRDefault="00186408" w:rsidP="00637597">
            <w:pPr>
              <w:jc w:val="both"/>
              <w:rPr>
                <w:rFonts w:ascii="Times New Roman" w:eastAsiaTheme="minorEastAsia" w:hAnsi="Times New Roman"/>
                <w:szCs w:val="20"/>
                <w:lang w:val="en-US" w:eastAsia="zh-CN"/>
              </w:rPr>
            </w:pPr>
            <w:r>
              <w:rPr>
                <w:rFonts w:ascii="Times New Roman" w:eastAsiaTheme="minorEastAsia" w:hAnsi="Times New Roman" w:hint="eastAsia"/>
                <w:szCs w:val="20"/>
                <w:lang w:val="en-US" w:eastAsia="zh-CN"/>
              </w:rPr>
              <w:t>Yes</w:t>
            </w:r>
          </w:p>
        </w:tc>
        <w:tc>
          <w:tcPr>
            <w:tcW w:w="4267" w:type="dxa"/>
            <w:shd w:val="clear" w:color="auto" w:fill="FFFFFF"/>
            <w:tcMar>
              <w:top w:w="150" w:type="dxa"/>
              <w:left w:w="150" w:type="dxa"/>
              <w:bottom w:w="150" w:type="dxa"/>
              <w:right w:w="150" w:type="dxa"/>
            </w:tcMar>
            <w:vAlign w:val="center"/>
            <w:hideMark/>
          </w:tcPr>
          <w:p w14:paraId="33165F5B" w14:textId="77777777" w:rsidR="00637597" w:rsidRPr="00637597" w:rsidRDefault="00637597" w:rsidP="00637597">
            <w:pPr>
              <w:jc w:val="both"/>
              <w:rPr>
                <w:rFonts w:ascii="Times New Roman" w:eastAsiaTheme="minorEastAsia" w:hAnsi="Times New Roman"/>
                <w:szCs w:val="20"/>
                <w:lang w:val="en-US" w:eastAsia="zh-CN"/>
              </w:rPr>
            </w:pPr>
            <w:r w:rsidRPr="00637597">
              <w:rPr>
                <w:rFonts w:ascii="Times New Roman" w:eastAsiaTheme="minorEastAsia" w:hAnsi="Times New Roman"/>
                <w:szCs w:val="20"/>
                <w:lang w:val="en-US" w:eastAsia="zh-CN"/>
              </w:rPr>
              <w:t>Manual</w:t>
            </w:r>
          </w:p>
        </w:tc>
      </w:tr>
    </w:tbl>
    <w:p w14:paraId="19534B3E" w14:textId="736979CC" w:rsidR="002C54FB" w:rsidRPr="00446DFE" w:rsidRDefault="2EF2AE42" w:rsidP="606E51D0">
      <w:pPr>
        <w:jc w:val="both"/>
        <w:rPr>
          <w:rFonts w:ascii="Times New Roman" w:eastAsiaTheme="minorEastAsia" w:hAnsi="Times New Roman"/>
          <w:sz w:val="24"/>
          <w:lang w:eastAsia="zh-CN"/>
        </w:rPr>
      </w:pPr>
      <w:r w:rsidRPr="2442DB41">
        <w:rPr>
          <w:rFonts w:ascii="Times New Roman" w:eastAsiaTheme="minorEastAsia" w:hAnsi="Times New Roman"/>
          <w:sz w:val="24"/>
          <w:lang w:eastAsia="zh-CN"/>
        </w:rPr>
        <w:t>These fields are all captured from master data “Adjustment table”.</w:t>
      </w:r>
    </w:p>
    <w:p w14:paraId="58E499E3" w14:textId="63C0F344" w:rsidR="6B4CE590" w:rsidRDefault="0A7FD3EA" w:rsidP="2442DB41">
      <w:pPr>
        <w:jc w:val="both"/>
      </w:pPr>
      <w:commentRangeStart w:id="155"/>
      <w:commentRangeStart w:id="156"/>
      <w:commentRangeEnd w:id="155"/>
      <w:r>
        <w:rPr>
          <w:rStyle w:val="CommentReference"/>
        </w:rPr>
        <w:lastRenderedPageBreak/>
        <w:commentReference w:id="155"/>
      </w:r>
      <w:commentRangeEnd w:id="156"/>
      <w:r>
        <w:rPr>
          <w:rStyle w:val="CommentReference"/>
        </w:rPr>
        <w:commentReference w:id="156"/>
      </w:r>
      <w:r w:rsidR="00EF1956">
        <w:rPr>
          <w:noProof/>
        </w:rPr>
        <w:drawing>
          <wp:inline distT="0" distB="0" distL="0" distR="0" wp14:anchorId="24C1BCB6" wp14:editId="5A2811F0">
            <wp:extent cx="5943600" cy="1949450"/>
            <wp:effectExtent l="0" t="0" r="0" b="0"/>
            <wp:docPr id="273301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01007" name="Picture 1" descr="A screenshot of a computer&#10;&#10;AI-generated content may be incorrect."/>
                    <pic:cNvPicPr/>
                  </pic:nvPicPr>
                  <pic:blipFill>
                    <a:blip r:embed="rId24"/>
                    <a:stretch>
                      <a:fillRect/>
                    </a:stretch>
                  </pic:blipFill>
                  <pic:spPr>
                    <a:xfrm>
                      <a:off x="0" y="0"/>
                      <a:ext cx="5943600" cy="1949450"/>
                    </a:xfrm>
                    <a:prstGeom prst="rect">
                      <a:avLst/>
                    </a:prstGeom>
                  </pic:spPr>
                </pic:pic>
              </a:graphicData>
            </a:graphic>
          </wp:inline>
        </w:drawing>
      </w:r>
      <w:commentRangeStart w:id="157"/>
      <w:commentRangeStart w:id="158"/>
      <w:commentRangeEnd w:id="157"/>
      <w:r w:rsidR="4C20B498">
        <w:rPr>
          <w:rStyle w:val="CommentReference"/>
        </w:rPr>
        <w:commentReference w:id="157"/>
      </w:r>
      <w:commentRangeEnd w:id="158"/>
      <w:r w:rsidR="4C20B498">
        <w:rPr>
          <w:rStyle w:val="CommentReference"/>
        </w:rPr>
        <w:commentReference w:id="158"/>
      </w:r>
      <w:r w:rsidR="002C5E0C" w:rsidRPr="002C5E0C">
        <w:rPr>
          <w:noProof/>
        </w:rPr>
        <w:t xml:space="preserve"> </w:t>
      </w:r>
      <w:r w:rsidR="002C5E0C">
        <w:rPr>
          <w:noProof/>
        </w:rPr>
        <w:drawing>
          <wp:inline distT="0" distB="0" distL="0" distR="0" wp14:anchorId="418008CE" wp14:editId="2E5E5A2B">
            <wp:extent cx="5943600" cy="1948180"/>
            <wp:effectExtent l="0" t="0" r="0" b="0"/>
            <wp:docPr id="908552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2990" name="Picture 1" descr="A screenshot of a computer&#10;&#10;AI-generated content may be incorrect."/>
                    <pic:cNvPicPr/>
                  </pic:nvPicPr>
                  <pic:blipFill>
                    <a:blip r:embed="rId25"/>
                    <a:stretch>
                      <a:fillRect/>
                    </a:stretch>
                  </pic:blipFill>
                  <pic:spPr>
                    <a:xfrm>
                      <a:off x="0" y="0"/>
                      <a:ext cx="5943600" cy="1948180"/>
                    </a:xfrm>
                    <a:prstGeom prst="rect">
                      <a:avLst/>
                    </a:prstGeom>
                  </pic:spPr>
                </pic:pic>
              </a:graphicData>
            </a:graphic>
          </wp:inline>
        </w:drawing>
      </w:r>
    </w:p>
    <w:p w14:paraId="00F4D855" w14:textId="0E4AF126" w:rsidR="6B4CE590" w:rsidRDefault="7ACE7C91" w:rsidP="2442DB41">
      <w:pPr>
        <w:jc w:val="both"/>
      </w:pPr>
      <w:r>
        <w:rPr>
          <w:noProof/>
        </w:rPr>
        <w:drawing>
          <wp:inline distT="0" distB="0" distL="0" distR="0" wp14:anchorId="66FB89FE" wp14:editId="21518B9E">
            <wp:extent cx="5943600" cy="1962150"/>
            <wp:effectExtent l="0" t="0" r="0" b="0"/>
            <wp:docPr id="129637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383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41E2A49E" w14:textId="6C120037" w:rsidR="309BBFC1" w:rsidRDefault="7ACE7C91" w:rsidP="2442DB41">
      <w:pPr>
        <w:jc w:val="both"/>
      </w:pPr>
      <w:r>
        <w:rPr>
          <w:noProof/>
        </w:rPr>
        <w:drawing>
          <wp:inline distT="0" distB="0" distL="0" distR="0" wp14:anchorId="2ABB72B4" wp14:editId="05A4E0D2">
            <wp:extent cx="5943600" cy="1943100"/>
            <wp:effectExtent l="0" t="0" r="0" b="0"/>
            <wp:docPr id="1580534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407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351DBEAC" w14:textId="3BF8E8B7" w:rsidR="008F2346" w:rsidRDefault="003E2A42" w:rsidP="00DC1B55">
      <w:pPr>
        <w:ind w:left="720" w:firstLine="360"/>
        <w:jc w:val="both"/>
        <w:rPr>
          <w:rFonts w:ascii="Times New Roman" w:eastAsiaTheme="minorEastAsia" w:hAnsi="Times New Roman"/>
          <w:sz w:val="24"/>
          <w:lang w:val="en-US" w:eastAsia="zh-CN"/>
        </w:rPr>
      </w:pPr>
      <w:r w:rsidRPr="003A1541">
        <w:rPr>
          <w:rFonts w:ascii="Times New Roman" w:eastAsiaTheme="minorEastAsia" w:hAnsi="Times New Roman" w:hint="eastAsia"/>
          <w:b/>
          <w:bCs/>
          <w:sz w:val="28"/>
          <w:szCs w:val="28"/>
          <w:highlight w:val="cyan"/>
          <w:lang w:val="en-US" w:eastAsia="zh-CN"/>
        </w:rPr>
        <w:lastRenderedPageBreak/>
        <w:t>Step2</w:t>
      </w:r>
      <w:r w:rsidR="00DA6D87">
        <w:rPr>
          <w:rFonts w:ascii="Times New Roman" w:eastAsiaTheme="minorEastAsia" w:hAnsi="Times New Roman" w:hint="eastAsia"/>
          <w:sz w:val="24"/>
          <w:lang w:val="en-US" w:eastAsia="zh-CN"/>
        </w:rPr>
        <w:t xml:space="preserve">: </w:t>
      </w:r>
      <w:r w:rsidR="008F2346">
        <w:rPr>
          <w:rFonts w:ascii="Times New Roman" w:eastAsiaTheme="minorEastAsia" w:hAnsi="Times New Roman" w:hint="eastAsia"/>
          <w:sz w:val="24"/>
          <w:lang w:val="en-US" w:eastAsia="zh-CN"/>
        </w:rPr>
        <w:t xml:space="preserve">If </w:t>
      </w:r>
      <w:r w:rsidR="006D6024">
        <w:rPr>
          <w:rFonts w:ascii="Times New Roman" w:eastAsiaTheme="minorEastAsia" w:hAnsi="Times New Roman" w:hint="eastAsia"/>
          <w:sz w:val="24"/>
          <w:lang w:val="en-US" w:eastAsia="zh-CN"/>
        </w:rPr>
        <w:t>u</w:t>
      </w:r>
      <w:r w:rsidR="00860754">
        <w:rPr>
          <w:rFonts w:ascii="Times New Roman" w:eastAsiaTheme="minorEastAsia" w:hAnsi="Times New Roman"/>
          <w:sz w:val="24"/>
          <w:lang w:val="en-US" w:eastAsia="zh-CN"/>
        </w:rPr>
        <w:t>sers</w:t>
      </w:r>
      <w:r w:rsidR="00DA6D87">
        <w:rPr>
          <w:rFonts w:ascii="Times New Roman" w:eastAsiaTheme="minorEastAsia" w:hAnsi="Times New Roman" w:hint="eastAsia"/>
          <w:sz w:val="24"/>
          <w:lang w:val="en-US" w:eastAsia="zh-CN"/>
        </w:rPr>
        <w:t xml:space="preserve"> select the usage decision and </w:t>
      </w:r>
      <w:r w:rsidR="00860754">
        <w:rPr>
          <w:rFonts w:ascii="Times New Roman" w:eastAsiaTheme="minorEastAsia" w:hAnsi="Times New Roman" w:hint="eastAsia"/>
          <w:sz w:val="24"/>
          <w:lang w:val="en-US" w:eastAsia="zh-CN"/>
        </w:rPr>
        <w:t xml:space="preserve">enter the mandatory information, then click </w:t>
      </w:r>
      <w:r w:rsidR="009E26ED">
        <w:rPr>
          <w:noProof/>
        </w:rPr>
        <w:drawing>
          <wp:inline distT="0" distB="0" distL="0" distR="0" wp14:anchorId="3F06B4E1" wp14:editId="44F36FA9">
            <wp:extent cx="371475" cy="204050"/>
            <wp:effectExtent l="0" t="0" r="0" b="5715"/>
            <wp:docPr id="112408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85618" name=""/>
                    <pic:cNvPicPr/>
                  </pic:nvPicPr>
                  <pic:blipFill>
                    <a:blip r:embed="rId28"/>
                    <a:stretch>
                      <a:fillRect/>
                    </a:stretch>
                  </pic:blipFill>
                  <pic:spPr>
                    <a:xfrm>
                      <a:off x="0" y="0"/>
                      <a:ext cx="373924" cy="205395"/>
                    </a:xfrm>
                    <a:prstGeom prst="rect">
                      <a:avLst/>
                    </a:prstGeom>
                  </pic:spPr>
                </pic:pic>
              </a:graphicData>
            </a:graphic>
          </wp:inline>
        </w:drawing>
      </w:r>
      <w:r w:rsidR="00860754">
        <w:rPr>
          <w:rFonts w:ascii="Times New Roman" w:eastAsiaTheme="minorEastAsia" w:hAnsi="Times New Roman" w:hint="eastAsia"/>
          <w:sz w:val="24"/>
          <w:lang w:val="en-US" w:eastAsia="zh-CN"/>
        </w:rPr>
        <w:t xml:space="preserve"> button</w:t>
      </w:r>
      <w:r w:rsidR="00586534">
        <w:rPr>
          <w:rFonts w:ascii="Times New Roman" w:eastAsiaTheme="minorEastAsia" w:hAnsi="Times New Roman" w:hint="eastAsia"/>
          <w:sz w:val="24"/>
          <w:lang w:val="en-US" w:eastAsia="zh-CN"/>
        </w:rPr>
        <w:t>.</w:t>
      </w:r>
      <w:r w:rsidR="009F7F79">
        <w:rPr>
          <w:rFonts w:ascii="Times New Roman" w:eastAsiaTheme="minorEastAsia" w:hAnsi="Times New Roman" w:hint="eastAsia"/>
          <w:sz w:val="24"/>
          <w:lang w:val="en-US" w:eastAsia="zh-CN"/>
        </w:rPr>
        <w:t xml:space="preserve"> </w:t>
      </w:r>
      <w:r w:rsidR="009F7F79">
        <w:rPr>
          <w:rFonts w:ascii="Times New Roman" w:eastAsiaTheme="minorEastAsia" w:hAnsi="Times New Roman"/>
          <w:sz w:val="24"/>
          <w:lang w:val="en-US" w:eastAsia="zh-CN"/>
        </w:rPr>
        <w:t>W</w:t>
      </w:r>
      <w:r w:rsidR="009F7F79">
        <w:rPr>
          <w:rFonts w:ascii="Times New Roman" w:eastAsiaTheme="minorEastAsia" w:hAnsi="Times New Roman" w:hint="eastAsia"/>
          <w:sz w:val="24"/>
          <w:lang w:val="en-US" w:eastAsia="zh-CN"/>
        </w:rPr>
        <w:t>ill pop up confirmation check window as below.</w:t>
      </w:r>
      <w:r w:rsidR="008F2346">
        <w:rPr>
          <w:rFonts w:ascii="Times New Roman" w:eastAsiaTheme="minorEastAsia" w:hAnsi="Times New Roman" w:hint="eastAsia"/>
          <w:sz w:val="24"/>
          <w:lang w:val="en-US" w:eastAsia="zh-CN"/>
        </w:rPr>
        <w:t xml:space="preserve"> </w:t>
      </w:r>
    </w:p>
    <w:p w14:paraId="296CCA3E" w14:textId="684146B9" w:rsidR="00E07C21" w:rsidRDefault="008F2346" w:rsidP="00DC1B55">
      <w:pPr>
        <w:ind w:left="720" w:firstLine="360"/>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I</w:t>
      </w:r>
      <w:r>
        <w:rPr>
          <w:rFonts w:ascii="Times New Roman" w:eastAsiaTheme="minorEastAsia" w:hAnsi="Times New Roman" w:hint="eastAsia"/>
          <w:sz w:val="24"/>
          <w:lang w:val="en-US" w:eastAsia="zh-CN"/>
        </w:rPr>
        <w:t xml:space="preserve">f users click </w:t>
      </w:r>
      <w:r>
        <w:rPr>
          <w:noProof/>
        </w:rPr>
        <w:drawing>
          <wp:inline distT="0" distB="0" distL="0" distR="0" wp14:anchorId="05052D1D" wp14:editId="74C713B3">
            <wp:extent cx="690271" cy="212725"/>
            <wp:effectExtent l="0" t="0" r="0" b="0"/>
            <wp:docPr id="7969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4033" name=""/>
                    <pic:cNvPicPr/>
                  </pic:nvPicPr>
                  <pic:blipFill>
                    <a:blip r:embed="rId29"/>
                    <a:stretch>
                      <a:fillRect/>
                    </a:stretch>
                  </pic:blipFill>
                  <pic:spPr>
                    <a:xfrm>
                      <a:off x="0" y="0"/>
                      <a:ext cx="695271" cy="214266"/>
                    </a:xfrm>
                    <a:prstGeom prst="rect">
                      <a:avLst/>
                    </a:prstGeom>
                  </pic:spPr>
                </pic:pic>
              </a:graphicData>
            </a:graphic>
          </wp:inline>
        </w:drawing>
      </w:r>
      <w:r w:rsidR="003A1DE8">
        <w:rPr>
          <w:rFonts w:ascii="Times New Roman" w:eastAsiaTheme="minorEastAsia" w:hAnsi="Times New Roman" w:hint="eastAsia"/>
          <w:sz w:val="24"/>
          <w:lang w:val="en-US" w:eastAsia="zh-CN"/>
        </w:rPr>
        <w:t xml:space="preserve">button, the </w:t>
      </w:r>
      <w:r w:rsidR="003A1DE8">
        <w:rPr>
          <w:rFonts w:ascii="Times New Roman" w:eastAsiaTheme="minorEastAsia" w:hAnsi="Times New Roman"/>
          <w:sz w:val="24"/>
          <w:lang w:val="en-US" w:eastAsia="zh-CN"/>
        </w:rPr>
        <w:t>“</w:t>
      </w:r>
      <w:r w:rsidR="003A1DE8">
        <w:rPr>
          <w:rFonts w:ascii="Times New Roman" w:eastAsiaTheme="minorEastAsia" w:hAnsi="Times New Roman" w:hint="eastAsia"/>
          <w:sz w:val="24"/>
          <w:lang w:val="en-US" w:eastAsia="zh-CN"/>
        </w:rPr>
        <w:t xml:space="preserve">Usage </w:t>
      </w:r>
      <w:proofErr w:type="spellStart"/>
      <w:r w:rsidR="003A1DE8">
        <w:rPr>
          <w:rFonts w:ascii="Times New Roman" w:eastAsiaTheme="minorEastAsia" w:hAnsi="Times New Roman" w:hint="eastAsia"/>
          <w:sz w:val="24"/>
          <w:lang w:val="en-US" w:eastAsia="zh-CN"/>
        </w:rPr>
        <w:t>decision</w:t>
      </w:r>
      <w:r w:rsidR="003A1DE8">
        <w:rPr>
          <w:rFonts w:ascii="Times New Roman" w:eastAsiaTheme="minorEastAsia" w:hAnsi="Times New Roman"/>
          <w:sz w:val="24"/>
          <w:lang w:val="en-US" w:eastAsia="zh-CN"/>
        </w:rPr>
        <w:t>”</w:t>
      </w:r>
      <w:r w:rsidR="003A1DE8">
        <w:rPr>
          <w:rFonts w:ascii="Times New Roman" w:eastAsiaTheme="minorEastAsia" w:hAnsi="Times New Roman" w:hint="eastAsia"/>
          <w:sz w:val="24"/>
          <w:lang w:val="en-US" w:eastAsia="zh-CN"/>
        </w:rPr>
        <w:t>window</w:t>
      </w:r>
      <w:proofErr w:type="spellEnd"/>
      <w:r w:rsidR="003A1DE8">
        <w:rPr>
          <w:rFonts w:ascii="Times New Roman" w:eastAsiaTheme="minorEastAsia" w:hAnsi="Times New Roman" w:hint="eastAsia"/>
          <w:sz w:val="24"/>
          <w:lang w:val="en-US" w:eastAsia="zh-CN"/>
        </w:rPr>
        <w:t xml:space="preserve"> w</w:t>
      </w:r>
      <w:r w:rsidR="005C1E38">
        <w:rPr>
          <w:rFonts w:ascii="Times New Roman" w:eastAsiaTheme="minorEastAsia" w:hAnsi="Times New Roman" w:hint="eastAsia"/>
          <w:sz w:val="24"/>
          <w:lang w:val="en-US" w:eastAsia="zh-CN"/>
        </w:rPr>
        <w:t xml:space="preserve">ill cancel and the </w:t>
      </w:r>
      <w:proofErr w:type="spellStart"/>
      <w:r w:rsidR="005C1E38">
        <w:rPr>
          <w:rFonts w:ascii="Times New Roman" w:eastAsiaTheme="minorEastAsia" w:hAnsi="Times New Roman" w:hint="eastAsia"/>
          <w:sz w:val="24"/>
          <w:lang w:val="en-US" w:eastAsia="zh-CN"/>
        </w:rPr>
        <w:t>inforamtion</w:t>
      </w:r>
      <w:proofErr w:type="spellEnd"/>
      <w:r w:rsidR="005C1E38">
        <w:rPr>
          <w:rFonts w:ascii="Times New Roman" w:eastAsiaTheme="minorEastAsia" w:hAnsi="Times New Roman" w:hint="eastAsia"/>
          <w:sz w:val="24"/>
          <w:lang w:val="en-US" w:eastAsia="zh-CN"/>
        </w:rPr>
        <w:t xml:space="preserve"> won</w:t>
      </w:r>
      <w:r w:rsidR="005C1E38">
        <w:rPr>
          <w:rFonts w:ascii="Times New Roman" w:eastAsiaTheme="minorEastAsia" w:hAnsi="Times New Roman"/>
          <w:sz w:val="24"/>
          <w:lang w:val="en-US" w:eastAsia="zh-CN"/>
        </w:rPr>
        <w:t>’</w:t>
      </w:r>
      <w:r w:rsidR="005C1E38">
        <w:rPr>
          <w:rFonts w:ascii="Times New Roman" w:eastAsiaTheme="minorEastAsia" w:hAnsi="Times New Roman" w:hint="eastAsia"/>
          <w:sz w:val="24"/>
          <w:lang w:val="en-US" w:eastAsia="zh-CN"/>
        </w:rPr>
        <w:t>t store.</w:t>
      </w:r>
    </w:p>
    <w:p w14:paraId="2BB995C5" w14:textId="77777777" w:rsidR="005C3A9E" w:rsidRDefault="00D00A65" w:rsidP="00DC1B55">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For option 1: </w:t>
      </w:r>
      <w:r w:rsidR="005C3A9E">
        <w:rPr>
          <w:rFonts w:ascii="Times New Roman" w:eastAsiaTheme="minorEastAsia" w:hAnsi="Times New Roman" w:hint="eastAsia"/>
          <w:sz w:val="24"/>
          <w:lang w:val="en-US" w:eastAsia="zh-CN"/>
        </w:rPr>
        <w:t>“</w:t>
      </w:r>
      <w:r w:rsidR="005C3A9E">
        <w:rPr>
          <w:rFonts w:ascii="Times New Roman" w:eastAsiaTheme="minorEastAsia" w:hAnsi="Times New Roman" w:hint="eastAsia"/>
          <w:sz w:val="24"/>
          <w:lang w:val="en-US" w:eastAsia="zh-CN"/>
        </w:rPr>
        <w:t xml:space="preserve">Reject with </w:t>
      </w:r>
      <w:proofErr w:type="spellStart"/>
      <w:r w:rsidR="005C3A9E">
        <w:rPr>
          <w:rFonts w:ascii="Times New Roman" w:eastAsiaTheme="minorEastAsia" w:hAnsi="Times New Roman" w:hint="eastAsia"/>
          <w:sz w:val="24"/>
          <w:lang w:val="en-US" w:eastAsia="zh-CN"/>
        </w:rPr>
        <w:t>Adjustemnt</w:t>
      </w:r>
      <w:proofErr w:type="spellEnd"/>
      <w:r w:rsidR="005C3A9E">
        <w:rPr>
          <w:rFonts w:ascii="Times New Roman" w:eastAsiaTheme="minorEastAsia" w:hAnsi="Times New Roman" w:hint="eastAsia"/>
          <w:sz w:val="24"/>
          <w:lang w:val="en-US" w:eastAsia="zh-CN"/>
        </w:rPr>
        <w:t>”</w:t>
      </w:r>
      <w:r w:rsidR="005C3A9E">
        <w:rPr>
          <w:rFonts w:ascii="Times New Roman" w:eastAsiaTheme="minorEastAsia" w:hAnsi="Times New Roman" w:hint="eastAsia"/>
          <w:sz w:val="24"/>
          <w:lang w:val="en-US" w:eastAsia="zh-CN"/>
        </w:rPr>
        <w:t xml:space="preserve"> </w:t>
      </w:r>
    </w:p>
    <w:p w14:paraId="6D009494" w14:textId="2633C92D" w:rsidR="009F7F79" w:rsidRDefault="00F15590" w:rsidP="005C3A9E">
      <w:pPr>
        <w:ind w:left="720"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will have two window as different selection on </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done by qc</w:t>
      </w:r>
      <w:r>
        <w:rPr>
          <w:rFonts w:ascii="Times New Roman" w:eastAsiaTheme="minorEastAsia" w:hAnsi="Times New Roman" w:hint="eastAsia"/>
          <w:sz w:val="24"/>
          <w:lang w:val="en-US" w:eastAsia="zh-CN"/>
        </w:rPr>
        <w:t>”</w:t>
      </w:r>
    </w:p>
    <w:p w14:paraId="167D93F6" w14:textId="494F1EC8" w:rsidR="00D00A65" w:rsidRDefault="00D00A65" w:rsidP="00DC1B55">
      <w:pPr>
        <w:ind w:left="720" w:firstLine="360"/>
        <w:jc w:val="both"/>
        <w:rPr>
          <w:rFonts w:ascii="Times New Roman" w:eastAsiaTheme="minorEastAsia" w:hAnsi="Times New Roman"/>
          <w:sz w:val="24"/>
          <w:lang w:val="en-US" w:eastAsia="zh-CN"/>
        </w:rPr>
      </w:pPr>
      <w:r>
        <w:rPr>
          <w:noProof/>
        </w:rPr>
        <w:drawing>
          <wp:inline distT="0" distB="0" distL="0" distR="0" wp14:anchorId="7B5CCBF9" wp14:editId="227B3F6A">
            <wp:extent cx="4486275" cy="2009775"/>
            <wp:effectExtent l="0" t="0" r="9525" b="9525"/>
            <wp:docPr id="136099527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95279" name="Picture 1" descr="A screenshot of a chat&#10;&#10;AI-generated content may be incorrect."/>
                    <pic:cNvPicPr/>
                  </pic:nvPicPr>
                  <pic:blipFill>
                    <a:blip r:embed="rId30"/>
                    <a:stretch>
                      <a:fillRect/>
                    </a:stretch>
                  </pic:blipFill>
                  <pic:spPr>
                    <a:xfrm>
                      <a:off x="0" y="0"/>
                      <a:ext cx="4486275" cy="2009775"/>
                    </a:xfrm>
                    <a:prstGeom prst="rect">
                      <a:avLst/>
                    </a:prstGeom>
                  </pic:spPr>
                </pic:pic>
              </a:graphicData>
            </a:graphic>
          </wp:inline>
        </w:drawing>
      </w:r>
    </w:p>
    <w:p w14:paraId="3A45B444" w14:textId="6D41ABFF" w:rsidR="003C754A" w:rsidRDefault="00153E47" w:rsidP="00DC1B55">
      <w:pPr>
        <w:ind w:left="720" w:firstLine="360"/>
        <w:jc w:val="both"/>
        <w:rPr>
          <w:rFonts w:ascii="Times New Roman" w:eastAsiaTheme="minorEastAsia" w:hAnsi="Times New Roman"/>
          <w:sz w:val="24"/>
          <w:lang w:val="en-US" w:eastAsia="zh-CN"/>
        </w:rPr>
      </w:pPr>
      <w:r>
        <w:rPr>
          <w:noProof/>
        </w:rPr>
        <w:drawing>
          <wp:inline distT="0" distB="0" distL="0" distR="0" wp14:anchorId="0B705804" wp14:editId="35A0BC2B">
            <wp:extent cx="4676775" cy="2085975"/>
            <wp:effectExtent l="0" t="0" r="9525" b="9525"/>
            <wp:docPr id="1608377071"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7071" name="Picture 1" descr="A screenshot of a message&#10;&#10;AI-generated content may be incorrect."/>
                    <pic:cNvPicPr/>
                  </pic:nvPicPr>
                  <pic:blipFill>
                    <a:blip r:embed="rId31"/>
                    <a:stretch>
                      <a:fillRect/>
                    </a:stretch>
                  </pic:blipFill>
                  <pic:spPr>
                    <a:xfrm>
                      <a:off x="0" y="0"/>
                      <a:ext cx="4676775" cy="2085975"/>
                    </a:xfrm>
                    <a:prstGeom prst="rect">
                      <a:avLst/>
                    </a:prstGeom>
                  </pic:spPr>
                </pic:pic>
              </a:graphicData>
            </a:graphic>
          </wp:inline>
        </w:drawing>
      </w:r>
    </w:p>
    <w:p w14:paraId="2EB5DAB5" w14:textId="754D7BE2" w:rsidR="005C3A9E" w:rsidRDefault="005C3A9E" w:rsidP="005C3A9E">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For option 2: </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Reject with </w:t>
      </w:r>
      <w:r w:rsidR="00C97016">
        <w:rPr>
          <w:rFonts w:ascii="Times New Roman" w:eastAsiaTheme="minorEastAsia" w:hAnsi="Times New Roman" w:hint="eastAsia"/>
          <w:sz w:val="24"/>
          <w:lang w:val="en-US" w:eastAsia="zh-CN"/>
        </w:rPr>
        <w:t>Resample</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 </w:t>
      </w:r>
    </w:p>
    <w:p w14:paraId="0C3A7321" w14:textId="02F9D8DC" w:rsidR="00C97016" w:rsidRDefault="00C97016" w:rsidP="005C3A9E">
      <w:pPr>
        <w:ind w:left="720" w:firstLine="360"/>
        <w:jc w:val="both"/>
        <w:rPr>
          <w:rFonts w:ascii="Times New Roman" w:eastAsiaTheme="minorEastAsia" w:hAnsi="Times New Roman"/>
          <w:sz w:val="24"/>
          <w:lang w:val="en-US" w:eastAsia="zh-CN"/>
        </w:rPr>
      </w:pPr>
      <w:r>
        <w:rPr>
          <w:noProof/>
        </w:rPr>
        <w:lastRenderedPageBreak/>
        <w:drawing>
          <wp:inline distT="0" distB="0" distL="0" distR="0" wp14:anchorId="460125A5" wp14:editId="5D205545">
            <wp:extent cx="4676775" cy="2114550"/>
            <wp:effectExtent l="0" t="0" r="9525" b="0"/>
            <wp:docPr id="170355534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5340" name="Picture 1" descr="A screenshot of a chat&#10;&#10;AI-generated content may be incorrect."/>
                    <pic:cNvPicPr/>
                  </pic:nvPicPr>
                  <pic:blipFill>
                    <a:blip r:embed="rId32"/>
                    <a:stretch>
                      <a:fillRect/>
                    </a:stretch>
                  </pic:blipFill>
                  <pic:spPr>
                    <a:xfrm>
                      <a:off x="0" y="0"/>
                      <a:ext cx="4676775" cy="2114550"/>
                    </a:xfrm>
                    <a:prstGeom prst="rect">
                      <a:avLst/>
                    </a:prstGeom>
                  </pic:spPr>
                </pic:pic>
              </a:graphicData>
            </a:graphic>
          </wp:inline>
        </w:drawing>
      </w:r>
    </w:p>
    <w:p w14:paraId="756E36B3" w14:textId="1813F90D" w:rsidR="00C97016" w:rsidRDefault="00C97016" w:rsidP="00C97016">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For option 3: </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Reject with </w:t>
      </w:r>
      <w:r w:rsidR="00B672ED">
        <w:rPr>
          <w:rFonts w:ascii="Times New Roman" w:eastAsiaTheme="minorEastAsia" w:hAnsi="Times New Roman" w:hint="eastAsia"/>
          <w:sz w:val="24"/>
          <w:lang w:val="en-US" w:eastAsia="zh-CN"/>
        </w:rPr>
        <w:t>off spec</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 </w:t>
      </w:r>
    </w:p>
    <w:p w14:paraId="1E57B6FE" w14:textId="4512D071" w:rsidR="00B672ED" w:rsidRDefault="00B672ED" w:rsidP="00C97016">
      <w:pPr>
        <w:ind w:left="720" w:firstLine="360"/>
        <w:jc w:val="both"/>
        <w:rPr>
          <w:rFonts w:ascii="Times New Roman" w:eastAsiaTheme="minorEastAsia" w:hAnsi="Times New Roman"/>
          <w:sz w:val="24"/>
          <w:lang w:val="en-US" w:eastAsia="zh-CN"/>
        </w:rPr>
      </w:pPr>
      <w:r>
        <w:rPr>
          <w:noProof/>
        </w:rPr>
        <w:drawing>
          <wp:inline distT="0" distB="0" distL="0" distR="0" wp14:anchorId="7DD368EC" wp14:editId="7297291E">
            <wp:extent cx="4581525" cy="2019300"/>
            <wp:effectExtent l="0" t="0" r="9525" b="0"/>
            <wp:docPr id="31497682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76823" name="Picture 1" descr="A screenshot of a chat&#10;&#10;AI-generated content may be incorrect."/>
                    <pic:cNvPicPr/>
                  </pic:nvPicPr>
                  <pic:blipFill>
                    <a:blip r:embed="rId33"/>
                    <a:stretch>
                      <a:fillRect/>
                    </a:stretch>
                  </pic:blipFill>
                  <pic:spPr>
                    <a:xfrm>
                      <a:off x="0" y="0"/>
                      <a:ext cx="4581525" cy="2019300"/>
                    </a:xfrm>
                    <a:prstGeom prst="rect">
                      <a:avLst/>
                    </a:prstGeom>
                  </pic:spPr>
                </pic:pic>
              </a:graphicData>
            </a:graphic>
          </wp:inline>
        </w:drawing>
      </w:r>
    </w:p>
    <w:p w14:paraId="0DC55DD6" w14:textId="02F53404" w:rsidR="00B672ED" w:rsidRDefault="00B672ED" w:rsidP="00B672ED">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For option 4: </w:t>
      </w:r>
      <w:r>
        <w:rPr>
          <w:rFonts w:ascii="Times New Roman" w:eastAsiaTheme="minorEastAsia" w:hAnsi="Times New Roman" w:hint="eastAsia"/>
          <w:sz w:val="24"/>
          <w:lang w:val="en-US" w:eastAsia="zh-CN"/>
        </w:rPr>
        <w:t>“</w:t>
      </w:r>
      <w:r w:rsidR="00C12D4D">
        <w:rPr>
          <w:rFonts w:ascii="Times New Roman" w:eastAsiaTheme="minorEastAsia" w:hAnsi="Times New Roman" w:hint="eastAsia"/>
          <w:sz w:val="24"/>
          <w:lang w:val="en-US" w:eastAsia="zh-CN"/>
        </w:rPr>
        <w:t>Accept</w:t>
      </w:r>
      <w:r>
        <w:rPr>
          <w:rFonts w:ascii="Times New Roman" w:eastAsiaTheme="minorEastAsia" w:hAnsi="Times New Roman" w:hint="eastAsia"/>
          <w:sz w:val="24"/>
          <w:lang w:val="en-US" w:eastAsia="zh-CN"/>
        </w:rPr>
        <w:t xml:space="preserve"> with </w:t>
      </w:r>
      <w:r w:rsidR="00C12D4D">
        <w:rPr>
          <w:rFonts w:ascii="Times New Roman" w:eastAsiaTheme="minorEastAsia" w:hAnsi="Times New Roman" w:hint="eastAsia"/>
          <w:sz w:val="24"/>
          <w:lang w:val="en-US" w:eastAsia="zh-CN"/>
        </w:rPr>
        <w:t>concession</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 </w:t>
      </w:r>
    </w:p>
    <w:p w14:paraId="7EC8B900" w14:textId="0B71E060" w:rsidR="00C97016" w:rsidRDefault="00C12D4D" w:rsidP="005C3A9E">
      <w:pPr>
        <w:ind w:left="720" w:firstLine="360"/>
        <w:jc w:val="both"/>
        <w:rPr>
          <w:rFonts w:ascii="Times New Roman" w:eastAsiaTheme="minorEastAsia" w:hAnsi="Times New Roman"/>
          <w:sz w:val="24"/>
          <w:lang w:val="en-US" w:eastAsia="zh-CN"/>
        </w:rPr>
      </w:pPr>
      <w:r>
        <w:rPr>
          <w:noProof/>
        </w:rPr>
        <w:drawing>
          <wp:inline distT="0" distB="0" distL="0" distR="0" wp14:anchorId="2AB97A53" wp14:editId="434ED07B">
            <wp:extent cx="4705350" cy="2114550"/>
            <wp:effectExtent l="0" t="0" r="0" b="0"/>
            <wp:docPr id="67360176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1769" name="Picture 1" descr="A screenshot of a chat&#10;&#10;AI-generated content may be incorrect."/>
                    <pic:cNvPicPr/>
                  </pic:nvPicPr>
                  <pic:blipFill>
                    <a:blip r:embed="rId34"/>
                    <a:stretch>
                      <a:fillRect/>
                    </a:stretch>
                  </pic:blipFill>
                  <pic:spPr>
                    <a:xfrm>
                      <a:off x="0" y="0"/>
                      <a:ext cx="4705350" cy="2114550"/>
                    </a:xfrm>
                    <a:prstGeom prst="rect">
                      <a:avLst/>
                    </a:prstGeom>
                  </pic:spPr>
                </pic:pic>
              </a:graphicData>
            </a:graphic>
          </wp:inline>
        </w:drawing>
      </w:r>
    </w:p>
    <w:p w14:paraId="17D72FDD" w14:textId="468B4EFD" w:rsidR="00C12D4D" w:rsidRDefault="00C12D4D" w:rsidP="00C12D4D">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For option </w:t>
      </w:r>
      <w:r w:rsidR="003A1541">
        <w:rPr>
          <w:rFonts w:ascii="Times New Roman" w:eastAsiaTheme="minorEastAsia" w:hAnsi="Times New Roman" w:hint="eastAsia"/>
          <w:sz w:val="24"/>
          <w:lang w:val="en-US" w:eastAsia="zh-CN"/>
        </w:rPr>
        <w:t>5</w:t>
      </w:r>
      <w:r>
        <w:rPr>
          <w:rFonts w:ascii="Times New Roman" w:eastAsiaTheme="minorEastAsia" w:hAnsi="Times New Roman" w:hint="eastAsia"/>
          <w:sz w:val="24"/>
          <w:lang w:val="en-US" w:eastAsia="zh-CN"/>
        </w:rPr>
        <w:t xml:space="preserve">: </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Accept</w:t>
      </w:r>
      <w:r>
        <w:rPr>
          <w:rFonts w:ascii="Times New Roman" w:eastAsiaTheme="minorEastAsia" w:hAnsi="Times New Roman" w:hint="eastAsia"/>
          <w:sz w:val="24"/>
          <w:lang w:val="en-US" w:eastAsia="zh-CN"/>
        </w:rPr>
        <w:t>”</w:t>
      </w:r>
      <w:r>
        <w:rPr>
          <w:rFonts w:ascii="Times New Roman" w:eastAsiaTheme="minorEastAsia" w:hAnsi="Times New Roman" w:hint="eastAsia"/>
          <w:sz w:val="24"/>
          <w:lang w:val="en-US" w:eastAsia="zh-CN"/>
        </w:rPr>
        <w:t xml:space="preserve"> </w:t>
      </w:r>
    </w:p>
    <w:p w14:paraId="2EE8A95B" w14:textId="1F60369F" w:rsidR="005C3A9E" w:rsidRDefault="003A1541" w:rsidP="00DC1B55">
      <w:pPr>
        <w:ind w:left="720" w:firstLine="360"/>
        <w:jc w:val="both"/>
        <w:rPr>
          <w:rFonts w:ascii="Times New Roman" w:eastAsiaTheme="minorEastAsia" w:hAnsi="Times New Roman"/>
          <w:sz w:val="24"/>
          <w:lang w:val="en-US" w:eastAsia="zh-CN"/>
        </w:rPr>
      </w:pPr>
      <w:r>
        <w:rPr>
          <w:noProof/>
        </w:rPr>
        <w:lastRenderedPageBreak/>
        <w:drawing>
          <wp:inline distT="0" distB="0" distL="0" distR="0" wp14:anchorId="491C3C64" wp14:editId="273DF931">
            <wp:extent cx="4581525" cy="2066925"/>
            <wp:effectExtent l="0" t="0" r="9525" b="9525"/>
            <wp:docPr id="120110399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3993" name="Picture 1" descr="A screenshot of a chat&#10;&#10;AI-generated content may be incorrect."/>
                    <pic:cNvPicPr/>
                  </pic:nvPicPr>
                  <pic:blipFill>
                    <a:blip r:embed="rId35"/>
                    <a:stretch>
                      <a:fillRect/>
                    </a:stretch>
                  </pic:blipFill>
                  <pic:spPr>
                    <a:xfrm>
                      <a:off x="0" y="0"/>
                      <a:ext cx="4581525" cy="2066925"/>
                    </a:xfrm>
                    <a:prstGeom prst="rect">
                      <a:avLst/>
                    </a:prstGeom>
                  </pic:spPr>
                </pic:pic>
              </a:graphicData>
            </a:graphic>
          </wp:inline>
        </w:drawing>
      </w:r>
    </w:p>
    <w:p w14:paraId="14627434" w14:textId="792FCD25" w:rsidR="00C93FF1" w:rsidRDefault="003A1541" w:rsidP="00EC63C5">
      <w:pPr>
        <w:ind w:left="720" w:firstLine="360"/>
        <w:jc w:val="both"/>
        <w:rPr>
          <w:rFonts w:ascii="Times New Roman" w:eastAsiaTheme="minorEastAsia" w:hAnsi="Times New Roman"/>
          <w:sz w:val="24"/>
          <w:lang w:val="en-US" w:eastAsia="zh-CN"/>
        </w:rPr>
      </w:pPr>
      <w:r w:rsidRPr="003A1541">
        <w:rPr>
          <w:rFonts w:ascii="Times New Roman" w:eastAsiaTheme="minorEastAsia" w:hAnsi="Times New Roman" w:hint="eastAsia"/>
          <w:b/>
          <w:bCs/>
          <w:sz w:val="28"/>
          <w:szCs w:val="28"/>
          <w:highlight w:val="cyan"/>
          <w:lang w:val="en-US" w:eastAsia="zh-CN"/>
        </w:rPr>
        <w:t>Step</w:t>
      </w:r>
      <w:r>
        <w:rPr>
          <w:rFonts w:ascii="Times New Roman" w:eastAsiaTheme="minorEastAsia" w:hAnsi="Times New Roman" w:hint="eastAsia"/>
          <w:b/>
          <w:bCs/>
          <w:sz w:val="28"/>
          <w:szCs w:val="28"/>
          <w:lang w:val="en-US" w:eastAsia="zh-CN"/>
        </w:rPr>
        <w:t>3</w:t>
      </w:r>
      <w:r>
        <w:rPr>
          <w:rFonts w:ascii="Times New Roman" w:eastAsiaTheme="minorEastAsia" w:hAnsi="Times New Roman" w:hint="eastAsia"/>
          <w:sz w:val="24"/>
          <w:lang w:val="en-US" w:eastAsia="zh-CN"/>
        </w:rPr>
        <w:t xml:space="preserve">: </w:t>
      </w:r>
      <w:r w:rsidR="0022237F">
        <w:rPr>
          <w:rFonts w:ascii="Times New Roman" w:eastAsiaTheme="minorEastAsia" w:hAnsi="Times New Roman" w:hint="eastAsia"/>
          <w:sz w:val="24"/>
          <w:lang w:val="en-US" w:eastAsia="zh-CN"/>
        </w:rPr>
        <w:t>If</w:t>
      </w:r>
      <w:r>
        <w:rPr>
          <w:rFonts w:ascii="Times New Roman" w:eastAsiaTheme="minorEastAsia" w:hAnsi="Times New Roman" w:hint="eastAsia"/>
          <w:sz w:val="24"/>
          <w:lang w:val="en-US" w:eastAsia="zh-CN"/>
        </w:rPr>
        <w:t xml:space="preserve"> u</w:t>
      </w:r>
      <w:r>
        <w:rPr>
          <w:rFonts w:ascii="Times New Roman" w:eastAsiaTheme="minorEastAsia" w:hAnsi="Times New Roman"/>
          <w:sz w:val="24"/>
          <w:lang w:val="en-US" w:eastAsia="zh-CN"/>
        </w:rPr>
        <w:t>sers</w:t>
      </w:r>
      <w:r>
        <w:rPr>
          <w:rFonts w:ascii="Times New Roman" w:eastAsiaTheme="minorEastAsia" w:hAnsi="Times New Roman" w:hint="eastAsia"/>
          <w:sz w:val="24"/>
          <w:lang w:val="en-US" w:eastAsia="zh-CN"/>
        </w:rPr>
        <w:t xml:space="preserve"> click</w:t>
      </w:r>
      <w:r w:rsidR="0079409E" w:rsidRPr="0079409E">
        <w:rPr>
          <w:noProof/>
        </w:rPr>
        <w:t xml:space="preserve"> </w:t>
      </w:r>
      <w:r w:rsidR="0079409E">
        <w:rPr>
          <w:noProof/>
        </w:rPr>
        <w:drawing>
          <wp:inline distT="0" distB="0" distL="0" distR="0" wp14:anchorId="0166AD9B" wp14:editId="2AD4FCF6">
            <wp:extent cx="666749" cy="296333"/>
            <wp:effectExtent l="0" t="0" r="635" b="8890"/>
            <wp:docPr id="1864323998"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3998" name="Picture 1" descr="A blue rectangle with white text&#10;&#10;AI-generated content may be incorrect."/>
                    <pic:cNvPicPr/>
                  </pic:nvPicPr>
                  <pic:blipFill>
                    <a:blip r:embed="rId36"/>
                    <a:stretch>
                      <a:fillRect/>
                    </a:stretch>
                  </pic:blipFill>
                  <pic:spPr>
                    <a:xfrm>
                      <a:off x="0" y="0"/>
                      <a:ext cx="673669" cy="299408"/>
                    </a:xfrm>
                    <a:prstGeom prst="rect">
                      <a:avLst/>
                    </a:prstGeom>
                  </pic:spPr>
                </pic:pic>
              </a:graphicData>
            </a:graphic>
          </wp:inline>
        </w:drawing>
      </w:r>
      <w:r>
        <w:rPr>
          <w:rFonts w:ascii="Times New Roman" w:eastAsiaTheme="minorEastAsia" w:hAnsi="Times New Roman" w:hint="eastAsia"/>
          <w:sz w:val="24"/>
          <w:lang w:val="en-US" w:eastAsia="zh-CN"/>
        </w:rPr>
        <w:t xml:space="preserve"> button. </w:t>
      </w:r>
      <w:r w:rsidR="0079409E">
        <w:rPr>
          <w:rFonts w:ascii="Times New Roman" w:eastAsiaTheme="minorEastAsia" w:hAnsi="Times New Roman" w:hint="eastAsia"/>
          <w:sz w:val="24"/>
          <w:lang w:val="en-US" w:eastAsia="zh-CN"/>
        </w:rPr>
        <w:t xml:space="preserve">The </w:t>
      </w:r>
      <w:r w:rsidR="0079409E">
        <w:rPr>
          <w:rFonts w:ascii="Times New Roman" w:eastAsiaTheme="minorEastAsia" w:hAnsi="Times New Roman"/>
          <w:sz w:val="24"/>
          <w:lang w:val="en-US" w:eastAsia="zh-CN"/>
        </w:rPr>
        <w:t>“</w:t>
      </w:r>
      <w:r w:rsidR="0079409E">
        <w:rPr>
          <w:rFonts w:ascii="Times New Roman" w:eastAsiaTheme="minorEastAsia" w:hAnsi="Times New Roman" w:hint="eastAsia"/>
          <w:sz w:val="24"/>
          <w:lang w:val="en-US" w:eastAsia="zh-CN"/>
        </w:rPr>
        <w:t xml:space="preserve">Usage </w:t>
      </w:r>
      <w:proofErr w:type="spellStart"/>
      <w:r w:rsidR="0079409E">
        <w:rPr>
          <w:rFonts w:ascii="Times New Roman" w:eastAsiaTheme="minorEastAsia" w:hAnsi="Times New Roman" w:hint="eastAsia"/>
          <w:sz w:val="24"/>
          <w:lang w:val="en-US" w:eastAsia="zh-CN"/>
        </w:rPr>
        <w:t>done</w:t>
      </w:r>
      <w:r w:rsidR="0079409E">
        <w:rPr>
          <w:rFonts w:ascii="Times New Roman" w:eastAsiaTheme="minorEastAsia" w:hAnsi="Times New Roman"/>
          <w:sz w:val="24"/>
          <w:lang w:val="en-US" w:eastAsia="zh-CN"/>
        </w:rPr>
        <w:t>”</w:t>
      </w:r>
      <w:r w:rsidR="006B6C1B">
        <w:rPr>
          <w:rFonts w:ascii="Times New Roman" w:eastAsiaTheme="minorEastAsia" w:hAnsi="Times New Roman" w:hint="eastAsia"/>
          <w:sz w:val="24"/>
          <w:lang w:val="en-US" w:eastAsia="zh-CN"/>
        </w:rPr>
        <w:t>field</w:t>
      </w:r>
      <w:proofErr w:type="spellEnd"/>
      <w:r w:rsidR="006B6C1B">
        <w:rPr>
          <w:rFonts w:ascii="Times New Roman" w:eastAsiaTheme="minorEastAsia" w:hAnsi="Times New Roman" w:hint="eastAsia"/>
          <w:sz w:val="24"/>
          <w:lang w:val="en-US" w:eastAsia="zh-CN"/>
        </w:rPr>
        <w:t xml:space="preserve"> will change to YES</w:t>
      </w:r>
      <w:r w:rsidR="00EC63C5">
        <w:rPr>
          <w:rFonts w:ascii="Times New Roman" w:eastAsiaTheme="minorEastAsia" w:hAnsi="Times New Roman" w:hint="eastAsia"/>
          <w:sz w:val="24"/>
          <w:lang w:val="en-US" w:eastAsia="zh-CN"/>
        </w:rPr>
        <w:t xml:space="preserve"> and </w:t>
      </w:r>
      <w:proofErr w:type="spellStart"/>
      <w:r w:rsidR="00EC63C5">
        <w:rPr>
          <w:rFonts w:ascii="Times New Roman" w:eastAsiaTheme="minorEastAsia" w:hAnsi="Times New Roman" w:hint="eastAsia"/>
          <w:sz w:val="24"/>
          <w:lang w:val="en-US" w:eastAsia="zh-CN"/>
        </w:rPr>
        <w:t>Hen_to_be_sent</w:t>
      </w:r>
      <w:proofErr w:type="spellEnd"/>
      <w:r w:rsidR="00EC63C5">
        <w:rPr>
          <w:rFonts w:ascii="Times New Roman" w:eastAsiaTheme="minorEastAsia" w:hAnsi="Times New Roman" w:hint="eastAsia"/>
          <w:sz w:val="24"/>
          <w:lang w:val="en-US" w:eastAsia="zh-CN"/>
        </w:rPr>
        <w:t xml:space="preserve"> is set to TRUE</w:t>
      </w:r>
      <w:r>
        <w:rPr>
          <w:rFonts w:ascii="Times New Roman" w:eastAsiaTheme="minorEastAsia" w:hAnsi="Times New Roman" w:hint="eastAsia"/>
          <w:sz w:val="24"/>
          <w:lang w:val="en-US" w:eastAsia="zh-CN"/>
        </w:rPr>
        <w:t>.</w:t>
      </w:r>
      <w:r w:rsidR="00EC63C5">
        <w:rPr>
          <w:rFonts w:ascii="Times New Roman" w:eastAsiaTheme="minorEastAsia" w:hAnsi="Times New Roman" w:hint="eastAsia"/>
          <w:sz w:val="24"/>
          <w:lang w:val="en-US" w:eastAsia="zh-CN"/>
        </w:rPr>
        <w:t xml:space="preserve"> Meantime</w:t>
      </w:r>
      <w:r w:rsidR="00C93FF1">
        <w:rPr>
          <w:rFonts w:ascii="Times New Roman" w:eastAsiaTheme="minorEastAsia" w:hAnsi="Times New Roman" w:hint="eastAsia"/>
          <w:sz w:val="24"/>
          <w:lang w:val="en-US" w:eastAsia="zh-CN"/>
        </w:rPr>
        <w:t xml:space="preserve"> </w:t>
      </w:r>
      <w:proofErr w:type="spellStart"/>
      <w:r w:rsidR="00C93FF1">
        <w:rPr>
          <w:rFonts w:ascii="Times New Roman" w:eastAsiaTheme="minorEastAsia" w:hAnsi="Times New Roman" w:hint="eastAsia"/>
          <w:sz w:val="24"/>
          <w:lang w:val="en-US" w:eastAsia="zh-CN"/>
        </w:rPr>
        <w:t>higlight</w:t>
      </w:r>
      <w:proofErr w:type="spellEnd"/>
      <w:r w:rsidR="00C93FF1">
        <w:rPr>
          <w:rFonts w:ascii="Times New Roman" w:eastAsiaTheme="minorEastAsia" w:hAnsi="Times New Roman" w:hint="eastAsia"/>
          <w:sz w:val="24"/>
          <w:lang w:val="en-US" w:eastAsia="zh-CN"/>
        </w:rPr>
        <w:t xml:space="preserve"> in pink will </w:t>
      </w:r>
      <w:proofErr w:type="spellStart"/>
      <w:r w:rsidR="00EC63C5">
        <w:rPr>
          <w:rFonts w:ascii="Times New Roman" w:eastAsiaTheme="minorEastAsia" w:hAnsi="Times New Roman" w:hint="eastAsia"/>
          <w:sz w:val="24"/>
          <w:lang w:val="en-US" w:eastAsia="zh-CN"/>
        </w:rPr>
        <w:t>disapper</w:t>
      </w:r>
      <w:proofErr w:type="spellEnd"/>
      <w:r w:rsidR="00C93FF1">
        <w:rPr>
          <w:rFonts w:ascii="Times New Roman" w:eastAsiaTheme="minorEastAsia" w:hAnsi="Times New Roman" w:hint="eastAsia"/>
          <w:sz w:val="24"/>
          <w:lang w:val="en-US" w:eastAsia="zh-CN"/>
        </w:rPr>
        <w:t>.</w:t>
      </w:r>
    </w:p>
    <w:p w14:paraId="2424A04F" w14:textId="465BDD27" w:rsidR="0022237F" w:rsidRDefault="0022237F" w:rsidP="00EC63C5">
      <w:pPr>
        <w:ind w:left="720" w:firstLine="36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If u</w:t>
      </w:r>
      <w:r>
        <w:rPr>
          <w:rFonts w:ascii="Times New Roman" w:eastAsiaTheme="minorEastAsia" w:hAnsi="Times New Roman"/>
          <w:sz w:val="24"/>
          <w:lang w:val="en-US" w:eastAsia="zh-CN"/>
        </w:rPr>
        <w:t>sers</w:t>
      </w:r>
      <w:r>
        <w:rPr>
          <w:rFonts w:ascii="Times New Roman" w:eastAsiaTheme="minorEastAsia" w:hAnsi="Times New Roman" w:hint="eastAsia"/>
          <w:sz w:val="24"/>
          <w:lang w:val="en-US" w:eastAsia="zh-CN"/>
        </w:rPr>
        <w:t xml:space="preserve"> click</w:t>
      </w:r>
      <w:r w:rsidRPr="0079409E">
        <w:rPr>
          <w:noProof/>
        </w:rPr>
        <w:t xml:space="preserve"> </w:t>
      </w:r>
      <w:r w:rsidR="00BA67F9">
        <w:rPr>
          <w:noProof/>
        </w:rPr>
        <w:drawing>
          <wp:inline distT="0" distB="0" distL="0" distR="0" wp14:anchorId="6AE4D32E" wp14:editId="60472960">
            <wp:extent cx="533400" cy="209550"/>
            <wp:effectExtent l="0" t="0" r="0" b="0"/>
            <wp:docPr id="111748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89337" name=""/>
                    <pic:cNvPicPr/>
                  </pic:nvPicPr>
                  <pic:blipFill>
                    <a:blip r:embed="rId37"/>
                    <a:stretch>
                      <a:fillRect/>
                    </a:stretch>
                  </pic:blipFill>
                  <pic:spPr>
                    <a:xfrm>
                      <a:off x="0" y="0"/>
                      <a:ext cx="538621" cy="211601"/>
                    </a:xfrm>
                    <a:prstGeom prst="rect">
                      <a:avLst/>
                    </a:prstGeom>
                  </pic:spPr>
                </pic:pic>
              </a:graphicData>
            </a:graphic>
          </wp:inline>
        </w:drawing>
      </w:r>
      <w:r>
        <w:rPr>
          <w:rFonts w:ascii="Times New Roman" w:eastAsiaTheme="minorEastAsia" w:hAnsi="Times New Roman" w:hint="eastAsia"/>
          <w:sz w:val="24"/>
          <w:lang w:val="en-US" w:eastAsia="zh-CN"/>
        </w:rPr>
        <w:t xml:space="preserve"> button. </w:t>
      </w:r>
      <w:r w:rsidR="00BA67F9">
        <w:rPr>
          <w:rFonts w:ascii="Times New Roman" w:eastAsiaTheme="minorEastAsia" w:hAnsi="Times New Roman"/>
          <w:sz w:val="24"/>
          <w:lang w:val="en-US" w:eastAsia="zh-CN"/>
        </w:rPr>
        <w:t>T</w:t>
      </w:r>
      <w:r w:rsidR="00BA67F9">
        <w:rPr>
          <w:rFonts w:ascii="Times New Roman" w:eastAsiaTheme="minorEastAsia" w:hAnsi="Times New Roman" w:hint="eastAsia"/>
          <w:sz w:val="24"/>
          <w:lang w:val="en-US" w:eastAsia="zh-CN"/>
        </w:rPr>
        <w:t xml:space="preserve">he fields and </w:t>
      </w:r>
      <w:r w:rsidR="00B0317E">
        <w:rPr>
          <w:rFonts w:ascii="Times New Roman" w:eastAsiaTheme="minorEastAsia" w:hAnsi="Times New Roman" w:hint="eastAsia"/>
          <w:sz w:val="24"/>
          <w:lang w:val="en-US" w:eastAsia="zh-CN"/>
        </w:rPr>
        <w:t>highlight won</w:t>
      </w:r>
      <w:r w:rsidR="00B0317E">
        <w:rPr>
          <w:rFonts w:ascii="Times New Roman" w:eastAsiaTheme="minorEastAsia" w:hAnsi="Times New Roman"/>
          <w:sz w:val="24"/>
          <w:lang w:val="en-US" w:eastAsia="zh-CN"/>
        </w:rPr>
        <w:t>’</w:t>
      </w:r>
      <w:r w:rsidR="00B0317E">
        <w:rPr>
          <w:rFonts w:ascii="Times New Roman" w:eastAsiaTheme="minorEastAsia" w:hAnsi="Times New Roman" w:hint="eastAsia"/>
          <w:sz w:val="24"/>
          <w:lang w:val="en-US" w:eastAsia="zh-CN"/>
        </w:rPr>
        <w:t>t change</w:t>
      </w:r>
      <w:r>
        <w:rPr>
          <w:rFonts w:ascii="Times New Roman" w:eastAsiaTheme="minorEastAsia" w:hAnsi="Times New Roman" w:hint="eastAsia"/>
          <w:sz w:val="24"/>
          <w:lang w:val="en-US" w:eastAsia="zh-CN"/>
        </w:rPr>
        <w:t>.</w:t>
      </w:r>
    </w:p>
    <w:p w14:paraId="1ADB3A8A" w14:textId="591660C4" w:rsidR="0022237F" w:rsidRPr="0022237F" w:rsidRDefault="0022237F" w:rsidP="0022237F">
      <w:pPr>
        <w:pStyle w:val="ListParagraph"/>
        <w:numPr>
          <w:ilvl w:val="0"/>
          <w:numId w:val="2"/>
        </w:numPr>
        <w:jc w:val="both"/>
        <w:rPr>
          <w:rFonts w:ascii="Times New Roman" w:eastAsiaTheme="minorEastAsia" w:hAnsi="Times New Roman"/>
          <w:sz w:val="24"/>
          <w:lang w:val="en-US" w:eastAsia="zh-CN"/>
        </w:rPr>
      </w:pPr>
      <w:r w:rsidRPr="0022237F">
        <w:rPr>
          <w:rFonts w:ascii="Times New Roman" w:eastAsiaTheme="minorEastAsia" w:hAnsi="Times New Roman"/>
          <w:sz w:val="24"/>
          <w:lang w:val="en-US" w:eastAsia="zh-CN"/>
        </w:rPr>
        <w:t>Once the user has finished making their usage decisions, the “usage</w:t>
      </w:r>
      <w:r w:rsidRPr="0022237F">
        <w:rPr>
          <w:rFonts w:ascii="Times New Roman" w:eastAsiaTheme="minorEastAsia" w:hAnsi="Times New Roman" w:hint="eastAsia"/>
          <w:sz w:val="24"/>
          <w:lang w:val="en-US" w:eastAsia="zh-CN"/>
        </w:rPr>
        <w:t xml:space="preserve"> done</w:t>
      </w:r>
      <w:r w:rsidRPr="0022237F">
        <w:rPr>
          <w:rFonts w:ascii="Times New Roman" w:eastAsiaTheme="minorEastAsia" w:hAnsi="Times New Roman"/>
          <w:sz w:val="24"/>
          <w:lang w:val="en-US" w:eastAsia="zh-CN"/>
        </w:rPr>
        <w:t>”</w:t>
      </w:r>
      <w:r w:rsidRPr="0022237F">
        <w:rPr>
          <w:rFonts w:ascii="Times New Roman" w:eastAsiaTheme="minorEastAsia" w:hAnsi="Times New Roman" w:hint="eastAsia"/>
          <w:sz w:val="24"/>
          <w:lang w:val="en-US" w:eastAsia="zh-CN"/>
        </w:rPr>
        <w:t xml:space="preserve"> field</w:t>
      </w:r>
      <w:r w:rsidRPr="0022237F">
        <w:rPr>
          <w:rFonts w:ascii="Times New Roman" w:eastAsiaTheme="minorEastAsia" w:hAnsi="Times New Roman"/>
          <w:sz w:val="24"/>
          <w:lang w:val="en-US" w:eastAsia="zh-CN"/>
        </w:rPr>
        <w:t xml:space="preserve"> </w:t>
      </w:r>
      <w:r w:rsidRPr="0022237F">
        <w:rPr>
          <w:rFonts w:ascii="Times New Roman" w:eastAsiaTheme="minorEastAsia" w:hAnsi="Times New Roman" w:hint="eastAsia"/>
          <w:sz w:val="24"/>
          <w:lang w:val="en-US" w:eastAsia="zh-CN"/>
        </w:rPr>
        <w:t xml:space="preserve">on sample table </w:t>
      </w:r>
      <w:r w:rsidRPr="0022237F">
        <w:rPr>
          <w:rFonts w:ascii="Times New Roman" w:eastAsiaTheme="minorEastAsia" w:hAnsi="Times New Roman"/>
          <w:sz w:val="24"/>
          <w:lang w:val="en-US" w:eastAsia="zh-CN"/>
        </w:rPr>
        <w:t>will change to 'Yes'</w:t>
      </w:r>
      <w:r w:rsidRPr="0022237F">
        <w:rPr>
          <w:rFonts w:ascii="Times New Roman" w:eastAsiaTheme="minorEastAsia" w:hAnsi="Times New Roman" w:hint="eastAsia"/>
          <w:sz w:val="24"/>
          <w:lang w:val="en-US" w:eastAsia="zh-CN"/>
        </w:rPr>
        <w:t xml:space="preserve"> and </w:t>
      </w:r>
      <w:proofErr w:type="spellStart"/>
      <w:r w:rsidRPr="0022237F">
        <w:rPr>
          <w:rFonts w:ascii="Times New Roman" w:eastAsiaTheme="minorEastAsia" w:hAnsi="Times New Roman" w:hint="eastAsia"/>
          <w:sz w:val="24"/>
          <w:lang w:val="en-US" w:eastAsia="zh-CN"/>
        </w:rPr>
        <w:t>Hen_to_be_sent</w:t>
      </w:r>
      <w:proofErr w:type="spellEnd"/>
      <w:r w:rsidRPr="0022237F">
        <w:rPr>
          <w:rFonts w:ascii="Times New Roman" w:eastAsiaTheme="minorEastAsia" w:hAnsi="Times New Roman" w:hint="eastAsia"/>
          <w:sz w:val="24"/>
          <w:lang w:val="en-US" w:eastAsia="zh-CN"/>
        </w:rPr>
        <w:t xml:space="preserve"> is set to TRUE</w:t>
      </w:r>
      <w:r w:rsidR="005C1E38">
        <w:rPr>
          <w:rFonts w:ascii="Times New Roman" w:eastAsiaTheme="minorEastAsia" w:hAnsi="Times New Roman" w:hint="eastAsia"/>
          <w:sz w:val="24"/>
          <w:lang w:val="en-US" w:eastAsia="zh-CN"/>
        </w:rPr>
        <w:t xml:space="preserve">, </w:t>
      </w:r>
      <w:r w:rsidR="001A1F57">
        <w:rPr>
          <w:rFonts w:ascii="Times New Roman" w:eastAsiaTheme="minorEastAsia" w:hAnsi="Times New Roman" w:hint="eastAsia"/>
          <w:sz w:val="24"/>
          <w:lang w:val="en-US" w:eastAsia="zh-CN"/>
        </w:rPr>
        <w:t xml:space="preserve">the </w:t>
      </w:r>
      <w:commentRangeStart w:id="159"/>
      <w:commentRangeStart w:id="160"/>
      <w:commentRangeStart w:id="161"/>
      <w:r w:rsidR="001A1F57">
        <w:rPr>
          <w:rFonts w:ascii="Times New Roman" w:eastAsiaTheme="minorEastAsia" w:hAnsi="Times New Roman" w:hint="eastAsia"/>
          <w:sz w:val="24"/>
          <w:lang w:val="en-US" w:eastAsia="zh-CN"/>
        </w:rPr>
        <w:t>adjustment</w:t>
      </w:r>
      <w:commentRangeEnd w:id="159"/>
      <w:r>
        <w:rPr>
          <w:rStyle w:val="CommentReference"/>
        </w:rPr>
        <w:commentReference w:id="159"/>
      </w:r>
      <w:commentRangeEnd w:id="160"/>
      <w:r>
        <w:rPr>
          <w:rStyle w:val="CommentReference"/>
        </w:rPr>
        <w:commentReference w:id="160"/>
      </w:r>
      <w:commentRangeEnd w:id="161"/>
      <w:r>
        <w:rPr>
          <w:rStyle w:val="CommentReference"/>
        </w:rPr>
        <w:commentReference w:id="161"/>
      </w:r>
      <w:r w:rsidR="001A1F57">
        <w:rPr>
          <w:rFonts w:ascii="Times New Roman" w:eastAsiaTheme="minorEastAsia" w:hAnsi="Times New Roman" w:hint="eastAsia"/>
          <w:sz w:val="24"/>
          <w:lang w:val="en-US" w:eastAsia="zh-CN"/>
        </w:rPr>
        <w:t xml:space="preserve"> information will be stored into the </w:t>
      </w:r>
      <w:proofErr w:type="spellStart"/>
      <w:r w:rsidR="001A1F57">
        <w:rPr>
          <w:rFonts w:ascii="Times New Roman" w:eastAsiaTheme="minorEastAsia" w:hAnsi="Times New Roman" w:hint="eastAsia"/>
          <w:sz w:val="24"/>
          <w:lang w:val="en-US" w:eastAsia="zh-CN"/>
        </w:rPr>
        <w:t>json</w:t>
      </w:r>
      <w:proofErr w:type="spellEnd"/>
      <w:r w:rsidR="001A1F57">
        <w:rPr>
          <w:rFonts w:ascii="Times New Roman" w:eastAsiaTheme="minorEastAsia" w:hAnsi="Times New Roman" w:hint="eastAsia"/>
          <w:sz w:val="24"/>
          <w:lang w:val="en-US" w:eastAsia="zh-CN"/>
        </w:rPr>
        <w:t xml:space="preserve"> file.</w:t>
      </w:r>
    </w:p>
    <w:p w14:paraId="56F2A1FD" w14:textId="519F04E3" w:rsidR="586FA231" w:rsidRDefault="586FA231" w:rsidP="30EA73D5">
      <w:pPr>
        <w:pStyle w:val="ListParagraph"/>
        <w:numPr>
          <w:ilvl w:val="0"/>
          <w:numId w:val="2"/>
        </w:numPr>
        <w:jc w:val="both"/>
        <w:rPr>
          <w:rFonts w:ascii="Times New Roman" w:eastAsiaTheme="minorEastAsia" w:hAnsi="Times New Roman"/>
          <w:szCs w:val="20"/>
          <w:lang w:eastAsia="zh-CN"/>
        </w:rPr>
      </w:pPr>
      <w:r w:rsidRPr="30EA73D5">
        <w:rPr>
          <w:rFonts w:ascii="Times New Roman" w:eastAsiaTheme="minorEastAsia" w:hAnsi="Times New Roman"/>
          <w:sz w:val="24"/>
          <w:lang w:eastAsia="zh-CN"/>
        </w:rPr>
        <w:t>Add a new field to the sample table to indicate which system the sample was sent to, enabling the plant team to check whether the results have been pushed to the MES or DCS.</w:t>
      </w:r>
    </w:p>
    <w:p w14:paraId="3A3C8C15" w14:textId="599A624E" w:rsidR="009D73C6" w:rsidRDefault="009D73C6" w:rsidP="00090406">
      <w:pPr>
        <w:pStyle w:val="ListParagraph"/>
        <w:numPr>
          <w:ilvl w:val="0"/>
          <w:numId w:val="2"/>
        </w:numPr>
        <w:jc w:val="both"/>
        <w:rPr>
          <w:rFonts w:ascii="Times New Roman" w:eastAsiaTheme="minorEastAsia" w:hAnsi="Times New Roman"/>
          <w:sz w:val="24"/>
          <w:lang w:eastAsia="zh-CN"/>
        </w:rPr>
      </w:pPr>
      <w:r w:rsidRPr="00415D86">
        <w:rPr>
          <w:rFonts w:ascii="Times New Roman" w:eastAsiaTheme="minorEastAsia" w:hAnsi="Times New Roman"/>
          <w:sz w:val="24"/>
          <w:lang w:eastAsia="zh-CN"/>
        </w:rPr>
        <w:t xml:space="preserve">After successful transmission, </w:t>
      </w:r>
      <w:proofErr w:type="spellStart"/>
      <w:r w:rsidR="00771EC3">
        <w:rPr>
          <w:rFonts w:ascii="Times New Roman" w:eastAsiaTheme="minorEastAsia" w:hAnsi="Times New Roman" w:hint="eastAsia"/>
          <w:sz w:val="24"/>
          <w:lang w:eastAsia="zh-CN"/>
        </w:rPr>
        <w:t>Hen_</w:t>
      </w:r>
      <w:r w:rsidRPr="00415D86">
        <w:rPr>
          <w:rFonts w:ascii="Times New Roman" w:eastAsiaTheme="minorEastAsia" w:hAnsi="Times New Roman"/>
          <w:sz w:val="24"/>
          <w:lang w:eastAsia="zh-CN"/>
        </w:rPr>
        <w:t>MES_Has_sent</w:t>
      </w:r>
      <w:proofErr w:type="spellEnd"/>
      <w:r w:rsidRPr="00415D86">
        <w:rPr>
          <w:rFonts w:ascii="Times New Roman" w:eastAsiaTheme="minorEastAsia" w:hAnsi="Times New Roman"/>
          <w:sz w:val="24"/>
          <w:lang w:eastAsia="zh-CN"/>
        </w:rPr>
        <w:t xml:space="preserve"> is set to </w:t>
      </w:r>
      <w:r w:rsidR="00210008">
        <w:rPr>
          <w:rFonts w:ascii="Times New Roman" w:eastAsiaTheme="minorEastAsia" w:hAnsi="Times New Roman" w:hint="eastAsia"/>
          <w:sz w:val="24"/>
          <w:lang w:val="en-US" w:eastAsia="zh-CN"/>
        </w:rPr>
        <w:t>TRUE.</w:t>
      </w:r>
    </w:p>
    <w:p w14:paraId="664EC45D" w14:textId="77777777" w:rsidR="00E844CF" w:rsidRDefault="00E844CF" w:rsidP="00090406">
      <w:pPr>
        <w:pStyle w:val="ListParagraph"/>
        <w:numPr>
          <w:ilvl w:val="0"/>
          <w:numId w:val="2"/>
        </w:numPr>
        <w:jc w:val="both"/>
        <w:rPr>
          <w:rFonts w:ascii="Times New Roman" w:eastAsiaTheme="minorEastAsia" w:hAnsi="Times New Roman"/>
          <w:sz w:val="24"/>
          <w:lang w:val="en-US" w:eastAsia="zh-CN"/>
        </w:rPr>
      </w:pPr>
      <w:commentRangeStart w:id="162"/>
      <w:commentRangeStart w:id="163"/>
      <w:r w:rsidRPr="4F0107CC">
        <w:rPr>
          <w:rFonts w:ascii="Times New Roman" w:eastAsiaTheme="minorEastAsia" w:hAnsi="Times New Roman"/>
          <w:sz w:val="24"/>
          <w:lang w:val="en-US" w:eastAsia="zh-CN"/>
        </w:rPr>
        <w:t>Adjustment master data maintenance and information entry</w:t>
      </w:r>
      <w:commentRangeEnd w:id="162"/>
      <w:r>
        <w:rPr>
          <w:rStyle w:val="CommentReference"/>
        </w:rPr>
        <w:commentReference w:id="162"/>
      </w:r>
      <w:commentRangeEnd w:id="163"/>
      <w:r>
        <w:rPr>
          <w:rStyle w:val="CommentReference"/>
        </w:rPr>
        <w:commentReference w:id="163"/>
      </w:r>
    </w:p>
    <w:p w14:paraId="4D272345" w14:textId="35E0CAB6" w:rsidR="00463A0C" w:rsidRDefault="00C36130" w:rsidP="00463A0C">
      <w:pPr>
        <w:pStyle w:val="ListParagraph"/>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Add a new adjustment table: </w:t>
      </w:r>
      <w:proofErr w:type="spellStart"/>
      <w:r>
        <w:rPr>
          <w:rFonts w:ascii="Times New Roman" w:eastAsiaTheme="minorEastAsia" w:hAnsi="Times New Roman" w:hint="eastAsia"/>
          <w:sz w:val="24"/>
          <w:lang w:val="en-US" w:eastAsia="zh-CN"/>
        </w:rPr>
        <w:t>Hen_adjustment_table</w:t>
      </w:r>
      <w:proofErr w:type="spellEnd"/>
      <w:r>
        <w:rPr>
          <w:rFonts w:ascii="Times New Roman" w:eastAsiaTheme="minorEastAsia" w:hAnsi="Times New Roman" w:hint="eastAsia"/>
          <w:sz w:val="24"/>
          <w:lang w:val="en-US" w:eastAsia="zh-CN"/>
        </w:rPr>
        <w:t>:</w:t>
      </w:r>
    </w:p>
    <w:p w14:paraId="670D9984" w14:textId="47C8B575" w:rsidR="00C36130" w:rsidRDefault="00D70411" w:rsidP="00463A0C">
      <w:pPr>
        <w:pStyle w:val="ListParagraph"/>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E</w:t>
      </w:r>
      <w:r>
        <w:rPr>
          <w:rFonts w:ascii="Times New Roman" w:eastAsiaTheme="minorEastAsia" w:hAnsi="Times New Roman" w:hint="eastAsia"/>
          <w:sz w:val="24"/>
          <w:lang w:val="en-US" w:eastAsia="zh-CN"/>
        </w:rPr>
        <w:t>xample:</w:t>
      </w:r>
    </w:p>
    <w:p w14:paraId="0A486044" w14:textId="145BA5BC" w:rsidR="00D70411" w:rsidRPr="002B309F" w:rsidRDefault="233B5AE9" w:rsidP="1AF14310">
      <w:pPr>
        <w:pStyle w:val="ListParagraph"/>
        <w:ind w:left="0"/>
        <w:jc w:val="both"/>
        <w:rPr>
          <w:rFonts w:ascii="Times New Roman" w:eastAsiaTheme="minorEastAsia" w:hAnsi="Times New Roman"/>
          <w:sz w:val="24"/>
          <w:lang w:val="en-US" w:eastAsia="zh-CN"/>
        </w:rPr>
      </w:pPr>
      <w:r>
        <w:rPr>
          <w:noProof/>
        </w:rPr>
        <w:drawing>
          <wp:inline distT="0" distB="0" distL="0" distR="0" wp14:anchorId="67F9E326" wp14:editId="01355D85">
            <wp:extent cx="5943600" cy="601980"/>
            <wp:effectExtent l="0" t="0" r="0" b="7620"/>
            <wp:docPr id="86111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01980"/>
                    </a:xfrm>
                    <a:prstGeom prst="rect">
                      <a:avLst/>
                    </a:prstGeom>
                    <a:noFill/>
                    <a:ln>
                      <a:noFill/>
                    </a:ln>
                  </pic:spPr>
                </pic:pic>
              </a:graphicData>
            </a:graphic>
          </wp:inline>
        </w:drawing>
      </w:r>
    </w:p>
    <w:p w14:paraId="394A25A9" w14:textId="15D79AE1" w:rsidR="00D70411" w:rsidRPr="002B309F" w:rsidRDefault="233B5AE9" w:rsidP="00463A0C">
      <w:pPr>
        <w:pStyle w:val="ListParagraph"/>
        <w:jc w:val="both"/>
        <w:rPr>
          <w:rFonts w:ascii="Times New Roman" w:eastAsiaTheme="minorEastAsia" w:hAnsi="Times New Roman"/>
          <w:sz w:val="24"/>
        </w:rPr>
      </w:pPr>
      <w:r w:rsidRPr="1AF14310">
        <w:rPr>
          <w:rFonts w:ascii="Times New Roman" w:hAnsi="Times New Roman"/>
          <w:sz w:val="24"/>
        </w:rPr>
        <w:t>Fields description:</w:t>
      </w:r>
    </w:p>
    <w:tbl>
      <w:tblPr>
        <w:tblW w:w="0" w:type="auto"/>
        <w:tblLayout w:type="fixed"/>
        <w:tblLook w:val="06A0" w:firstRow="1" w:lastRow="0" w:firstColumn="1" w:lastColumn="0" w:noHBand="1" w:noVBand="1"/>
      </w:tblPr>
      <w:tblGrid>
        <w:gridCol w:w="1530"/>
        <w:gridCol w:w="1835"/>
        <w:gridCol w:w="2977"/>
        <w:gridCol w:w="1155"/>
        <w:gridCol w:w="1978"/>
      </w:tblGrid>
      <w:tr w:rsidR="1AF14310" w14:paraId="7B50624D" w14:textId="77777777" w:rsidTr="1AF14310">
        <w:trPr>
          <w:trHeight w:val="285"/>
        </w:trPr>
        <w:tc>
          <w:tcPr>
            <w:tcW w:w="1530" w:type="dxa"/>
            <w:tcBorders>
              <w:top w:val="nil"/>
              <w:left w:val="nil"/>
              <w:bottom w:val="nil"/>
              <w:right w:val="nil"/>
            </w:tcBorders>
            <w:shd w:val="clear" w:color="auto" w:fill="DDEBF7"/>
            <w:tcMar>
              <w:top w:w="15" w:type="dxa"/>
              <w:left w:w="15" w:type="dxa"/>
              <w:right w:w="15" w:type="dxa"/>
            </w:tcMar>
            <w:vAlign w:val="bottom"/>
          </w:tcPr>
          <w:p w14:paraId="04543E54" w14:textId="04B47B88" w:rsidR="1AF14310" w:rsidRDefault="1AF14310" w:rsidP="1AF14310">
            <w:pPr>
              <w:spacing w:before="0" w:after="0"/>
              <w:rPr>
                <w:rFonts w:ascii="Times New Roman" w:hAnsi="Times New Roman"/>
                <w:b/>
                <w:bCs/>
                <w:color w:val="000000" w:themeColor="text1"/>
                <w:szCs w:val="20"/>
              </w:rPr>
            </w:pPr>
            <w:r w:rsidRPr="1AF14310">
              <w:rPr>
                <w:rFonts w:ascii="Times New Roman" w:hAnsi="Times New Roman"/>
                <w:b/>
                <w:bCs/>
                <w:color w:val="000000" w:themeColor="text1"/>
                <w:szCs w:val="20"/>
              </w:rPr>
              <w:t xml:space="preserve">Field </w:t>
            </w:r>
          </w:p>
        </w:tc>
        <w:tc>
          <w:tcPr>
            <w:tcW w:w="1835" w:type="dxa"/>
            <w:tcBorders>
              <w:top w:val="nil"/>
              <w:left w:val="nil"/>
              <w:bottom w:val="nil"/>
              <w:right w:val="nil"/>
            </w:tcBorders>
            <w:shd w:val="clear" w:color="auto" w:fill="DDEBF7"/>
            <w:tcMar>
              <w:top w:w="15" w:type="dxa"/>
              <w:left w:w="15" w:type="dxa"/>
              <w:right w:w="15" w:type="dxa"/>
            </w:tcMar>
            <w:vAlign w:val="bottom"/>
          </w:tcPr>
          <w:p w14:paraId="5F42C854" w14:textId="6A71A3B0" w:rsidR="1AF14310" w:rsidRDefault="1AF14310" w:rsidP="1AF14310">
            <w:pPr>
              <w:spacing w:before="0" w:after="0"/>
              <w:rPr>
                <w:rFonts w:ascii="Times New Roman" w:hAnsi="Times New Roman"/>
                <w:b/>
                <w:bCs/>
                <w:color w:val="000000" w:themeColor="text1"/>
                <w:szCs w:val="20"/>
              </w:rPr>
            </w:pPr>
            <w:r w:rsidRPr="1AF14310">
              <w:rPr>
                <w:rFonts w:ascii="Times New Roman" w:hAnsi="Times New Roman"/>
                <w:b/>
                <w:bCs/>
                <w:color w:val="000000" w:themeColor="text1"/>
                <w:szCs w:val="20"/>
              </w:rPr>
              <w:t>Is it a primary key</w:t>
            </w:r>
          </w:p>
        </w:tc>
        <w:tc>
          <w:tcPr>
            <w:tcW w:w="2977" w:type="dxa"/>
            <w:tcBorders>
              <w:top w:val="nil"/>
              <w:left w:val="nil"/>
              <w:bottom w:val="nil"/>
              <w:right w:val="nil"/>
            </w:tcBorders>
            <w:shd w:val="clear" w:color="auto" w:fill="DDEBF7"/>
            <w:tcMar>
              <w:top w:w="15" w:type="dxa"/>
              <w:left w:w="15" w:type="dxa"/>
              <w:right w:w="15" w:type="dxa"/>
            </w:tcMar>
            <w:vAlign w:val="bottom"/>
          </w:tcPr>
          <w:p w14:paraId="23066011" w14:textId="4812AC5F" w:rsidR="1AF14310" w:rsidRDefault="1AF14310" w:rsidP="1AF14310">
            <w:pPr>
              <w:spacing w:before="0" w:after="0"/>
              <w:rPr>
                <w:rFonts w:ascii="Times New Roman" w:hAnsi="Times New Roman"/>
                <w:b/>
                <w:bCs/>
                <w:color w:val="000000" w:themeColor="text1"/>
                <w:szCs w:val="20"/>
              </w:rPr>
            </w:pPr>
            <w:r w:rsidRPr="1AF14310">
              <w:rPr>
                <w:rFonts w:ascii="Times New Roman" w:hAnsi="Times New Roman"/>
                <w:b/>
                <w:bCs/>
                <w:color w:val="000000" w:themeColor="text1"/>
                <w:szCs w:val="20"/>
              </w:rPr>
              <w:t>Field type</w:t>
            </w:r>
          </w:p>
        </w:tc>
        <w:tc>
          <w:tcPr>
            <w:tcW w:w="1155" w:type="dxa"/>
            <w:tcBorders>
              <w:top w:val="nil"/>
              <w:left w:val="nil"/>
              <w:bottom w:val="nil"/>
              <w:right w:val="nil"/>
            </w:tcBorders>
            <w:shd w:val="clear" w:color="auto" w:fill="DDEBF7"/>
            <w:tcMar>
              <w:top w:w="15" w:type="dxa"/>
              <w:left w:w="15" w:type="dxa"/>
              <w:right w:w="15" w:type="dxa"/>
            </w:tcMar>
            <w:vAlign w:val="bottom"/>
          </w:tcPr>
          <w:p w14:paraId="281B33B1" w14:textId="4A5CB074" w:rsidR="1AF14310" w:rsidRDefault="1AF14310" w:rsidP="1AF14310">
            <w:pPr>
              <w:spacing w:before="0" w:after="0"/>
              <w:rPr>
                <w:rFonts w:ascii="Times New Roman" w:hAnsi="Times New Roman"/>
                <w:b/>
                <w:bCs/>
                <w:color w:val="000000" w:themeColor="text1"/>
                <w:szCs w:val="20"/>
              </w:rPr>
            </w:pPr>
            <w:r w:rsidRPr="1AF14310">
              <w:rPr>
                <w:rFonts w:ascii="Times New Roman" w:hAnsi="Times New Roman"/>
                <w:b/>
                <w:bCs/>
                <w:color w:val="000000" w:themeColor="text1"/>
                <w:szCs w:val="20"/>
              </w:rPr>
              <w:t>Mandatory</w:t>
            </w:r>
          </w:p>
        </w:tc>
        <w:tc>
          <w:tcPr>
            <w:tcW w:w="1978" w:type="dxa"/>
            <w:tcBorders>
              <w:top w:val="nil"/>
              <w:left w:val="nil"/>
              <w:bottom w:val="nil"/>
              <w:right w:val="nil"/>
            </w:tcBorders>
            <w:shd w:val="clear" w:color="auto" w:fill="DDEBF7"/>
            <w:tcMar>
              <w:top w:w="15" w:type="dxa"/>
              <w:left w:w="15" w:type="dxa"/>
              <w:right w:w="15" w:type="dxa"/>
            </w:tcMar>
            <w:vAlign w:val="bottom"/>
          </w:tcPr>
          <w:p w14:paraId="103ED134" w14:textId="33F8BD65" w:rsidR="1AF14310" w:rsidRDefault="1AF14310" w:rsidP="1AF14310">
            <w:pPr>
              <w:spacing w:before="0" w:after="0"/>
              <w:rPr>
                <w:rFonts w:ascii="Times New Roman" w:hAnsi="Times New Roman"/>
                <w:b/>
                <w:bCs/>
                <w:color w:val="000000" w:themeColor="text1"/>
                <w:szCs w:val="20"/>
              </w:rPr>
            </w:pPr>
            <w:r w:rsidRPr="1AF14310">
              <w:rPr>
                <w:rFonts w:ascii="Times New Roman" w:hAnsi="Times New Roman"/>
                <w:b/>
                <w:bCs/>
                <w:color w:val="000000" w:themeColor="text1"/>
                <w:szCs w:val="20"/>
              </w:rPr>
              <w:t>Description</w:t>
            </w:r>
          </w:p>
        </w:tc>
      </w:tr>
      <w:tr w:rsidR="1AF14310" w14:paraId="070D166B"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2CF9A430" w14:textId="5F3984F7"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MLP</w:t>
            </w:r>
          </w:p>
        </w:tc>
        <w:tc>
          <w:tcPr>
            <w:tcW w:w="1835"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145F1C8C" w14:textId="41FCD7E1"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D7EAC4" w14:textId="0BCC5F0F"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Mlp_header</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2F55E2" w14:textId="48F7243A"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8E1BD0" w14:textId="162395B7"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r>
      <w:tr w:rsidR="1AF14310" w14:paraId="2B883BB0" w14:textId="77777777" w:rsidTr="1AF14310">
        <w:trPr>
          <w:trHeight w:val="570"/>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3F6199" w14:textId="41CBE8C0"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IDH</w:t>
            </w:r>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685D4C" w14:textId="7E8B5DB8"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CCC537" w14:textId="60FB4A80"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Text</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DD1429" w14:textId="4EB1008C"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68481C" w14:textId="22F2BEB5"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sample IDH</w:t>
            </w:r>
            <w:r>
              <w:br/>
            </w:r>
            <w:r w:rsidRPr="1AF14310">
              <w:rPr>
                <w:rFonts w:ascii="Times New Roman" w:hAnsi="Times New Roman"/>
                <w:color w:val="000000" w:themeColor="text1"/>
                <w:szCs w:val="20"/>
              </w:rPr>
              <w:t xml:space="preserve"> Automatically imported from MLP</w:t>
            </w:r>
          </w:p>
        </w:tc>
      </w:tr>
      <w:tr w:rsidR="1AF14310" w14:paraId="2266321E"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44F14E94" w14:textId="07A85989"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Analysis</w:t>
            </w:r>
          </w:p>
        </w:tc>
        <w:tc>
          <w:tcPr>
            <w:tcW w:w="1835"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313B0470" w14:textId="5C43E082"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52112E" w14:textId="7711C987"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versioned_Analysis</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505F58F" w14:textId="1AE42AD9"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915108" w14:textId="3D99621A"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r>
      <w:tr w:rsidR="1AF14310" w14:paraId="2B414046"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B25D7E" w14:textId="40B52570"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Analysis Name</w:t>
            </w:r>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9788317" w14:textId="5E014266"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262758" w14:textId="6A5FE7C9"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text  </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E945EB" w14:textId="0F69510E"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4A280C" w14:textId="25FF57AC"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Automatically imported from Analysis</w:t>
            </w:r>
          </w:p>
        </w:tc>
      </w:tr>
      <w:tr w:rsidR="1AF14310" w14:paraId="1FE6EA2E"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89DD7E" w14:textId="125DF9E8" w:rsidR="1AF14310" w:rsidRDefault="1AF14310" w:rsidP="1AF14310">
            <w:pPr>
              <w:spacing w:before="0" w:after="0"/>
              <w:rPr>
                <w:rFonts w:ascii="Times New Roman" w:hAnsi="Times New Roman"/>
                <w:color w:val="000000" w:themeColor="text1"/>
                <w:szCs w:val="20"/>
              </w:rPr>
            </w:pPr>
            <w:proofErr w:type="spellStart"/>
            <w:r w:rsidRPr="1AF14310">
              <w:rPr>
                <w:rFonts w:ascii="Times New Roman" w:hAnsi="Times New Roman"/>
                <w:color w:val="000000" w:themeColor="text1"/>
                <w:szCs w:val="20"/>
              </w:rPr>
              <w:t>TestMetthod</w:t>
            </w:r>
            <w:proofErr w:type="spellEnd"/>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B2A4A3" w14:textId="683396B4"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F8F391" w14:textId="4F8B225D"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text  </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ECDE79" w14:textId="6CB77B5A"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BD250C" w14:textId="231A7DA3"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Automatically imported from Analysis</w:t>
            </w:r>
          </w:p>
        </w:tc>
      </w:tr>
      <w:tr w:rsidR="1AF14310" w14:paraId="65EF93A2" w14:textId="77777777" w:rsidTr="1AF14310">
        <w:trPr>
          <w:trHeight w:val="570"/>
        </w:trPr>
        <w:tc>
          <w:tcPr>
            <w:tcW w:w="1530"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0E5C1426" w14:textId="12BD0EB8" w:rsidR="1AF14310" w:rsidRDefault="1AF14310" w:rsidP="1AF14310">
            <w:pPr>
              <w:spacing w:before="0" w:after="0"/>
              <w:rPr>
                <w:rFonts w:ascii="Times New Roman" w:hAnsi="Times New Roman"/>
                <w:color w:val="000000" w:themeColor="text1"/>
                <w:szCs w:val="20"/>
              </w:rPr>
            </w:pPr>
            <w:proofErr w:type="spellStart"/>
            <w:r w:rsidRPr="1AF14310">
              <w:rPr>
                <w:rFonts w:ascii="Times New Roman" w:hAnsi="Times New Roman"/>
                <w:color w:val="000000" w:themeColor="text1"/>
                <w:szCs w:val="20"/>
              </w:rPr>
              <w:t>Above_standard</w:t>
            </w:r>
            <w:proofErr w:type="spellEnd"/>
          </w:p>
        </w:tc>
        <w:tc>
          <w:tcPr>
            <w:tcW w:w="1835"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049AEF46" w14:textId="11130C4E"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2FC1B67" w14:textId="48B70B49"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Phrase </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48D77B" w14:textId="789AE40D"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794312" w14:textId="4CB51067"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Above standard or below standard </w:t>
            </w:r>
            <w:r>
              <w:br/>
            </w:r>
            <w:r w:rsidRPr="1AF14310">
              <w:rPr>
                <w:rFonts w:ascii="Times New Roman" w:hAnsi="Times New Roman"/>
                <w:color w:val="000000" w:themeColor="text1"/>
                <w:szCs w:val="20"/>
              </w:rPr>
              <w:t>Phrase options ：</w:t>
            </w:r>
            <w:proofErr w:type="spellStart"/>
            <w:r w:rsidRPr="1AF14310">
              <w:rPr>
                <w:rFonts w:ascii="Times New Roman" w:hAnsi="Times New Roman"/>
                <w:color w:val="000000" w:themeColor="text1"/>
                <w:szCs w:val="20"/>
              </w:rPr>
              <w:t>Above、Below</w:t>
            </w:r>
            <w:proofErr w:type="spellEnd"/>
          </w:p>
        </w:tc>
      </w:tr>
      <w:tr w:rsidR="1AF14310" w14:paraId="69112D26"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29E70F24" w14:textId="0D6A4046" w:rsidR="1AF14310" w:rsidRDefault="1AF14310" w:rsidP="1AF14310">
            <w:pPr>
              <w:spacing w:before="0" w:after="0"/>
              <w:rPr>
                <w:rFonts w:ascii="Times New Roman" w:hAnsi="Times New Roman"/>
                <w:color w:val="000000" w:themeColor="text1"/>
                <w:szCs w:val="20"/>
              </w:rPr>
            </w:pPr>
            <w:proofErr w:type="spellStart"/>
            <w:r w:rsidRPr="1AF14310">
              <w:rPr>
                <w:rFonts w:ascii="Times New Roman" w:hAnsi="Times New Roman"/>
                <w:color w:val="000000" w:themeColor="text1"/>
                <w:szCs w:val="20"/>
              </w:rPr>
              <w:t>Adjustment_Material</w:t>
            </w:r>
            <w:proofErr w:type="spellEnd"/>
          </w:p>
        </w:tc>
        <w:tc>
          <w:tcPr>
            <w:tcW w:w="1835" w:type="dxa"/>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bottom"/>
          </w:tcPr>
          <w:p w14:paraId="2F13C4F0" w14:textId="5F5937BD"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B64E78" w14:textId="23C396CA"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Links substance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D7154D" w14:textId="4EC97D06"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E51B17" w14:textId="5F129CA4"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adjustment IDH </w:t>
            </w:r>
          </w:p>
        </w:tc>
      </w:tr>
      <w:tr w:rsidR="1AF14310" w14:paraId="5654B257"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0626A9" w14:textId="7C181A88"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lastRenderedPageBreak/>
              <w:t>Plant</w:t>
            </w:r>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AA657A" w14:textId="75A74C91"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627AAA" w14:textId="28C0FC69"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hen_Plant</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32E06D" w14:textId="6F41A3BC"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Y</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9B0A7F" w14:textId="5CC04A8E"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r>
      <w:tr w:rsidR="1AF14310" w14:paraId="716ACDBC"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5B3265" w14:textId="412270A1" w:rsidR="1AF14310" w:rsidRDefault="1AF14310" w:rsidP="1AF14310">
            <w:pPr>
              <w:spacing w:before="0" w:after="0"/>
              <w:rPr>
                <w:rFonts w:ascii="Times New Roman" w:hAnsi="Times New Roman"/>
                <w:color w:val="000000" w:themeColor="text1"/>
                <w:szCs w:val="20"/>
              </w:rPr>
            </w:pPr>
            <w:proofErr w:type="spellStart"/>
            <w:r w:rsidRPr="1AF14310">
              <w:rPr>
                <w:rFonts w:ascii="Times New Roman" w:hAnsi="Times New Roman"/>
                <w:color w:val="000000" w:themeColor="text1"/>
                <w:szCs w:val="20"/>
              </w:rPr>
              <w:t>WorkCenter</w:t>
            </w:r>
            <w:proofErr w:type="spellEnd"/>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022649" w14:textId="7E9CEE96"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3D4E8A" w14:textId="3CD5F49B"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hen_WorkCenter</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0B6A24" w14:textId="7EB129C8"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6F8CA2" w14:textId="72028422"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r>
      <w:tr w:rsidR="1AF14310" w14:paraId="5F02F0F0"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9C9A40" w14:textId="79B474E4"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storage location</w:t>
            </w:r>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20BA2C" w14:textId="36D02F27"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FB1A09" w14:textId="30BAEE88"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hen_Plant_location</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F9B9F2" w14:textId="0B1BC5FD"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D2BA95" w14:textId="1EF4FA83"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r>
      <w:tr w:rsidR="1AF14310" w14:paraId="11CA0980"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6A686D" w14:textId="52255D4A"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Product Line</w:t>
            </w:r>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A61F90" w14:textId="422DC0CB"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C42705" w14:textId="634FCD82"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hen_Product_line</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0FBEF1" w14:textId="012D9014"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8252A2" w14:textId="3BBADE0E"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r>
      <w:tr w:rsidR="1AF14310" w14:paraId="0E3D5B82"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500AB23" w14:textId="6C68195E" w:rsidR="1AF14310" w:rsidRDefault="1AF14310" w:rsidP="1AF14310">
            <w:pPr>
              <w:spacing w:before="0" w:after="0"/>
              <w:rPr>
                <w:rFonts w:ascii="Times New Roman" w:hAnsi="Times New Roman"/>
                <w:color w:val="000000" w:themeColor="text1"/>
                <w:szCs w:val="20"/>
              </w:rPr>
            </w:pPr>
            <w:proofErr w:type="spellStart"/>
            <w:r w:rsidRPr="1AF14310">
              <w:rPr>
                <w:rFonts w:ascii="Times New Roman" w:hAnsi="Times New Roman"/>
                <w:color w:val="000000" w:themeColor="text1"/>
                <w:szCs w:val="20"/>
              </w:rPr>
              <w:t>modify_on</w:t>
            </w:r>
            <w:proofErr w:type="spellEnd"/>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3273DA" w14:textId="78FCC2D7"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84E76E" w14:textId="070A68A0"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Date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3936D8" w14:textId="55CA2C9D"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5BB494" w14:textId="4BEB8644"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Automatically entered by the system</w:t>
            </w:r>
          </w:p>
        </w:tc>
      </w:tr>
      <w:tr w:rsidR="1AF14310" w14:paraId="4A32B1AB"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F29F9B3" w14:textId="7D3D36D1" w:rsidR="1AF14310" w:rsidRDefault="1AF14310" w:rsidP="1AF14310">
            <w:pPr>
              <w:spacing w:before="0" w:after="0"/>
              <w:rPr>
                <w:rFonts w:ascii="Times New Roman" w:hAnsi="Times New Roman"/>
                <w:color w:val="000000" w:themeColor="text1"/>
                <w:szCs w:val="20"/>
              </w:rPr>
            </w:pPr>
            <w:proofErr w:type="spellStart"/>
            <w:r w:rsidRPr="1AF14310">
              <w:rPr>
                <w:rFonts w:ascii="Times New Roman" w:hAnsi="Times New Roman"/>
                <w:color w:val="000000" w:themeColor="text1"/>
                <w:szCs w:val="20"/>
              </w:rPr>
              <w:t>modify_by</w:t>
            </w:r>
            <w:proofErr w:type="spellEnd"/>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4CD870" w14:textId="49056FE3"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218551" w14:textId="60DEE24C"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Links personnel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DF21A7" w14:textId="34B4D405"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FE256B" w14:textId="55C65369"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Automatically entered by the system</w:t>
            </w:r>
          </w:p>
        </w:tc>
      </w:tr>
      <w:tr w:rsidR="1AF14310" w14:paraId="41D8380C" w14:textId="77777777" w:rsidTr="1AF14310">
        <w:trPr>
          <w:trHeight w:val="28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2E7BCB" w14:textId="43AE7F90"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Group</w:t>
            </w:r>
          </w:p>
        </w:tc>
        <w:tc>
          <w:tcPr>
            <w:tcW w:w="18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97ED2A" w14:textId="018FF663"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297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E153C7" w14:textId="70CEF1D5"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Links </w:t>
            </w:r>
            <w:proofErr w:type="spellStart"/>
            <w:r w:rsidRPr="1AF14310">
              <w:rPr>
                <w:rFonts w:ascii="Times New Roman" w:hAnsi="Times New Roman"/>
                <w:color w:val="000000" w:themeColor="text1"/>
                <w:szCs w:val="20"/>
              </w:rPr>
              <w:t>group_header</w:t>
            </w:r>
            <w:proofErr w:type="spellEnd"/>
            <w:r w:rsidRPr="1AF14310">
              <w:rPr>
                <w:rFonts w:ascii="Times New Roman" w:hAnsi="Times New Roman"/>
                <w:color w:val="000000" w:themeColor="text1"/>
                <w:szCs w:val="20"/>
              </w:rPr>
              <w:t xml:space="preserve"> table</w:t>
            </w:r>
          </w:p>
        </w:tc>
        <w:tc>
          <w:tcPr>
            <w:tcW w:w="11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A93DCF" w14:textId="313A2F02"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 xml:space="preserve"> </w:t>
            </w:r>
          </w:p>
        </w:tc>
        <w:tc>
          <w:tcPr>
            <w:tcW w:w="1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DAF7AB" w14:textId="230C713C" w:rsidR="1AF14310" w:rsidRDefault="1AF14310" w:rsidP="1AF14310">
            <w:pPr>
              <w:spacing w:before="0" w:after="0"/>
              <w:rPr>
                <w:rFonts w:ascii="Times New Roman" w:hAnsi="Times New Roman"/>
                <w:color w:val="000000" w:themeColor="text1"/>
                <w:szCs w:val="20"/>
              </w:rPr>
            </w:pPr>
            <w:r w:rsidRPr="1AF14310">
              <w:rPr>
                <w:rFonts w:ascii="Times New Roman" w:hAnsi="Times New Roman"/>
                <w:color w:val="000000" w:themeColor="text1"/>
                <w:szCs w:val="20"/>
              </w:rPr>
              <w:t>Automatically import Plant's Group</w:t>
            </w:r>
          </w:p>
        </w:tc>
      </w:tr>
    </w:tbl>
    <w:p w14:paraId="39E6ABEB" w14:textId="59940582" w:rsidR="7545F974" w:rsidRDefault="7545F974" w:rsidP="7545F974">
      <w:pPr>
        <w:pStyle w:val="ListParagraph"/>
        <w:jc w:val="both"/>
      </w:pPr>
    </w:p>
    <w:p w14:paraId="76D01F0A" w14:textId="41AEC52E" w:rsidR="00E844CF" w:rsidRPr="002B309F" w:rsidRDefault="004561B7" w:rsidP="00090406">
      <w:pPr>
        <w:pStyle w:val="ListParagraph"/>
        <w:numPr>
          <w:ilvl w:val="0"/>
          <w:numId w:val="2"/>
        </w:num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Production line</w:t>
      </w:r>
      <w:r w:rsidR="00E844CF" w:rsidRPr="002B309F">
        <w:rPr>
          <w:rFonts w:ascii="Times New Roman" w:eastAsiaTheme="minorEastAsia" w:hAnsi="Times New Roman"/>
          <w:sz w:val="24"/>
          <w:lang w:val="en-US" w:eastAsia="zh-CN"/>
        </w:rPr>
        <w:t xml:space="preserve"> master data configuration:</w:t>
      </w:r>
    </w:p>
    <w:p w14:paraId="715B9BF3" w14:textId="058429E2" w:rsidR="4E0F8240" w:rsidRDefault="4E0F8240" w:rsidP="0324C291">
      <w:pPr>
        <w:pStyle w:val="ListParagraph"/>
        <w:numPr>
          <w:ilvl w:val="0"/>
          <w:numId w:val="10"/>
        </w:numPr>
        <w:jc w:val="both"/>
        <w:rPr>
          <w:rFonts w:ascii="Times New Roman" w:eastAsiaTheme="minorEastAsia" w:hAnsi="Times New Roman"/>
          <w:sz w:val="24"/>
          <w:lang w:val="en-US" w:eastAsia="zh-CN"/>
        </w:rPr>
      </w:pPr>
      <w:commentRangeStart w:id="164"/>
      <w:commentRangeStart w:id="165"/>
      <w:r w:rsidRPr="0324C291">
        <w:rPr>
          <w:rFonts w:ascii="Times New Roman" w:eastAsiaTheme="minorEastAsia" w:hAnsi="Times New Roman"/>
          <w:sz w:val="24"/>
          <w:lang w:val="en-US" w:eastAsia="zh-CN"/>
        </w:rPr>
        <w:t>Configure whether IPQC needs feedback</w:t>
      </w:r>
      <w:commentRangeEnd w:id="164"/>
      <w:r>
        <w:rPr>
          <w:rStyle w:val="CommentReference"/>
        </w:rPr>
        <w:commentReference w:id="164"/>
      </w:r>
      <w:commentRangeEnd w:id="165"/>
      <w:r>
        <w:rPr>
          <w:rStyle w:val="CommentReference"/>
        </w:rPr>
        <w:commentReference w:id="165"/>
      </w:r>
    </w:p>
    <w:p w14:paraId="79E204D2" w14:textId="719F4162" w:rsidR="7A0A6A74" w:rsidRDefault="7A0A6A74" w:rsidP="0324C291">
      <w:pPr>
        <w:pStyle w:val="ListParagraph"/>
        <w:numPr>
          <w:ilvl w:val="0"/>
          <w:numId w:val="10"/>
        </w:numPr>
        <w:jc w:val="both"/>
        <w:rPr>
          <w:rFonts w:ascii="Times New Roman" w:eastAsiaTheme="minorEastAsia" w:hAnsi="Times New Roman"/>
          <w:sz w:val="24"/>
          <w:lang w:val="en-US" w:eastAsia="zh-CN"/>
        </w:rPr>
      </w:pPr>
      <w:r w:rsidRPr="0324C291">
        <w:rPr>
          <w:rFonts w:ascii="Times New Roman" w:eastAsiaTheme="minorEastAsia" w:hAnsi="Times New Roman"/>
          <w:sz w:val="24"/>
          <w:lang w:val="en-US" w:eastAsia="zh-CN"/>
        </w:rPr>
        <w:t xml:space="preserve">Configure </w:t>
      </w:r>
      <w:bookmarkStart w:id="166" w:name="_Int_6zslqgeZ"/>
      <w:r w:rsidRPr="0324C291">
        <w:rPr>
          <w:rFonts w:ascii="Times New Roman" w:eastAsiaTheme="minorEastAsia" w:hAnsi="Times New Roman"/>
          <w:sz w:val="24"/>
          <w:lang w:val="en-US" w:eastAsia="zh-CN"/>
        </w:rPr>
        <w:t>if</w:t>
      </w:r>
      <w:bookmarkEnd w:id="166"/>
      <w:r w:rsidRPr="0324C291">
        <w:rPr>
          <w:rFonts w:ascii="Times New Roman" w:eastAsiaTheme="minorEastAsia" w:hAnsi="Times New Roman"/>
          <w:sz w:val="24"/>
          <w:lang w:val="en-US" w:eastAsia="zh-CN"/>
        </w:rPr>
        <w:t xml:space="preserve"> need to send to MES or DCS. </w:t>
      </w:r>
    </w:p>
    <w:p w14:paraId="75C81474" w14:textId="238CCB40" w:rsidR="00583F98" w:rsidRPr="002B309F" w:rsidRDefault="00583F98" w:rsidP="00583F98">
      <w:pPr>
        <w:pStyle w:val="ListParagraph"/>
        <w:numPr>
          <w:ilvl w:val="0"/>
          <w:numId w:val="2"/>
        </w:num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Plant</w:t>
      </w:r>
      <w:r w:rsidRPr="002B309F">
        <w:rPr>
          <w:rFonts w:ascii="Times New Roman" w:eastAsiaTheme="minorEastAsia" w:hAnsi="Times New Roman"/>
          <w:sz w:val="24"/>
          <w:lang w:val="en-US" w:eastAsia="zh-CN"/>
        </w:rPr>
        <w:t xml:space="preserve"> master data configuration:</w:t>
      </w:r>
    </w:p>
    <w:p w14:paraId="266E4ABD" w14:textId="04E19934" w:rsidR="00E844CF" w:rsidRDefault="00E844CF" w:rsidP="00090406">
      <w:pPr>
        <w:pStyle w:val="ListParagraph"/>
        <w:numPr>
          <w:ilvl w:val="0"/>
          <w:numId w:val="10"/>
        </w:numPr>
        <w:jc w:val="both"/>
        <w:rPr>
          <w:rFonts w:ascii="Times New Roman" w:eastAsiaTheme="minorEastAsia" w:hAnsi="Times New Roman"/>
          <w:sz w:val="24"/>
          <w:lang w:val="en-US" w:eastAsia="zh-CN"/>
        </w:rPr>
      </w:pPr>
      <w:r w:rsidRPr="4F0107CC">
        <w:rPr>
          <w:rFonts w:ascii="Times New Roman" w:eastAsiaTheme="minorEastAsia" w:hAnsi="Times New Roman"/>
          <w:sz w:val="24"/>
          <w:lang w:val="en-US" w:eastAsia="zh-CN"/>
        </w:rPr>
        <w:t xml:space="preserve">Configure MES </w:t>
      </w:r>
      <w:r w:rsidRPr="4F0107CC">
        <w:rPr>
          <w:rFonts w:ascii="Times New Roman" w:eastAsiaTheme="minorEastAsia" w:hAnsi="Times New Roman"/>
          <w:sz w:val="24"/>
          <w:highlight w:val="yellow"/>
          <w:lang w:val="en-US" w:eastAsia="zh-CN"/>
        </w:rPr>
        <w:t xml:space="preserve">and </w:t>
      </w:r>
      <w:r w:rsidR="004561B7" w:rsidRPr="4F0107CC">
        <w:rPr>
          <w:rFonts w:ascii="Times New Roman" w:eastAsiaTheme="minorEastAsia" w:hAnsi="Times New Roman"/>
          <w:sz w:val="24"/>
          <w:highlight w:val="yellow"/>
          <w:lang w:val="en-US" w:eastAsia="zh-CN"/>
        </w:rPr>
        <w:t>DC</w:t>
      </w:r>
      <w:r w:rsidRPr="4F0107CC">
        <w:rPr>
          <w:rFonts w:ascii="Times New Roman" w:eastAsiaTheme="minorEastAsia" w:hAnsi="Times New Roman"/>
          <w:sz w:val="24"/>
          <w:highlight w:val="yellow"/>
          <w:lang w:val="en-US" w:eastAsia="zh-CN"/>
        </w:rPr>
        <w:t>S</w:t>
      </w:r>
      <w:r w:rsidRPr="4F0107CC">
        <w:rPr>
          <w:rFonts w:ascii="Times New Roman" w:eastAsiaTheme="minorEastAsia" w:hAnsi="Times New Roman"/>
          <w:sz w:val="24"/>
          <w:lang w:val="en-US" w:eastAsia="zh-CN"/>
        </w:rPr>
        <w:t xml:space="preserve"> interface addresses</w:t>
      </w:r>
      <w:r w:rsidR="00583F98">
        <w:rPr>
          <w:rFonts w:ascii="Times New Roman" w:eastAsiaTheme="minorEastAsia" w:hAnsi="Times New Roman" w:hint="eastAsia"/>
          <w:sz w:val="24"/>
          <w:lang w:val="en-US" w:eastAsia="zh-CN"/>
        </w:rPr>
        <w:t xml:space="preserve"> </w:t>
      </w:r>
    </w:p>
    <w:p w14:paraId="5B541AE3" w14:textId="44F5C7E1" w:rsidR="00DC1B55" w:rsidRPr="00DC1B55" w:rsidRDefault="00DC1B55" w:rsidP="00DC1B55">
      <w:pPr>
        <w:ind w:left="1440"/>
        <w:jc w:val="both"/>
        <w:rPr>
          <w:rFonts w:ascii="Times New Roman" w:eastAsiaTheme="minorEastAsia" w:hAnsi="Times New Roman"/>
          <w:lang w:val="en-US" w:eastAsia="zh-CN"/>
        </w:rPr>
      </w:pPr>
      <w:r>
        <w:rPr>
          <w:rFonts w:ascii="Times New Roman" w:eastAsiaTheme="minorEastAsia" w:hAnsi="Times New Roman" w:hint="eastAsia"/>
          <w:sz w:val="24"/>
          <w:lang w:val="en-US" w:eastAsia="zh-CN"/>
        </w:rPr>
        <w:t>Note</w:t>
      </w:r>
      <w:r w:rsidRPr="00DC1B55">
        <w:rPr>
          <w:rFonts w:ascii="Times New Roman" w:eastAsiaTheme="minorEastAsia" w:hAnsi="Times New Roman"/>
          <w:sz w:val="24"/>
          <w:lang w:val="en-US" w:eastAsia="zh-CN"/>
        </w:rPr>
        <w:t>:</w:t>
      </w:r>
      <w:r w:rsidRPr="00DC1B55">
        <w:rPr>
          <w:rFonts w:ascii="Times New Roman" w:hAnsi="Times New Roman"/>
          <w:sz w:val="24"/>
          <w:lang w:val="en-US" w:eastAsia="zh-CN"/>
        </w:rPr>
        <w:t xml:space="preserve"> </w:t>
      </w:r>
      <w:r w:rsidRPr="002E1E97">
        <w:rPr>
          <w:rFonts w:ascii="Times New Roman" w:eastAsiaTheme="minorEastAsia" w:hAnsi="Times New Roman"/>
          <w:i/>
          <w:iCs/>
          <w:u w:val="single"/>
          <w:lang w:val="en-US" w:eastAsia="zh-CN"/>
        </w:rPr>
        <w:t>The IPQC needs to be passed back to both the MES and the DCS. However, the JSON format of the request and response for the MES and DCS interfaces remains the same. The MES is authenticated by a token, while the DCS interface uses basic authentication with a username and password.</w:t>
      </w:r>
    </w:p>
    <w:p w14:paraId="7035EA28" w14:textId="77777777" w:rsidR="00E844CF" w:rsidRPr="000B39A1" w:rsidRDefault="00E844CF" w:rsidP="00090406">
      <w:pPr>
        <w:pStyle w:val="ListParagraph"/>
        <w:numPr>
          <w:ilvl w:val="0"/>
          <w:numId w:val="2"/>
        </w:numPr>
        <w:jc w:val="both"/>
        <w:rPr>
          <w:rFonts w:ascii="Times New Roman" w:eastAsiaTheme="minorEastAsia" w:hAnsi="Times New Roman"/>
          <w:sz w:val="24"/>
          <w:lang w:val="en-US" w:eastAsia="zh-CN"/>
        </w:rPr>
      </w:pPr>
      <w:r w:rsidRPr="002B309F">
        <w:rPr>
          <w:rFonts w:ascii="Times New Roman" w:eastAsiaTheme="minorEastAsia" w:hAnsi="Times New Roman"/>
          <w:sz w:val="24"/>
          <w:lang w:val="en-US" w:eastAsia="zh-CN"/>
        </w:rPr>
        <w:t>Plant</w:t>
      </w:r>
      <w:r>
        <w:rPr>
          <w:rFonts w:ascii="Times New Roman" w:eastAsiaTheme="minorEastAsia" w:hAnsi="Times New Roman" w:hint="eastAsia"/>
          <w:sz w:val="24"/>
          <w:lang w:val="en-US" w:eastAsia="zh-CN"/>
        </w:rPr>
        <w:t xml:space="preserve"> Storage</w:t>
      </w:r>
      <w:r w:rsidRPr="002B309F">
        <w:rPr>
          <w:rFonts w:ascii="Times New Roman" w:eastAsiaTheme="minorEastAsia" w:hAnsi="Times New Roman"/>
          <w:sz w:val="24"/>
          <w:lang w:val="en-US" w:eastAsia="zh-CN"/>
        </w:rPr>
        <w:t xml:space="preserve"> L</w:t>
      </w:r>
      <w:r>
        <w:rPr>
          <w:rFonts w:ascii="Times New Roman" w:eastAsiaTheme="minorEastAsia" w:hAnsi="Times New Roman" w:hint="eastAsia"/>
          <w:sz w:val="24"/>
          <w:lang w:val="en-US" w:eastAsia="zh-CN"/>
        </w:rPr>
        <w:t>ocation</w:t>
      </w:r>
      <w:r w:rsidRPr="000B39A1">
        <w:rPr>
          <w:rFonts w:ascii="Times New Roman" w:eastAsiaTheme="minorEastAsia" w:hAnsi="Times New Roman"/>
          <w:sz w:val="24"/>
          <w:lang w:val="en-US" w:eastAsia="zh-CN"/>
        </w:rPr>
        <w:t xml:space="preserve"> data distribution via SAP plant interface and storage</w:t>
      </w:r>
    </w:p>
    <w:p w14:paraId="5F64F4E5" w14:textId="77777777" w:rsidR="00E844CF" w:rsidRPr="002B309F" w:rsidRDefault="00E844CF" w:rsidP="00090406">
      <w:pPr>
        <w:pStyle w:val="ListParagraph"/>
        <w:numPr>
          <w:ilvl w:val="0"/>
          <w:numId w:val="2"/>
        </w:numPr>
        <w:jc w:val="both"/>
        <w:rPr>
          <w:rFonts w:ascii="Times New Roman" w:eastAsiaTheme="minorEastAsia" w:hAnsi="Times New Roman"/>
          <w:sz w:val="24"/>
          <w:lang w:val="en-US" w:eastAsia="zh-CN"/>
        </w:rPr>
      </w:pPr>
      <w:r w:rsidRPr="002B309F">
        <w:rPr>
          <w:rFonts w:ascii="Times New Roman" w:eastAsiaTheme="minorEastAsia" w:hAnsi="Times New Roman"/>
          <w:sz w:val="24"/>
          <w:lang w:val="en-US" w:eastAsia="zh-CN"/>
        </w:rPr>
        <w:t>Add batch quantity and unit fields to SAP Inspection lot interface</w:t>
      </w:r>
    </w:p>
    <w:p w14:paraId="3F13D27A" w14:textId="77777777" w:rsidR="00E844CF" w:rsidRPr="002B309F" w:rsidRDefault="00E844CF" w:rsidP="00090406">
      <w:pPr>
        <w:pStyle w:val="ListParagraph"/>
        <w:numPr>
          <w:ilvl w:val="0"/>
          <w:numId w:val="2"/>
        </w:numPr>
        <w:jc w:val="both"/>
        <w:rPr>
          <w:rFonts w:ascii="Times New Roman" w:eastAsiaTheme="minorEastAsia" w:hAnsi="Times New Roman"/>
          <w:sz w:val="24"/>
          <w:lang w:val="en-US" w:eastAsia="zh-CN"/>
        </w:rPr>
      </w:pPr>
      <w:r w:rsidRPr="002B309F">
        <w:rPr>
          <w:rFonts w:ascii="Times New Roman" w:eastAsiaTheme="minorEastAsia" w:hAnsi="Times New Roman"/>
          <w:sz w:val="24"/>
          <w:lang w:val="en-US" w:eastAsia="zh-CN"/>
        </w:rPr>
        <w:t>JIT &amp; IPQC result feedback interface calls (requires MES interface to first provide authentication and interface information)</w:t>
      </w:r>
    </w:p>
    <w:p w14:paraId="767E71A0" w14:textId="77777777" w:rsidR="00E844CF" w:rsidRPr="002B309F" w:rsidRDefault="00E844CF" w:rsidP="00E844CF">
      <w:pPr>
        <w:pStyle w:val="ListParagraph"/>
        <w:jc w:val="both"/>
        <w:rPr>
          <w:rFonts w:ascii="Times New Roman" w:eastAsiaTheme="minorEastAsia" w:hAnsi="Times New Roman"/>
          <w:sz w:val="24"/>
          <w:lang w:val="en-US" w:eastAsia="zh-CN"/>
        </w:rPr>
      </w:pPr>
      <w:r w:rsidRPr="002B309F">
        <w:rPr>
          <w:rFonts w:ascii="Times New Roman" w:eastAsiaTheme="minorEastAsia" w:hAnsi="Times New Roman"/>
          <w:b/>
          <w:bCs/>
          <w:sz w:val="24"/>
          <w:lang w:val="en-US" w:eastAsia="zh-CN"/>
        </w:rPr>
        <w:t>Sub-tasks:</w:t>
      </w:r>
    </w:p>
    <w:p w14:paraId="6BDA0920" w14:textId="77777777" w:rsidR="00E844CF" w:rsidRPr="00847668" w:rsidRDefault="00E844CF" w:rsidP="00090406">
      <w:pPr>
        <w:pStyle w:val="ListParagraph"/>
        <w:numPr>
          <w:ilvl w:val="0"/>
          <w:numId w:val="11"/>
        </w:numPr>
        <w:jc w:val="both"/>
        <w:rPr>
          <w:rFonts w:ascii="Times New Roman" w:eastAsiaTheme="minorEastAsia" w:hAnsi="Times New Roman"/>
          <w:sz w:val="24"/>
          <w:lang w:val="en-US" w:eastAsia="zh-CN"/>
        </w:rPr>
      </w:pPr>
      <w:r w:rsidRPr="00847668">
        <w:rPr>
          <w:rFonts w:ascii="Times New Roman" w:eastAsiaTheme="minorEastAsia" w:hAnsi="Times New Roman"/>
          <w:sz w:val="24"/>
          <w:lang w:val="en-US" w:eastAsia="zh-CN"/>
        </w:rPr>
        <w:t>Adjustment information entry</w:t>
      </w:r>
    </w:p>
    <w:p w14:paraId="3B3E7657" w14:textId="0D742B9C" w:rsidR="00E844CF" w:rsidRDefault="00E844CF" w:rsidP="00090406">
      <w:pPr>
        <w:pStyle w:val="ListParagraph"/>
        <w:numPr>
          <w:ilvl w:val="0"/>
          <w:numId w:val="11"/>
        </w:numPr>
        <w:jc w:val="both"/>
        <w:rPr>
          <w:rFonts w:ascii="Times New Roman" w:eastAsiaTheme="minorEastAsia" w:hAnsi="Times New Roman"/>
          <w:sz w:val="24"/>
          <w:lang w:val="en-US" w:eastAsia="zh-CN"/>
        </w:rPr>
      </w:pPr>
      <w:r w:rsidRPr="00847668">
        <w:rPr>
          <w:rFonts w:ascii="Times New Roman" w:eastAsiaTheme="minorEastAsia" w:hAnsi="Times New Roman"/>
          <w:sz w:val="24"/>
          <w:lang w:val="en-US" w:eastAsia="zh-CN"/>
        </w:rPr>
        <w:t>JIT &amp; IPQC result feedback interface calls (requires MES interface to first provide authentication and interface information)</w:t>
      </w:r>
    </w:p>
    <w:p w14:paraId="226ED1E0" w14:textId="3EB30AFE" w:rsidR="0E35F760" w:rsidRPr="00EA0277" w:rsidRDefault="0E35F760" w:rsidP="667750C8">
      <w:pPr>
        <w:pStyle w:val="ListParagraph"/>
        <w:numPr>
          <w:ilvl w:val="0"/>
          <w:numId w:val="2"/>
        </w:numPr>
        <w:jc w:val="both"/>
        <w:rPr>
          <w:rFonts w:ascii="Times New Roman" w:hAnsi="Times New Roman"/>
          <w:sz w:val="24"/>
          <w:lang w:val="en-US"/>
        </w:rPr>
      </w:pPr>
      <w:r w:rsidRPr="00EA0277">
        <w:rPr>
          <w:rFonts w:ascii="Times New Roman" w:hAnsi="Times New Roman"/>
          <w:sz w:val="24"/>
          <w:lang w:val="en-US"/>
        </w:rPr>
        <w:t>The system will give a pop-up with "Yes" or "No" to warn users whether you really need to do this or not. This is to prevent the accidental and this can create issues in supply chain</w:t>
      </w:r>
      <w:r w:rsidR="00EA0277" w:rsidRPr="00EA0277">
        <w:rPr>
          <w:rFonts w:ascii="Times New Roman" w:eastAsiaTheme="minorEastAsia" w:hAnsi="Times New Roman" w:hint="eastAsia"/>
          <w:sz w:val="24"/>
          <w:lang w:val="en-US" w:eastAsia="zh-CN"/>
        </w:rPr>
        <w:t>.</w:t>
      </w:r>
    </w:p>
    <w:p w14:paraId="6D40946D" w14:textId="7CFFFD85" w:rsidR="4B17EECF" w:rsidRPr="009E0FAC" w:rsidRDefault="00AD7861" w:rsidP="009E0FAC">
      <w:pPr>
        <w:pStyle w:val="ListParagraph"/>
        <w:numPr>
          <w:ilvl w:val="0"/>
          <w:numId w:val="2"/>
        </w:numPr>
        <w:jc w:val="both"/>
        <w:rPr>
          <w:rFonts w:ascii="Times New Roman" w:eastAsiaTheme="minorEastAsia" w:hAnsi="Times New Roman"/>
          <w:sz w:val="24"/>
          <w:lang w:val="en-US" w:eastAsia="zh-CN"/>
        </w:rPr>
      </w:pPr>
      <w:r w:rsidRPr="00CA2933">
        <w:rPr>
          <w:rFonts w:ascii="Times New Roman" w:eastAsiaTheme="minorEastAsia" w:hAnsi="Times New Roman"/>
          <w:sz w:val="24"/>
          <w:lang w:val="en-US" w:eastAsia="zh-CN"/>
        </w:rPr>
        <w:t>The system will</w:t>
      </w:r>
      <w:r w:rsidR="009B0784">
        <w:rPr>
          <w:rFonts w:ascii="Times New Roman" w:eastAsiaTheme="minorEastAsia" w:hAnsi="Times New Roman" w:hint="eastAsia"/>
          <w:sz w:val="24"/>
          <w:lang w:val="en-US" w:eastAsia="zh-CN"/>
        </w:rPr>
        <w:t xml:space="preserve"> only</w:t>
      </w:r>
      <w:r w:rsidRPr="00CA2933">
        <w:rPr>
          <w:rFonts w:ascii="Times New Roman" w:eastAsiaTheme="minorEastAsia" w:hAnsi="Times New Roman"/>
          <w:sz w:val="24"/>
          <w:lang w:val="en-US" w:eastAsia="zh-CN"/>
        </w:rPr>
        <w:t xml:space="preserve"> give </w:t>
      </w:r>
      <w:r>
        <w:rPr>
          <w:rFonts w:ascii="Times New Roman" w:eastAsiaTheme="minorEastAsia" w:hAnsi="Times New Roman" w:hint="eastAsia"/>
          <w:sz w:val="24"/>
          <w:lang w:val="en-US" w:eastAsia="zh-CN"/>
        </w:rPr>
        <w:t>one decision to MES</w:t>
      </w:r>
      <w:r w:rsidR="00482B17">
        <w:rPr>
          <w:rFonts w:ascii="Times New Roman" w:eastAsiaTheme="minorEastAsia" w:hAnsi="Times New Roman" w:hint="eastAsia"/>
          <w:sz w:val="24"/>
          <w:lang w:val="en-US" w:eastAsia="zh-CN"/>
        </w:rPr>
        <w:t xml:space="preserve"> based on sample level.</w:t>
      </w:r>
    </w:p>
    <w:p w14:paraId="00C56ECE" w14:textId="77777777" w:rsidR="00482B17" w:rsidRPr="00CA2933" w:rsidRDefault="00482B17" w:rsidP="008F3AE0">
      <w:pPr>
        <w:pStyle w:val="ListParagraph"/>
        <w:jc w:val="both"/>
        <w:rPr>
          <w:rFonts w:ascii="Times New Roman" w:eastAsiaTheme="minorEastAsia" w:hAnsi="Times New Roman"/>
          <w:sz w:val="24"/>
          <w:lang w:val="en-US" w:eastAsia="zh-CN"/>
        </w:rPr>
      </w:pPr>
    </w:p>
    <w:p w14:paraId="691D02E3" w14:textId="3915DD56" w:rsidR="009D73C6" w:rsidRDefault="005D1545" w:rsidP="008C78C3">
      <w:pPr>
        <w:pStyle w:val="Heading5"/>
      </w:pPr>
      <w:r>
        <w:rPr>
          <w:rFonts w:eastAsiaTheme="minorEastAsia" w:hint="eastAsia"/>
          <w:lang w:eastAsia="zh-CN"/>
        </w:rPr>
        <w:t>P</w:t>
      </w:r>
      <w:r w:rsidR="009D73C6" w:rsidRPr="008C78C3">
        <w:t>roduction Line Information Synchronization</w:t>
      </w:r>
    </w:p>
    <w:p w14:paraId="64F404B9" w14:textId="77777777" w:rsidR="009D73C6" w:rsidRPr="00D26542" w:rsidRDefault="009D73C6" w:rsidP="00D26542">
      <w:pPr>
        <w:pStyle w:val="Heading6"/>
        <w:rPr>
          <w:rFonts w:eastAsiaTheme="minorEastAsia"/>
          <w:lang w:eastAsia="zh-CN"/>
        </w:rPr>
      </w:pPr>
      <w:r w:rsidRPr="00D26542">
        <w:rPr>
          <w:rFonts w:eastAsiaTheme="minorEastAsia"/>
          <w:lang w:eastAsia="zh-CN"/>
        </w:rPr>
        <w:t>Business Scenario</w:t>
      </w:r>
    </w:p>
    <w:p w14:paraId="695C38A9" w14:textId="396CA276" w:rsidR="009D73C6" w:rsidRDefault="00C10949" w:rsidP="005D154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9D73C6" w:rsidRPr="005D1545">
        <w:rPr>
          <w:rFonts w:ascii="Times New Roman" w:eastAsiaTheme="minorEastAsia" w:hAnsi="Times New Roman"/>
          <w:sz w:val="24"/>
          <w:lang w:eastAsia="zh-CN"/>
        </w:rPr>
        <w:t xml:space="preserve">n QCLAD, the production line information needs to be synchronized with MES data. QCLAD will request this information from MES </w:t>
      </w:r>
      <w:r>
        <w:rPr>
          <w:rFonts w:ascii="Times New Roman" w:eastAsiaTheme="minorEastAsia" w:hAnsi="Times New Roman" w:hint="eastAsia"/>
          <w:sz w:val="24"/>
          <w:lang w:eastAsia="zh-CN"/>
        </w:rPr>
        <w:t>Label</w:t>
      </w:r>
      <w:r w:rsidR="009D73C6" w:rsidRPr="005D1545">
        <w:rPr>
          <w:rFonts w:ascii="Times New Roman" w:eastAsiaTheme="minorEastAsia" w:hAnsi="Times New Roman"/>
          <w:sz w:val="24"/>
          <w:lang w:eastAsia="zh-CN"/>
        </w:rPr>
        <w:t>.</w:t>
      </w:r>
    </w:p>
    <w:p w14:paraId="11F6A469" w14:textId="77777777" w:rsidR="009D73C6" w:rsidRDefault="009D73C6" w:rsidP="009D73C6">
      <w:pPr>
        <w:pStyle w:val="BodyText"/>
        <w:spacing w:before="46"/>
      </w:pPr>
    </w:p>
    <w:p w14:paraId="3E0DF90E" w14:textId="109E3DB4" w:rsidR="009D73C6" w:rsidRPr="00D26542" w:rsidRDefault="009D73C6" w:rsidP="00D26542">
      <w:pPr>
        <w:pStyle w:val="Heading6"/>
        <w:rPr>
          <w:rFonts w:eastAsiaTheme="minorEastAsia"/>
          <w:lang w:eastAsia="zh-CN"/>
        </w:rPr>
      </w:pPr>
      <w:r w:rsidRPr="00D26542">
        <w:rPr>
          <w:rFonts w:eastAsiaTheme="minorEastAsia"/>
          <w:lang w:eastAsia="zh-CN"/>
        </w:rPr>
        <w:t>Requirements</w:t>
      </w:r>
    </w:p>
    <w:p w14:paraId="1E4C591E" w14:textId="2A353D59" w:rsidR="009D73C6" w:rsidRDefault="00CF07CA" w:rsidP="00090406">
      <w:pPr>
        <w:numPr>
          <w:ilvl w:val="0"/>
          <w:numId w:val="9"/>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MES label will provide the production line information, </w:t>
      </w:r>
      <w:commentRangeStart w:id="167"/>
      <w:commentRangeStart w:id="168"/>
      <w:r w:rsidRPr="4F0107CC">
        <w:rPr>
          <w:rFonts w:ascii="Times New Roman" w:eastAsiaTheme="minorEastAsia" w:hAnsi="Times New Roman"/>
          <w:sz w:val="24"/>
          <w:lang w:eastAsia="zh-CN"/>
        </w:rPr>
        <w:t>QCLAD will capture the information and store in substance level</w:t>
      </w:r>
      <w:r w:rsidR="00CB5C90" w:rsidRPr="4F0107CC">
        <w:rPr>
          <w:rFonts w:ascii="Times New Roman" w:eastAsiaTheme="minorEastAsia" w:hAnsi="Times New Roman"/>
          <w:sz w:val="24"/>
          <w:lang w:eastAsia="zh-CN"/>
        </w:rPr>
        <w:t xml:space="preserve">. </w:t>
      </w:r>
      <w:r w:rsidR="2D1E955B" w:rsidRPr="4F0107CC">
        <w:rPr>
          <w:rFonts w:ascii="Times New Roman" w:eastAsiaTheme="minorEastAsia" w:hAnsi="Times New Roman"/>
          <w:sz w:val="24"/>
          <w:lang w:eastAsia="zh-CN"/>
        </w:rPr>
        <w:t xml:space="preserve"> </w:t>
      </w:r>
      <w:r w:rsidR="5FC277B6" w:rsidRPr="4F0107CC">
        <w:rPr>
          <w:rFonts w:ascii="Times New Roman" w:eastAsiaTheme="minorEastAsia" w:hAnsi="Times New Roman"/>
          <w:sz w:val="24"/>
          <w:lang w:eastAsia="zh-CN"/>
        </w:rPr>
        <w:t>If</w:t>
      </w:r>
      <w:r w:rsidR="2D1E955B" w:rsidRPr="4F0107CC">
        <w:rPr>
          <w:rFonts w:ascii="Times New Roman" w:eastAsiaTheme="minorEastAsia" w:hAnsi="Times New Roman"/>
          <w:sz w:val="24"/>
          <w:lang w:eastAsia="zh-CN"/>
        </w:rPr>
        <w:t xml:space="preserve"> no change, QCLAD will keep it as it is.</w:t>
      </w:r>
      <w:commentRangeEnd w:id="167"/>
      <w:r>
        <w:rPr>
          <w:rStyle w:val="CommentReference"/>
        </w:rPr>
        <w:commentReference w:id="167"/>
      </w:r>
      <w:commentRangeEnd w:id="168"/>
      <w:r>
        <w:rPr>
          <w:rStyle w:val="CommentReference"/>
        </w:rPr>
        <w:commentReference w:id="168"/>
      </w:r>
    </w:p>
    <w:p w14:paraId="7928E607" w14:textId="77777777" w:rsidR="00025487" w:rsidRDefault="00025487" w:rsidP="00025487">
      <w:pPr>
        <w:ind w:left="720"/>
        <w:jc w:val="both"/>
        <w:rPr>
          <w:rFonts w:ascii="Times New Roman" w:eastAsiaTheme="minorEastAsia" w:hAnsi="Times New Roman"/>
          <w:sz w:val="24"/>
          <w:lang w:eastAsia="zh-CN"/>
        </w:rPr>
      </w:pPr>
    </w:p>
    <w:p w14:paraId="72039D8D" w14:textId="77777777" w:rsidR="009D73C6" w:rsidRPr="00D26542" w:rsidRDefault="009D73C6" w:rsidP="00D26542">
      <w:pPr>
        <w:pStyle w:val="Heading6"/>
        <w:rPr>
          <w:rFonts w:eastAsiaTheme="minorEastAsia"/>
          <w:lang w:eastAsia="zh-CN"/>
        </w:rPr>
      </w:pPr>
      <w:r w:rsidRPr="00D26542">
        <w:rPr>
          <w:rFonts w:eastAsiaTheme="minorEastAsia"/>
          <w:lang w:eastAsia="zh-CN"/>
        </w:rPr>
        <w:lastRenderedPageBreak/>
        <w:t>System Logic</w:t>
      </w:r>
    </w:p>
    <w:p w14:paraId="00EEC211" w14:textId="0B6E1C7A" w:rsidR="002B309F" w:rsidRPr="002B309F" w:rsidRDefault="009D73C6" w:rsidP="00090406">
      <w:pPr>
        <w:pStyle w:val="ListParagraph"/>
        <w:numPr>
          <w:ilvl w:val="0"/>
          <w:numId w:val="13"/>
        </w:num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For each </w:t>
      </w:r>
      <w:r w:rsidR="00C10949" w:rsidRPr="4F0107CC">
        <w:rPr>
          <w:rFonts w:ascii="Times New Roman" w:eastAsiaTheme="minorEastAsia" w:hAnsi="Times New Roman"/>
          <w:sz w:val="24"/>
          <w:lang w:eastAsia="zh-CN"/>
        </w:rPr>
        <w:t>MES label with production line information</w:t>
      </w:r>
      <w:r w:rsidRPr="4F0107CC">
        <w:rPr>
          <w:rFonts w:ascii="Times New Roman" w:eastAsiaTheme="minorEastAsia" w:hAnsi="Times New Roman"/>
          <w:sz w:val="24"/>
          <w:lang w:eastAsia="zh-CN"/>
        </w:rPr>
        <w:t xml:space="preserve">, </w:t>
      </w:r>
      <w:r w:rsidR="00C10949" w:rsidRPr="4F0107CC">
        <w:rPr>
          <w:rFonts w:ascii="Times New Roman" w:eastAsiaTheme="minorEastAsia" w:hAnsi="Times New Roman"/>
          <w:sz w:val="24"/>
          <w:lang w:eastAsia="zh-CN"/>
        </w:rPr>
        <w:t xml:space="preserve">QCLAD will </w:t>
      </w:r>
      <w:r w:rsidR="003E111E" w:rsidRPr="4F0107CC">
        <w:rPr>
          <w:rFonts w:ascii="Times New Roman" w:eastAsiaTheme="minorEastAsia" w:hAnsi="Times New Roman"/>
          <w:sz w:val="24"/>
          <w:lang w:eastAsia="zh-CN"/>
        </w:rPr>
        <w:t>retrieve</w:t>
      </w:r>
      <w:r w:rsidR="00C10949" w:rsidRPr="4F0107CC">
        <w:rPr>
          <w:rFonts w:ascii="Times New Roman" w:eastAsiaTheme="minorEastAsia" w:hAnsi="Times New Roman"/>
          <w:sz w:val="24"/>
          <w:lang w:eastAsia="zh-CN"/>
        </w:rPr>
        <w:t xml:space="preserve"> the </w:t>
      </w:r>
      <w:r w:rsidR="003E111E" w:rsidRPr="4F0107CC">
        <w:rPr>
          <w:rFonts w:ascii="Times New Roman" w:eastAsiaTheme="minorEastAsia" w:hAnsi="Times New Roman"/>
          <w:sz w:val="24"/>
          <w:lang w:eastAsia="zh-CN"/>
        </w:rPr>
        <w:t xml:space="preserve">information and update to substance </w:t>
      </w:r>
      <w:r w:rsidR="00CF07CA" w:rsidRPr="4F0107CC">
        <w:rPr>
          <w:rFonts w:ascii="Times New Roman" w:eastAsiaTheme="minorEastAsia" w:hAnsi="Times New Roman"/>
          <w:sz w:val="24"/>
          <w:lang w:eastAsia="zh-CN"/>
        </w:rPr>
        <w:t>template</w:t>
      </w:r>
      <w:r w:rsidR="003E111E" w:rsidRPr="4F0107CC">
        <w:rPr>
          <w:rFonts w:ascii="Times New Roman" w:eastAsiaTheme="minorEastAsia" w:hAnsi="Times New Roman"/>
          <w:sz w:val="24"/>
          <w:lang w:eastAsia="zh-CN"/>
        </w:rPr>
        <w:t>.</w:t>
      </w:r>
    </w:p>
    <w:p w14:paraId="7465D019" w14:textId="641E0D01" w:rsidR="4F0107CC" w:rsidRDefault="4F0107CC" w:rsidP="4F0107CC">
      <w:pPr>
        <w:jc w:val="both"/>
        <w:rPr>
          <w:rFonts w:ascii="Times New Roman" w:eastAsiaTheme="minorEastAsia" w:hAnsi="Times New Roman"/>
          <w:sz w:val="24"/>
          <w:lang w:eastAsia="zh-CN"/>
        </w:rPr>
      </w:pPr>
    </w:p>
    <w:p w14:paraId="67B74BCE" w14:textId="64BE87B9" w:rsidR="5AB60239" w:rsidRDefault="5AB60239" w:rsidP="4F0107CC">
      <w:pPr>
        <w:pStyle w:val="Heading5"/>
        <w:rPr>
          <w:rFonts w:eastAsiaTheme="minorEastAsia"/>
          <w:lang w:eastAsia="zh-CN"/>
        </w:rPr>
      </w:pPr>
      <w:r w:rsidRPr="4F0107CC">
        <w:rPr>
          <w:rFonts w:ascii="Times New Roman" w:eastAsiaTheme="minorEastAsia" w:hAnsi="Times New Roman"/>
          <w:sz w:val="24"/>
          <w:szCs w:val="24"/>
          <w:lang w:eastAsia="zh-CN"/>
        </w:rPr>
        <w:t>API detail</w:t>
      </w:r>
    </w:p>
    <w:p w14:paraId="217E3533" w14:textId="5BD64248" w:rsidR="738D79C5" w:rsidRDefault="738D79C5" w:rsidP="4F0107CC">
      <w:pPr>
        <w:pStyle w:val="Heading6"/>
        <w:rPr>
          <w:rFonts w:eastAsiaTheme="minorEastAsia"/>
          <w:lang w:eastAsia="zh-CN"/>
        </w:rPr>
      </w:pPr>
      <w:r w:rsidRPr="4F0107CC">
        <w:rPr>
          <w:rFonts w:ascii="Calibri" w:eastAsia="Calibri" w:hAnsi="Calibri" w:cs="Calibri"/>
        </w:rPr>
        <w:t>API Authentication Mechanism</w:t>
      </w:r>
      <w:r w:rsidRPr="4F0107CC">
        <w:rPr>
          <w:rFonts w:ascii="Arial" w:eastAsia="Arial" w:hAnsi="Arial" w:cs="Arial"/>
          <w:sz w:val="28"/>
          <w:szCs w:val="28"/>
        </w:rPr>
        <w:t xml:space="preserve"> </w:t>
      </w:r>
    </w:p>
    <w:p w14:paraId="7ED0620D" w14:textId="23BE0DCC" w:rsidR="738D79C5" w:rsidRDefault="738D79C5" w:rsidP="4F0107CC">
      <w:pPr>
        <w:spacing w:before="0" w:after="200" w:line="276" w:lineRule="auto"/>
        <w:ind w:left="432"/>
      </w:pPr>
      <w:r w:rsidRPr="4F0107CC">
        <w:rPr>
          <w:rFonts w:ascii="Calibri" w:eastAsia="Calibri" w:hAnsi="Calibri" w:cs="Calibri"/>
          <w:sz w:val="24"/>
        </w:rPr>
        <w:t xml:space="preserve">All APIs will use Owin OAuth 2.0 for Authentication. We are generating access token using the OAuth2.0 framework. </w:t>
      </w:r>
    </w:p>
    <w:p w14:paraId="2F04783E" w14:textId="4C2C432A" w:rsidR="738D79C5" w:rsidRDefault="738D79C5" w:rsidP="4F0107CC">
      <w:pPr>
        <w:spacing w:before="0" w:after="200" w:line="276" w:lineRule="auto"/>
        <w:ind w:left="432"/>
      </w:pPr>
      <w:r w:rsidRPr="4F0107CC">
        <w:rPr>
          <w:rFonts w:ascii="Calibri" w:eastAsia="Calibri" w:hAnsi="Calibri" w:cs="Calibri"/>
          <w:i/>
          <w:iCs/>
          <w:sz w:val="24"/>
        </w:rPr>
        <w:t xml:space="preserve">Access Token Request </w:t>
      </w:r>
    </w:p>
    <w:p w14:paraId="199F5198" w14:textId="71C36BCA" w:rsidR="738D79C5" w:rsidRDefault="738D79C5" w:rsidP="4F0107CC">
      <w:pPr>
        <w:spacing w:before="0" w:after="200" w:line="276" w:lineRule="auto"/>
        <w:ind w:left="432"/>
      </w:pPr>
      <w:r w:rsidRPr="4F0107CC">
        <w:rPr>
          <w:rFonts w:ascii="Calibri" w:eastAsia="Calibri" w:hAnsi="Calibri" w:cs="Calibri"/>
          <w:i/>
          <w:iCs/>
          <w:color w:val="808080" w:themeColor="background1" w:themeShade="80"/>
          <w:sz w:val="24"/>
        </w:rPr>
        <w:t>When the user authorizes the application, the access token request will be sent to the authorization module within the server. The module will generate an access token for the client which is only valid for 30 minutes. All APIs are to be accessed using this access token</w:t>
      </w:r>
    </w:p>
    <w:tbl>
      <w:tblPr>
        <w:tblStyle w:val="TableGrid"/>
        <w:tblW w:w="0" w:type="auto"/>
        <w:tblInd w:w="135" w:type="dxa"/>
        <w:tblLayout w:type="fixed"/>
        <w:tblLook w:val="04A0" w:firstRow="1" w:lastRow="0" w:firstColumn="1" w:lastColumn="0" w:noHBand="0" w:noVBand="1"/>
      </w:tblPr>
      <w:tblGrid>
        <w:gridCol w:w="314"/>
        <w:gridCol w:w="2674"/>
        <w:gridCol w:w="3094"/>
        <w:gridCol w:w="2054"/>
        <w:gridCol w:w="941"/>
      </w:tblGrid>
      <w:tr w:rsidR="4F0107CC" w14:paraId="1D011039" w14:textId="77777777" w:rsidTr="4F0107CC">
        <w:trPr>
          <w:trHeight w:val="360"/>
        </w:trPr>
        <w:tc>
          <w:tcPr>
            <w:tcW w:w="3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24FEC6DF" w14:textId="46CD9A30" w:rsidR="4F0107CC" w:rsidRDefault="4F0107CC" w:rsidP="4F0107CC">
            <w:pPr>
              <w:spacing w:before="0" w:after="0" w:line="276" w:lineRule="auto"/>
              <w:jc w:val="both"/>
            </w:pPr>
            <w:r w:rsidRPr="4F0107CC">
              <w:rPr>
                <w:rFonts w:eastAsia="Calibri" w:cs="Calibri"/>
                <w:b/>
                <w:bCs/>
                <w:color w:val="FFFFFF" w:themeColor="background1"/>
                <w:sz w:val="24"/>
              </w:rPr>
              <w:t>#</w:t>
            </w:r>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5AFEB75F" w14:textId="358610A6" w:rsidR="4F0107CC" w:rsidRDefault="4F0107CC" w:rsidP="4F0107CC">
            <w:pPr>
              <w:spacing w:before="0" w:after="0" w:line="276" w:lineRule="auto"/>
              <w:jc w:val="center"/>
            </w:pPr>
            <w:r w:rsidRPr="4F0107CC">
              <w:rPr>
                <w:rFonts w:eastAsia="Calibri" w:cs="Calibri"/>
                <w:b/>
                <w:bCs/>
                <w:color w:val="FFFFFF" w:themeColor="background1"/>
                <w:sz w:val="24"/>
              </w:rPr>
              <w:t>API Name</w:t>
            </w:r>
          </w:p>
        </w:tc>
        <w:tc>
          <w:tcPr>
            <w:tcW w:w="30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F581A55" w14:textId="57569353"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20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7436C1CB" w14:textId="65658988" w:rsidR="4F0107CC" w:rsidRDefault="4F0107CC" w:rsidP="4F0107CC">
            <w:pPr>
              <w:spacing w:before="0" w:after="0" w:line="276" w:lineRule="auto"/>
              <w:jc w:val="center"/>
            </w:pPr>
            <w:r w:rsidRPr="4F0107CC">
              <w:rPr>
                <w:rFonts w:eastAsia="Calibri" w:cs="Calibri"/>
                <w:b/>
                <w:bCs/>
                <w:color w:val="FFFFFF" w:themeColor="background1"/>
                <w:sz w:val="24"/>
              </w:rPr>
              <w:t>Hosted On</w:t>
            </w:r>
          </w:p>
        </w:tc>
        <w:tc>
          <w:tcPr>
            <w:tcW w:w="9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FE4A08C" w14:textId="709B7AF6" w:rsidR="4F0107CC" w:rsidRDefault="4F0107CC" w:rsidP="4F0107CC">
            <w:pPr>
              <w:spacing w:before="0" w:after="0" w:line="276" w:lineRule="auto"/>
              <w:jc w:val="center"/>
            </w:pPr>
            <w:r w:rsidRPr="4F0107CC">
              <w:rPr>
                <w:rFonts w:eastAsia="Calibri" w:cs="Calibri"/>
                <w:b/>
                <w:bCs/>
                <w:color w:val="FFFFFF" w:themeColor="background1"/>
                <w:sz w:val="24"/>
              </w:rPr>
              <w:t>Type</w:t>
            </w:r>
          </w:p>
        </w:tc>
      </w:tr>
      <w:tr w:rsidR="4F0107CC" w14:paraId="74FB6E30" w14:textId="77777777" w:rsidTr="4F0107CC">
        <w:trPr>
          <w:trHeight w:val="450"/>
        </w:trPr>
        <w:tc>
          <w:tcPr>
            <w:tcW w:w="3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CB3F692" w14:textId="515271B0" w:rsidR="4F0107CC" w:rsidRDefault="4F0107CC" w:rsidP="4F0107CC">
            <w:pPr>
              <w:spacing w:before="0" w:after="0" w:line="276" w:lineRule="auto"/>
              <w:jc w:val="both"/>
            </w:pPr>
            <w:r w:rsidRPr="4F0107CC">
              <w:rPr>
                <w:rFonts w:eastAsia="Calibri" w:cs="Calibri"/>
                <w:color w:val="000000" w:themeColor="text1"/>
                <w:sz w:val="24"/>
              </w:rPr>
              <w:t>1</w:t>
            </w:r>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976E680" w14:textId="331D22F8" w:rsidR="4F0107CC" w:rsidRDefault="4F0107CC" w:rsidP="4F0107CC">
            <w:pPr>
              <w:spacing w:before="0" w:after="0" w:line="276" w:lineRule="auto"/>
              <w:jc w:val="both"/>
            </w:pPr>
            <w:proofErr w:type="spellStart"/>
            <w:r w:rsidRPr="4F0107CC">
              <w:rPr>
                <w:rFonts w:eastAsia="Calibri" w:cs="Calibri"/>
                <w:color w:val="000000" w:themeColor="text1"/>
                <w:sz w:val="24"/>
              </w:rPr>
              <w:t>GetAccessToken</w:t>
            </w:r>
            <w:proofErr w:type="spellEnd"/>
          </w:p>
        </w:tc>
        <w:tc>
          <w:tcPr>
            <w:tcW w:w="30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8D18E6C" w14:textId="7825E7F0" w:rsidR="4F0107CC" w:rsidRDefault="4F0107CC" w:rsidP="4F0107CC">
            <w:pPr>
              <w:spacing w:before="0" w:after="0" w:line="276" w:lineRule="auto"/>
              <w:jc w:val="both"/>
            </w:pPr>
            <w:r w:rsidRPr="4F0107CC">
              <w:rPr>
                <w:rFonts w:eastAsia="Calibri" w:cs="Calibri"/>
                <w:color w:val="000000" w:themeColor="text1"/>
                <w:sz w:val="24"/>
              </w:rPr>
              <w:t>Get access token for accessing the required API</w:t>
            </w:r>
          </w:p>
        </w:tc>
        <w:tc>
          <w:tcPr>
            <w:tcW w:w="20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4852BFE" w14:textId="690E3B05" w:rsidR="4F0107CC" w:rsidRDefault="4F0107CC" w:rsidP="4F0107CC">
            <w:pPr>
              <w:spacing w:before="0" w:after="0" w:line="276" w:lineRule="auto"/>
              <w:jc w:val="both"/>
            </w:pP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rPr>
              <w:t xml:space="preserve"> Solution</w:t>
            </w:r>
          </w:p>
        </w:tc>
        <w:tc>
          <w:tcPr>
            <w:tcW w:w="9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B837C5F" w14:textId="5A4CDFC4" w:rsidR="4F0107CC" w:rsidRDefault="4F0107CC" w:rsidP="4F0107CC">
            <w:pPr>
              <w:spacing w:before="0" w:after="0" w:line="276" w:lineRule="auto"/>
              <w:jc w:val="both"/>
            </w:pPr>
            <w:r w:rsidRPr="4F0107CC">
              <w:rPr>
                <w:rFonts w:eastAsia="Calibri" w:cs="Calibri"/>
                <w:color w:val="000000" w:themeColor="text1"/>
                <w:sz w:val="24"/>
              </w:rPr>
              <w:t>Pull</w:t>
            </w:r>
          </w:p>
        </w:tc>
      </w:tr>
    </w:tbl>
    <w:p w14:paraId="569D5B5A" w14:textId="74987DF4" w:rsidR="738D79C5" w:rsidRDefault="738D79C5" w:rsidP="4F0107CC">
      <w:pPr>
        <w:spacing w:before="0" w:after="200" w:line="276" w:lineRule="auto"/>
      </w:pPr>
      <w:r w:rsidRPr="4F0107CC">
        <w:rPr>
          <w:rFonts w:ascii="Calibri" w:eastAsia="Calibri" w:hAnsi="Calibri" w:cs="Calibri"/>
          <w:sz w:val="24"/>
        </w:rPr>
        <w:t>The API specifications is elaborated in the sections below.</w:t>
      </w:r>
    </w:p>
    <w:p w14:paraId="7A98979A" w14:textId="5A3E8972" w:rsidR="31DABEE3" w:rsidRDefault="31DABEE3" w:rsidP="4F0107CC">
      <w:pPr>
        <w:spacing w:before="0" w:after="200" w:line="276" w:lineRule="auto"/>
        <w:rPr>
          <w:rFonts w:eastAsiaTheme="minorEastAsia" w:cstheme="minorBidi"/>
          <w:b/>
          <w:bCs/>
          <w:i/>
          <w:iCs/>
          <w:color w:val="2F5496" w:themeColor="accent1" w:themeShade="BF"/>
          <w:sz w:val="28"/>
          <w:szCs w:val="28"/>
        </w:rPr>
      </w:pPr>
      <w:proofErr w:type="spellStart"/>
      <w:r w:rsidRPr="4F0107CC">
        <w:rPr>
          <w:rFonts w:eastAsiaTheme="minorEastAsia" w:cstheme="minorBidi"/>
          <w:b/>
          <w:bCs/>
          <w:i/>
          <w:iCs/>
          <w:color w:val="2F5496" w:themeColor="accent1" w:themeShade="BF"/>
          <w:sz w:val="28"/>
          <w:szCs w:val="28"/>
        </w:rPr>
        <w:t>GetAccessToken</w:t>
      </w:r>
      <w:proofErr w:type="spellEnd"/>
    </w:p>
    <w:p w14:paraId="0F975499" w14:textId="188742EC" w:rsidR="738D79C5" w:rsidRDefault="738D79C5" w:rsidP="4F0107CC">
      <w:pPr>
        <w:spacing w:before="0" w:after="0" w:line="276" w:lineRule="auto"/>
      </w:pPr>
      <w:r w:rsidRPr="4F0107CC">
        <w:rPr>
          <w:rFonts w:ascii="Calibri" w:eastAsia="Calibri" w:hAnsi="Calibri" w:cs="Calibri"/>
          <w:sz w:val="24"/>
        </w:rPr>
        <w:t xml:space="preserve">The API provides access token for accessing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rPr>
        <w:t xml:space="preserve"> Solution API. The API will be called by Rohlig  before accessing any API of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rPr>
        <w:t xml:space="preserve"> Solution. The API returns access token information.</w:t>
      </w:r>
    </w:p>
    <w:p w14:paraId="79705D3E" w14:textId="3470FF93" w:rsidR="738D79C5" w:rsidRDefault="738D79C5" w:rsidP="4F0107CC">
      <w:pPr>
        <w:spacing w:before="0" w:after="200" w:line="276" w:lineRule="auto"/>
      </w:pPr>
      <w:r w:rsidRPr="4F0107CC">
        <w:rPr>
          <w:rFonts w:ascii="Calibri" w:eastAsia="Calibri" w:hAnsi="Calibri" w:cs="Calibri"/>
          <w:b/>
          <w:bCs/>
          <w:color w:val="365F91"/>
          <w:sz w:val="24"/>
        </w:rPr>
        <w:t>Web service</w:t>
      </w:r>
      <w:r w:rsidRPr="4F0107CC">
        <w:rPr>
          <w:rFonts w:ascii="Calibri" w:eastAsia="Calibri" w:hAnsi="Calibri" w:cs="Calibri"/>
          <w:b/>
          <w:bCs/>
          <w:color w:val="365F91"/>
          <w:sz w:val="24"/>
          <w:lang w:val="en-IN"/>
        </w:rPr>
        <w:t xml:space="preserve"> URL to access test server</w:t>
      </w:r>
      <w:r w:rsidRPr="4F0107CC">
        <w:rPr>
          <w:rFonts w:ascii="Calibri" w:eastAsia="Calibri" w:hAnsi="Calibri" w:cs="Calibri"/>
          <w:sz w:val="24"/>
          <w:lang w:val="en-IN"/>
        </w:rPr>
        <w:t>:</w:t>
      </w:r>
      <w:r>
        <w:br/>
      </w:r>
      <w:r w:rsidRPr="4F0107CC">
        <w:rPr>
          <w:rFonts w:ascii="Calibri" w:eastAsia="Calibri" w:hAnsi="Calibri" w:cs="Calibri"/>
          <w:sz w:val="24"/>
          <w:lang w:val="en-IN"/>
        </w:rPr>
        <w:t xml:space="preserve"> </w:t>
      </w:r>
      <w:hyperlink r:id="rId39">
        <w:r w:rsidRPr="4F0107CC">
          <w:rPr>
            <w:rStyle w:val="Hyperlink"/>
            <w:rFonts w:ascii="Calibri" w:eastAsia="Calibri" w:hAnsi="Calibri" w:cs="Calibri"/>
            <w:sz w:val="24"/>
            <w:szCs w:val="24"/>
            <w:lang w:val="en-US"/>
          </w:rPr>
          <w:t>https://sfs-ap-test.henkelgroup.net/VegamOauthServer/GetAccessToken</w:t>
        </w:r>
      </w:hyperlink>
    </w:p>
    <w:p w14:paraId="3972E920" w14:textId="6BE6D981" w:rsidR="738D79C5" w:rsidRDefault="738D79C5" w:rsidP="4F0107CC">
      <w:pPr>
        <w:spacing w:before="0" w:after="200" w:line="276" w:lineRule="auto"/>
      </w:pPr>
      <w:r w:rsidRPr="4F0107CC">
        <w:rPr>
          <w:rFonts w:ascii="Calibri" w:eastAsia="Calibri" w:hAnsi="Calibri" w:cs="Calibri"/>
          <w:b/>
          <w:bCs/>
          <w:color w:val="365F91"/>
          <w:sz w:val="24"/>
        </w:rPr>
        <w:t>Web service</w:t>
      </w:r>
      <w:r w:rsidRPr="4F0107CC">
        <w:rPr>
          <w:rFonts w:ascii="Calibri" w:eastAsia="Calibri" w:hAnsi="Calibri" w:cs="Calibri"/>
          <w:b/>
          <w:bCs/>
          <w:color w:val="365F91"/>
          <w:sz w:val="24"/>
          <w:lang w:val="en-IN"/>
        </w:rPr>
        <w:t xml:space="preserve"> URL to access production server</w:t>
      </w:r>
      <w:r w:rsidRPr="4F0107CC">
        <w:rPr>
          <w:rFonts w:ascii="Calibri" w:eastAsia="Calibri" w:hAnsi="Calibri" w:cs="Calibri"/>
          <w:sz w:val="24"/>
          <w:lang w:val="en-IN"/>
        </w:rPr>
        <w:t>:</w:t>
      </w:r>
      <w:r>
        <w:br/>
      </w:r>
      <w:r w:rsidRPr="4F0107CC">
        <w:rPr>
          <w:rFonts w:ascii="Calibri" w:eastAsia="Calibri" w:hAnsi="Calibri" w:cs="Calibri"/>
          <w:color w:val="0000FF"/>
          <w:sz w:val="24"/>
          <w:u w:val="single"/>
        </w:rPr>
        <w:t xml:space="preserve"> </w:t>
      </w:r>
      <w:hyperlink r:id="rId40">
        <w:r w:rsidRPr="4F0107CC">
          <w:rPr>
            <w:rStyle w:val="Hyperlink"/>
            <w:rFonts w:ascii="Calibri" w:eastAsia="Calibri" w:hAnsi="Calibri" w:cs="Calibri"/>
            <w:sz w:val="24"/>
            <w:szCs w:val="24"/>
          </w:rPr>
          <w:t>https://ap-hipas.henkelgroup.net/VegamOauthServer/GetAccessToken</w:t>
        </w:r>
      </w:hyperlink>
    </w:p>
    <w:p w14:paraId="1D7F861A" w14:textId="4B11D4E8" w:rsidR="738D79C5" w:rsidRDefault="738D79C5" w:rsidP="4F0107CC">
      <w:pPr>
        <w:spacing w:before="0" w:after="200" w:line="276" w:lineRule="auto"/>
      </w:pPr>
      <w:r w:rsidRPr="4F0107CC">
        <w:rPr>
          <w:rFonts w:ascii="Calibri" w:eastAsia="Calibri" w:hAnsi="Calibri" w:cs="Calibri"/>
          <w:b/>
          <w:bCs/>
          <w:color w:val="365F91"/>
          <w:sz w:val="24"/>
        </w:rPr>
        <w:t>Web service Type</w:t>
      </w:r>
      <w:r w:rsidRPr="4F0107CC">
        <w:rPr>
          <w:rFonts w:ascii="Calibri" w:eastAsia="Calibri" w:hAnsi="Calibri" w:cs="Calibri"/>
          <w:sz w:val="24"/>
          <w:lang w:val="en-IN"/>
        </w:rPr>
        <w:t xml:space="preserve">: </w:t>
      </w:r>
      <w:r w:rsidRPr="4F0107CC">
        <w:rPr>
          <w:rFonts w:ascii="Calibri" w:eastAsia="Calibri" w:hAnsi="Calibri" w:cs="Calibri"/>
          <w:sz w:val="24"/>
        </w:rPr>
        <w:t>POST</w:t>
      </w:r>
    </w:p>
    <w:p w14:paraId="74D46DF0" w14:textId="60F6296B" w:rsidR="738D79C5" w:rsidRDefault="738D79C5" w:rsidP="4F0107CC">
      <w:pPr>
        <w:spacing w:before="0" w:after="0" w:line="276" w:lineRule="auto"/>
      </w:pPr>
      <w:r w:rsidRPr="4F0107CC">
        <w:rPr>
          <w:rFonts w:ascii="Calibri" w:eastAsia="Calibri" w:hAnsi="Calibri" w:cs="Calibri"/>
          <w:b/>
          <w:bCs/>
          <w:color w:val="365F91"/>
          <w:sz w:val="24"/>
        </w:rPr>
        <w:t>Web service input parameters</w:t>
      </w:r>
      <w:r w:rsidRPr="4F0107CC">
        <w:rPr>
          <w:rFonts w:ascii="Calibri" w:eastAsia="Calibri" w:hAnsi="Calibri" w:cs="Calibri"/>
          <w:sz w:val="24"/>
          <w:lang w:val="en-IN"/>
        </w:rPr>
        <w:t>:</w:t>
      </w:r>
    </w:p>
    <w:tbl>
      <w:tblPr>
        <w:tblStyle w:val="TableGrid"/>
        <w:tblW w:w="0" w:type="auto"/>
        <w:tblLayout w:type="fixed"/>
        <w:tblLook w:val="04A0" w:firstRow="1" w:lastRow="0" w:firstColumn="1" w:lastColumn="0" w:noHBand="0" w:noVBand="1"/>
      </w:tblPr>
      <w:tblGrid>
        <w:gridCol w:w="1876"/>
        <w:gridCol w:w="4766"/>
        <w:gridCol w:w="1338"/>
        <w:gridCol w:w="1520"/>
      </w:tblGrid>
      <w:tr w:rsidR="4F0107CC" w14:paraId="2CB1A7BA"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5881121" w14:textId="67D53BEF" w:rsidR="4F0107CC" w:rsidRDefault="4F0107CC" w:rsidP="4F0107CC">
            <w:pPr>
              <w:spacing w:before="0" w:after="0" w:line="276" w:lineRule="auto"/>
              <w:jc w:val="center"/>
            </w:pPr>
            <w:r w:rsidRPr="4F0107CC">
              <w:rPr>
                <w:rFonts w:eastAsia="Calibri" w:cs="Calibri"/>
                <w:b/>
                <w:bCs/>
                <w:color w:val="FFFFFF" w:themeColor="background1"/>
                <w:sz w:val="24"/>
              </w:rPr>
              <w:t>Parameter Name</w:t>
            </w:r>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2D16287" w14:textId="46368E05"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EB4CF6F" w14:textId="7FEF5233" w:rsidR="4F0107CC" w:rsidRDefault="4F0107CC" w:rsidP="4F0107CC">
            <w:pPr>
              <w:spacing w:before="0" w:after="0" w:line="276" w:lineRule="auto"/>
              <w:jc w:val="center"/>
            </w:pPr>
            <w:proofErr w:type="spellStart"/>
            <w:r w:rsidRPr="4F0107CC">
              <w:rPr>
                <w:rFonts w:eastAsia="Calibri" w:cs="Calibri"/>
                <w:b/>
                <w:bCs/>
                <w:color w:val="FFFFFF" w:themeColor="background1"/>
                <w:sz w:val="24"/>
              </w:rPr>
              <w:t>DateType</w:t>
            </w:r>
            <w:proofErr w:type="spellEnd"/>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3B393549" w14:textId="44883F1F" w:rsidR="4F0107CC" w:rsidRDefault="4F0107CC" w:rsidP="4F0107CC">
            <w:pPr>
              <w:spacing w:before="0" w:after="0" w:line="276" w:lineRule="auto"/>
              <w:jc w:val="center"/>
            </w:pPr>
            <w:r w:rsidRPr="4F0107CC">
              <w:rPr>
                <w:rFonts w:eastAsia="Calibri" w:cs="Calibri"/>
                <w:b/>
                <w:bCs/>
                <w:color w:val="FFFFFF" w:themeColor="background1"/>
                <w:sz w:val="24"/>
              </w:rPr>
              <w:t>Is Mandatory</w:t>
            </w:r>
          </w:p>
        </w:tc>
      </w:tr>
      <w:tr w:rsidR="4F0107CC" w14:paraId="0FC09887"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A52B997" w14:textId="6AAC3E9E" w:rsidR="4F0107CC" w:rsidRDefault="4F0107CC" w:rsidP="4F0107CC">
            <w:pPr>
              <w:spacing w:before="0" w:after="0" w:line="276" w:lineRule="auto"/>
              <w:jc w:val="both"/>
            </w:pPr>
            <w:proofErr w:type="spellStart"/>
            <w:r w:rsidRPr="4F0107CC">
              <w:rPr>
                <w:rFonts w:eastAsia="Calibri" w:cs="Calibri"/>
                <w:color w:val="000000" w:themeColor="text1"/>
                <w:sz w:val="24"/>
              </w:rPr>
              <w:t>client_id</w:t>
            </w:r>
            <w:proofErr w:type="spellEnd"/>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D691B00" w14:textId="0DBEC894" w:rsidR="4F0107CC" w:rsidRDefault="4F0107CC" w:rsidP="4F0107CC">
            <w:pPr>
              <w:spacing w:before="0" w:after="0" w:line="276" w:lineRule="auto"/>
              <w:jc w:val="both"/>
            </w:pPr>
            <w:r w:rsidRPr="4F0107CC">
              <w:rPr>
                <w:rFonts w:eastAsia="Calibri" w:cs="Calibri"/>
                <w:color w:val="000000" w:themeColor="text1"/>
                <w:sz w:val="24"/>
              </w:rPr>
              <w:t xml:space="preserve">Required for access token generation. Details will be provided by </w:t>
            </w: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rPr>
              <w:t xml:space="preserve"> solution.</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942243C" w14:textId="53B66E42" w:rsidR="4F0107CC" w:rsidRDefault="4F0107CC" w:rsidP="4F0107CC">
            <w:pPr>
              <w:spacing w:before="0" w:after="0" w:line="276" w:lineRule="auto"/>
              <w:jc w:val="both"/>
            </w:pPr>
            <w:r w:rsidRPr="4F0107CC">
              <w:rPr>
                <w:rFonts w:eastAsia="Calibri" w:cs="Calibri"/>
                <w:color w:val="000000" w:themeColor="text1"/>
                <w:sz w:val="24"/>
              </w:rPr>
              <w:t>VARCHAR</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9E466D8" w14:textId="743C4FA6" w:rsidR="4F0107CC" w:rsidRDefault="4F0107CC" w:rsidP="4F0107CC">
            <w:pPr>
              <w:spacing w:before="0" w:after="0" w:line="276" w:lineRule="auto"/>
              <w:jc w:val="both"/>
            </w:pPr>
            <w:r w:rsidRPr="4F0107CC">
              <w:rPr>
                <w:rFonts w:eastAsia="Calibri" w:cs="Calibri"/>
                <w:color w:val="000000" w:themeColor="text1"/>
                <w:sz w:val="24"/>
              </w:rPr>
              <w:t>Yes</w:t>
            </w:r>
          </w:p>
        </w:tc>
      </w:tr>
      <w:tr w:rsidR="4F0107CC" w14:paraId="6E2A159A"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93C5857" w14:textId="69486B55" w:rsidR="4F0107CC" w:rsidRDefault="4F0107CC" w:rsidP="4F0107CC">
            <w:pPr>
              <w:spacing w:before="0" w:after="0" w:line="276" w:lineRule="auto"/>
              <w:jc w:val="both"/>
            </w:pPr>
            <w:proofErr w:type="spellStart"/>
            <w:r w:rsidRPr="4F0107CC">
              <w:rPr>
                <w:rFonts w:eastAsia="Calibri" w:cs="Calibri"/>
                <w:color w:val="000000" w:themeColor="text1"/>
                <w:sz w:val="24"/>
              </w:rPr>
              <w:lastRenderedPageBreak/>
              <w:t>client_secret</w:t>
            </w:r>
            <w:proofErr w:type="spellEnd"/>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2AD55EF" w14:textId="688523FD" w:rsidR="4F0107CC" w:rsidRDefault="4F0107CC" w:rsidP="4F0107CC">
            <w:pPr>
              <w:spacing w:before="0" w:after="0" w:line="276" w:lineRule="auto"/>
              <w:jc w:val="both"/>
            </w:pPr>
            <w:r w:rsidRPr="4F0107CC">
              <w:rPr>
                <w:rFonts w:eastAsia="Calibri" w:cs="Calibri"/>
                <w:color w:val="000000" w:themeColor="text1"/>
                <w:sz w:val="24"/>
              </w:rPr>
              <w:t xml:space="preserve">Required for access token generation. Details will be provided by </w:t>
            </w: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rPr>
              <w:t xml:space="preserve"> solution.</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9730C22" w14:textId="011F11D8" w:rsidR="4F0107CC" w:rsidRDefault="4F0107CC" w:rsidP="4F0107CC">
            <w:pPr>
              <w:spacing w:before="0" w:after="0" w:line="276" w:lineRule="auto"/>
              <w:jc w:val="both"/>
            </w:pPr>
            <w:r w:rsidRPr="4F0107CC">
              <w:rPr>
                <w:rFonts w:eastAsia="Calibri" w:cs="Calibri"/>
                <w:color w:val="000000" w:themeColor="text1"/>
                <w:sz w:val="24"/>
              </w:rPr>
              <w:t>VARCHAR</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5B6BB6F" w14:textId="6C053B39" w:rsidR="4F0107CC" w:rsidRDefault="4F0107CC" w:rsidP="4F0107CC">
            <w:pPr>
              <w:spacing w:before="0" w:after="0" w:line="276" w:lineRule="auto"/>
              <w:jc w:val="both"/>
            </w:pPr>
            <w:r w:rsidRPr="4F0107CC">
              <w:rPr>
                <w:rFonts w:eastAsia="Calibri" w:cs="Calibri"/>
                <w:color w:val="000000" w:themeColor="text1"/>
                <w:sz w:val="24"/>
              </w:rPr>
              <w:t>Yes</w:t>
            </w:r>
          </w:p>
        </w:tc>
      </w:tr>
      <w:tr w:rsidR="4F0107CC" w14:paraId="1D4208FA" w14:textId="77777777" w:rsidTr="4F0107CC">
        <w:trPr>
          <w:trHeight w:val="300"/>
        </w:trPr>
        <w:tc>
          <w:tcPr>
            <w:tcW w:w="1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221001E" w14:textId="421BE500" w:rsidR="4F0107CC" w:rsidRDefault="4F0107CC" w:rsidP="4F0107CC">
            <w:pPr>
              <w:spacing w:before="0" w:after="0" w:line="276" w:lineRule="auto"/>
              <w:jc w:val="both"/>
            </w:pPr>
            <w:proofErr w:type="spellStart"/>
            <w:r w:rsidRPr="4F0107CC">
              <w:rPr>
                <w:rFonts w:eastAsia="Calibri" w:cs="Calibri"/>
                <w:color w:val="000000" w:themeColor="text1"/>
                <w:sz w:val="24"/>
              </w:rPr>
              <w:t>grant_type</w:t>
            </w:r>
            <w:proofErr w:type="spellEnd"/>
          </w:p>
        </w:tc>
        <w:tc>
          <w:tcPr>
            <w:tcW w:w="47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B1ED92A" w14:textId="20F279F0" w:rsidR="4F0107CC" w:rsidRDefault="4F0107CC" w:rsidP="4F0107CC">
            <w:pPr>
              <w:spacing w:before="0" w:after="0" w:line="276" w:lineRule="auto"/>
              <w:jc w:val="both"/>
            </w:pPr>
            <w:r w:rsidRPr="4F0107CC">
              <w:rPr>
                <w:rFonts w:eastAsia="Calibri" w:cs="Calibri"/>
                <w:color w:val="000000" w:themeColor="text1"/>
                <w:sz w:val="24"/>
              </w:rPr>
              <w:t xml:space="preserve">Required for access token generation. Must be set to the value </w:t>
            </w:r>
            <w:proofErr w:type="spellStart"/>
            <w:r w:rsidRPr="4F0107CC">
              <w:rPr>
                <w:rFonts w:eastAsia="Calibri" w:cs="Calibri"/>
                <w:b/>
                <w:bCs/>
                <w:color w:val="000000" w:themeColor="text1"/>
                <w:sz w:val="24"/>
              </w:rPr>
              <w:t>client_credentials</w:t>
            </w:r>
            <w:proofErr w:type="spellEnd"/>
            <w:r w:rsidRPr="4F0107CC">
              <w:rPr>
                <w:rFonts w:eastAsia="Calibri" w:cs="Calibri"/>
                <w:color w:val="000000" w:themeColor="text1"/>
                <w:sz w:val="24"/>
              </w:rPr>
              <w:t xml:space="preserve"> </w:t>
            </w:r>
          </w:p>
        </w:tc>
        <w:tc>
          <w:tcPr>
            <w:tcW w:w="13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B360032" w14:textId="60250052" w:rsidR="4F0107CC" w:rsidRDefault="4F0107CC" w:rsidP="4F0107CC">
            <w:pPr>
              <w:spacing w:before="0" w:after="0" w:line="276" w:lineRule="auto"/>
              <w:jc w:val="both"/>
            </w:pPr>
            <w:r w:rsidRPr="4F0107CC">
              <w:rPr>
                <w:rFonts w:eastAsia="Calibri" w:cs="Calibri"/>
                <w:color w:val="000000" w:themeColor="text1"/>
                <w:sz w:val="24"/>
              </w:rPr>
              <w:t>VARCHAR</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9B3BBEE" w14:textId="0B6E9290" w:rsidR="4F0107CC" w:rsidRDefault="4F0107CC" w:rsidP="4F0107CC">
            <w:pPr>
              <w:spacing w:before="0" w:after="0" w:line="276" w:lineRule="auto"/>
              <w:jc w:val="both"/>
            </w:pPr>
            <w:r w:rsidRPr="4F0107CC">
              <w:rPr>
                <w:rFonts w:eastAsia="Calibri" w:cs="Calibri"/>
                <w:color w:val="000000" w:themeColor="text1"/>
                <w:sz w:val="24"/>
              </w:rPr>
              <w:t>Yes</w:t>
            </w:r>
          </w:p>
        </w:tc>
      </w:tr>
    </w:tbl>
    <w:p w14:paraId="4DD535A6" w14:textId="48C10800" w:rsidR="738D79C5" w:rsidRDefault="738D79C5" w:rsidP="4F0107CC">
      <w:pPr>
        <w:spacing w:before="0" w:after="0" w:line="276" w:lineRule="auto"/>
      </w:pPr>
      <w:r w:rsidRPr="4F0107CC">
        <w:rPr>
          <w:rFonts w:ascii="Calibri" w:eastAsia="Calibri" w:hAnsi="Calibri" w:cs="Calibri"/>
          <w:b/>
          <w:bCs/>
          <w:color w:val="365F91"/>
          <w:sz w:val="24"/>
        </w:rPr>
        <w:t xml:space="preserve"> </w:t>
      </w:r>
    </w:p>
    <w:p w14:paraId="78614F43" w14:textId="7843006B" w:rsidR="738D79C5" w:rsidRDefault="738D79C5" w:rsidP="4F0107CC">
      <w:pPr>
        <w:spacing w:before="0" w:after="0" w:line="276" w:lineRule="auto"/>
      </w:pPr>
      <w:r w:rsidRPr="4F0107CC">
        <w:rPr>
          <w:rFonts w:ascii="Calibri" w:eastAsia="Calibri" w:hAnsi="Calibri" w:cs="Calibri"/>
          <w:sz w:val="24"/>
        </w:rPr>
        <w:t xml:space="preserve">By default, these parameters must be </w:t>
      </w:r>
      <w:r w:rsidRPr="4F0107CC">
        <w:rPr>
          <w:rFonts w:ascii="Calibri" w:eastAsia="Calibri" w:hAnsi="Calibri" w:cs="Calibri"/>
          <w:b/>
          <w:bCs/>
          <w:sz w:val="24"/>
        </w:rPr>
        <w:t>x-www-form-</w:t>
      </w:r>
      <w:proofErr w:type="spellStart"/>
      <w:r w:rsidRPr="4F0107CC">
        <w:rPr>
          <w:rFonts w:ascii="Calibri" w:eastAsia="Calibri" w:hAnsi="Calibri" w:cs="Calibri"/>
          <w:b/>
          <w:bCs/>
          <w:sz w:val="24"/>
        </w:rPr>
        <w:t>urlencoded</w:t>
      </w:r>
      <w:proofErr w:type="spellEnd"/>
      <w:r w:rsidRPr="4F0107CC">
        <w:rPr>
          <w:rFonts w:ascii="Calibri" w:eastAsia="Calibri" w:hAnsi="Calibri" w:cs="Calibri"/>
          <w:sz w:val="24"/>
        </w:rPr>
        <w:t xml:space="preserve"> and specified in the request body (as shown in the sample below)</w:t>
      </w:r>
    </w:p>
    <w:p w14:paraId="4CABF3E0" w14:textId="501E0706" w:rsidR="738D79C5" w:rsidRDefault="738D79C5" w:rsidP="4F0107CC">
      <w:pPr>
        <w:spacing w:before="0" w:after="0" w:line="276" w:lineRule="auto"/>
      </w:pPr>
      <w:r w:rsidRPr="4F0107CC">
        <w:rPr>
          <w:rFonts w:ascii="Calibri" w:eastAsia="Calibri" w:hAnsi="Calibri" w:cs="Calibri"/>
          <w:sz w:val="24"/>
        </w:rPr>
        <w:t xml:space="preserve"> </w:t>
      </w:r>
    </w:p>
    <w:p w14:paraId="77413467" w14:textId="2BCF75EE" w:rsidR="738D79C5" w:rsidRDefault="738D79C5" w:rsidP="4F0107CC">
      <w:pPr>
        <w:spacing w:before="0" w:after="0" w:line="276" w:lineRule="auto"/>
      </w:pPr>
      <w:r>
        <w:rPr>
          <w:noProof/>
        </w:rPr>
        <w:drawing>
          <wp:inline distT="0" distB="0" distL="0" distR="0" wp14:anchorId="605DEDBB" wp14:editId="6A33EF2A">
            <wp:extent cx="5943600" cy="1971675"/>
            <wp:effectExtent l="0" t="0" r="0" b="0"/>
            <wp:docPr id="1635594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4485"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515A5735" w14:textId="1E46A899" w:rsidR="738D79C5" w:rsidRDefault="738D79C5" w:rsidP="4F0107CC">
      <w:pPr>
        <w:spacing w:before="0" w:after="0" w:line="276" w:lineRule="auto"/>
      </w:pPr>
      <w:r w:rsidRPr="4F0107CC">
        <w:rPr>
          <w:rFonts w:ascii="Calibri" w:eastAsia="Calibri" w:hAnsi="Calibri" w:cs="Calibri"/>
          <w:b/>
          <w:bCs/>
          <w:color w:val="365F91"/>
          <w:sz w:val="24"/>
        </w:rPr>
        <w:t xml:space="preserve"> </w:t>
      </w:r>
    </w:p>
    <w:p w14:paraId="6CBAFE98" w14:textId="412C11D0" w:rsidR="738D79C5" w:rsidRDefault="738D79C5" w:rsidP="4F0107CC">
      <w:pPr>
        <w:spacing w:before="0" w:after="0" w:line="276" w:lineRule="auto"/>
      </w:pPr>
      <w:r w:rsidRPr="4F0107CC">
        <w:rPr>
          <w:rFonts w:ascii="Calibri" w:eastAsia="Calibri" w:hAnsi="Calibri" w:cs="Calibri"/>
          <w:b/>
          <w:bCs/>
          <w:color w:val="365F91"/>
          <w:sz w:val="24"/>
        </w:rPr>
        <w:t>Web service output</w:t>
      </w:r>
      <w:r w:rsidRPr="4F0107CC">
        <w:rPr>
          <w:rFonts w:ascii="Calibri" w:eastAsia="Calibri" w:hAnsi="Calibri" w:cs="Calibri"/>
          <w:sz w:val="24"/>
        </w:rPr>
        <w:t xml:space="preserve">: </w:t>
      </w:r>
    </w:p>
    <w:p w14:paraId="24A6608C" w14:textId="19457D75" w:rsidR="738D79C5" w:rsidRDefault="738D79C5" w:rsidP="4F0107CC">
      <w:pPr>
        <w:spacing w:before="0" w:after="0" w:line="276" w:lineRule="auto"/>
      </w:pPr>
      <w:r w:rsidRPr="4F0107CC">
        <w:rPr>
          <w:rFonts w:ascii="Calibri" w:eastAsia="Calibri" w:hAnsi="Calibri" w:cs="Calibri"/>
          <w:sz w:val="24"/>
        </w:rPr>
        <w:t>Output will be JSON response with access token as one of the parameters which need to be used for accessing AMS solution API.</w:t>
      </w:r>
    </w:p>
    <w:p w14:paraId="0B575C67" w14:textId="43404895" w:rsidR="738D79C5" w:rsidRDefault="738D79C5" w:rsidP="4F0107CC">
      <w:pPr>
        <w:spacing w:before="0" w:after="0" w:line="276" w:lineRule="auto"/>
      </w:pPr>
      <w:r w:rsidRPr="4F0107CC">
        <w:rPr>
          <w:rFonts w:ascii="Calibri" w:eastAsia="Calibri" w:hAnsi="Calibri" w:cs="Calibri"/>
          <w:sz w:val="24"/>
        </w:rPr>
        <w:t xml:space="preserve"> </w:t>
      </w:r>
    </w:p>
    <w:p w14:paraId="7ED3F269" w14:textId="0D6424A2" w:rsidR="738D79C5" w:rsidRDefault="738D79C5" w:rsidP="4F0107CC">
      <w:pPr>
        <w:spacing w:before="0" w:after="0" w:line="276" w:lineRule="auto"/>
      </w:pPr>
      <w:r>
        <w:rPr>
          <w:noProof/>
        </w:rPr>
        <w:drawing>
          <wp:inline distT="0" distB="0" distL="0" distR="0" wp14:anchorId="0EB76C28" wp14:editId="69A30006">
            <wp:extent cx="5943600" cy="1171575"/>
            <wp:effectExtent l="0" t="0" r="0" b="0"/>
            <wp:docPr id="903827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7664"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14:paraId="36624A6B" w14:textId="32C3A37F" w:rsidR="738D79C5" w:rsidRDefault="738D79C5" w:rsidP="4F0107CC">
      <w:pPr>
        <w:spacing w:before="0" w:after="0" w:line="276" w:lineRule="auto"/>
      </w:pPr>
      <w:r w:rsidRPr="4F0107CC">
        <w:rPr>
          <w:rFonts w:ascii="Calibri" w:eastAsia="Calibri" w:hAnsi="Calibri" w:cs="Calibri"/>
          <w:sz w:val="24"/>
        </w:rPr>
        <w:t xml:space="preserve"> </w:t>
      </w:r>
    </w:p>
    <w:p w14:paraId="3CFCCDFF" w14:textId="67EB7294" w:rsidR="738D79C5" w:rsidRDefault="738D79C5" w:rsidP="4F0107CC">
      <w:pPr>
        <w:spacing w:before="0" w:after="200" w:line="276" w:lineRule="auto"/>
      </w:pPr>
      <w:r w:rsidRPr="4F0107CC">
        <w:rPr>
          <w:rFonts w:ascii="Calibri" w:eastAsia="Calibri" w:hAnsi="Calibri" w:cs="Calibri"/>
          <w:sz w:val="24"/>
        </w:rPr>
        <w:t xml:space="preserve">In case of error below information with </w:t>
      </w:r>
      <w:proofErr w:type="spellStart"/>
      <w:r w:rsidRPr="4F0107CC">
        <w:rPr>
          <w:rFonts w:ascii="Calibri" w:eastAsia="Calibri" w:hAnsi="Calibri" w:cs="Calibri"/>
          <w:sz w:val="24"/>
        </w:rPr>
        <w:t>ErrorCode</w:t>
      </w:r>
      <w:proofErr w:type="spellEnd"/>
      <w:r w:rsidRPr="4F0107CC">
        <w:rPr>
          <w:rFonts w:ascii="Calibri" w:eastAsia="Calibri" w:hAnsi="Calibri" w:cs="Calibri"/>
          <w:sz w:val="24"/>
        </w:rPr>
        <w:t xml:space="preserve"> will be displayed</w:t>
      </w:r>
    </w:p>
    <w:p w14:paraId="0C588BC5" w14:textId="30264063" w:rsidR="738D79C5" w:rsidRDefault="738D79C5" w:rsidP="4F0107CC">
      <w:pPr>
        <w:spacing w:before="0" w:after="200" w:line="276" w:lineRule="auto"/>
      </w:pPr>
      <w:proofErr w:type="spellStart"/>
      <w:r w:rsidRPr="4F0107CC">
        <w:rPr>
          <w:rFonts w:ascii="Calibri" w:eastAsia="Calibri" w:hAnsi="Calibri" w:cs="Calibri"/>
          <w:b/>
          <w:bCs/>
          <w:color w:val="365F91"/>
          <w:sz w:val="24"/>
        </w:rPr>
        <w:t>ErrorCode</w:t>
      </w:r>
      <w:proofErr w:type="spellEnd"/>
      <w:r w:rsidRPr="4F0107CC">
        <w:rPr>
          <w:rFonts w:ascii="Calibri" w:eastAsia="Calibri" w:hAnsi="Calibri" w:cs="Calibri"/>
          <w:b/>
          <w:bCs/>
          <w:color w:val="365F91"/>
          <w:sz w:val="24"/>
        </w:rPr>
        <w:t xml:space="preserve"> Information:</w:t>
      </w:r>
    </w:p>
    <w:tbl>
      <w:tblPr>
        <w:tblStyle w:val="TableGrid"/>
        <w:tblW w:w="0" w:type="auto"/>
        <w:tblLayout w:type="fixed"/>
        <w:tblLook w:val="04A0" w:firstRow="1" w:lastRow="0" w:firstColumn="1" w:lastColumn="0" w:noHBand="0" w:noVBand="1"/>
      </w:tblPr>
      <w:tblGrid>
        <w:gridCol w:w="2605"/>
        <w:gridCol w:w="7560"/>
      </w:tblGrid>
      <w:tr w:rsidR="4F0107CC" w14:paraId="47DAD714" w14:textId="77777777" w:rsidTr="4F0107CC">
        <w:trPr>
          <w:trHeight w:val="300"/>
        </w:trPr>
        <w:tc>
          <w:tcPr>
            <w:tcW w:w="2605" w:type="dxa"/>
            <w:tcBorders>
              <w:top w:val="single" w:sz="8" w:space="0" w:color="4F81BD"/>
              <w:left w:val="single" w:sz="8" w:space="0" w:color="4F81BD"/>
              <w:bottom w:val="single" w:sz="18" w:space="0" w:color="FFFFFF" w:themeColor="background1"/>
              <w:right w:val="single" w:sz="8" w:space="0" w:color="4F81BD"/>
            </w:tcBorders>
            <w:shd w:val="clear" w:color="auto" w:fill="4F81BD"/>
            <w:tcMar>
              <w:left w:w="108" w:type="dxa"/>
              <w:right w:w="108" w:type="dxa"/>
            </w:tcMar>
          </w:tcPr>
          <w:p w14:paraId="58274716" w14:textId="4EE41AF4" w:rsidR="4F0107CC" w:rsidRDefault="4F0107CC" w:rsidP="4F0107CC">
            <w:pPr>
              <w:spacing w:before="0" w:after="0" w:line="276" w:lineRule="auto"/>
              <w:jc w:val="center"/>
            </w:pPr>
            <w:r w:rsidRPr="4F0107CC">
              <w:rPr>
                <w:rFonts w:eastAsia="Calibri" w:cs="Calibri"/>
                <w:b/>
                <w:bCs/>
                <w:color w:val="FFFFFF" w:themeColor="background1"/>
                <w:sz w:val="24"/>
              </w:rPr>
              <w:t>Error Code</w:t>
            </w:r>
          </w:p>
        </w:tc>
        <w:tc>
          <w:tcPr>
            <w:tcW w:w="7560" w:type="dxa"/>
            <w:tcBorders>
              <w:top w:val="single" w:sz="8" w:space="0" w:color="4F81BD"/>
              <w:left w:val="single" w:sz="8" w:space="0" w:color="4F81BD"/>
              <w:bottom w:val="single" w:sz="18" w:space="0" w:color="FFFFFF" w:themeColor="background1"/>
              <w:right w:val="single" w:sz="8" w:space="0" w:color="4F81BD"/>
            </w:tcBorders>
            <w:shd w:val="clear" w:color="auto" w:fill="4F81BD"/>
            <w:tcMar>
              <w:left w:w="108" w:type="dxa"/>
              <w:right w:w="108" w:type="dxa"/>
            </w:tcMar>
          </w:tcPr>
          <w:p w14:paraId="638CAD19" w14:textId="2BB643D9"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r>
      <w:tr w:rsidR="4F0107CC" w14:paraId="56688043" w14:textId="77777777" w:rsidTr="4F0107CC">
        <w:trPr>
          <w:trHeight w:val="300"/>
        </w:trPr>
        <w:tc>
          <w:tcPr>
            <w:tcW w:w="2605"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Mar>
              <w:left w:w="108" w:type="dxa"/>
              <w:right w:w="108" w:type="dxa"/>
            </w:tcMar>
          </w:tcPr>
          <w:p w14:paraId="45127C7A" w14:textId="56F7025B" w:rsidR="4F0107CC" w:rsidRDefault="4F0107CC" w:rsidP="4F0107CC">
            <w:pPr>
              <w:spacing w:before="0" w:after="0" w:line="276" w:lineRule="auto"/>
              <w:jc w:val="both"/>
            </w:pPr>
            <w:r w:rsidRPr="4F0107CC">
              <w:rPr>
                <w:rFonts w:eastAsia="Calibri" w:cs="Calibri"/>
                <w:color w:val="000000" w:themeColor="text1"/>
                <w:sz w:val="24"/>
              </w:rPr>
              <w:t>0001</w:t>
            </w:r>
          </w:p>
        </w:tc>
        <w:tc>
          <w:tcPr>
            <w:tcW w:w="7560"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Mar>
              <w:left w:w="108" w:type="dxa"/>
              <w:right w:w="108" w:type="dxa"/>
            </w:tcMar>
          </w:tcPr>
          <w:p w14:paraId="2CFBD027" w14:textId="69148C67" w:rsidR="4F0107CC" w:rsidRDefault="4F0107CC" w:rsidP="4F0107CC">
            <w:pPr>
              <w:spacing w:before="0" w:after="0" w:line="276" w:lineRule="auto"/>
              <w:jc w:val="both"/>
            </w:pPr>
            <w:r w:rsidRPr="4F0107CC">
              <w:rPr>
                <w:rFonts w:eastAsia="Calibri" w:cs="Calibri"/>
                <w:color w:val="000000" w:themeColor="text1"/>
                <w:sz w:val="24"/>
              </w:rPr>
              <w:t>Invalid client info</w:t>
            </w:r>
          </w:p>
        </w:tc>
      </w:tr>
      <w:tr w:rsidR="4F0107CC" w14:paraId="03094526" w14:textId="77777777" w:rsidTr="4F0107CC">
        <w:trPr>
          <w:trHeight w:val="300"/>
        </w:trPr>
        <w:tc>
          <w:tcPr>
            <w:tcW w:w="2605" w:type="dxa"/>
            <w:tcBorders>
              <w:top w:val="single" w:sz="8" w:space="0" w:color="4F81BD"/>
              <w:left w:val="single" w:sz="8" w:space="0" w:color="4F81BD"/>
              <w:bottom w:val="single" w:sz="8" w:space="0" w:color="4F81BD"/>
              <w:right w:val="single" w:sz="8" w:space="0" w:color="4F81BD"/>
            </w:tcBorders>
            <w:shd w:val="clear" w:color="auto" w:fill="FFFFFF" w:themeFill="background1"/>
            <w:tcMar>
              <w:left w:w="108" w:type="dxa"/>
              <w:right w:w="108" w:type="dxa"/>
            </w:tcMar>
          </w:tcPr>
          <w:p w14:paraId="50FFC7C2" w14:textId="7925546B" w:rsidR="4F0107CC" w:rsidRDefault="4F0107CC" w:rsidP="4F0107CC">
            <w:pPr>
              <w:spacing w:before="0" w:after="0" w:line="276" w:lineRule="auto"/>
              <w:jc w:val="both"/>
            </w:pPr>
            <w:r w:rsidRPr="4F0107CC">
              <w:rPr>
                <w:rFonts w:eastAsia="Calibri" w:cs="Calibri"/>
                <w:color w:val="000000" w:themeColor="text1"/>
                <w:sz w:val="24"/>
              </w:rPr>
              <w:t>0002</w:t>
            </w:r>
          </w:p>
        </w:tc>
        <w:tc>
          <w:tcPr>
            <w:tcW w:w="7560" w:type="dxa"/>
            <w:tcBorders>
              <w:top w:val="single" w:sz="8" w:space="0" w:color="4F81BD"/>
              <w:left w:val="single" w:sz="8" w:space="0" w:color="4F81BD"/>
              <w:bottom w:val="single" w:sz="8" w:space="0" w:color="4F81BD"/>
              <w:right w:val="single" w:sz="8" w:space="0" w:color="4F81BD"/>
            </w:tcBorders>
            <w:shd w:val="clear" w:color="auto" w:fill="FFFFFF" w:themeFill="background1"/>
            <w:tcMar>
              <w:left w:w="108" w:type="dxa"/>
              <w:right w:w="108" w:type="dxa"/>
            </w:tcMar>
          </w:tcPr>
          <w:p w14:paraId="29491F59" w14:textId="7E871251" w:rsidR="4F0107CC" w:rsidRDefault="4F0107CC" w:rsidP="4F0107CC">
            <w:pPr>
              <w:spacing w:before="0" w:after="0" w:line="276" w:lineRule="auto"/>
              <w:jc w:val="both"/>
            </w:pPr>
            <w:r w:rsidRPr="4F0107CC">
              <w:rPr>
                <w:rFonts w:eastAsia="Calibri" w:cs="Calibri"/>
                <w:color w:val="000000" w:themeColor="text1"/>
                <w:sz w:val="24"/>
              </w:rPr>
              <w:t>Error while processing request</w:t>
            </w:r>
          </w:p>
        </w:tc>
      </w:tr>
    </w:tbl>
    <w:p w14:paraId="7D77F28A" w14:textId="74B8DDEA" w:rsidR="738D79C5" w:rsidRDefault="738D79C5" w:rsidP="4F0107CC">
      <w:pPr>
        <w:spacing w:before="0" w:after="0" w:line="276" w:lineRule="auto"/>
      </w:pPr>
      <w:r w:rsidRPr="4F0107CC">
        <w:rPr>
          <w:rFonts w:ascii="Calibri" w:eastAsia="Calibri" w:hAnsi="Calibri" w:cs="Calibri"/>
          <w:i/>
          <w:iCs/>
          <w:sz w:val="24"/>
          <w:highlight w:val="cyan"/>
        </w:rPr>
        <w:t>{</w:t>
      </w:r>
    </w:p>
    <w:p w14:paraId="2C3F60EF" w14:textId="79A24EB9" w:rsidR="738D79C5" w:rsidRDefault="738D79C5" w:rsidP="4F0107CC">
      <w:pPr>
        <w:spacing w:before="0" w:after="0" w:line="276" w:lineRule="auto"/>
      </w:pPr>
      <w:r w:rsidRPr="4F0107CC">
        <w:rPr>
          <w:rFonts w:ascii="Calibri" w:eastAsia="Calibri" w:hAnsi="Calibri" w:cs="Calibri"/>
          <w:i/>
          <w:iCs/>
          <w:sz w:val="24"/>
          <w:highlight w:val="cyan"/>
        </w:rPr>
        <w:t xml:space="preserve">    "error": "",</w:t>
      </w:r>
    </w:p>
    <w:p w14:paraId="6433BC40" w14:textId="7022B589" w:rsidR="738D79C5" w:rsidRDefault="738D79C5" w:rsidP="4F0107CC">
      <w:pPr>
        <w:spacing w:before="0" w:after="0" w:line="276" w:lineRule="auto"/>
      </w:pPr>
      <w:r w:rsidRPr="4F0107CC">
        <w:rPr>
          <w:rFonts w:ascii="Calibri" w:eastAsia="Calibri" w:hAnsi="Calibri" w:cs="Calibri"/>
          <w:i/>
          <w:iCs/>
          <w:sz w:val="24"/>
          <w:highlight w:val="cyan"/>
        </w:rPr>
        <w:t xml:space="preserve">    "</w:t>
      </w:r>
      <w:proofErr w:type="spellStart"/>
      <w:r w:rsidRPr="4F0107CC">
        <w:rPr>
          <w:rFonts w:ascii="Calibri" w:eastAsia="Calibri" w:hAnsi="Calibri" w:cs="Calibri"/>
          <w:i/>
          <w:iCs/>
          <w:sz w:val="24"/>
          <w:highlight w:val="cyan"/>
        </w:rPr>
        <w:t>error_description</w:t>
      </w:r>
      <w:proofErr w:type="spellEnd"/>
      <w:r w:rsidRPr="4F0107CC">
        <w:rPr>
          <w:rFonts w:ascii="Calibri" w:eastAsia="Calibri" w:hAnsi="Calibri" w:cs="Calibri"/>
          <w:i/>
          <w:iCs/>
          <w:sz w:val="24"/>
          <w:highlight w:val="cyan"/>
        </w:rPr>
        <w:t>": ""</w:t>
      </w:r>
    </w:p>
    <w:p w14:paraId="61A9D4DB" w14:textId="3DE79F89" w:rsidR="738D79C5" w:rsidRDefault="738D79C5" w:rsidP="4F0107CC">
      <w:pPr>
        <w:spacing w:before="0" w:after="200" w:line="276" w:lineRule="auto"/>
        <w:rPr>
          <w:rFonts w:ascii="Calibri" w:eastAsia="Calibri" w:hAnsi="Calibri" w:cs="Calibri"/>
          <w:i/>
          <w:iCs/>
          <w:sz w:val="24"/>
          <w:highlight w:val="cyan"/>
        </w:rPr>
      </w:pPr>
      <w:r w:rsidRPr="4F0107CC">
        <w:rPr>
          <w:rFonts w:ascii="Calibri" w:eastAsia="Calibri" w:hAnsi="Calibri" w:cs="Calibri"/>
          <w:i/>
          <w:iCs/>
          <w:sz w:val="24"/>
          <w:highlight w:val="cyan"/>
        </w:rPr>
        <w:lastRenderedPageBreak/>
        <w:t>}</w:t>
      </w:r>
      <w:r>
        <w:rPr>
          <w:noProof/>
        </w:rPr>
        <w:drawing>
          <wp:inline distT="0" distB="0" distL="0" distR="0" wp14:anchorId="12B56DF5" wp14:editId="237E9262">
            <wp:extent cx="5943600" cy="676275"/>
            <wp:effectExtent l="0" t="0" r="0" b="0"/>
            <wp:docPr id="1676440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0907"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inline>
        </w:drawing>
      </w:r>
    </w:p>
    <w:p w14:paraId="78A435AF" w14:textId="222F7F65" w:rsidR="738D79C5" w:rsidRDefault="738D79C5" w:rsidP="4F0107CC">
      <w:pPr>
        <w:pStyle w:val="Heading6"/>
        <w:rPr>
          <w:rFonts w:eastAsiaTheme="minorEastAsia" w:cstheme="minorBidi"/>
        </w:rPr>
      </w:pPr>
      <w:r w:rsidRPr="4F0107CC">
        <w:rPr>
          <w:rFonts w:eastAsiaTheme="minorEastAsia" w:cstheme="minorBidi"/>
        </w:rPr>
        <w:t>API Specifications</w:t>
      </w:r>
    </w:p>
    <w:p w14:paraId="2C205446" w14:textId="040FC7A1" w:rsidR="738D79C5" w:rsidRDefault="738D79C5" w:rsidP="4F0107CC">
      <w:pPr>
        <w:spacing w:before="0" w:after="200" w:line="276" w:lineRule="auto"/>
        <w:ind w:left="432"/>
      </w:pPr>
      <w:r w:rsidRPr="4F0107CC">
        <w:rPr>
          <w:rFonts w:ascii="Calibri" w:eastAsia="Calibri" w:hAnsi="Calibri" w:cs="Calibri"/>
          <w:sz w:val="24"/>
        </w:rPr>
        <w:t xml:space="preserve">API is required to be developed to successfully integrate </w:t>
      </w:r>
      <w:r w:rsidRPr="4F0107CC">
        <w:rPr>
          <w:rFonts w:ascii="Calibri" w:eastAsia="Calibri" w:hAnsi="Calibri" w:cs="Calibri"/>
          <w:sz w:val="22"/>
          <w:szCs w:val="22"/>
          <w:lang w:val="en-IN"/>
        </w:rPr>
        <w:t>QCLAD</w:t>
      </w:r>
      <w:r w:rsidRPr="4F0107CC">
        <w:rPr>
          <w:rFonts w:ascii="Calibri" w:eastAsia="Calibri" w:hAnsi="Calibri" w:cs="Calibri"/>
          <w:sz w:val="24"/>
        </w:rPr>
        <w:t xml:space="preserve"> with Vegam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lang w:val="en-IN"/>
        </w:rPr>
        <w:t xml:space="preserve"> solution</w:t>
      </w:r>
      <w:r w:rsidRPr="4F0107CC">
        <w:rPr>
          <w:rFonts w:ascii="Calibri" w:eastAsia="Calibri" w:hAnsi="Calibri" w:cs="Calibri"/>
          <w:sz w:val="24"/>
        </w:rPr>
        <w:t xml:space="preserve">. API will need to be developed and exposed by Vegam </w:t>
      </w:r>
      <w:proofErr w:type="spellStart"/>
      <w:r w:rsidRPr="4F0107CC">
        <w:rPr>
          <w:rFonts w:ascii="Calibri" w:eastAsia="Calibri" w:hAnsi="Calibri" w:cs="Calibri"/>
          <w:sz w:val="24"/>
        </w:rPr>
        <w:t>SmartFactory</w:t>
      </w:r>
      <w:proofErr w:type="spellEnd"/>
      <w:r w:rsidRPr="4F0107CC">
        <w:rPr>
          <w:rFonts w:ascii="Calibri" w:eastAsia="Calibri" w:hAnsi="Calibri" w:cs="Calibri"/>
          <w:sz w:val="24"/>
          <w:lang w:val="en-IN"/>
        </w:rPr>
        <w:t xml:space="preserve"> solution</w:t>
      </w:r>
      <w:r w:rsidRPr="4F0107CC">
        <w:rPr>
          <w:rFonts w:ascii="Calibri" w:eastAsia="Calibri" w:hAnsi="Calibri" w:cs="Calibri"/>
          <w:sz w:val="24"/>
        </w:rPr>
        <w:t>, as explained in the table below.</w:t>
      </w:r>
    </w:p>
    <w:tbl>
      <w:tblPr>
        <w:tblStyle w:val="TableGrid"/>
        <w:tblW w:w="0" w:type="auto"/>
        <w:tblInd w:w="135" w:type="dxa"/>
        <w:tblLayout w:type="fixed"/>
        <w:tblLook w:val="04A0" w:firstRow="1" w:lastRow="0" w:firstColumn="1" w:lastColumn="0" w:noHBand="0" w:noVBand="1"/>
      </w:tblPr>
      <w:tblGrid>
        <w:gridCol w:w="358"/>
        <w:gridCol w:w="2768"/>
        <w:gridCol w:w="3519"/>
        <w:gridCol w:w="2064"/>
        <w:gridCol w:w="805"/>
      </w:tblGrid>
      <w:tr w:rsidR="4F0107CC" w14:paraId="7E5D73CB" w14:textId="77777777" w:rsidTr="4F0107CC">
        <w:trPr>
          <w:trHeight w:val="360"/>
        </w:trPr>
        <w:tc>
          <w:tcPr>
            <w:tcW w:w="3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22DA25E8" w14:textId="74423843" w:rsidR="4F0107CC" w:rsidRDefault="4F0107CC" w:rsidP="4F0107CC">
            <w:pPr>
              <w:spacing w:before="0" w:after="0" w:line="276" w:lineRule="auto"/>
              <w:jc w:val="both"/>
            </w:pPr>
            <w:r w:rsidRPr="4F0107CC">
              <w:rPr>
                <w:rFonts w:eastAsia="Calibri" w:cs="Calibri"/>
                <w:b/>
                <w:bCs/>
                <w:color w:val="FFFFFF" w:themeColor="background1"/>
                <w:sz w:val="24"/>
              </w:rPr>
              <w:t>#</w:t>
            </w:r>
          </w:p>
        </w:tc>
        <w:tc>
          <w:tcPr>
            <w:tcW w:w="27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541DB4F" w14:textId="01D88E97" w:rsidR="4F0107CC" w:rsidRDefault="4F0107CC" w:rsidP="4F0107CC">
            <w:pPr>
              <w:spacing w:before="0" w:after="0" w:line="276" w:lineRule="auto"/>
              <w:jc w:val="center"/>
            </w:pPr>
            <w:r w:rsidRPr="4F0107CC">
              <w:rPr>
                <w:rFonts w:eastAsia="Calibri" w:cs="Calibri"/>
                <w:b/>
                <w:bCs/>
                <w:color w:val="FFFFFF" w:themeColor="background1"/>
                <w:sz w:val="24"/>
              </w:rPr>
              <w:t>API Name</w:t>
            </w:r>
          </w:p>
        </w:tc>
        <w:tc>
          <w:tcPr>
            <w:tcW w:w="35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7B2C4F50" w14:textId="7042C0ED"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20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1A9F83AE" w14:textId="4770F788" w:rsidR="4F0107CC" w:rsidRDefault="4F0107CC" w:rsidP="4F0107CC">
            <w:pPr>
              <w:spacing w:before="0" w:after="0" w:line="276" w:lineRule="auto"/>
              <w:jc w:val="center"/>
            </w:pPr>
            <w:r w:rsidRPr="4F0107CC">
              <w:rPr>
                <w:rFonts w:eastAsia="Calibri" w:cs="Calibri"/>
                <w:b/>
                <w:bCs/>
                <w:color w:val="FFFFFF" w:themeColor="background1"/>
                <w:sz w:val="24"/>
              </w:rPr>
              <w:t>Hosted On</w:t>
            </w:r>
          </w:p>
        </w:tc>
        <w:tc>
          <w:tcPr>
            <w:tcW w:w="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1C634F45" w14:textId="4ED82B1A" w:rsidR="4F0107CC" w:rsidRDefault="4F0107CC" w:rsidP="4F0107CC">
            <w:pPr>
              <w:spacing w:before="0" w:after="0" w:line="276" w:lineRule="auto"/>
              <w:jc w:val="center"/>
            </w:pPr>
            <w:r w:rsidRPr="4F0107CC">
              <w:rPr>
                <w:rFonts w:eastAsia="Calibri" w:cs="Calibri"/>
                <w:b/>
                <w:bCs/>
                <w:color w:val="FFFFFF" w:themeColor="background1"/>
                <w:sz w:val="24"/>
              </w:rPr>
              <w:t>Type</w:t>
            </w:r>
          </w:p>
        </w:tc>
      </w:tr>
      <w:tr w:rsidR="4F0107CC" w14:paraId="2CA63EAE" w14:textId="77777777" w:rsidTr="4F0107CC">
        <w:trPr>
          <w:trHeight w:val="750"/>
        </w:trPr>
        <w:tc>
          <w:tcPr>
            <w:tcW w:w="3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560EE5A" w14:textId="019C286B" w:rsidR="4F0107CC" w:rsidRDefault="4F0107CC" w:rsidP="4F0107CC">
            <w:pPr>
              <w:spacing w:before="0" w:after="0" w:line="276" w:lineRule="auto"/>
              <w:jc w:val="both"/>
            </w:pPr>
            <w:r w:rsidRPr="4F0107CC">
              <w:rPr>
                <w:rFonts w:eastAsia="Calibri" w:cs="Calibri"/>
                <w:color w:val="000000" w:themeColor="text1"/>
                <w:sz w:val="24"/>
              </w:rPr>
              <w:t>2</w:t>
            </w:r>
          </w:p>
        </w:tc>
        <w:tc>
          <w:tcPr>
            <w:tcW w:w="27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EF28E4F" w14:textId="50F89B12" w:rsidR="4F0107CC" w:rsidRDefault="4F0107CC" w:rsidP="4F0107CC">
            <w:pPr>
              <w:spacing w:before="0" w:after="0" w:line="276" w:lineRule="auto"/>
              <w:jc w:val="both"/>
            </w:pPr>
            <w:proofErr w:type="spellStart"/>
            <w:r w:rsidRPr="4F0107CC">
              <w:rPr>
                <w:rFonts w:eastAsia="Calibri" w:cs="Calibri"/>
                <w:color w:val="000000" w:themeColor="text1"/>
                <w:sz w:val="24"/>
                <w:lang w:val="en-IN"/>
              </w:rPr>
              <w:t>UpdateSampleQualityInfo</w:t>
            </w:r>
            <w:proofErr w:type="spellEnd"/>
          </w:p>
        </w:tc>
        <w:tc>
          <w:tcPr>
            <w:tcW w:w="35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3AE01B3" w14:textId="679EDE77" w:rsidR="4F0107CC" w:rsidRDefault="4F0107CC" w:rsidP="4F0107CC">
            <w:pPr>
              <w:spacing w:before="0" w:after="0" w:line="276" w:lineRule="auto"/>
              <w:jc w:val="both"/>
            </w:pPr>
            <w:r w:rsidRPr="4F0107CC">
              <w:rPr>
                <w:rFonts w:eastAsia="Calibri" w:cs="Calibri"/>
                <w:color w:val="000000" w:themeColor="text1"/>
                <w:sz w:val="24"/>
              </w:rPr>
              <w:t xml:space="preserve">Insert / Update </w:t>
            </w:r>
            <w:r w:rsidRPr="4F0107CC">
              <w:rPr>
                <w:rFonts w:eastAsia="Calibri" w:cs="Calibri"/>
                <w:color w:val="000000" w:themeColor="text1"/>
                <w:sz w:val="24"/>
                <w:lang w:val="en-IN"/>
              </w:rPr>
              <w:t xml:space="preserve">Sample label quality details into </w:t>
            </w:r>
            <w:proofErr w:type="spellStart"/>
            <w:r w:rsidRPr="4F0107CC">
              <w:rPr>
                <w:rFonts w:eastAsia="Calibri" w:cs="Calibri"/>
                <w:color w:val="000000" w:themeColor="text1"/>
                <w:sz w:val="24"/>
              </w:rPr>
              <w:t>SmartFactory</w:t>
            </w:r>
            <w:proofErr w:type="spellEnd"/>
            <w:r w:rsidRPr="4F0107CC">
              <w:rPr>
                <w:rFonts w:eastAsia="Calibri" w:cs="Calibri"/>
                <w:color w:val="000000" w:themeColor="text1"/>
                <w:sz w:val="24"/>
                <w:lang w:val="en-IN"/>
              </w:rPr>
              <w:t xml:space="preserve"> solution</w:t>
            </w:r>
          </w:p>
        </w:tc>
        <w:tc>
          <w:tcPr>
            <w:tcW w:w="20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7BBB3B9" w14:textId="00190C4E" w:rsidR="4F0107CC" w:rsidRDefault="4F0107CC" w:rsidP="4F0107CC">
            <w:pPr>
              <w:spacing w:before="0" w:after="0" w:line="276" w:lineRule="auto"/>
              <w:jc w:val="both"/>
            </w:pPr>
            <w:r w:rsidRPr="4F0107CC">
              <w:rPr>
                <w:rFonts w:eastAsia="Calibri" w:cs="Calibri"/>
                <w:color w:val="000000" w:themeColor="text1"/>
                <w:sz w:val="24"/>
              </w:rPr>
              <w:t xml:space="preserve">Vegam </w:t>
            </w:r>
            <w:r w:rsidRPr="4F0107CC">
              <w:rPr>
                <w:rFonts w:eastAsia="Calibri" w:cs="Calibri"/>
                <w:color w:val="000000" w:themeColor="text1"/>
                <w:sz w:val="24"/>
                <w:lang w:val="en-IN"/>
              </w:rPr>
              <w:t>Domain</w:t>
            </w:r>
          </w:p>
        </w:tc>
        <w:tc>
          <w:tcPr>
            <w:tcW w:w="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6C1D99E" w14:textId="7638DE4E" w:rsidR="4F0107CC" w:rsidRDefault="4F0107CC" w:rsidP="4F0107CC">
            <w:pPr>
              <w:spacing w:before="0" w:after="0" w:line="276" w:lineRule="auto"/>
              <w:jc w:val="both"/>
            </w:pPr>
            <w:r w:rsidRPr="4F0107CC">
              <w:rPr>
                <w:rFonts w:eastAsia="Calibri" w:cs="Calibri"/>
                <w:color w:val="000000" w:themeColor="text1"/>
                <w:sz w:val="24"/>
              </w:rPr>
              <w:t>Pu</w:t>
            </w:r>
            <w:proofErr w:type="spellStart"/>
            <w:r w:rsidRPr="4F0107CC">
              <w:rPr>
                <w:rFonts w:eastAsia="Calibri" w:cs="Calibri"/>
                <w:color w:val="000000" w:themeColor="text1"/>
                <w:sz w:val="24"/>
                <w:lang w:val="en-IN"/>
              </w:rPr>
              <w:t>sh</w:t>
            </w:r>
            <w:proofErr w:type="spellEnd"/>
          </w:p>
        </w:tc>
      </w:tr>
    </w:tbl>
    <w:p w14:paraId="2E561790" w14:textId="3FB7A7E5" w:rsidR="738D79C5" w:rsidRDefault="738D79C5" w:rsidP="4F0107CC">
      <w:pPr>
        <w:spacing w:before="0" w:after="200" w:line="276" w:lineRule="auto"/>
      </w:pPr>
      <w:r w:rsidRPr="4F0107CC">
        <w:rPr>
          <w:rFonts w:ascii="Calibri" w:eastAsia="Calibri" w:hAnsi="Calibri" w:cs="Calibri"/>
          <w:sz w:val="24"/>
        </w:rPr>
        <w:t xml:space="preserve"> </w:t>
      </w:r>
    </w:p>
    <w:p w14:paraId="4EC83ECD" w14:textId="3CB065E7" w:rsidR="738D79C5" w:rsidRDefault="738D79C5" w:rsidP="4F0107CC">
      <w:pPr>
        <w:spacing w:before="0" w:after="200" w:line="276" w:lineRule="auto"/>
      </w:pPr>
      <w:r w:rsidRPr="4F0107CC">
        <w:rPr>
          <w:rFonts w:ascii="Calibri" w:eastAsia="Calibri" w:hAnsi="Calibri" w:cs="Calibri"/>
          <w:sz w:val="24"/>
        </w:rPr>
        <w:t>The API specifications is elaborated in the below sections.</w:t>
      </w:r>
    </w:p>
    <w:p w14:paraId="27797025" w14:textId="265453EF" w:rsidR="7E91F846" w:rsidRDefault="7E91F846" w:rsidP="4F0107CC">
      <w:pPr>
        <w:spacing w:before="0" w:after="200" w:line="276" w:lineRule="auto"/>
        <w:rPr>
          <w:rFonts w:eastAsiaTheme="minorEastAsia" w:cstheme="minorBidi"/>
          <w:b/>
          <w:bCs/>
          <w:i/>
          <w:iCs/>
          <w:color w:val="2F5496" w:themeColor="accent1" w:themeShade="BF"/>
          <w:sz w:val="28"/>
          <w:szCs w:val="28"/>
        </w:rPr>
      </w:pPr>
      <w:proofErr w:type="spellStart"/>
      <w:r w:rsidRPr="4F0107CC">
        <w:rPr>
          <w:rFonts w:eastAsiaTheme="minorEastAsia" w:cstheme="minorBidi"/>
          <w:b/>
          <w:bCs/>
          <w:i/>
          <w:iCs/>
          <w:color w:val="2F5496" w:themeColor="accent1" w:themeShade="BF"/>
          <w:sz w:val="28"/>
          <w:szCs w:val="28"/>
        </w:rPr>
        <w:t>UpdateSampleQualityInfo</w:t>
      </w:r>
      <w:proofErr w:type="spellEnd"/>
    </w:p>
    <w:p w14:paraId="4597508F" w14:textId="32A29986" w:rsidR="738D79C5" w:rsidRDefault="738D79C5" w:rsidP="4F0107CC">
      <w:pPr>
        <w:spacing w:before="0" w:after="200" w:line="276" w:lineRule="auto"/>
      </w:pPr>
      <w:r w:rsidRPr="4F0107CC">
        <w:rPr>
          <w:rFonts w:ascii="Calibri" w:eastAsia="Calibri" w:hAnsi="Calibri" w:cs="Calibri"/>
          <w:sz w:val="24"/>
        </w:rPr>
        <w:t xml:space="preserve">API will accept </w:t>
      </w:r>
      <w:r w:rsidRPr="4F0107CC">
        <w:rPr>
          <w:rFonts w:ascii="Calibri" w:eastAsia="Calibri" w:hAnsi="Calibri" w:cs="Calibri"/>
          <w:sz w:val="24"/>
          <w:lang w:val="en-IN"/>
        </w:rPr>
        <w:t>agreed JSON structure, details are as below</w:t>
      </w:r>
      <w:r w:rsidRPr="4F0107CC">
        <w:rPr>
          <w:rFonts w:ascii="Calibri" w:eastAsia="Calibri" w:hAnsi="Calibri" w:cs="Calibri"/>
          <w:sz w:val="24"/>
        </w:rPr>
        <w:t xml:space="preserve">.    </w:t>
      </w:r>
    </w:p>
    <w:p w14:paraId="029F6102" w14:textId="210B4D12" w:rsidR="738D79C5" w:rsidRDefault="738D79C5" w:rsidP="4F0107CC">
      <w:pPr>
        <w:spacing w:before="0" w:after="200" w:line="276" w:lineRule="auto"/>
      </w:pPr>
      <w:r w:rsidRPr="4F0107CC">
        <w:rPr>
          <w:rFonts w:ascii="Calibri" w:eastAsia="Calibri" w:hAnsi="Calibri" w:cs="Calibri"/>
          <w:b/>
          <w:bCs/>
          <w:color w:val="365F91"/>
          <w:sz w:val="24"/>
        </w:rPr>
        <w:t xml:space="preserve">Web service URL to access </w:t>
      </w:r>
      <w:proofErr w:type="spellStart"/>
      <w:r w:rsidRPr="4F0107CC">
        <w:rPr>
          <w:rFonts w:ascii="Calibri" w:eastAsia="Calibri" w:hAnsi="Calibri" w:cs="Calibri"/>
          <w:b/>
          <w:bCs/>
          <w:color w:val="365F91"/>
          <w:sz w:val="24"/>
        </w:rPr>
        <w:t>vegam</w:t>
      </w:r>
      <w:proofErr w:type="spellEnd"/>
      <w:r w:rsidRPr="4F0107CC">
        <w:rPr>
          <w:rFonts w:ascii="Calibri" w:eastAsia="Calibri" w:hAnsi="Calibri" w:cs="Calibri"/>
          <w:b/>
          <w:bCs/>
          <w:color w:val="365F91"/>
          <w:sz w:val="24"/>
        </w:rPr>
        <w:t xml:space="preserve"> </w:t>
      </w:r>
      <w:r w:rsidRPr="4F0107CC">
        <w:rPr>
          <w:rFonts w:ascii="Calibri" w:eastAsia="Calibri" w:hAnsi="Calibri" w:cs="Calibri"/>
          <w:b/>
          <w:bCs/>
          <w:color w:val="365F91"/>
          <w:sz w:val="24"/>
          <w:lang w:val="en-IN"/>
        </w:rPr>
        <w:t>test</w:t>
      </w:r>
      <w:r w:rsidRPr="4F0107CC">
        <w:rPr>
          <w:rFonts w:ascii="Calibri" w:eastAsia="Calibri" w:hAnsi="Calibri" w:cs="Calibri"/>
          <w:b/>
          <w:bCs/>
          <w:color w:val="365F91"/>
          <w:sz w:val="24"/>
        </w:rPr>
        <w:t xml:space="preserve"> server:</w:t>
      </w:r>
      <w:r>
        <w:br/>
      </w:r>
      <w:r w:rsidRPr="4F0107CC">
        <w:rPr>
          <w:rFonts w:ascii="Cambria" w:eastAsia="Cambria" w:hAnsi="Cambria" w:cs="Cambria"/>
          <w:color w:val="365F91"/>
          <w:sz w:val="24"/>
        </w:rPr>
        <w:t xml:space="preserve"> </w:t>
      </w:r>
      <w:hyperlink r:id="rId44">
        <w:r w:rsidRPr="4F0107CC">
          <w:rPr>
            <w:rStyle w:val="Hyperlink"/>
            <w:rFonts w:ascii="Calibri" w:eastAsia="Calibri" w:hAnsi="Calibri" w:cs="Calibri"/>
            <w:sz w:val="24"/>
            <w:szCs w:val="24"/>
            <w:lang w:val="en-IN"/>
          </w:rPr>
          <w:t xml:space="preserve"> https://sfs-ap-test.henkelgroup.net/ </w:t>
        </w:r>
        <w:proofErr w:type="spellStart"/>
        <w:r w:rsidRPr="4F0107CC">
          <w:rPr>
            <w:rStyle w:val="Hyperlink"/>
            <w:rFonts w:ascii="Calibri" w:eastAsia="Calibri" w:hAnsi="Calibri" w:cs="Calibri"/>
            <w:sz w:val="24"/>
            <w:szCs w:val="24"/>
            <w:lang w:val="en-IN"/>
          </w:rPr>
          <w:t>VegamOauthServer</w:t>
        </w:r>
        <w:proofErr w:type="spellEnd"/>
        <w:r w:rsidRPr="4F0107CC">
          <w:rPr>
            <w:rStyle w:val="Hyperlink"/>
            <w:rFonts w:ascii="Calibri" w:eastAsia="Calibri" w:hAnsi="Calibri" w:cs="Calibri"/>
            <w:sz w:val="24"/>
            <w:szCs w:val="24"/>
            <w:lang w:val="en-IN"/>
          </w:rPr>
          <w:t>/</w:t>
        </w:r>
        <w:proofErr w:type="spellStart"/>
        <w:r w:rsidRPr="4F0107CC">
          <w:rPr>
            <w:rStyle w:val="Hyperlink"/>
            <w:rFonts w:ascii="Calibri" w:eastAsia="Calibri" w:hAnsi="Calibri" w:cs="Calibri"/>
            <w:sz w:val="24"/>
            <w:szCs w:val="24"/>
            <w:lang w:val="en-IN"/>
          </w:rPr>
          <w:t>api</w:t>
        </w:r>
        <w:proofErr w:type="spellEnd"/>
        <w:r w:rsidRPr="4F0107CC">
          <w:rPr>
            <w:rStyle w:val="Hyperlink"/>
            <w:rFonts w:ascii="Calibri" w:eastAsia="Calibri" w:hAnsi="Calibri" w:cs="Calibri"/>
            <w:sz w:val="24"/>
            <w:szCs w:val="24"/>
            <w:lang w:val="en-IN"/>
          </w:rPr>
          <w:t>/data/</w:t>
        </w:r>
        <w:proofErr w:type="spellStart"/>
      </w:hyperlink>
      <w:r w:rsidRPr="4F0107CC">
        <w:rPr>
          <w:rFonts w:ascii="Calibri" w:eastAsia="Calibri" w:hAnsi="Calibri" w:cs="Calibri"/>
          <w:color w:val="0000FF"/>
          <w:sz w:val="24"/>
          <w:u w:val="single"/>
          <w:lang w:val="en-IN"/>
        </w:rPr>
        <w:t>UpdateSampleQualityInfo</w:t>
      </w:r>
      <w:proofErr w:type="spellEnd"/>
    </w:p>
    <w:p w14:paraId="2D186FD3" w14:textId="4A990DA4" w:rsidR="738D79C5" w:rsidRDefault="738D79C5" w:rsidP="4F0107CC">
      <w:pPr>
        <w:spacing w:before="0" w:after="200" w:line="276" w:lineRule="auto"/>
      </w:pPr>
      <w:r w:rsidRPr="4F0107CC">
        <w:rPr>
          <w:rFonts w:ascii="Calibri" w:eastAsia="Calibri" w:hAnsi="Calibri" w:cs="Calibri"/>
          <w:b/>
          <w:bCs/>
          <w:color w:val="365F91"/>
          <w:sz w:val="24"/>
        </w:rPr>
        <w:t xml:space="preserve">Web service URL to access </w:t>
      </w:r>
      <w:proofErr w:type="spellStart"/>
      <w:r w:rsidRPr="4F0107CC">
        <w:rPr>
          <w:rFonts w:ascii="Calibri" w:eastAsia="Calibri" w:hAnsi="Calibri" w:cs="Calibri"/>
          <w:b/>
          <w:bCs/>
          <w:color w:val="365F91"/>
          <w:sz w:val="24"/>
        </w:rPr>
        <w:t>vegam</w:t>
      </w:r>
      <w:proofErr w:type="spellEnd"/>
      <w:r w:rsidRPr="4F0107CC">
        <w:rPr>
          <w:rFonts w:ascii="Calibri" w:eastAsia="Calibri" w:hAnsi="Calibri" w:cs="Calibri"/>
          <w:b/>
          <w:bCs/>
          <w:color w:val="365F91"/>
          <w:sz w:val="24"/>
        </w:rPr>
        <w:t xml:space="preserve"> </w:t>
      </w:r>
      <w:r w:rsidRPr="4F0107CC">
        <w:rPr>
          <w:rFonts w:ascii="Calibri" w:eastAsia="Calibri" w:hAnsi="Calibri" w:cs="Calibri"/>
          <w:b/>
          <w:bCs/>
          <w:color w:val="365F91"/>
          <w:sz w:val="24"/>
          <w:lang w:val="en-IN"/>
        </w:rPr>
        <w:t xml:space="preserve">production </w:t>
      </w:r>
      <w:r w:rsidRPr="4F0107CC">
        <w:rPr>
          <w:rFonts w:ascii="Calibri" w:eastAsia="Calibri" w:hAnsi="Calibri" w:cs="Calibri"/>
          <w:b/>
          <w:bCs/>
          <w:color w:val="365F91"/>
          <w:sz w:val="24"/>
        </w:rPr>
        <w:t>server:</w:t>
      </w:r>
      <w:r>
        <w:br/>
      </w:r>
      <w:r w:rsidRPr="4F0107CC">
        <w:rPr>
          <w:rFonts w:ascii="Cambria" w:eastAsia="Cambria" w:hAnsi="Cambria" w:cs="Cambria"/>
          <w:color w:val="365F91"/>
          <w:sz w:val="24"/>
        </w:rPr>
        <w:t xml:space="preserve"> </w:t>
      </w:r>
      <w:hyperlink r:id="rId45">
        <w:r w:rsidRPr="4F0107CC">
          <w:rPr>
            <w:rStyle w:val="Hyperlink"/>
            <w:rFonts w:ascii="Calibri" w:eastAsia="Calibri" w:hAnsi="Calibri" w:cs="Calibri"/>
            <w:sz w:val="24"/>
            <w:szCs w:val="24"/>
            <w:lang w:val="en-IN"/>
          </w:rPr>
          <w:t xml:space="preserve"> https://ap-hipas.henkelgroup.net/ </w:t>
        </w:r>
        <w:proofErr w:type="spellStart"/>
        <w:r w:rsidRPr="4F0107CC">
          <w:rPr>
            <w:rStyle w:val="Hyperlink"/>
            <w:rFonts w:ascii="Calibri" w:eastAsia="Calibri" w:hAnsi="Calibri" w:cs="Calibri"/>
            <w:sz w:val="24"/>
            <w:szCs w:val="24"/>
            <w:lang w:val="en-IN"/>
          </w:rPr>
          <w:t>VegamOauthServer</w:t>
        </w:r>
        <w:proofErr w:type="spellEnd"/>
        <w:r w:rsidRPr="4F0107CC">
          <w:rPr>
            <w:rStyle w:val="Hyperlink"/>
            <w:rFonts w:ascii="Calibri" w:eastAsia="Calibri" w:hAnsi="Calibri" w:cs="Calibri"/>
            <w:sz w:val="24"/>
            <w:szCs w:val="24"/>
            <w:lang w:val="en-IN"/>
          </w:rPr>
          <w:t>/</w:t>
        </w:r>
        <w:proofErr w:type="spellStart"/>
        <w:r w:rsidRPr="4F0107CC">
          <w:rPr>
            <w:rStyle w:val="Hyperlink"/>
            <w:rFonts w:ascii="Calibri" w:eastAsia="Calibri" w:hAnsi="Calibri" w:cs="Calibri"/>
            <w:sz w:val="24"/>
            <w:szCs w:val="24"/>
            <w:lang w:val="en-IN"/>
          </w:rPr>
          <w:t>api</w:t>
        </w:r>
        <w:proofErr w:type="spellEnd"/>
        <w:r w:rsidRPr="4F0107CC">
          <w:rPr>
            <w:rStyle w:val="Hyperlink"/>
            <w:rFonts w:ascii="Calibri" w:eastAsia="Calibri" w:hAnsi="Calibri" w:cs="Calibri"/>
            <w:sz w:val="24"/>
            <w:szCs w:val="24"/>
            <w:lang w:val="en-IN"/>
          </w:rPr>
          <w:t>/data/</w:t>
        </w:r>
        <w:proofErr w:type="spellStart"/>
      </w:hyperlink>
      <w:r w:rsidRPr="4F0107CC">
        <w:rPr>
          <w:rFonts w:ascii="Calibri" w:eastAsia="Calibri" w:hAnsi="Calibri" w:cs="Calibri"/>
          <w:color w:val="0000FF"/>
          <w:sz w:val="24"/>
          <w:u w:val="single"/>
          <w:lang w:val="en-IN"/>
        </w:rPr>
        <w:t>UpdateSampleQualityInfo</w:t>
      </w:r>
      <w:proofErr w:type="spellEnd"/>
    </w:p>
    <w:p w14:paraId="657DAF34" w14:textId="3D3B295F" w:rsidR="738D79C5" w:rsidRDefault="738D79C5" w:rsidP="4F0107CC">
      <w:pPr>
        <w:spacing w:before="0" w:after="200" w:line="276" w:lineRule="auto"/>
      </w:pPr>
      <w:r w:rsidRPr="4F0107CC">
        <w:rPr>
          <w:rFonts w:ascii="Calibri" w:eastAsia="Calibri" w:hAnsi="Calibri" w:cs="Calibri"/>
          <w:b/>
          <w:bCs/>
          <w:color w:val="365F91"/>
          <w:sz w:val="24"/>
        </w:rPr>
        <w:t>Web service Type</w:t>
      </w:r>
      <w:r w:rsidRPr="4F0107CC">
        <w:rPr>
          <w:rFonts w:ascii="Calibri" w:eastAsia="Calibri" w:hAnsi="Calibri" w:cs="Calibri"/>
          <w:sz w:val="24"/>
          <w:lang w:val="en-IN"/>
        </w:rPr>
        <w:t xml:space="preserve">: </w:t>
      </w:r>
      <w:r w:rsidRPr="4F0107CC">
        <w:rPr>
          <w:rFonts w:ascii="Calibri" w:eastAsia="Calibri" w:hAnsi="Calibri" w:cs="Calibri"/>
          <w:sz w:val="24"/>
        </w:rPr>
        <w:t>POST</w:t>
      </w:r>
    </w:p>
    <w:p w14:paraId="679D0658" w14:textId="197913F2" w:rsidR="738D79C5" w:rsidRDefault="738D79C5" w:rsidP="4F0107CC">
      <w:pPr>
        <w:spacing w:before="0" w:after="0"/>
      </w:pPr>
      <w:r w:rsidRPr="4F0107CC">
        <w:rPr>
          <w:rFonts w:ascii="Calibri" w:eastAsia="Calibri" w:hAnsi="Calibri" w:cs="Calibri"/>
          <w:b/>
          <w:bCs/>
          <w:color w:val="365F91"/>
          <w:sz w:val="24"/>
        </w:rPr>
        <w:t>Web service input parameters</w:t>
      </w:r>
      <w:r w:rsidRPr="4F0107CC">
        <w:rPr>
          <w:rFonts w:ascii="Calibri" w:eastAsia="Calibri" w:hAnsi="Calibri" w:cs="Calibri"/>
          <w:b/>
          <w:bCs/>
          <w:color w:val="365F91"/>
          <w:sz w:val="24"/>
          <w:lang w:val="en-IN"/>
        </w:rPr>
        <w:t xml:space="preserve"> for IPQC</w:t>
      </w:r>
      <w:r w:rsidRPr="4F0107CC">
        <w:rPr>
          <w:rFonts w:ascii="Calibri" w:eastAsia="Calibri" w:hAnsi="Calibri" w:cs="Calibri"/>
          <w:sz w:val="24"/>
          <w:lang w:val="en-IN"/>
        </w:rPr>
        <w:t xml:space="preserve">: </w:t>
      </w:r>
    </w:p>
    <w:p w14:paraId="699E2ED9" w14:textId="4409D10C"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5F6FEE95"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SampleType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"IPQC"</w:t>
      </w:r>
      <w:r>
        <w:rPr>
          <w:rFonts w:ascii="Consolas" w:eastAsia="Consolas" w:hAnsi="Consolas" w:cs="Consolas"/>
          <w:color w:val="3B3B3B"/>
          <w:sz w:val="16"/>
          <w:szCs w:val="16"/>
          <w:shd w:val="clear" w:color="auto" w:fill="FFFFFF"/>
          <w:lang w:val="en-US" w:eastAsia="zh-CN" w:bidi="ar"/>
        </w:rPr>
        <w:t>,</w:t>
      </w:r>
    </w:p>
    <w:p w14:paraId="6420C03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olor w:val="0451A5"/>
          <w:sz w:val="16"/>
          <w:szCs w:val="16"/>
          <w:shd w:val="clear" w:color="auto" w:fill="FFFFFF"/>
          <w:lang w:val="en-US" w:eastAsia="zh-CN"/>
        </w:rPr>
        <w:t>SampleLabelNumber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14:paraId="577AE202"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ProcessOrder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"001004172754"</w:t>
      </w:r>
      <w:r>
        <w:rPr>
          <w:rFonts w:ascii="Consolas" w:eastAsia="Consolas" w:hAnsi="Consolas" w:cs="Consolas"/>
          <w:color w:val="3B3B3B"/>
          <w:sz w:val="16"/>
          <w:szCs w:val="16"/>
          <w:shd w:val="clear" w:color="auto" w:fill="FFFFFF"/>
          <w:lang w:val="en-US" w:eastAsia="zh-CN" w:bidi="ar"/>
        </w:rPr>
        <w:t>,</w:t>
      </w:r>
    </w:p>
    <w:p w14:paraId="203D5360"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"0007447212"</w:t>
      </w:r>
      <w:r>
        <w:rPr>
          <w:rFonts w:ascii="Consolas" w:eastAsia="Consolas" w:hAnsi="Consolas" w:cs="Consolas"/>
          <w:color w:val="3B3B3B"/>
          <w:sz w:val="16"/>
          <w:szCs w:val="16"/>
          <w:shd w:val="clear" w:color="auto" w:fill="FFFFFF"/>
          <w:lang w:val="en-US" w:eastAsia="zh-CN" w:bidi="ar"/>
        </w:rPr>
        <w:t>,</w:t>
      </w:r>
    </w:p>
    <w:p w14:paraId="6BB44BE2"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"1392015"</w:t>
      </w:r>
      <w:r>
        <w:rPr>
          <w:rFonts w:ascii="Consolas" w:eastAsia="Consolas" w:hAnsi="Consolas" w:cs="Consolas"/>
          <w:color w:val="3B3B3B"/>
          <w:sz w:val="16"/>
          <w:szCs w:val="16"/>
          <w:shd w:val="clear" w:color="auto" w:fill="FFFFFF"/>
          <w:lang w:val="en-US" w:eastAsia="zh-CN" w:bidi="ar"/>
        </w:rPr>
        <w:t>,</w:t>
      </w:r>
    </w:p>
    <w:p w14:paraId="7ED01E46"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MaterialDescription</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"Liquid Detergent Lavender"</w:t>
      </w:r>
      <w:r>
        <w:rPr>
          <w:rFonts w:ascii="Consolas" w:eastAsia="Consolas" w:hAnsi="Consolas" w:cs="Consolas"/>
          <w:color w:val="3B3B3B"/>
          <w:sz w:val="16"/>
          <w:szCs w:val="16"/>
          <w:shd w:val="clear" w:color="auto" w:fill="FFFFFF"/>
          <w:lang w:val="en-US" w:eastAsia="zh-CN" w:bidi="ar"/>
        </w:rPr>
        <w:t>,</w:t>
      </w:r>
    </w:p>
    <w:p w14:paraId="1126695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PlantCode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09A385C6"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ActivityNumber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"0023"</w:t>
      </w:r>
      <w:r>
        <w:rPr>
          <w:rFonts w:ascii="Consolas" w:eastAsia="Consolas" w:hAnsi="Consolas" w:cs="Consolas"/>
          <w:color w:val="3B3B3B"/>
          <w:sz w:val="16"/>
          <w:szCs w:val="16"/>
          <w:shd w:val="clear" w:color="auto" w:fill="FFFFFF"/>
          <w:lang w:val="en-US" w:eastAsia="zh-CN" w:bidi="ar"/>
        </w:rPr>
        <w:t>,</w:t>
      </w:r>
    </w:p>
    <w:p w14:paraId="614FB0A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AampleApprovalRejectedTime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 xml:space="preserve">"YYYY-MM-DD </w:t>
      </w:r>
      <w:proofErr w:type="spellStart"/>
      <w:r>
        <w:rPr>
          <w:rFonts w:ascii="Consolas" w:eastAsia="Consolas" w:hAnsi="Consolas" w:cs="Consolas"/>
          <w:color w:val="A31515"/>
          <w:sz w:val="16"/>
          <w:szCs w:val="16"/>
          <w:shd w:val="clear" w:color="auto" w:fill="FFFFFF"/>
          <w:lang w:val="en-US" w:eastAsia="zh-CN" w:bidi="ar"/>
        </w:rPr>
        <w:t>HH:mm:ss</w:t>
      </w:r>
      <w:proofErr w:type="spellEnd"/>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//plant time zone</w:t>
      </w:r>
    </w:p>
    <w:p w14:paraId="4937F71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OperatorName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14:paraId="030E1435" w14:textId="77777777" w:rsidR="004059E2" w:rsidRDefault="004059E2" w:rsidP="004059E2">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lastRenderedPageBreak/>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QCSampleResult</w:t>
      </w:r>
      <w:proofErr w:type="spellEnd"/>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 xml:space="preserve">: </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olor w:val="A31515"/>
          <w:sz w:val="16"/>
          <w:szCs w:val="16"/>
          <w:highlight w:val="yellow"/>
          <w:shd w:val="clear" w:color="auto" w:fill="FFFFFF"/>
          <w:lang w:val="en-US" w:eastAsia="zh-CN"/>
        </w:rPr>
        <w:t>Pass</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eastAsia="zh-CN" w:bidi="ar"/>
        </w:rPr>
        <w:t xml:space="preserve"> //</w:t>
      </w:r>
      <w:r>
        <w:rPr>
          <w:rFonts w:ascii="Consolas" w:eastAsia="Consolas" w:hAnsi="Consolas"/>
          <w:color w:val="3B3B3B"/>
          <w:sz w:val="16"/>
          <w:szCs w:val="16"/>
          <w:highlight w:val="yellow"/>
          <w:shd w:val="clear" w:color="auto" w:fill="FFFFFF"/>
          <w:lang w:eastAsia="zh-CN"/>
        </w:rPr>
        <w:t>Pass or Reject</w:t>
      </w:r>
    </w:p>
    <w:p w14:paraId="4E29DE3D"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AdjustMaterials</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w:t>
      </w:r>
    </w:p>
    <w:p w14:paraId="373FB1B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21918503"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"123456"</w:t>
      </w:r>
      <w:r>
        <w:rPr>
          <w:rFonts w:ascii="Consolas" w:eastAsia="Consolas" w:hAnsi="Consolas" w:cs="Consolas"/>
          <w:color w:val="3B3B3B"/>
          <w:sz w:val="16"/>
          <w:szCs w:val="16"/>
          <w:shd w:val="clear" w:color="auto" w:fill="FFFFFF"/>
          <w:lang w:val="en-US" w:eastAsia="zh-CN" w:bidi="ar"/>
        </w:rPr>
        <w:t>,</w:t>
      </w:r>
    </w:p>
    <w:p w14:paraId="66A87B29"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"BT01XZSH"</w:t>
      </w:r>
      <w:r>
        <w:rPr>
          <w:rFonts w:ascii="Consolas" w:eastAsia="Consolas" w:hAnsi="Consolas" w:cs="Consolas"/>
          <w:color w:val="3B3B3B"/>
          <w:sz w:val="16"/>
          <w:szCs w:val="16"/>
          <w:shd w:val="clear" w:color="auto" w:fill="FFFFFF"/>
          <w:lang w:val="en-US" w:eastAsia="zh-CN" w:bidi="ar"/>
        </w:rPr>
        <w:t>,</w:t>
      </w:r>
    </w:p>
    <w:p w14:paraId="6889C123"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"Quantity"</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98658"/>
          <w:sz w:val="16"/>
          <w:szCs w:val="16"/>
          <w:shd w:val="clear" w:color="auto" w:fill="FFFFFF"/>
          <w:lang w:val="en-US" w:eastAsia="zh-CN" w:bidi="ar"/>
        </w:rPr>
        <w:t>10</w:t>
      </w:r>
      <w:r>
        <w:rPr>
          <w:rFonts w:ascii="Consolas" w:eastAsia="Consolas" w:hAnsi="Consolas" w:cs="Consolas"/>
          <w:color w:val="3B3B3B"/>
          <w:sz w:val="16"/>
          <w:szCs w:val="16"/>
          <w:shd w:val="clear" w:color="auto" w:fill="FFFFFF"/>
          <w:lang w:val="en-US" w:eastAsia="zh-CN" w:bidi="ar"/>
        </w:rPr>
        <w:t>,</w:t>
      </w:r>
    </w:p>
    <w:p w14:paraId="07C3557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"UOM"</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"KG"</w:t>
      </w:r>
      <w:r>
        <w:rPr>
          <w:rFonts w:ascii="Consolas" w:eastAsia="Consolas" w:hAnsi="Consolas" w:cs="Consolas"/>
          <w:color w:val="3B3B3B"/>
          <w:sz w:val="16"/>
          <w:szCs w:val="16"/>
          <w:shd w:val="clear" w:color="auto" w:fill="FFFFFF"/>
          <w:lang w:val="en-US" w:eastAsia="zh-CN" w:bidi="ar"/>
        </w:rPr>
        <w:t>,</w:t>
      </w:r>
    </w:p>
    <w:p w14:paraId="6BB2E32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StorageLocation</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 </w:t>
      </w:r>
      <w:r>
        <w:rPr>
          <w:rFonts w:ascii="Consolas" w:eastAsia="Consolas" w:hAnsi="Consolas" w:cs="Consolas"/>
          <w:color w:val="A31515"/>
          <w:sz w:val="16"/>
          <w:szCs w:val="16"/>
          <w:shd w:val="clear" w:color="auto" w:fill="FFFFFF"/>
          <w:lang w:val="en-US" w:eastAsia="zh-CN" w:bidi="ar"/>
        </w:rPr>
        <w:t>"ST01"</w:t>
      </w:r>
    </w:p>
    <w:p w14:paraId="48C1A4C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47DBADD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51A86CB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ConsesssionRelease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455E9180"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ResampleRequired</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5800B51D"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14:paraId="2E30FCAB"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QCLabItemResultList</w:t>
      </w:r>
      <w:proofErr w:type="spellEnd"/>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14:paraId="2859EB83" w14:textId="77777777" w:rsidR="004059E2" w:rsidRDefault="004059E2" w:rsidP="004059E2">
      <w:pPr>
        <w:shd w:val="clear" w:color="auto" w:fill="FFFFFF"/>
        <w:spacing w:after="0" w:line="20" w:lineRule="atLeast"/>
        <w:rPr>
          <w:rFonts w:ascii="Consolas" w:eastAsia="Consolas" w:hAnsi="Consolas" w:cs="Consolas"/>
          <w:color w:val="0451A5"/>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 xml:space="preserve">            </w:t>
      </w:r>
      <w:r w:rsidRPr="0000237C">
        <w:rPr>
          <w:rFonts w:ascii="Consolas" w:eastAsia="Consolas" w:hAnsi="Consolas" w:cs="Consolas"/>
          <w:color w:val="0451A5"/>
          <w:sz w:val="16"/>
          <w:szCs w:val="16"/>
          <w:highlight w:val="yellow"/>
          <w:shd w:val="clear" w:color="auto" w:fill="FFFFFF"/>
          <w:lang w:val="en-US" w:eastAsia="zh-CN" w:bidi="ar"/>
        </w:rPr>
        <w:t>"InspectionLot":"</w:t>
      </w:r>
      <w:r w:rsidRPr="0000237C">
        <w:rPr>
          <w:rFonts w:ascii="Consolas" w:eastAsia="Consolas" w:hAnsi="Consolas" w:cs="Consolas"/>
          <w:color w:val="A31515"/>
          <w:sz w:val="16"/>
          <w:szCs w:val="16"/>
          <w:highlight w:val="yellow"/>
          <w:shd w:val="clear" w:color="auto" w:fill="FFFFFF"/>
          <w:lang w:val="en-US" w:eastAsia="zh-CN" w:bidi="ar"/>
        </w:rPr>
        <w:t>1234567890</w:t>
      </w:r>
      <w:r w:rsidRPr="006A142E">
        <w:rPr>
          <w:rFonts w:ascii="Consolas" w:eastAsia="Consolas" w:hAnsi="Consolas" w:cs="Consolas"/>
          <w:color w:val="0451A5"/>
          <w:sz w:val="16"/>
          <w:szCs w:val="16"/>
          <w:shd w:val="clear" w:color="auto" w:fill="FFFFFF"/>
          <w:lang w:val="en-US" w:eastAsia="zh-CN" w:bidi="ar"/>
        </w:rPr>
        <w:t>",</w:t>
      </w:r>
    </w:p>
    <w:p w14:paraId="1CACCDB2" w14:textId="77777777" w:rsidR="004059E2" w:rsidRDefault="004059E2" w:rsidP="004059E2">
      <w:pPr>
        <w:shd w:val="clear" w:color="auto" w:fill="FFFFFF"/>
        <w:spacing w:after="0" w:line="20" w:lineRule="atLeast"/>
        <w:ind w:left="720"/>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“InspectionCharNumber"</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"0020"</w:t>
      </w:r>
      <w:r>
        <w:rPr>
          <w:rFonts w:ascii="Consolas" w:eastAsia="Consolas" w:hAnsi="Consolas" w:cs="Consolas"/>
          <w:color w:val="3B3B3B"/>
          <w:sz w:val="16"/>
          <w:szCs w:val="16"/>
          <w:shd w:val="clear" w:color="auto" w:fill="FFFFFF"/>
          <w:lang w:val="en-US" w:eastAsia="zh-CN" w:bidi="ar"/>
        </w:rPr>
        <w:t>,</w:t>
      </w:r>
    </w:p>
    <w:p w14:paraId="2C5BD59F"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"MasterInspectionCharacteristics"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"00000069"</w:t>
      </w:r>
      <w:r>
        <w:rPr>
          <w:rFonts w:ascii="Consolas" w:eastAsia="Consolas" w:hAnsi="Consolas" w:cs="Consolas"/>
          <w:color w:val="3B3B3B"/>
          <w:sz w:val="16"/>
          <w:szCs w:val="16"/>
          <w:shd w:val="clear" w:color="auto" w:fill="FFFFFF"/>
          <w:lang w:val="en-US" w:eastAsia="zh-CN" w:bidi="ar"/>
        </w:rPr>
        <w:t>,</w:t>
      </w:r>
    </w:p>
    <w:p w14:paraId="5A1EF1D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InspectionCharacteristicsText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"TENSILE LAP-SHEAR STRENGTH"</w:t>
      </w:r>
      <w:r>
        <w:rPr>
          <w:rFonts w:ascii="Consolas" w:eastAsia="Consolas" w:hAnsi="Consolas" w:cs="Consolas"/>
          <w:color w:val="3B3B3B"/>
          <w:sz w:val="16"/>
          <w:szCs w:val="16"/>
          <w:shd w:val="clear" w:color="auto" w:fill="FFFFFF"/>
          <w:lang w:val="en-US" w:eastAsia="zh-CN" w:bidi="ar"/>
        </w:rPr>
        <w:t>,</w:t>
      </w:r>
    </w:p>
    <w:p w14:paraId="70302D4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"InspectionMethod"</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"00595101"</w:t>
      </w:r>
      <w:r>
        <w:rPr>
          <w:rFonts w:ascii="Consolas" w:eastAsia="Consolas" w:hAnsi="Consolas" w:cs="Consolas"/>
          <w:color w:val="3B3B3B"/>
          <w:sz w:val="16"/>
          <w:szCs w:val="16"/>
          <w:shd w:val="clear" w:color="auto" w:fill="FFFFFF"/>
          <w:lang w:val="en-US" w:eastAsia="zh-CN" w:bidi="ar"/>
        </w:rPr>
        <w:t>,</w:t>
      </w:r>
    </w:p>
    <w:p w14:paraId="0345DFC7"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InspectionMethodText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"Shear Strength-Block Specimens"</w:t>
      </w:r>
      <w:r>
        <w:rPr>
          <w:rFonts w:ascii="Consolas" w:eastAsia="Consolas" w:hAnsi="Consolas" w:cs="Consolas"/>
          <w:color w:val="3B3B3B"/>
          <w:sz w:val="16"/>
          <w:szCs w:val="16"/>
          <w:shd w:val="clear" w:color="auto" w:fill="FFFFFF"/>
          <w:lang w:val="en-US" w:eastAsia="zh-CN" w:bidi="ar"/>
        </w:rPr>
        <w:t>,</w:t>
      </w:r>
    </w:p>
    <w:p w14:paraId="2AA686D2"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"LowerSpecLimit"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254.5</w:t>
      </w:r>
      <w:r>
        <w:rPr>
          <w:rFonts w:ascii="Consolas" w:eastAsia="Consolas" w:hAnsi="Consolas" w:cs="Consolas"/>
          <w:color w:val="3B3B3B"/>
          <w:sz w:val="16"/>
          <w:szCs w:val="16"/>
          <w:shd w:val="clear" w:color="auto" w:fill="FFFFFF"/>
          <w:lang w:val="en-US" w:eastAsia="zh-CN" w:bidi="ar"/>
        </w:rPr>
        <w:t>,</w:t>
      </w:r>
    </w:p>
    <w:p w14:paraId="518F029A"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"UpperSpecLimit"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290.6</w:t>
      </w:r>
      <w:r>
        <w:rPr>
          <w:rFonts w:ascii="Consolas" w:eastAsia="Consolas" w:hAnsi="Consolas" w:cs="Consolas"/>
          <w:color w:val="3B3B3B"/>
          <w:sz w:val="16"/>
          <w:szCs w:val="16"/>
          <w:shd w:val="clear" w:color="auto" w:fill="FFFFFF"/>
          <w:lang w:val="en-US" w:eastAsia="zh-CN" w:bidi="ar"/>
        </w:rPr>
        <w:t>,</w:t>
      </w:r>
    </w:p>
    <w:p w14:paraId="7663B664"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"DecimalPlace"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1</w:t>
      </w:r>
      <w:r>
        <w:rPr>
          <w:rFonts w:ascii="Consolas" w:eastAsia="Consolas" w:hAnsi="Consolas" w:cs="Consolas"/>
          <w:color w:val="3B3B3B"/>
          <w:sz w:val="16"/>
          <w:szCs w:val="16"/>
          <w:shd w:val="clear" w:color="auto" w:fill="FFFFFF"/>
          <w:lang w:val="en-US" w:eastAsia="zh-CN" w:bidi="ar"/>
        </w:rPr>
        <w:t>,</w:t>
      </w:r>
    </w:p>
    <w:p w14:paraId="6A592278"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MeasureUnit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"N/mm2"</w:t>
      </w:r>
      <w:r>
        <w:rPr>
          <w:rFonts w:ascii="Consolas" w:eastAsia="Consolas" w:hAnsi="Consolas" w:cs="Consolas"/>
          <w:color w:val="3B3B3B"/>
          <w:sz w:val="16"/>
          <w:szCs w:val="16"/>
          <w:shd w:val="clear" w:color="auto" w:fill="FFFFFF"/>
          <w:lang w:val="en-US" w:eastAsia="zh-CN" w:bidi="ar"/>
        </w:rPr>
        <w:t>,</w:t>
      </w:r>
    </w:p>
    <w:p w14:paraId="788C5771"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ResultRecordType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//can be N-Numeric or O-Options</w:t>
      </w:r>
    </w:p>
    <w:p w14:paraId="3B0381F0"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Result</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"275.7"</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//if result is type is N then decimal result as string else pass/fail</w:t>
      </w:r>
    </w:p>
    <w:p w14:paraId="109C9FA5" w14:textId="77777777" w:rsidR="004059E2" w:rsidRDefault="004059E2" w:rsidP="004059E2">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Comments</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A31515"/>
          <w:sz w:val="16"/>
          <w:szCs w:val="16"/>
          <w:highlight w:val="yellow"/>
          <w:shd w:val="clear" w:color="auto" w:fill="FFFFFF"/>
          <w:lang w:val="en-US" w:eastAsia="zh-CN" w:bidi="ar"/>
        </w:rPr>
        <w:t>""</w:t>
      </w:r>
    </w:p>
    <w:p w14:paraId="63A52D0B"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52BDF05D" w14:textId="77777777" w:rsidR="004059E2" w:rsidRDefault="004059E2" w:rsidP="004059E2">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72FB3FA2" w14:textId="3E8EE656" w:rsidR="738D79C5" w:rsidRDefault="004059E2" w:rsidP="004059E2">
      <w:pPr>
        <w:spacing w:before="0" w:after="0" w:line="276" w:lineRule="auto"/>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r w:rsidR="738D79C5">
        <w:br/>
      </w:r>
      <w:r w:rsidR="738D79C5" w:rsidRPr="4F0107CC">
        <w:rPr>
          <w:rFonts w:ascii="Consolas" w:eastAsia="Consolas" w:hAnsi="Consolas" w:cs="Consolas"/>
          <w:color w:val="3B3B3B"/>
          <w:sz w:val="16"/>
          <w:szCs w:val="16"/>
        </w:rPr>
        <w:t xml:space="preserve"> </w:t>
      </w:r>
      <w:r w:rsidR="738D79C5">
        <w:br/>
      </w:r>
    </w:p>
    <w:p w14:paraId="13AE5FB2" w14:textId="032FC1DF" w:rsidR="738D79C5" w:rsidRDefault="738D79C5" w:rsidP="4F0107CC">
      <w:pPr>
        <w:spacing w:before="0" w:after="0" w:line="276" w:lineRule="auto"/>
      </w:pPr>
      <w:r w:rsidRPr="4F0107CC">
        <w:rPr>
          <w:rFonts w:ascii="Calibri" w:eastAsia="Calibri" w:hAnsi="Calibri" w:cs="Calibri"/>
          <w:b/>
          <w:bCs/>
          <w:color w:val="365F91"/>
          <w:sz w:val="24"/>
        </w:rPr>
        <w:t>Web service input parameters</w:t>
      </w:r>
      <w:r w:rsidRPr="4F0107CC">
        <w:rPr>
          <w:rFonts w:ascii="Calibri" w:eastAsia="Calibri" w:hAnsi="Calibri" w:cs="Calibri"/>
          <w:b/>
          <w:bCs/>
          <w:color w:val="365F91"/>
          <w:sz w:val="24"/>
          <w:lang w:val="en-IN"/>
        </w:rPr>
        <w:t xml:space="preserve"> for JIT</w:t>
      </w:r>
      <w:r w:rsidRPr="4F0107CC">
        <w:rPr>
          <w:rFonts w:ascii="Calibri" w:eastAsia="Calibri" w:hAnsi="Calibri" w:cs="Calibri"/>
          <w:sz w:val="24"/>
          <w:lang w:val="en-IN"/>
        </w:rPr>
        <w:t xml:space="preserve">: </w:t>
      </w:r>
      <w:r>
        <w:br/>
      </w:r>
      <w:r w:rsidRPr="4F0107CC">
        <w:rPr>
          <w:rFonts w:ascii="Consolas" w:eastAsia="Consolas" w:hAnsi="Consolas" w:cs="Consolas"/>
          <w:color w:val="3B3B3B"/>
          <w:sz w:val="16"/>
          <w:szCs w:val="16"/>
        </w:rPr>
        <w:t>{</w:t>
      </w:r>
    </w:p>
    <w:p w14:paraId="6209B189" w14:textId="60F1FEE6"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SampleType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"JIT"</w:t>
      </w:r>
      <w:r w:rsidRPr="4F0107CC">
        <w:rPr>
          <w:rFonts w:ascii="Consolas" w:eastAsia="Consolas" w:hAnsi="Consolas" w:cs="Consolas"/>
          <w:color w:val="3B3B3B"/>
          <w:sz w:val="16"/>
          <w:szCs w:val="16"/>
        </w:rPr>
        <w:t>,</w:t>
      </w:r>
    </w:p>
    <w:p w14:paraId="76CA50B6" w14:textId="22E83107"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SampleLabelNumber</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"0000216316"</w:t>
      </w:r>
      <w:r w:rsidRPr="4F0107CC">
        <w:rPr>
          <w:rFonts w:ascii="Consolas" w:eastAsia="Consolas" w:hAnsi="Consolas" w:cs="Consolas"/>
          <w:color w:val="3B3B3B"/>
          <w:sz w:val="16"/>
          <w:szCs w:val="16"/>
        </w:rPr>
        <w:t>,</w:t>
      </w:r>
    </w:p>
    <w:p w14:paraId="66D2B64B" w14:textId="7536C3FE"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BatchNumber</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"A1233"</w:t>
      </w:r>
      <w:r w:rsidRPr="4F0107CC">
        <w:rPr>
          <w:rFonts w:ascii="Consolas" w:eastAsia="Consolas" w:hAnsi="Consolas" w:cs="Consolas"/>
          <w:color w:val="3B3B3B"/>
          <w:sz w:val="16"/>
          <w:szCs w:val="16"/>
        </w:rPr>
        <w:t>,</w:t>
      </w:r>
    </w:p>
    <w:p w14:paraId="0A781CFF" w14:textId="5A4BFC9A"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MaterialNumber</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"383743"</w:t>
      </w:r>
      <w:r w:rsidRPr="4F0107CC">
        <w:rPr>
          <w:rFonts w:ascii="Consolas" w:eastAsia="Consolas" w:hAnsi="Consolas" w:cs="Consolas"/>
          <w:color w:val="3B3B3B"/>
          <w:sz w:val="16"/>
          <w:szCs w:val="16"/>
        </w:rPr>
        <w:t>,</w:t>
      </w:r>
    </w:p>
    <w:p w14:paraId="336EA77B" w14:textId="5F8115F6"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MaterialDescription</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w:t>
      </w:r>
      <w:proofErr w:type="spellStart"/>
      <w:r w:rsidRPr="4F0107CC">
        <w:rPr>
          <w:rFonts w:ascii="Consolas" w:eastAsia="Consolas" w:hAnsi="Consolas" w:cs="Consolas"/>
          <w:color w:val="A31515"/>
          <w:sz w:val="16"/>
          <w:szCs w:val="16"/>
        </w:rPr>
        <w:t>Adeka</w:t>
      </w:r>
      <w:proofErr w:type="spellEnd"/>
      <w:r w:rsidRPr="4F0107CC">
        <w:rPr>
          <w:rFonts w:ascii="Consolas" w:eastAsia="Consolas" w:hAnsi="Consolas" w:cs="Consolas"/>
          <w:color w:val="A31515"/>
          <w:sz w:val="16"/>
          <w:szCs w:val="16"/>
        </w:rPr>
        <w:t xml:space="preserve"> Hardener EH 4070 S"</w:t>
      </w:r>
      <w:r w:rsidRPr="4F0107CC">
        <w:rPr>
          <w:rFonts w:ascii="Consolas" w:eastAsia="Consolas" w:hAnsi="Consolas" w:cs="Consolas"/>
          <w:color w:val="3B3B3B"/>
          <w:sz w:val="16"/>
          <w:szCs w:val="16"/>
        </w:rPr>
        <w:t>,</w:t>
      </w:r>
    </w:p>
    <w:p w14:paraId="3C807047" w14:textId="310E9A14"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PlantCode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"0799"</w:t>
      </w:r>
      <w:r w:rsidRPr="4F0107CC">
        <w:rPr>
          <w:rFonts w:ascii="Consolas" w:eastAsia="Consolas" w:hAnsi="Consolas" w:cs="Consolas"/>
          <w:color w:val="3B3B3B"/>
          <w:sz w:val="16"/>
          <w:szCs w:val="16"/>
        </w:rPr>
        <w:t>,</w:t>
      </w:r>
    </w:p>
    <w:p w14:paraId="253E90FA" w14:textId="2367ADFD"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SampleApprovalRejectedTime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 xml:space="preserve">"YYYY-MM-DD </w:t>
      </w:r>
      <w:proofErr w:type="spellStart"/>
      <w:r w:rsidRPr="4F0107CC">
        <w:rPr>
          <w:rFonts w:ascii="Consolas" w:eastAsia="Consolas" w:hAnsi="Consolas" w:cs="Consolas"/>
          <w:color w:val="A31515"/>
          <w:sz w:val="16"/>
          <w:szCs w:val="16"/>
        </w:rPr>
        <w:t>HH:mm:ss</w:t>
      </w:r>
      <w:proofErr w:type="spellEnd"/>
      <w:r w:rsidRPr="4F0107CC">
        <w:rPr>
          <w:rFonts w:ascii="Consolas" w:eastAsia="Consolas" w:hAnsi="Consolas" w:cs="Consolas"/>
          <w:color w:val="A31515"/>
          <w:sz w:val="16"/>
          <w:szCs w:val="16"/>
        </w:rPr>
        <w:t>"</w:t>
      </w:r>
      <w:r w:rsidRPr="4F0107CC">
        <w:rPr>
          <w:rFonts w:ascii="Consolas" w:eastAsia="Consolas" w:hAnsi="Consolas" w:cs="Consolas"/>
          <w:color w:val="3B3B3B"/>
          <w:sz w:val="16"/>
          <w:szCs w:val="16"/>
        </w:rPr>
        <w:t>,</w:t>
      </w:r>
      <w:r w:rsidRPr="4F0107CC">
        <w:rPr>
          <w:rFonts w:ascii="Consolas" w:eastAsia="Consolas" w:hAnsi="Consolas" w:cs="Consolas"/>
          <w:color w:val="3B3B3B"/>
          <w:sz w:val="16"/>
          <w:szCs w:val="16"/>
          <w:lang w:val="en-IN"/>
        </w:rPr>
        <w:t xml:space="preserve">  //plant time zone</w:t>
      </w:r>
    </w:p>
    <w:p w14:paraId="2E088FC6" w14:textId="4CDC10A0"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OperatorName</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"John Doe"</w:t>
      </w:r>
      <w:r w:rsidRPr="4F0107CC">
        <w:rPr>
          <w:rFonts w:ascii="Consolas" w:eastAsia="Consolas" w:hAnsi="Consolas" w:cs="Consolas"/>
          <w:color w:val="3B3B3B"/>
          <w:sz w:val="16"/>
          <w:szCs w:val="16"/>
        </w:rPr>
        <w:t>,</w:t>
      </w:r>
    </w:p>
    <w:p w14:paraId="4411E995" w14:textId="4335E09A"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w:t>
      </w:r>
      <w:proofErr w:type="spellStart"/>
      <w:r w:rsidRPr="4F0107CC">
        <w:rPr>
          <w:rFonts w:ascii="Consolas" w:eastAsia="Consolas" w:hAnsi="Consolas" w:cs="Consolas"/>
          <w:color w:val="0451A5"/>
          <w:sz w:val="16"/>
          <w:szCs w:val="16"/>
        </w:rPr>
        <w:t>sampleStatus</w:t>
      </w:r>
      <w:proofErr w:type="spellEnd"/>
      <w:r w:rsidRPr="4F0107CC">
        <w:rPr>
          <w:rFonts w:ascii="Consolas" w:eastAsia="Consolas" w:hAnsi="Consolas" w:cs="Consolas"/>
          <w:color w:val="0451A5"/>
          <w:sz w:val="16"/>
          <w:szCs w:val="16"/>
        </w:rPr>
        <w:t>"</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"Approved"</w:t>
      </w:r>
      <w:r w:rsidRPr="4F0107CC">
        <w:rPr>
          <w:rFonts w:ascii="Consolas" w:eastAsia="Consolas" w:hAnsi="Consolas" w:cs="Consolas"/>
          <w:color w:val="3B3B3B"/>
          <w:sz w:val="16"/>
          <w:szCs w:val="16"/>
        </w:rPr>
        <w:t>,</w:t>
      </w:r>
      <w:r w:rsidRPr="4F0107CC">
        <w:rPr>
          <w:rFonts w:ascii="Consolas" w:eastAsia="Consolas" w:hAnsi="Consolas" w:cs="Consolas"/>
          <w:color w:val="3B3B3B"/>
          <w:sz w:val="16"/>
          <w:szCs w:val="16"/>
          <w:lang w:val="en-IN"/>
        </w:rPr>
        <w:t xml:space="preserve"> //Approved or Rejected</w:t>
      </w:r>
    </w:p>
    <w:p w14:paraId="0A03F7B3" w14:textId="763F12CE"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 xml:space="preserve">    </w:t>
      </w:r>
      <w:r w:rsidRPr="4F0107CC">
        <w:rPr>
          <w:rFonts w:ascii="Consolas" w:eastAsia="Consolas" w:hAnsi="Consolas" w:cs="Consolas"/>
          <w:color w:val="0451A5"/>
          <w:sz w:val="16"/>
          <w:szCs w:val="16"/>
        </w:rPr>
        <w:t>"remark"</w:t>
      </w:r>
      <w:r w:rsidRPr="4F0107CC">
        <w:rPr>
          <w:rFonts w:ascii="Consolas" w:eastAsia="Consolas" w:hAnsi="Consolas" w:cs="Consolas"/>
          <w:color w:val="3B3B3B"/>
          <w:sz w:val="16"/>
          <w:szCs w:val="16"/>
        </w:rPr>
        <w:t xml:space="preserve">: </w:t>
      </w:r>
      <w:r w:rsidRPr="4F0107CC">
        <w:rPr>
          <w:rFonts w:ascii="Consolas" w:eastAsia="Consolas" w:hAnsi="Consolas" w:cs="Consolas"/>
          <w:color w:val="A31515"/>
          <w:sz w:val="16"/>
          <w:szCs w:val="16"/>
        </w:rPr>
        <w:t>""</w:t>
      </w:r>
    </w:p>
    <w:p w14:paraId="5F967C03" w14:textId="0E99202D" w:rsidR="738D79C5" w:rsidRDefault="738D79C5" w:rsidP="4F0107CC">
      <w:pPr>
        <w:shd w:val="clear" w:color="auto" w:fill="FFFFFF" w:themeFill="background1"/>
        <w:spacing w:before="0" w:after="0" w:line="276" w:lineRule="auto"/>
      </w:pPr>
      <w:r w:rsidRPr="4F0107CC">
        <w:rPr>
          <w:rFonts w:ascii="Consolas" w:eastAsia="Consolas" w:hAnsi="Consolas" w:cs="Consolas"/>
          <w:color w:val="3B3B3B"/>
          <w:sz w:val="16"/>
          <w:szCs w:val="16"/>
        </w:rPr>
        <w:t>}</w:t>
      </w:r>
    </w:p>
    <w:p w14:paraId="192DA78A" w14:textId="54936091" w:rsidR="738D79C5" w:rsidRDefault="738D79C5" w:rsidP="4F0107CC">
      <w:pPr>
        <w:shd w:val="clear" w:color="auto" w:fill="FFFFFF" w:themeFill="background1"/>
        <w:spacing w:before="0" w:after="200"/>
      </w:pPr>
      <w:r w:rsidRPr="4F0107CC">
        <w:rPr>
          <w:rFonts w:ascii="Consolas" w:eastAsia="Consolas" w:hAnsi="Consolas" w:cs="Consolas"/>
          <w:color w:val="3B3B3B"/>
          <w:sz w:val="16"/>
          <w:szCs w:val="16"/>
          <w:lang w:val="en-IN"/>
        </w:rPr>
        <w:t xml:space="preserve"> </w:t>
      </w:r>
    </w:p>
    <w:p w14:paraId="7C18C34D" w14:textId="7CE0D2B4" w:rsidR="738D79C5" w:rsidRDefault="738D79C5" w:rsidP="4F0107CC">
      <w:pPr>
        <w:spacing w:before="0" w:after="0" w:line="276" w:lineRule="auto"/>
      </w:pPr>
      <w:r w:rsidRPr="4F0107CC">
        <w:rPr>
          <w:rFonts w:ascii="Consolas" w:eastAsia="Consolas" w:hAnsi="Consolas" w:cs="Consolas"/>
          <w:color w:val="000000" w:themeColor="text1"/>
          <w:sz w:val="19"/>
          <w:szCs w:val="19"/>
          <w:lang w:val="en-IN"/>
        </w:rPr>
        <w:lastRenderedPageBreak/>
        <w:t xml:space="preserve"> </w:t>
      </w:r>
    </w:p>
    <w:p w14:paraId="45BA4724" w14:textId="4AC88DEA" w:rsidR="738D79C5" w:rsidRDefault="738D79C5" w:rsidP="4F0107CC">
      <w:pPr>
        <w:spacing w:before="0" w:after="0" w:line="276" w:lineRule="auto"/>
      </w:pPr>
      <w:r w:rsidRPr="4F0107CC">
        <w:rPr>
          <w:rFonts w:ascii="Calibri" w:eastAsia="Calibri" w:hAnsi="Calibri" w:cs="Calibri"/>
          <w:sz w:val="24"/>
        </w:rPr>
        <w:t xml:space="preserve">Above parameter should be passed in JSON format. </w:t>
      </w:r>
    </w:p>
    <w:p w14:paraId="1F4FBEB6" w14:textId="0BF37276" w:rsidR="738D79C5" w:rsidRDefault="738D79C5" w:rsidP="4F0107CC">
      <w:pPr>
        <w:spacing w:before="0" w:after="0" w:line="276" w:lineRule="auto"/>
      </w:pPr>
      <w:r w:rsidRPr="4F0107CC">
        <w:rPr>
          <w:rFonts w:ascii="Calibri" w:eastAsia="Calibri" w:hAnsi="Calibri" w:cs="Calibri"/>
          <w:sz w:val="24"/>
        </w:rPr>
        <w:t xml:space="preserve"> </w:t>
      </w:r>
    </w:p>
    <w:p w14:paraId="6256CD34" w14:textId="0DA8BC9D" w:rsidR="738D79C5" w:rsidRDefault="738D79C5" w:rsidP="4F0107CC">
      <w:pPr>
        <w:spacing w:before="0" w:after="200" w:line="276" w:lineRule="auto"/>
      </w:pPr>
      <w:r w:rsidRPr="4F0107CC">
        <w:rPr>
          <w:rFonts w:ascii="Calibri" w:eastAsia="Calibri" w:hAnsi="Calibri" w:cs="Calibri"/>
          <w:b/>
          <w:bCs/>
          <w:color w:val="365F91"/>
          <w:sz w:val="24"/>
        </w:rPr>
        <w:t>Web service output</w:t>
      </w:r>
      <w:r w:rsidRPr="4F0107CC">
        <w:rPr>
          <w:rFonts w:ascii="Calibri" w:eastAsia="Calibri" w:hAnsi="Calibri" w:cs="Calibri"/>
          <w:sz w:val="24"/>
        </w:rPr>
        <w:t xml:space="preserve">:  </w:t>
      </w:r>
    </w:p>
    <w:p w14:paraId="32FC4793" w14:textId="56177698" w:rsidR="738D79C5" w:rsidRDefault="738D79C5" w:rsidP="4F0107CC">
      <w:pPr>
        <w:spacing w:before="0" w:after="200" w:line="276" w:lineRule="auto"/>
      </w:pPr>
      <w:r w:rsidRPr="4F0107CC">
        <w:rPr>
          <w:rFonts w:ascii="Calibri" w:eastAsia="Calibri" w:hAnsi="Calibri" w:cs="Calibri"/>
          <w:sz w:val="24"/>
        </w:rPr>
        <w:t>API will return an</w:t>
      </w:r>
      <w:r w:rsidRPr="4F0107CC">
        <w:rPr>
          <w:rFonts w:ascii="Calibri" w:eastAsia="Calibri" w:hAnsi="Calibri" w:cs="Calibri"/>
          <w:color w:val="000000" w:themeColor="text1"/>
          <w:sz w:val="24"/>
        </w:rPr>
        <w:t xml:space="preserve"> </w:t>
      </w:r>
      <w:r w:rsidRPr="4F0107CC">
        <w:rPr>
          <w:rFonts w:ascii="Calibri" w:eastAsia="Calibri" w:hAnsi="Calibri" w:cs="Calibri"/>
          <w:sz w:val="24"/>
        </w:rPr>
        <w:t xml:space="preserve">object as return details. </w:t>
      </w:r>
    </w:p>
    <w:p w14:paraId="084DE0CA" w14:textId="66E99664" w:rsidR="738D79C5" w:rsidRDefault="738D79C5" w:rsidP="4F0107CC">
      <w:pPr>
        <w:spacing w:before="0" w:after="200" w:line="276" w:lineRule="auto"/>
      </w:pPr>
      <w:proofErr w:type="spellStart"/>
      <w:r w:rsidRPr="4F0107CC">
        <w:rPr>
          <w:rFonts w:ascii="Calibri" w:eastAsia="Calibri" w:hAnsi="Calibri" w:cs="Calibri"/>
          <w:b/>
          <w:bCs/>
          <w:color w:val="365F91"/>
          <w:sz w:val="24"/>
        </w:rPr>
        <w:t>Return_Info</w:t>
      </w:r>
      <w:proofErr w:type="spellEnd"/>
      <w:r w:rsidRPr="4F0107CC">
        <w:rPr>
          <w:rFonts w:ascii="Calibri" w:eastAsia="Calibri" w:hAnsi="Calibri" w:cs="Calibri"/>
          <w:b/>
          <w:bCs/>
          <w:color w:val="365F91"/>
          <w:sz w:val="24"/>
        </w:rPr>
        <w:t xml:space="preserve"> Object Details: </w:t>
      </w:r>
    </w:p>
    <w:tbl>
      <w:tblPr>
        <w:tblStyle w:val="TableGrid"/>
        <w:tblW w:w="0" w:type="auto"/>
        <w:tblLayout w:type="fixed"/>
        <w:tblLook w:val="04A0" w:firstRow="1" w:lastRow="0" w:firstColumn="1" w:lastColumn="0" w:noHBand="0" w:noVBand="1"/>
      </w:tblPr>
      <w:tblGrid>
        <w:gridCol w:w="3474"/>
        <w:gridCol w:w="3474"/>
        <w:gridCol w:w="3232"/>
      </w:tblGrid>
      <w:tr w:rsidR="4F0107CC" w14:paraId="77991951" w14:textId="77777777" w:rsidTr="4F0107CC">
        <w:trPr>
          <w:trHeight w:val="300"/>
        </w:trPr>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42231C18" w14:textId="5FB8ED5F" w:rsidR="4F0107CC" w:rsidRDefault="4F0107CC" w:rsidP="4F0107CC">
            <w:pPr>
              <w:spacing w:before="0" w:after="0" w:line="276" w:lineRule="auto"/>
              <w:jc w:val="center"/>
            </w:pPr>
            <w:r w:rsidRPr="4F0107CC">
              <w:rPr>
                <w:rFonts w:eastAsia="Calibri" w:cs="Calibri"/>
                <w:b/>
                <w:bCs/>
                <w:color w:val="FFFFFF" w:themeColor="background1"/>
                <w:sz w:val="24"/>
              </w:rPr>
              <w:t>Parameter Name</w:t>
            </w:r>
          </w:p>
        </w:tc>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0D14D91A" w14:textId="3E63FF11" w:rsidR="4F0107CC" w:rsidRDefault="4F0107CC" w:rsidP="4F0107CC">
            <w:pPr>
              <w:spacing w:before="0" w:after="0" w:line="276" w:lineRule="auto"/>
              <w:jc w:val="center"/>
            </w:pPr>
            <w:r w:rsidRPr="4F0107CC">
              <w:rPr>
                <w:rFonts w:eastAsia="Calibri" w:cs="Calibri"/>
                <w:b/>
                <w:bCs/>
                <w:color w:val="FFFFFF" w:themeColor="background1"/>
                <w:sz w:val="24"/>
              </w:rPr>
              <w:t>Description</w:t>
            </w:r>
          </w:p>
        </w:tc>
        <w:tc>
          <w:tcPr>
            <w:tcW w:w="3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F81BD"/>
            <w:tcMar>
              <w:left w:w="108" w:type="dxa"/>
              <w:right w:w="108" w:type="dxa"/>
            </w:tcMar>
          </w:tcPr>
          <w:p w14:paraId="6F9CCBAE" w14:textId="5E868335" w:rsidR="4F0107CC" w:rsidRDefault="4F0107CC" w:rsidP="4F0107CC">
            <w:pPr>
              <w:spacing w:before="0" w:after="0" w:line="276" w:lineRule="auto"/>
              <w:jc w:val="center"/>
            </w:pPr>
            <w:proofErr w:type="spellStart"/>
            <w:r w:rsidRPr="4F0107CC">
              <w:rPr>
                <w:rFonts w:eastAsia="Calibri" w:cs="Calibri"/>
                <w:b/>
                <w:bCs/>
                <w:color w:val="FFFFFF" w:themeColor="background1"/>
                <w:sz w:val="24"/>
              </w:rPr>
              <w:t>DateType</w:t>
            </w:r>
            <w:proofErr w:type="spellEnd"/>
          </w:p>
        </w:tc>
      </w:tr>
      <w:tr w:rsidR="4F0107CC" w14:paraId="347DBB4A" w14:textId="77777777" w:rsidTr="4F0107CC">
        <w:trPr>
          <w:trHeight w:val="300"/>
        </w:trPr>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468A972" w14:textId="2F2EF6AA" w:rsidR="4F0107CC" w:rsidRDefault="4F0107CC" w:rsidP="4F0107CC">
            <w:pPr>
              <w:spacing w:before="0" w:after="0" w:line="276" w:lineRule="auto"/>
              <w:jc w:val="both"/>
            </w:pPr>
            <w:proofErr w:type="spellStart"/>
            <w:r w:rsidRPr="4F0107CC">
              <w:rPr>
                <w:rFonts w:eastAsia="Calibri" w:cs="Calibri"/>
                <w:color w:val="000000" w:themeColor="text1"/>
                <w:sz w:val="24"/>
              </w:rPr>
              <w:t>ReturnCode</w:t>
            </w:r>
            <w:proofErr w:type="spellEnd"/>
          </w:p>
        </w:tc>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9ACBC12" w14:textId="44CAFC6B" w:rsidR="4F0107CC" w:rsidRDefault="4F0107CC" w:rsidP="4F0107CC">
            <w:pPr>
              <w:spacing w:before="0" w:after="0" w:line="276" w:lineRule="auto"/>
              <w:jc w:val="both"/>
            </w:pPr>
            <w:r w:rsidRPr="4F0107CC">
              <w:rPr>
                <w:rFonts w:eastAsia="Calibri" w:cs="Calibri"/>
                <w:color w:val="000000" w:themeColor="text1"/>
                <w:sz w:val="24"/>
              </w:rPr>
              <w:t xml:space="preserve"> </w:t>
            </w:r>
          </w:p>
        </w:tc>
        <w:tc>
          <w:tcPr>
            <w:tcW w:w="3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08709A3" w14:textId="2EB62509" w:rsidR="4F0107CC" w:rsidRDefault="4F0107CC" w:rsidP="4F0107CC">
            <w:pPr>
              <w:spacing w:before="0" w:after="0" w:line="276" w:lineRule="auto"/>
              <w:jc w:val="both"/>
            </w:pPr>
            <w:r w:rsidRPr="4F0107CC">
              <w:rPr>
                <w:rFonts w:eastAsia="Calibri" w:cs="Calibri"/>
                <w:color w:val="000000" w:themeColor="text1"/>
                <w:sz w:val="24"/>
              </w:rPr>
              <w:t>Varchar</w:t>
            </w:r>
          </w:p>
        </w:tc>
      </w:tr>
      <w:tr w:rsidR="4F0107CC" w14:paraId="6CFEA05E" w14:textId="77777777" w:rsidTr="4F0107CC">
        <w:trPr>
          <w:trHeight w:val="300"/>
        </w:trPr>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884C31B" w14:textId="53539E40" w:rsidR="4F0107CC" w:rsidRDefault="4F0107CC" w:rsidP="4F0107CC">
            <w:pPr>
              <w:spacing w:before="0" w:after="0" w:line="276" w:lineRule="auto"/>
              <w:jc w:val="both"/>
            </w:pPr>
            <w:r w:rsidRPr="4F0107CC">
              <w:rPr>
                <w:rFonts w:eastAsia="Calibri" w:cs="Calibri"/>
                <w:color w:val="000000" w:themeColor="text1"/>
                <w:sz w:val="24"/>
              </w:rPr>
              <w:t>Description</w:t>
            </w:r>
          </w:p>
        </w:tc>
        <w:tc>
          <w:tcPr>
            <w:tcW w:w="34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8849F8B" w14:textId="3BC23257" w:rsidR="4F0107CC" w:rsidRDefault="4F0107CC" w:rsidP="4F0107CC">
            <w:pPr>
              <w:spacing w:before="0" w:after="0" w:line="276" w:lineRule="auto"/>
              <w:jc w:val="both"/>
            </w:pPr>
            <w:r w:rsidRPr="4F0107CC">
              <w:rPr>
                <w:rFonts w:eastAsia="Calibri" w:cs="Calibri"/>
                <w:color w:val="000000" w:themeColor="text1"/>
                <w:sz w:val="24"/>
              </w:rPr>
              <w:t xml:space="preserve"> </w:t>
            </w:r>
          </w:p>
        </w:tc>
        <w:tc>
          <w:tcPr>
            <w:tcW w:w="3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3C82839" w14:textId="261A094B" w:rsidR="4F0107CC" w:rsidRDefault="4F0107CC" w:rsidP="4F0107CC">
            <w:pPr>
              <w:spacing w:before="0" w:after="0" w:line="276" w:lineRule="auto"/>
              <w:jc w:val="both"/>
            </w:pPr>
            <w:r w:rsidRPr="4F0107CC">
              <w:rPr>
                <w:rFonts w:eastAsia="Calibri" w:cs="Calibri"/>
                <w:color w:val="000000" w:themeColor="text1"/>
                <w:sz w:val="24"/>
              </w:rPr>
              <w:t>Varchar</w:t>
            </w:r>
          </w:p>
        </w:tc>
      </w:tr>
    </w:tbl>
    <w:p w14:paraId="17768467" w14:textId="05645DD9" w:rsidR="738D79C5" w:rsidRDefault="738D79C5" w:rsidP="4F0107CC">
      <w:pPr>
        <w:spacing w:before="0" w:after="0" w:line="276" w:lineRule="auto"/>
      </w:pPr>
      <w:r w:rsidRPr="4F0107CC">
        <w:rPr>
          <w:rFonts w:ascii="Calibri" w:eastAsia="Calibri" w:hAnsi="Calibri" w:cs="Calibri"/>
          <w:b/>
          <w:bCs/>
          <w:color w:val="365F91"/>
          <w:sz w:val="24"/>
        </w:rPr>
        <w:t xml:space="preserve"> </w:t>
      </w:r>
    </w:p>
    <w:p w14:paraId="1AF4F412" w14:textId="52ED3D90" w:rsidR="0025526B" w:rsidRDefault="0025526B" w:rsidP="0025526B">
      <w:pPr>
        <w:pStyle w:val="ListParagraph"/>
        <w:ind w:left="0"/>
        <w:rPr>
          <w:b/>
          <w:bCs/>
          <w:color w:val="2F5496" w:themeColor="accent1" w:themeShade="BF"/>
          <w:sz w:val="24"/>
          <w:lang w:val="en-US"/>
        </w:rPr>
      </w:pPr>
      <w:r>
        <w:rPr>
          <w:b/>
          <w:bCs/>
          <w:color w:val="2F5496" w:themeColor="accent1" w:themeShade="BF"/>
          <w:sz w:val="24"/>
          <w:lang w:val="en-US"/>
        </w:rPr>
        <w:t>Return Code Info</w:t>
      </w:r>
    </w:p>
    <w:tbl>
      <w:tblPr>
        <w:tblStyle w:val="TableGrid"/>
        <w:tblW w:w="10180" w:type="dxa"/>
        <w:tblLook w:val="04A0" w:firstRow="1" w:lastRow="0" w:firstColumn="1" w:lastColumn="0" w:noHBand="0" w:noVBand="1"/>
      </w:tblPr>
      <w:tblGrid>
        <w:gridCol w:w="1818"/>
        <w:gridCol w:w="4447"/>
        <w:gridCol w:w="3915"/>
      </w:tblGrid>
      <w:tr w:rsidR="0025526B" w14:paraId="65B098AF" w14:textId="77777777" w:rsidTr="000159FE">
        <w:trPr>
          <w:trHeight w:val="399"/>
        </w:trPr>
        <w:tc>
          <w:tcPr>
            <w:tcW w:w="1818" w:type="dxa"/>
            <w:tcBorders>
              <w:top w:val="single" w:sz="8" w:space="0" w:color="4F81BD"/>
              <w:left w:val="single" w:sz="8" w:space="0" w:color="4F81BD"/>
              <w:bottom w:val="single" w:sz="18" w:space="0" w:color="FFFFFF"/>
              <w:right w:val="single" w:sz="8" w:space="0" w:color="4F81BD"/>
            </w:tcBorders>
            <w:shd w:val="clear" w:color="auto" w:fill="4F81BD"/>
          </w:tcPr>
          <w:p w14:paraId="3BB94D64" w14:textId="77777777" w:rsidR="0025526B" w:rsidRDefault="0025526B" w:rsidP="001409E6">
            <w:pPr>
              <w:spacing w:after="0"/>
              <w:jc w:val="center"/>
              <w:rPr>
                <w:color w:val="FFFFFF"/>
                <w:sz w:val="24"/>
                <w:lang w:val="en-US"/>
              </w:rPr>
            </w:pPr>
            <w:r>
              <w:rPr>
                <w:b/>
                <w:bCs/>
                <w:color w:val="FFFFFF"/>
                <w:sz w:val="24"/>
                <w:lang w:val="en-US"/>
              </w:rPr>
              <w:t>Return Code</w:t>
            </w:r>
          </w:p>
        </w:tc>
        <w:tc>
          <w:tcPr>
            <w:tcW w:w="4447" w:type="dxa"/>
            <w:tcBorders>
              <w:top w:val="single" w:sz="8" w:space="0" w:color="4F81BD"/>
              <w:left w:val="single" w:sz="8" w:space="0" w:color="4F81BD"/>
              <w:bottom w:val="single" w:sz="18" w:space="0" w:color="FFFFFF"/>
              <w:right w:val="single" w:sz="8" w:space="0" w:color="4F81BD"/>
            </w:tcBorders>
            <w:shd w:val="clear" w:color="auto" w:fill="4F81BD"/>
          </w:tcPr>
          <w:p w14:paraId="4EDAD5FC" w14:textId="77777777" w:rsidR="0025526B" w:rsidRDefault="0025526B" w:rsidP="001409E6">
            <w:pPr>
              <w:spacing w:after="0"/>
              <w:jc w:val="center"/>
              <w:rPr>
                <w:color w:val="FFFFFF"/>
                <w:sz w:val="24"/>
                <w:lang w:val="en-US"/>
              </w:rPr>
            </w:pPr>
            <w:r>
              <w:rPr>
                <w:b/>
                <w:bCs/>
                <w:color w:val="FFFFFF"/>
                <w:sz w:val="24"/>
                <w:lang w:val="en-US"/>
              </w:rPr>
              <w:t>Description</w:t>
            </w:r>
          </w:p>
        </w:tc>
        <w:tc>
          <w:tcPr>
            <w:tcW w:w="3915" w:type="dxa"/>
            <w:tcBorders>
              <w:top w:val="single" w:sz="8" w:space="0" w:color="4F81BD"/>
              <w:left w:val="single" w:sz="8" w:space="0" w:color="4F81BD"/>
              <w:bottom w:val="single" w:sz="18" w:space="0" w:color="FFFFFF"/>
              <w:right w:val="single" w:sz="8" w:space="0" w:color="4F81BD"/>
            </w:tcBorders>
            <w:shd w:val="clear" w:color="auto" w:fill="4F81BD"/>
          </w:tcPr>
          <w:p w14:paraId="3C500A86" w14:textId="77777777" w:rsidR="0025526B" w:rsidRDefault="0025526B" w:rsidP="001409E6">
            <w:pPr>
              <w:spacing w:after="0"/>
              <w:jc w:val="center"/>
              <w:rPr>
                <w:b/>
                <w:bCs/>
                <w:color w:val="FFFFFF"/>
                <w:sz w:val="24"/>
                <w:lang w:val="en-US"/>
              </w:rPr>
            </w:pPr>
            <w:r>
              <w:rPr>
                <w:b/>
                <w:bCs/>
                <w:color w:val="FFFFFF"/>
                <w:sz w:val="24"/>
                <w:lang w:val="en-US"/>
              </w:rPr>
              <w:t>Action By QCLAD</w:t>
            </w:r>
          </w:p>
        </w:tc>
      </w:tr>
      <w:tr w:rsidR="0025526B" w14:paraId="4D3B8180" w14:textId="77777777" w:rsidTr="000159FE">
        <w:trPr>
          <w:trHeight w:val="399"/>
        </w:trPr>
        <w:tc>
          <w:tcPr>
            <w:tcW w:w="1818" w:type="dxa"/>
            <w:tcBorders>
              <w:top w:val="single" w:sz="18" w:space="0" w:color="FFFFFF"/>
              <w:left w:val="single" w:sz="8" w:space="0" w:color="4F81BD"/>
              <w:bottom w:val="single" w:sz="8" w:space="0" w:color="4F81BD"/>
              <w:right w:val="single" w:sz="8" w:space="0" w:color="4F81BD"/>
            </w:tcBorders>
            <w:shd w:val="clear" w:color="auto" w:fill="FFFFFF"/>
          </w:tcPr>
          <w:p w14:paraId="42DE61E4" w14:textId="77777777" w:rsidR="0025526B" w:rsidRDefault="0025526B" w:rsidP="001409E6">
            <w:pPr>
              <w:spacing w:after="0"/>
              <w:rPr>
                <w:color w:val="000000"/>
                <w:sz w:val="24"/>
                <w:lang w:val="en-US"/>
              </w:rPr>
            </w:pPr>
            <w:r>
              <w:rPr>
                <w:color w:val="000000"/>
                <w:sz w:val="24"/>
                <w:lang w:val="en-US"/>
              </w:rPr>
              <w:t>0001</w:t>
            </w:r>
          </w:p>
        </w:tc>
        <w:tc>
          <w:tcPr>
            <w:tcW w:w="4447" w:type="dxa"/>
            <w:tcBorders>
              <w:top w:val="single" w:sz="18" w:space="0" w:color="FFFFFF"/>
              <w:left w:val="single" w:sz="8" w:space="0" w:color="4F81BD"/>
              <w:bottom w:val="single" w:sz="8" w:space="0" w:color="4F81BD"/>
              <w:right w:val="single" w:sz="8" w:space="0" w:color="4F81BD"/>
            </w:tcBorders>
            <w:shd w:val="clear" w:color="auto" w:fill="FFFFFF"/>
          </w:tcPr>
          <w:p w14:paraId="685E4C61" w14:textId="77777777" w:rsidR="0025526B" w:rsidRDefault="0025526B" w:rsidP="001409E6">
            <w:pPr>
              <w:spacing w:after="0"/>
              <w:rPr>
                <w:color w:val="000000"/>
                <w:sz w:val="24"/>
                <w:lang w:val="en-US"/>
              </w:rPr>
            </w:pPr>
            <w:r>
              <w:rPr>
                <w:color w:val="000000"/>
                <w:sz w:val="24"/>
                <w:lang w:val="en-US"/>
              </w:rPr>
              <w:t xml:space="preserve">Success </w:t>
            </w:r>
          </w:p>
        </w:tc>
        <w:tc>
          <w:tcPr>
            <w:tcW w:w="3915" w:type="dxa"/>
            <w:tcBorders>
              <w:top w:val="single" w:sz="18" w:space="0" w:color="FFFFFF"/>
              <w:left w:val="single" w:sz="8" w:space="0" w:color="4F81BD"/>
              <w:bottom w:val="single" w:sz="8" w:space="0" w:color="4F81BD"/>
              <w:right w:val="single" w:sz="8" w:space="0" w:color="4F81BD"/>
            </w:tcBorders>
            <w:shd w:val="clear" w:color="auto" w:fill="FFFFFF"/>
          </w:tcPr>
          <w:p w14:paraId="04A51C4E" w14:textId="77777777" w:rsidR="0025526B" w:rsidRDefault="0025526B" w:rsidP="001409E6">
            <w:pPr>
              <w:spacing w:after="0"/>
              <w:rPr>
                <w:color w:val="000000"/>
                <w:sz w:val="24"/>
                <w:lang w:val="en-US"/>
              </w:rPr>
            </w:pPr>
            <w:r>
              <w:rPr>
                <w:color w:val="000000"/>
                <w:sz w:val="24"/>
                <w:lang w:val="en-US"/>
              </w:rPr>
              <w:t>No Action</w:t>
            </w:r>
          </w:p>
        </w:tc>
      </w:tr>
      <w:tr w:rsidR="0025526B" w14:paraId="14D677C7"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7EE3E8EF" w14:textId="77777777" w:rsidR="0025526B" w:rsidRDefault="0025526B" w:rsidP="001409E6">
            <w:pPr>
              <w:spacing w:after="0"/>
              <w:rPr>
                <w:color w:val="000000"/>
                <w:sz w:val="24"/>
                <w:lang w:val="en-US"/>
              </w:rPr>
            </w:pPr>
            <w:r>
              <w:rPr>
                <w:color w:val="000000"/>
                <w:sz w:val="24"/>
                <w:lang w:val="en-US"/>
              </w:rPr>
              <w:t>0002</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086C0613" w14:textId="77777777" w:rsidR="0025526B" w:rsidRDefault="0025526B" w:rsidP="001409E6">
            <w:pPr>
              <w:spacing w:after="0"/>
              <w:rPr>
                <w:color w:val="000000"/>
                <w:sz w:val="24"/>
                <w:lang w:val="en-US"/>
              </w:rPr>
            </w:pPr>
            <w:r>
              <w:rPr>
                <w:color w:val="000000"/>
                <w:sz w:val="24"/>
                <w:lang w:val="en-US"/>
              </w:rPr>
              <w:t>API Authentication Error</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3331B416" w14:textId="77777777" w:rsidR="0025526B" w:rsidRDefault="0025526B" w:rsidP="001409E6">
            <w:pPr>
              <w:spacing w:after="0"/>
              <w:rPr>
                <w:color w:val="000000"/>
                <w:sz w:val="24"/>
                <w:lang w:val="en-US"/>
              </w:rPr>
            </w:pPr>
            <w:r>
              <w:rPr>
                <w:color w:val="000000"/>
                <w:sz w:val="24"/>
                <w:lang w:val="en-US"/>
              </w:rPr>
              <w:t xml:space="preserve">Correct Authentication and Resend </w:t>
            </w:r>
          </w:p>
        </w:tc>
      </w:tr>
      <w:tr w:rsidR="0025526B" w14:paraId="54A4DFAB"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02BDC139" w14:textId="77777777" w:rsidR="0025526B" w:rsidRDefault="0025526B" w:rsidP="001409E6">
            <w:pPr>
              <w:spacing w:after="0"/>
              <w:rPr>
                <w:color w:val="000000"/>
                <w:sz w:val="24"/>
                <w:lang w:val="en-US"/>
              </w:rPr>
            </w:pPr>
            <w:r>
              <w:rPr>
                <w:color w:val="000000"/>
                <w:sz w:val="24"/>
                <w:lang w:val="en-US"/>
              </w:rPr>
              <w:t>0003</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44AA5676" w14:textId="77777777" w:rsidR="0025526B" w:rsidRDefault="0025526B" w:rsidP="001409E6">
            <w:pPr>
              <w:spacing w:after="0"/>
              <w:rPr>
                <w:color w:val="000000"/>
                <w:sz w:val="24"/>
                <w:lang w:val="en-US"/>
              </w:rPr>
            </w:pPr>
            <w:r>
              <w:rPr>
                <w:color w:val="000000"/>
                <w:sz w:val="24"/>
              </w:rPr>
              <w:t>Invalid Sample Number</w:t>
            </w:r>
            <w:r>
              <w:rPr>
                <w:color w:val="000000"/>
                <w:sz w:val="24"/>
                <w:lang w:val="en-US"/>
              </w:rPr>
              <w:t xml:space="preserve"> </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55C3D3E5" w14:textId="77777777" w:rsidR="0025526B" w:rsidRDefault="0025526B" w:rsidP="001409E6">
            <w:pPr>
              <w:spacing w:after="0"/>
              <w:rPr>
                <w:color w:val="000000"/>
                <w:sz w:val="24"/>
              </w:rPr>
            </w:pPr>
            <w:r>
              <w:rPr>
                <w:color w:val="000000"/>
                <w:sz w:val="24"/>
              </w:rPr>
              <w:t xml:space="preserve">Correct sample number and Resend </w:t>
            </w:r>
          </w:p>
        </w:tc>
      </w:tr>
      <w:tr w:rsidR="0025526B" w14:paraId="46BE1C63"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5425770A" w14:textId="77777777" w:rsidR="0025526B" w:rsidRDefault="0025526B" w:rsidP="001409E6">
            <w:pPr>
              <w:spacing w:after="0"/>
              <w:rPr>
                <w:color w:val="000000"/>
                <w:sz w:val="24"/>
                <w:lang w:val="en-US"/>
              </w:rPr>
            </w:pPr>
            <w:r>
              <w:rPr>
                <w:color w:val="000000"/>
                <w:sz w:val="24"/>
                <w:lang w:val="en-US"/>
              </w:rPr>
              <w:t>0004</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3C54A542" w14:textId="77777777" w:rsidR="0025526B" w:rsidRDefault="0025526B" w:rsidP="001409E6">
            <w:pPr>
              <w:spacing w:after="0"/>
              <w:rPr>
                <w:color w:val="000000"/>
                <w:sz w:val="24"/>
              </w:rPr>
            </w:pPr>
            <w:r>
              <w:rPr>
                <w:color w:val="000000"/>
                <w:sz w:val="24"/>
              </w:rPr>
              <w:t xml:space="preserve">Invalid date time format </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16549AAA" w14:textId="77777777" w:rsidR="0025526B" w:rsidRDefault="0025526B" w:rsidP="001409E6">
            <w:pPr>
              <w:spacing w:after="0"/>
              <w:rPr>
                <w:color w:val="000000"/>
                <w:sz w:val="24"/>
              </w:rPr>
            </w:pPr>
            <w:r>
              <w:rPr>
                <w:color w:val="000000"/>
                <w:sz w:val="24"/>
              </w:rPr>
              <w:t xml:space="preserve">Correct the data and Resend </w:t>
            </w:r>
          </w:p>
        </w:tc>
      </w:tr>
      <w:tr w:rsidR="0025526B" w14:paraId="09BCFAAA"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0653D763" w14:textId="77777777" w:rsidR="0025526B" w:rsidRDefault="0025526B" w:rsidP="001409E6">
            <w:pPr>
              <w:spacing w:after="0"/>
              <w:rPr>
                <w:color w:val="000000"/>
                <w:sz w:val="24"/>
                <w:lang w:val="en-US"/>
              </w:rPr>
            </w:pPr>
            <w:r>
              <w:rPr>
                <w:color w:val="000000"/>
                <w:sz w:val="24"/>
                <w:lang w:val="en-US"/>
              </w:rPr>
              <w:t>0005</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597AA723" w14:textId="77777777" w:rsidR="0025526B" w:rsidRDefault="0025526B" w:rsidP="001409E6">
            <w:pPr>
              <w:spacing w:after="0"/>
              <w:rPr>
                <w:color w:val="000000"/>
                <w:sz w:val="24"/>
              </w:rPr>
            </w:pPr>
            <w:r>
              <w:rPr>
                <w:color w:val="000000"/>
                <w:sz w:val="24"/>
              </w:rPr>
              <w:t>Invalid JSON</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516AD011" w14:textId="77777777" w:rsidR="0025526B" w:rsidRDefault="0025526B" w:rsidP="001409E6">
            <w:pPr>
              <w:spacing w:after="0"/>
              <w:rPr>
                <w:color w:val="000000"/>
                <w:sz w:val="24"/>
              </w:rPr>
            </w:pPr>
            <w:r>
              <w:rPr>
                <w:color w:val="000000"/>
                <w:sz w:val="24"/>
              </w:rPr>
              <w:t xml:space="preserve">MES Will take care further process </w:t>
            </w:r>
          </w:p>
        </w:tc>
      </w:tr>
      <w:tr w:rsidR="0025526B" w14:paraId="5808ECD7" w14:textId="77777777" w:rsidTr="000159FE">
        <w:trPr>
          <w:trHeight w:val="88"/>
        </w:trPr>
        <w:tc>
          <w:tcPr>
            <w:tcW w:w="1818" w:type="dxa"/>
            <w:tcBorders>
              <w:top w:val="single" w:sz="8" w:space="0" w:color="4F81BD"/>
              <w:left w:val="single" w:sz="8" w:space="0" w:color="4F81BD"/>
              <w:bottom w:val="single" w:sz="8" w:space="0" w:color="4F81BD"/>
              <w:right w:val="single" w:sz="8" w:space="0" w:color="4F81BD"/>
            </w:tcBorders>
            <w:shd w:val="clear" w:color="auto" w:fill="FFFFFF"/>
          </w:tcPr>
          <w:p w14:paraId="31E9011C" w14:textId="77777777" w:rsidR="0025526B" w:rsidRDefault="0025526B" w:rsidP="001409E6">
            <w:pPr>
              <w:spacing w:after="0"/>
              <w:rPr>
                <w:color w:val="000000"/>
                <w:sz w:val="24"/>
                <w:lang w:val="en-US"/>
              </w:rPr>
            </w:pPr>
            <w:r>
              <w:rPr>
                <w:color w:val="000000"/>
                <w:sz w:val="24"/>
                <w:lang w:val="en-US"/>
              </w:rPr>
              <w:t>0006</w:t>
            </w:r>
          </w:p>
        </w:tc>
        <w:tc>
          <w:tcPr>
            <w:tcW w:w="4447" w:type="dxa"/>
            <w:tcBorders>
              <w:top w:val="single" w:sz="8" w:space="0" w:color="4F81BD"/>
              <w:left w:val="single" w:sz="8" w:space="0" w:color="4F81BD"/>
              <w:bottom w:val="single" w:sz="8" w:space="0" w:color="4F81BD"/>
              <w:right w:val="single" w:sz="8" w:space="0" w:color="4F81BD"/>
            </w:tcBorders>
            <w:shd w:val="clear" w:color="auto" w:fill="FFFFFF"/>
          </w:tcPr>
          <w:p w14:paraId="52DC4F3C" w14:textId="77777777" w:rsidR="0025526B" w:rsidRDefault="0025526B" w:rsidP="001409E6">
            <w:pPr>
              <w:spacing w:after="0"/>
              <w:rPr>
                <w:color w:val="000000"/>
                <w:sz w:val="24"/>
              </w:rPr>
            </w:pPr>
            <w:r>
              <w:rPr>
                <w:color w:val="000000"/>
                <w:sz w:val="24"/>
              </w:rPr>
              <w:t>Estimated Completion time is passed</w:t>
            </w:r>
          </w:p>
        </w:tc>
        <w:tc>
          <w:tcPr>
            <w:tcW w:w="3915" w:type="dxa"/>
            <w:tcBorders>
              <w:top w:val="single" w:sz="8" w:space="0" w:color="4F81BD"/>
              <w:left w:val="single" w:sz="8" w:space="0" w:color="4F81BD"/>
              <w:bottom w:val="single" w:sz="8" w:space="0" w:color="4F81BD"/>
              <w:right w:val="single" w:sz="8" w:space="0" w:color="4F81BD"/>
            </w:tcBorders>
            <w:shd w:val="clear" w:color="auto" w:fill="FFFFFF"/>
          </w:tcPr>
          <w:p w14:paraId="68D8963F" w14:textId="77777777" w:rsidR="0025526B" w:rsidRDefault="0025526B" w:rsidP="001409E6">
            <w:pPr>
              <w:spacing w:after="0"/>
              <w:rPr>
                <w:color w:val="000000"/>
                <w:sz w:val="24"/>
              </w:rPr>
            </w:pPr>
            <w:r>
              <w:rPr>
                <w:color w:val="000000"/>
                <w:sz w:val="24"/>
              </w:rPr>
              <w:t xml:space="preserve">MES Will take care further process </w:t>
            </w:r>
          </w:p>
        </w:tc>
      </w:tr>
    </w:tbl>
    <w:p w14:paraId="6972DAE8" w14:textId="77777777" w:rsidR="0025526B" w:rsidRDefault="0025526B" w:rsidP="0025526B">
      <w:pPr>
        <w:pStyle w:val="ListParagraph"/>
        <w:ind w:left="0"/>
        <w:rPr>
          <w:b/>
          <w:bCs/>
          <w:sz w:val="24"/>
        </w:rPr>
      </w:pPr>
    </w:p>
    <w:p w14:paraId="7644D836" w14:textId="77777777" w:rsidR="0025526B" w:rsidRDefault="0025526B" w:rsidP="0025526B">
      <w:pPr>
        <w:pStyle w:val="ListParagraph"/>
        <w:ind w:left="0"/>
        <w:rPr>
          <w:sz w:val="24"/>
          <w:lang w:val="en-US"/>
        </w:rPr>
      </w:pPr>
      <w:r w:rsidRPr="00DA68A1">
        <w:rPr>
          <w:b/>
          <w:bCs/>
          <w:sz w:val="24"/>
          <w:highlight w:val="yellow"/>
        </w:rPr>
        <w:t>Note:</w:t>
      </w:r>
      <w:r w:rsidRPr="00DA68A1">
        <w:rPr>
          <w:sz w:val="24"/>
          <w:highlight w:val="yellow"/>
        </w:rPr>
        <w:t xml:space="preserve"> In the event of any network failure, QCLAD should resend the data to ensure successful processing.</w:t>
      </w:r>
    </w:p>
    <w:p w14:paraId="57BE105A" w14:textId="50DC9577" w:rsidR="4F0107CC" w:rsidRDefault="4F0107CC" w:rsidP="4F0107CC">
      <w:pPr>
        <w:spacing w:before="0" w:after="200" w:line="276" w:lineRule="auto"/>
        <w:rPr>
          <w:rFonts w:ascii="Calibri" w:eastAsia="Calibri" w:hAnsi="Calibri" w:cs="Calibri"/>
          <w:sz w:val="24"/>
        </w:rPr>
      </w:pPr>
    </w:p>
    <w:p w14:paraId="6F4E6F23" w14:textId="72F0D4F9" w:rsidR="00F65A0D" w:rsidRDefault="00E96419" w:rsidP="00F65A0D">
      <w:pPr>
        <w:pStyle w:val="Heading3"/>
        <w:rPr>
          <w:rFonts w:eastAsiaTheme="minorEastAsia"/>
          <w:i w:val="0"/>
          <w:iCs/>
          <w:lang w:eastAsia="zh-CN"/>
        </w:rPr>
      </w:pPr>
      <w:r>
        <w:rPr>
          <w:rFonts w:asciiTheme="minorEastAsia" w:eastAsiaTheme="minorEastAsia" w:hAnsiTheme="minorEastAsia" w:hint="eastAsia"/>
          <w:i w:val="0"/>
          <w:iCs/>
          <w:lang w:eastAsia="zh-CN"/>
        </w:rPr>
        <w:t>DCS</w:t>
      </w:r>
      <w:r w:rsidR="00F65A0D">
        <w:rPr>
          <w:rFonts w:eastAsiaTheme="minorEastAsia" w:hint="eastAsia"/>
          <w:i w:val="0"/>
          <w:iCs/>
          <w:lang w:eastAsia="zh-CN"/>
        </w:rPr>
        <w:t xml:space="preserve"> Interface</w:t>
      </w:r>
    </w:p>
    <w:p w14:paraId="2F0A7539" w14:textId="77777777" w:rsidR="00F65A0D" w:rsidRPr="005D5445" w:rsidRDefault="00F65A0D" w:rsidP="00F65A0D">
      <w:pPr>
        <w:pStyle w:val="Heading4"/>
        <w:tabs>
          <w:tab w:val="clear" w:pos="3416"/>
        </w:tabs>
        <w:ind w:left="810" w:hanging="810"/>
        <w:rPr>
          <w:rFonts w:eastAsiaTheme="minorEastAsia"/>
          <w:i w:val="0"/>
          <w:iCs/>
          <w:lang w:eastAsia="zh-CN"/>
        </w:rPr>
      </w:pPr>
      <w:r w:rsidRPr="005D5445">
        <w:rPr>
          <w:rFonts w:eastAsiaTheme="minorEastAsia"/>
          <w:i w:val="0"/>
          <w:iCs/>
          <w:lang w:eastAsia="zh-CN"/>
        </w:rPr>
        <w:t>Introduction</w:t>
      </w:r>
    </w:p>
    <w:p w14:paraId="3F3FC793" w14:textId="500D9254"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This document describes the system functionality for the integration between QCLAD (</w:t>
      </w:r>
      <w:proofErr w:type="spellStart"/>
      <w:r w:rsidRPr="005D1545">
        <w:rPr>
          <w:rFonts w:ascii="Times New Roman" w:eastAsiaTheme="minorEastAsia" w:hAnsi="Times New Roman"/>
          <w:sz w:val="24"/>
          <w:lang w:eastAsia="zh-CN"/>
        </w:rPr>
        <w:t>SampleManager</w:t>
      </w:r>
      <w:proofErr w:type="spellEnd"/>
      <w:r w:rsidRPr="005D1545">
        <w:rPr>
          <w:rFonts w:ascii="Times New Roman" w:eastAsiaTheme="minorEastAsia" w:hAnsi="Times New Roman"/>
          <w:sz w:val="24"/>
          <w:lang w:eastAsia="zh-CN"/>
        </w:rPr>
        <w:t xml:space="preserve">) and </w:t>
      </w:r>
      <w:r w:rsidR="00314AD3">
        <w:rPr>
          <w:rFonts w:ascii="Times New Roman" w:eastAsiaTheme="minorEastAsia" w:hAnsi="Times New Roman" w:hint="eastAsia"/>
          <w:sz w:val="24"/>
          <w:lang w:eastAsia="zh-CN"/>
        </w:rPr>
        <w:t>DCS</w:t>
      </w:r>
      <w:r w:rsidRPr="005D1545">
        <w:rPr>
          <w:rFonts w:ascii="Times New Roman" w:eastAsiaTheme="minorEastAsia" w:hAnsi="Times New Roman"/>
          <w:sz w:val="24"/>
          <w:lang w:eastAsia="zh-CN"/>
        </w:rPr>
        <w:t xml:space="preserve"> as part of Phase B implementation.</w:t>
      </w:r>
    </w:p>
    <w:p w14:paraId="0CD83144" w14:textId="77777777" w:rsidR="00F65A0D" w:rsidRDefault="00F65A0D" w:rsidP="00F65A0D">
      <w:pPr>
        <w:pStyle w:val="BodyText"/>
        <w:spacing w:before="20"/>
      </w:pPr>
    </w:p>
    <w:p w14:paraId="5CE6AF87" w14:textId="77777777" w:rsidR="00F65A0D" w:rsidRPr="008C78C3" w:rsidRDefault="00F65A0D" w:rsidP="00F65A0D">
      <w:pPr>
        <w:pStyle w:val="Heading4"/>
        <w:tabs>
          <w:tab w:val="clear" w:pos="3416"/>
        </w:tabs>
        <w:ind w:left="810" w:hanging="810"/>
        <w:rPr>
          <w:rFonts w:eastAsiaTheme="minorEastAsia"/>
          <w:i w:val="0"/>
          <w:iCs/>
          <w:lang w:eastAsia="zh-CN"/>
        </w:rPr>
      </w:pPr>
      <w:r w:rsidRPr="008C78C3">
        <w:rPr>
          <w:rFonts w:eastAsiaTheme="minorEastAsia"/>
          <w:i w:val="0"/>
          <w:iCs/>
          <w:lang w:eastAsia="zh-CN"/>
        </w:rPr>
        <w:t>Purpose</w:t>
      </w:r>
    </w:p>
    <w:p w14:paraId="18E8C63B" w14:textId="14C2ACE8"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 xml:space="preserve">The purpose of this document is to provide detailed specifications for the </w:t>
      </w:r>
      <w:r w:rsidR="006C286A">
        <w:rPr>
          <w:rFonts w:ascii="Times New Roman" w:eastAsiaTheme="minorEastAsia" w:hAnsi="Times New Roman" w:hint="eastAsia"/>
          <w:sz w:val="24"/>
          <w:lang w:eastAsia="zh-CN"/>
        </w:rPr>
        <w:t>DC</w:t>
      </w:r>
      <w:r w:rsidRPr="005D1545">
        <w:rPr>
          <w:rFonts w:ascii="Times New Roman" w:eastAsiaTheme="minorEastAsia" w:hAnsi="Times New Roman"/>
          <w:sz w:val="24"/>
          <w:lang w:eastAsia="zh-CN"/>
        </w:rPr>
        <w:t>S-QCLAD integration, covering IPQC (In-Process Quality Control) processes, including interface requirements, data mapping, and system logic.</w:t>
      </w:r>
    </w:p>
    <w:p w14:paraId="35098666" w14:textId="77777777" w:rsidR="00F65A0D" w:rsidRDefault="00F65A0D" w:rsidP="00F65A0D">
      <w:pPr>
        <w:pStyle w:val="BodyText"/>
        <w:spacing w:before="36"/>
        <w:rPr>
          <w:rFonts w:eastAsiaTheme="minorEastAsia" w:hint="eastAsia"/>
          <w:lang w:val="en-GB" w:eastAsia="zh-CN"/>
        </w:rPr>
      </w:pPr>
    </w:p>
    <w:p w14:paraId="4975BD0A" w14:textId="4B32BF22" w:rsidR="00F65A0D" w:rsidRDefault="009912E5" w:rsidP="00F65A0D">
      <w:pPr>
        <w:pStyle w:val="Heading4"/>
        <w:tabs>
          <w:tab w:val="clear" w:pos="3416"/>
        </w:tabs>
        <w:ind w:left="810" w:hanging="810"/>
        <w:rPr>
          <w:rFonts w:eastAsiaTheme="minorEastAsia"/>
          <w:i w:val="0"/>
          <w:iCs/>
          <w:lang w:eastAsia="zh-CN"/>
        </w:rPr>
      </w:pPr>
      <w:r>
        <w:rPr>
          <w:rFonts w:eastAsiaTheme="minorEastAsia" w:hint="eastAsia"/>
          <w:i w:val="0"/>
          <w:iCs/>
          <w:lang w:eastAsia="zh-CN"/>
        </w:rPr>
        <w:t>Requirements</w:t>
      </w:r>
    </w:p>
    <w:p w14:paraId="4E4F7143" w14:textId="77777777" w:rsidR="00CD33AA" w:rsidRPr="00CD33AA" w:rsidRDefault="00CD33AA" w:rsidP="00CD33AA">
      <w:p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Key Points about DCS and MES Integration:</w:t>
      </w:r>
    </w:p>
    <w:p w14:paraId="58B8ED0E" w14:textId="77777777" w:rsidR="00CD33AA" w:rsidRPr="00CD33AA" w:rsidRDefault="00CD33AA" w:rsidP="00090406">
      <w:pPr>
        <w:numPr>
          <w:ilvl w:val="0"/>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Parallel Systems</w:t>
      </w:r>
      <w:r w:rsidRPr="00CD33AA">
        <w:rPr>
          <w:rFonts w:ascii="Times New Roman" w:eastAsiaTheme="minorEastAsia" w:hAnsi="Times New Roman"/>
          <w:sz w:val="24"/>
          <w:lang w:val="en-US" w:eastAsia="zh-CN"/>
        </w:rPr>
        <w:t>:</w:t>
      </w:r>
      <w:r w:rsidRPr="00CD33AA">
        <w:rPr>
          <w:rFonts w:ascii="Times New Roman" w:eastAsiaTheme="minorEastAsia" w:hAnsi="Times New Roman"/>
          <w:sz w:val="24"/>
          <w:lang w:val="en-US" w:eastAsia="zh-CN"/>
        </w:rPr>
        <w:br/>
        <w:t>DCS requires the same callback mechanism from QCLAD as MES, serving as two independent destination systems.</w:t>
      </w:r>
    </w:p>
    <w:p w14:paraId="496B2A7F" w14:textId="77777777" w:rsidR="00CD33AA" w:rsidRPr="00CD33AA" w:rsidRDefault="00CD33AA" w:rsidP="00090406">
      <w:pPr>
        <w:numPr>
          <w:ilvl w:val="0"/>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Data Consistency</w:t>
      </w:r>
      <w:r w:rsidRPr="00CD33AA">
        <w:rPr>
          <w:rFonts w:ascii="Times New Roman" w:eastAsiaTheme="minorEastAsia" w:hAnsi="Times New Roman"/>
          <w:sz w:val="24"/>
          <w:lang w:val="en-US" w:eastAsia="zh-CN"/>
        </w:rPr>
        <w:t>:</w:t>
      </w:r>
      <w:r w:rsidRPr="00CD33AA">
        <w:rPr>
          <w:rFonts w:ascii="Times New Roman" w:eastAsiaTheme="minorEastAsia" w:hAnsi="Times New Roman"/>
          <w:sz w:val="24"/>
          <w:lang w:val="en-US" w:eastAsia="zh-CN"/>
        </w:rPr>
        <w:br/>
        <w:t>Both systems share identical JSON formats and response structures for quality results.</w:t>
      </w:r>
    </w:p>
    <w:p w14:paraId="2F4A2002" w14:textId="77777777" w:rsidR="00CD33AA" w:rsidRPr="00CD33AA" w:rsidRDefault="00CD33AA" w:rsidP="00090406">
      <w:pPr>
        <w:numPr>
          <w:ilvl w:val="0"/>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Key Differences</w:t>
      </w:r>
      <w:r w:rsidRPr="00CD33AA">
        <w:rPr>
          <w:rFonts w:ascii="Times New Roman" w:eastAsiaTheme="minorEastAsia" w:hAnsi="Times New Roman"/>
          <w:sz w:val="24"/>
          <w:lang w:val="en-US" w:eastAsia="zh-CN"/>
        </w:rPr>
        <w:t>:</w:t>
      </w:r>
    </w:p>
    <w:p w14:paraId="49BAA659" w14:textId="77777777" w:rsidR="00CD33AA" w:rsidRPr="00CD33AA" w:rsidRDefault="00CD33AA" w:rsidP="00090406">
      <w:pPr>
        <w:numPr>
          <w:ilvl w:val="1"/>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Endpoint Configuration</w:t>
      </w:r>
      <w:r w:rsidRPr="00CD33AA">
        <w:rPr>
          <w:rFonts w:ascii="Times New Roman" w:eastAsiaTheme="minorEastAsia" w:hAnsi="Times New Roman"/>
          <w:sz w:val="24"/>
          <w:lang w:val="en-US" w:eastAsia="zh-CN"/>
        </w:rPr>
        <w:t xml:space="preserve">: Unique URLs configured separately at </w:t>
      </w:r>
      <w:r w:rsidRPr="00CD33AA">
        <w:rPr>
          <w:rFonts w:ascii="Times New Roman" w:eastAsiaTheme="minorEastAsia" w:hAnsi="Times New Roman"/>
          <w:b/>
          <w:bCs/>
          <w:sz w:val="24"/>
          <w:lang w:val="en-US" w:eastAsia="zh-CN"/>
        </w:rPr>
        <w:t>Plant level</w:t>
      </w:r>
    </w:p>
    <w:p w14:paraId="5EFCA4BC" w14:textId="77777777" w:rsidR="00CD33AA" w:rsidRPr="00CD33AA" w:rsidRDefault="00CD33AA" w:rsidP="00090406">
      <w:pPr>
        <w:numPr>
          <w:ilvl w:val="1"/>
          <w:numId w:val="20"/>
        </w:numPr>
        <w:rPr>
          <w:rFonts w:ascii="Times New Roman" w:eastAsiaTheme="minorEastAsia" w:hAnsi="Times New Roman"/>
          <w:sz w:val="24"/>
          <w:lang w:val="en-US" w:eastAsia="zh-CN"/>
        </w:rPr>
      </w:pPr>
      <w:r w:rsidRPr="00CD33AA">
        <w:rPr>
          <w:rFonts w:ascii="Times New Roman" w:eastAsiaTheme="minorEastAsia" w:hAnsi="Times New Roman"/>
          <w:b/>
          <w:bCs/>
          <w:sz w:val="24"/>
          <w:lang w:val="en-US" w:eastAsia="zh-CN"/>
        </w:rPr>
        <w:t>Response Isolation</w:t>
      </w:r>
      <w:r w:rsidRPr="00CD33AA">
        <w:rPr>
          <w:rFonts w:ascii="Times New Roman" w:eastAsiaTheme="minorEastAsia" w:hAnsi="Times New Roman"/>
          <w:sz w:val="24"/>
          <w:lang w:val="en-US" w:eastAsia="zh-CN"/>
        </w:rPr>
        <w:t>: Callback responses are system-specific (MES/DCS responses never intersect)</w:t>
      </w:r>
    </w:p>
    <w:p w14:paraId="4AF3A06C" w14:textId="77777777" w:rsidR="009912E5" w:rsidRPr="006C286A" w:rsidRDefault="009912E5" w:rsidP="009912E5">
      <w:pPr>
        <w:ind w:left="720"/>
        <w:rPr>
          <w:rFonts w:ascii="Times New Roman" w:eastAsiaTheme="minorEastAsia" w:hAnsi="Times New Roman"/>
          <w:sz w:val="24"/>
          <w:lang w:eastAsia="zh-CN"/>
        </w:rPr>
      </w:pPr>
    </w:p>
    <w:p w14:paraId="3DAA925C" w14:textId="15D7785E" w:rsidR="006C286A" w:rsidRPr="006C286A" w:rsidRDefault="006C286A" w:rsidP="009912E5">
      <w:pPr>
        <w:pStyle w:val="Heading4"/>
        <w:tabs>
          <w:tab w:val="clear" w:pos="3416"/>
        </w:tabs>
        <w:ind w:left="810" w:hanging="810"/>
        <w:rPr>
          <w:rFonts w:eastAsiaTheme="minorEastAsia"/>
          <w:i w:val="0"/>
          <w:iCs/>
          <w:lang w:eastAsia="zh-CN"/>
        </w:rPr>
      </w:pPr>
      <w:r w:rsidRPr="006C286A">
        <w:rPr>
          <w:rFonts w:eastAsiaTheme="minorEastAsia"/>
          <w:i w:val="0"/>
          <w:iCs/>
          <w:lang w:eastAsia="zh-CN"/>
        </w:rPr>
        <w:t>Configuration Logic</w:t>
      </w:r>
    </w:p>
    <w:p w14:paraId="53BDB62D" w14:textId="77777777" w:rsidR="006C286A" w:rsidRPr="006C286A" w:rsidRDefault="006C286A" w:rsidP="00090406">
      <w:pPr>
        <w:numPr>
          <w:ilvl w:val="0"/>
          <w:numId w:val="19"/>
        </w:numPr>
        <w:rPr>
          <w:rFonts w:ascii="Times New Roman" w:eastAsiaTheme="minorEastAsia" w:hAnsi="Times New Roman"/>
          <w:sz w:val="24"/>
          <w:lang w:eastAsia="zh-CN"/>
        </w:rPr>
      </w:pPr>
      <w:r w:rsidRPr="006C286A">
        <w:rPr>
          <w:rFonts w:ascii="Times New Roman" w:eastAsiaTheme="minorEastAsia" w:hAnsi="Times New Roman"/>
          <w:sz w:val="24"/>
          <w:lang w:eastAsia="zh-CN"/>
        </w:rPr>
        <w:t>Plant-Level: Configure MES/DCS URLs in Interface Config table</w:t>
      </w:r>
    </w:p>
    <w:p w14:paraId="3002C5A0" w14:textId="7E0FC550" w:rsidR="006C286A" w:rsidRPr="006C286A" w:rsidRDefault="006C286A" w:rsidP="00090406">
      <w:pPr>
        <w:numPr>
          <w:ilvl w:val="0"/>
          <w:numId w:val="19"/>
        </w:numPr>
        <w:rPr>
          <w:rFonts w:ascii="Times New Roman" w:eastAsiaTheme="minorEastAsia" w:hAnsi="Times New Roman"/>
          <w:sz w:val="24"/>
          <w:lang w:eastAsia="zh-CN"/>
        </w:rPr>
      </w:pPr>
      <w:proofErr w:type="spellStart"/>
      <w:r w:rsidRPr="006C286A">
        <w:rPr>
          <w:rFonts w:ascii="Times New Roman" w:eastAsiaTheme="minorEastAsia" w:hAnsi="Times New Roman"/>
          <w:sz w:val="24"/>
          <w:lang w:eastAsia="zh-CN"/>
        </w:rPr>
        <w:t>ProductionLine</w:t>
      </w:r>
      <w:proofErr w:type="spellEnd"/>
      <w:r w:rsidRPr="006C286A">
        <w:rPr>
          <w:rFonts w:ascii="Times New Roman" w:eastAsiaTheme="minorEastAsia" w:hAnsi="Times New Roman"/>
          <w:sz w:val="24"/>
          <w:lang w:eastAsia="zh-CN"/>
        </w:rPr>
        <w:t>-Level:</w:t>
      </w:r>
      <w:commentRangeStart w:id="169"/>
      <w:r w:rsidRPr="006C286A">
        <w:rPr>
          <w:rFonts w:ascii="Times New Roman" w:eastAsiaTheme="minorEastAsia" w:hAnsi="Times New Roman"/>
          <w:sz w:val="24"/>
          <w:lang w:eastAsia="zh-CN"/>
        </w:rPr>
        <w:t> Enable/</w:t>
      </w:r>
      <w:r w:rsidR="00D553FE">
        <w:rPr>
          <w:rFonts w:ascii="Times New Roman" w:eastAsiaTheme="minorEastAsia" w:hAnsi="Times New Roman" w:hint="eastAsia"/>
          <w:sz w:val="24"/>
          <w:lang w:eastAsia="zh-CN"/>
        </w:rPr>
        <w:t>D</w:t>
      </w:r>
      <w:r w:rsidRPr="006C286A">
        <w:rPr>
          <w:rFonts w:ascii="Times New Roman" w:eastAsiaTheme="minorEastAsia" w:hAnsi="Times New Roman"/>
          <w:sz w:val="24"/>
          <w:lang w:eastAsia="zh-CN"/>
        </w:rPr>
        <w:t>isable callback per system</w:t>
      </w:r>
      <w:commentRangeEnd w:id="169"/>
      <w:r>
        <w:rPr>
          <w:rStyle w:val="CommentReference"/>
        </w:rPr>
        <w:commentReference w:id="169"/>
      </w:r>
    </w:p>
    <w:p w14:paraId="75644677" w14:textId="77777777" w:rsidR="006C286A" w:rsidRPr="006C286A" w:rsidRDefault="006C286A" w:rsidP="00090406">
      <w:pPr>
        <w:numPr>
          <w:ilvl w:val="0"/>
          <w:numId w:val="19"/>
        </w:numPr>
        <w:rPr>
          <w:rFonts w:ascii="Times New Roman" w:eastAsiaTheme="minorEastAsia" w:hAnsi="Times New Roman"/>
          <w:sz w:val="24"/>
          <w:lang w:eastAsia="zh-CN"/>
        </w:rPr>
      </w:pPr>
      <w:r w:rsidRPr="006C286A">
        <w:rPr>
          <w:rFonts w:ascii="Times New Roman" w:eastAsiaTheme="minorEastAsia" w:hAnsi="Times New Roman"/>
          <w:sz w:val="24"/>
          <w:lang w:eastAsia="zh-CN"/>
        </w:rPr>
        <w:t>Transmission Rules:</w:t>
      </w:r>
    </w:p>
    <w:p w14:paraId="22F03E0A" w14:textId="77777777" w:rsidR="006C286A" w:rsidRPr="006C286A" w:rsidRDefault="006C286A" w:rsidP="00090406">
      <w:pPr>
        <w:numPr>
          <w:ilvl w:val="1"/>
          <w:numId w:val="19"/>
        </w:numPr>
        <w:rPr>
          <w:rFonts w:ascii="Times New Roman" w:eastAsiaTheme="minorEastAsia" w:hAnsi="Times New Roman"/>
          <w:sz w:val="22"/>
          <w:szCs w:val="22"/>
          <w:lang w:eastAsia="zh-CN"/>
        </w:rPr>
      </w:pPr>
      <w:r w:rsidRPr="006C286A">
        <w:rPr>
          <w:rFonts w:ascii="Times New Roman" w:eastAsiaTheme="minorEastAsia" w:hAnsi="Times New Roman"/>
          <w:sz w:val="22"/>
          <w:szCs w:val="22"/>
          <w:lang w:eastAsia="zh-CN"/>
        </w:rPr>
        <w:t>If both URLs configured → Send to both systems in parallel</w:t>
      </w:r>
    </w:p>
    <w:p w14:paraId="7588D461" w14:textId="77777777" w:rsidR="006C286A" w:rsidRPr="006C286A" w:rsidRDefault="006C286A" w:rsidP="00090406">
      <w:pPr>
        <w:numPr>
          <w:ilvl w:val="1"/>
          <w:numId w:val="19"/>
        </w:numPr>
        <w:rPr>
          <w:rFonts w:ascii="Times New Roman" w:eastAsiaTheme="minorEastAsia" w:hAnsi="Times New Roman"/>
          <w:sz w:val="22"/>
          <w:szCs w:val="22"/>
          <w:lang w:eastAsia="zh-CN"/>
        </w:rPr>
      </w:pPr>
      <w:r w:rsidRPr="006C286A">
        <w:rPr>
          <w:rFonts w:ascii="Times New Roman" w:eastAsiaTheme="minorEastAsia" w:hAnsi="Times New Roman"/>
          <w:sz w:val="22"/>
          <w:szCs w:val="22"/>
          <w:lang w:eastAsia="zh-CN"/>
        </w:rPr>
        <w:t>If only one URL configured → Send only to that system</w:t>
      </w:r>
    </w:p>
    <w:p w14:paraId="45C45E20" w14:textId="77777777" w:rsidR="006C286A" w:rsidRPr="006C286A" w:rsidRDefault="006C286A" w:rsidP="006C286A">
      <w:pPr>
        <w:rPr>
          <w:rFonts w:eastAsiaTheme="minorEastAsia"/>
          <w:lang w:eastAsia="zh-CN"/>
        </w:rPr>
      </w:pPr>
    </w:p>
    <w:p w14:paraId="1D8A8D06" w14:textId="77777777" w:rsidR="00F65A0D" w:rsidRPr="008C78C3" w:rsidRDefault="00F65A0D" w:rsidP="00F65A0D">
      <w:pPr>
        <w:pStyle w:val="Heading4"/>
        <w:tabs>
          <w:tab w:val="clear" w:pos="3416"/>
        </w:tabs>
        <w:ind w:left="810" w:hanging="810"/>
        <w:rPr>
          <w:rFonts w:eastAsiaTheme="minorEastAsia"/>
          <w:i w:val="0"/>
          <w:iCs/>
          <w:lang w:eastAsia="zh-CN"/>
        </w:rPr>
      </w:pPr>
      <w:r w:rsidRPr="008C78C3">
        <w:rPr>
          <w:rFonts w:eastAsiaTheme="minorEastAsia"/>
          <w:i w:val="0"/>
          <w:iCs/>
          <w:lang w:eastAsia="zh-CN"/>
        </w:rPr>
        <w:t>Scope</w:t>
      </w:r>
    </w:p>
    <w:p w14:paraId="6750E9BB" w14:textId="77777777"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The scope of this document includes:</w:t>
      </w:r>
    </w:p>
    <w:p w14:paraId="3FDF611B" w14:textId="3EE75D49" w:rsidR="00F65A0D" w:rsidRPr="00594762" w:rsidRDefault="00F65A0D"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 xml:space="preserve">IPQC sample processing and result communication to </w:t>
      </w:r>
      <w:r>
        <w:rPr>
          <w:rFonts w:ascii="Times New Roman" w:eastAsiaTheme="minorEastAsia" w:hAnsi="Times New Roman" w:hint="eastAsia"/>
          <w:sz w:val="24"/>
          <w:lang w:eastAsia="zh-CN"/>
        </w:rPr>
        <w:t>DCS</w:t>
      </w:r>
    </w:p>
    <w:p w14:paraId="6094FF81" w14:textId="77777777" w:rsidR="00F65A0D" w:rsidRPr="00594762" w:rsidRDefault="00F65A0D" w:rsidP="00090406">
      <w:pPr>
        <w:pStyle w:val="ListParagraph"/>
        <w:numPr>
          <w:ilvl w:val="0"/>
          <w:numId w:val="4"/>
        </w:numPr>
        <w:jc w:val="both"/>
        <w:rPr>
          <w:rFonts w:ascii="Times New Roman" w:eastAsiaTheme="minorEastAsia" w:hAnsi="Times New Roman"/>
          <w:sz w:val="24"/>
          <w:lang w:eastAsia="zh-CN"/>
        </w:rPr>
      </w:pPr>
      <w:r w:rsidRPr="00594762">
        <w:rPr>
          <w:rFonts w:ascii="Times New Roman" w:eastAsiaTheme="minorEastAsia" w:hAnsi="Times New Roman"/>
          <w:sz w:val="24"/>
          <w:lang w:eastAsia="zh-CN"/>
        </w:rPr>
        <w:t>Interface specifications and data mapping</w:t>
      </w:r>
    </w:p>
    <w:p w14:paraId="4F1AD9CB" w14:textId="77777777" w:rsidR="00F65A0D" w:rsidRPr="005F6C9A" w:rsidRDefault="00F65A0D" w:rsidP="00F65A0D">
      <w:pPr>
        <w:jc w:val="both"/>
        <w:rPr>
          <w:rFonts w:ascii="Times New Roman" w:eastAsiaTheme="minorEastAsia" w:hAnsi="Times New Roman"/>
          <w:sz w:val="24"/>
          <w:lang w:val="en-US" w:eastAsia="zh-CN"/>
        </w:rPr>
      </w:pPr>
      <w:r>
        <w:rPr>
          <w:rFonts w:ascii="Times New Roman" w:eastAsiaTheme="minorEastAsia" w:hAnsi="Times New Roman" w:hint="eastAsia"/>
          <w:sz w:val="24"/>
          <w:lang w:eastAsia="zh-CN"/>
        </w:rPr>
        <w:t xml:space="preserve">Note: </w:t>
      </w:r>
      <w:r w:rsidRPr="005F6C9A">
        <w:rPr>
          <w:rFonts w:ascii="Times New Roman" w:eastAsiaTheme="minorEastAsia" w:hAnsi="Times New Roman"/>
          <w:i/>
          <w:iCs/>
          <w:sz w:val="24"/>
          <w:lang w:val="en-US" w:eastAsia="zh-CN"/>
        </w:rPr>
        <w:t>The JIT and IPQC interfaces are the same interface, the JSON format is the same, only the content of the return will be different.</w:t>
      </w:r>
    </w:p>
    <w:p w14:paraId="62792941" w14:textId="77777777" w:rsidR="00F65A0D" w:rsidRDefault="00F65A0D" w:rsidP="00F65A0D">
      <w:pPr>
        <w:pStyle w:val="BodyText"/>
      </w:pPr>
    </w:p>
    <w:p w14:paraId="5D308571" w14:textId="77777777" w:rsidR="00F65A0D" w:rsidRDefault="00F65A0D" w:rsidP="00F65A0D">
      <w:pPr>
        <w:pStyle w:val="Heading5"/>
      </w:pPr>
      <w:r w:rsidRPr="008C78C3">
        <w:t>IPQC Process Integration</w:t>
      </w:r>
    </w:p>
    <w:p w14:paraId="297C304C" w14:textId="77777777" w:rsidR="00F65A0D" w:rsidRPr="00D26542" w:rsidRDefault="00F65A0D" w:rsidP="00F65A0D">
      <w:pPr>
        <w:pStyle w:val="Heading6"/>
        <w:rPr>
          <w:rFonts w:eastAsiaTheme="minorEastAsia"/>
          <w:lang w:eastAsia="zh-CN"/>
        </w:rPr>
      </w:pPr>
      <w:r w:rsidRPr="00D26542">
        <w:rPr>
          <w:rFonts w:eastAsiaTheme="minorEastAsia"/>
          <w:lang w:eastAsia="zh-CN"/>
        </w:rPr>
        <w:t>Business Scenario</w:t>
      </w:r>
    </w:p>
    <w:p w14:paraId="1C558AD6" w14:textId="7A3EB0FF" w:rsidR="00F65A0D" w:rsidRPr="005D1545" w:rsidRDefault="00F65A0D" w:rsidP="00F65A0D">
      <w:pPr>
        <w:jc w:val="both"/>
        <w:rPr>
          <w:rFonts w:ascii="Times New Roman" w:eastAsiaTheme="minorEastAsia" w:hAnsi="Times New Roman"/>
          <w:sz w:val="24"/>
          <w:lang w:eastAsia="zh-CN"/>
        </w:rPr>
      </w:pPr>
      <w:r w:rsidRPr="005D1545">
        <w:rPr>
          <w:rFonts w:ascii="Times New Roman" w:eastAsiaTheme="minorEastAsia" w:hAnsi="Times New Roman"/>
          <w:sz w:val="24"/>
          <w:lang w:eastAsia="zh-CN"/>
        </w:rPr>
        <w:t xml:space="preserve">For IPQC samples, QCLAD will send test results to </w:t>
      </w:r>
      <w:r w:rsidR="0074107F">
        <w:rPr>
          <w:rFonts w:ascii="Times New Roman" w:eastAsiaTheme="minorEastAsia" w:hAnsi="Times New Roman" w:hint="eastAsia"/>
          <w:sz w:val="24"/>
          <w:lang w:eastAsia="zh-CN"/>
        </w:rPr>
        <w:t>DCS</w:t>
      </w:r>
      <w:r w:rsidRPr="005D1545">
        <w:rPr>
          <w:rFonts w:ascii="Times New Roman" w:eastAsiaTheme="minorEastAsia" w:hAnsi="Times New Roman"/>
          <w:sz w:val="24"/>
          <w:lang w:eastAsia="zh-CN"/>
        </w:rPr>
        <w:t xml:space="preserve"> after sample authorization. This includes passing results, failed results with adjustment requirements, or resample requests.</w:t>
      </w:r>
    </w:p>
    <w:p w14:paraId="18BBE233" w14:textId="77777777" w:rsidR="00F65A0D" w:rsidRDefault="00F65A0D" w:rsidP="00F65A0D">
      <w:pPr>
        <w:pStyle w:val="BodyText"/>
        <w:spacing w:before="18"/>
      </w:pPr>
    </w:p>
    <w:p w14:paraId="7AE189AD" w14:textId="77777777" w:rsidR="00F65A0D" w:rsidRPr="00D26542" w:rsidRDefault="00F65A0D" w:rsidP="00F65A0D">
      <w:pPr>
        <w:pStyle w:val="Heading6"/>
        <w:rPr>
          <w:rFonts w:eastAsiaTheme="minorEastAsia"/>
          <w:lang w:eastAsia="zh-CN"/>
        </w:rPr>
      </w:pPr>
      <w:r w:rsidRPr="00D26542">
        <w:rPr>
          <w:rFonts w:eastAsiaTheme="minorEastAsia"/>
          <w:lang w:eastAsia="zh-CN"/>
        </w:rPr>
        <w:t xml:space="preserve">Interface </w:t>
      </w:r>
      <w:r>
        <w:t>URL address</w:t>
      </w:r>
    </w:p>
    <w:p w14:paraId="396BB92B" w14:textId="286F30B0" w:rsidR="00F65A0D" w:rsidRDefault="00F65A0D" w:rsidP="00F65A0D">
      <w:pPr>
        <w:pStyle w:val="BodyText"/>
        <w:spacing w:before="128"/>
        <w:rPr>
          <w:rFonts w:ascii="Times New Roman" w:eastAsiaTheme="minorEastAsia" w:hAnsi="Times New Roman"/>
          <w:lang w:eastAsia="zh-CN"/>
        </w:rPr>
      </w:pPr>
      <w:r w:rsidRPr="005D1545">
        <w:rPr>
          <w:rFonts w:ascii="Times New Roman" w:eastAsiaTheme="minorEastAsia" w:hAnsi="Times New Roman"/>
          <w:lang w:eastAsia="zh-CN"/>
        </w:rPr>
        <w:lastRenderedPageBreak/>
        <w:t xml:space="preserve">QCLAD will expose an API for </w:t>
      </w:r>
      <w:r w:rsidR="0074107F">
        <w:rPr>
          <w:rFonts w:ascii="Times New Roman" w:eastAsiaTheme="minorEastAsia" w:hAnsi="Times New Roman" w:hint="eastAsia"/>
          <w:lang w:eastAsia="zh-CN"/>
        </w:rPr>
        <w:t>DCS</w:t>
      </w:r>
      <w:r w:rsidRPr="005D1545">
        <w:rPr>
          <w:rFonts w:ascii="Times New Roman" w:eastAsiaTheme="minorEastAsia" w:hAnsi="Times New Roman"/>
          <w:lang w:eastAsia="zh-CN"/>
        </w:rPr>
        <w:t xml:space="preserve"> to send </w:t>
      </w:r>
      <w:r>
        <w:rPr>
          <w:rFonts w:ascii="Times New Roman" w:eastAsiaTheme="minorEastAsia" w:hAnsi="Times New Roman" w:hint="eastAsia"/>
          <w:lang w:eastAsia="zh-CN"/>
        </w:rPr>
        <w:t>IPQC</w:t>
      </w:r>
      <w:r w:rsidRPr="005D1545">
        <w:rPr>
          <w:rFonts w:ascii="Times New Roman" w:eastAsiaTheme="minorEastAsia" w:hAnsi="Times New Roman"/>
          <w:lang w:eastAsia="zh-CN"/>
        </w:rPr>
        <w:t xml:space="preserve"> sample information and provide an API endpoint to receive results from QCLAD</w:t>
      </w:r>
      <w:r>
        <w:rPr>
          <w:rFonts w:ascii="Times New Roman" w:eastAsiaTheme="minorEastAsia" w:hAnsi="Times New Roman" w:hint="eastAsia"/>
          <w:lang w:eastAsia="zh-CN"/>
        </w:rPr>
        <w:t>.</w:t>
      </w:r>
    </w:p>
    <w:p w14:paraId="74AB8241" w14:textId="77777777" w:rsidR="00F65A0D" w:rsidRDefault="00F65A0D" w:rsidP="00F65A0D">
      <w:pPr>
        <w:pStyle w:val="BodyText"/>
        <w:spacing w:before="128"/>
        <w:rPr>
          <w:rFonts w:ascii="Times New Roman" w:eastAsiaTheme="minorEastAsia" w:hAnsi="Times New Roman"/>
          <w:lang w:eastAsia="zh-CN"/>
        </w:rPr>
      </w:pPr>
    </w:p>
    <w:p w14:paraId="72B0FD6F" w14:textId="77777777" w:rsidR="00F65A0D" w:rsidRPr="009712B2" w:rsidRDefault="00F65A0D" w:rsidP="00F65A0D">
      <w:pPr>
        <w:pStyle w:val="Heading6"/>
        <w:rPr>
          <w:rFonts w:eastAsiaTheme="minorEastAsia"/>
          <w:lang w:eastAsia="zh-CN"/>
        </w:rPr>
      </w:pPr>
      <w:r>
        <w:rPr>
          <w:rFonts w:eastAsiaTheme="minorEastAsia" w:hint="eastAsia"/>
          <w:lang w:eastAsia="zh-CN"/>
        </w:rPr>
        <w:t>I</w:t>
      </w:r>
      <w:r w:rsidRPr="009712B2">
        <w:rPr>
          <w:rFonts w:eastAsiaTheme="minorEastAsia" w:hint="eastAsia"/>
          <w:lang w:eastAsia="zh-CN"/>
        </w:rPr>
        <w:t>nterface requirements</w:t>
      </w:r>
    </w:p>
    <w:p w14:paraId="1D3326E3" w14:textId="380DF67D" w:rsidR="0074107F" w:rsidRDefault="0074107F" w:rsidP="0074107F">
      <w:pPr>
        <w:spacing w:before="93"/>
        <w:ind w:left="244"/>
        <w:rPr>
          <w:rFonts w:ascii="Times New Roman" w:eastAsiaTheme="minorEastAsia" w:hAnsi="Times New Roman"/>
          <w:sz w:val="24"/>
          <w:lang w:eastAsia="zh-CN"/>
        </w:rPr>
      </w:pPr>
      <w:r w:rsidRPr="0074107F">
        <w:rPr>
          <w:rFonts w:ascii="Times New Roman" w:eastAsiaTheme="minorEastAsia" w:hAnsi="Times New Roman"/>
          <w:sz w:val="24"/>
          <w:lang w:eastAsia="zh-CN"/>
        </w:rPr>
        <w:t>T</w:t>
      </w:r>
      <w:r w:rsidRPr="0074107F">
        <w:rPr>
          <w:rFonts w:ascii="Times New Roman" w:eastAsiaTheme="minorEastAsia" w:hAnsi="Times New Roman" w:hint="eastAsia"/>
          <w:sz w:val="24"/>
          <w:lang w:eastAsia="zh-CN"/>
        </w:rPr>
        <w:t>he same as MES interface, please refer to 3.2.2.4.</w:t>
      </w:r>
      <w:r w:rsidR="00AB3430">
        <w:rPr>
          <w:rFonts w:ascii="Times New Roman" w:eastAsiaTheme="minorEastAsia" w:hAnsi="Times New Roman" w:hint="eastAsia"/>
          <w:sz w:val="24"/>
          <w:lang w:eastAsia="zh-CN"/>
        </w:rPr>
        <w:t>2.3</w:t>
      </w:r>
      <w:r w:rsidRPr="0074107F">
        <w:rPr>
          <w:rFonts w:ascii="Times New Roman" w:eastAsiaTheme="minorEastAsia" w:hAnsi="Times New Roman" w:hint="eastAsia"/>
          <w:sz w:val="24"/>
          <w:lang w:eastAsia="zh-CN"/>
        </w:rPr>
        <w:t xml:space="preserve"> </w:t>
      </w:r>
      <w:r w:rsidR="00AB3430">
        <w:rPr>
          <w:rFonts w:ascii="Times New Roman" w:eastAsiaTheme="minorEastAsia" w:hAnsi="Times New Roman" w:hint="eastAsia"/>
          <w:sz w:val="24"/>
          <w:lang w:eastAsia="zh-CN"/>
        </w:rPr>
        <w:t>Interface Requirement.</w:t>
      </w:r>
    </w:p>
    <w:p w14:paraId="6ED5BC85" w14:textId="77777777" w:rsidR="0074107F" w:rsidRPr="0074107F" w:rsidRDefault="0074107F" w:rsidP="0074107F">
      <w:pPr>
        <w:spacing w:before="93"/>
        <w:ind w:left="244"/>
        <w:rPr>
          <w:rFonts w:ascii="Times New Roman" w:eastAsiaTheme="minorEastAsia" w:hAnsi="Times New Roman"/>
          <w:sz w:val="24"/>
          <w:lang w:eastAsia="zh-CN"/>
        </w:rPr>
      </w:pPr>
    </w:p>
    <w:p w14:paraId="50BA92BB" w14:textId="77777777" w:rsidR="00F65A0D" w:rsidRDefault="00F65A0D" w:rsidP="00F65A0D">
      <w:pPr>
        <w:pStyle w:val="Heading6"/>
        <w:rPr>
          <w:rFonts w:eastAsiaTheme="minorEastAsia"/>
          <w:lang w:eastAsia="zh-CN"/>
        </w:rPr>
      </w:pPr>
      <w:r w:rsidRPr="00D26542">
        <w:rPr>
          <w:rFonts w:eastAsiaTheme="minorEastAsia"/>
          <w:lang w:eastAsia="zh-CN"/>
        </w:rPr>
        <w:t>IPQC Sample Info Receiving (QCLAD to MES)</w:t>
      </w:r>
    </w:p>
    <w:p w14:paraId="6F221A61" w14:textId="0E87B010" w:rsidR="00AB3430" w:rsidRDefault="00AB3430" w:rsidP="00AB3430">
      <w:pPr>
        <w:spacing w:before="93"/>
        <w:ind w:left="244"/>
        <w:rPr>
          <w:rFonts w:ascii="Times New Roman" w:eastAsiaTheme="minorEastAsia" w:hAnsi="Times New Roman"/>
          <w:sz w:val="24"/>
          <w:lang w:eastAsia="zh-CN"/>
        </w:rPr>
      </w:pPr>
      <w:r w:rsidRPr="0074107F">
        <w:rPr>
          <w:rFonts w:ascii="Times New Roman" w:eastAsiaTheme="minorEastAsia" w:hAnsi="Times New Roman"/>
          <w:sz w:val="24"/>
          <w:lang w:eastAsia="zh-CN"/>
        </w:rPr>
        <w:t>T</w:t>
      </w:r>
      <w:r w:rsidRPr="0074107F">
        <w:rPr>
          <w:rFonts w:ascii="Times New Roman" w:eastAsiaTheme="minorEastAsia" w:hAnsi="Times New Roman" w:hint="eastAsia"/>
          <w:sz w:val="24"/>
          <w:lang w:eastAsia="zh-CN"/>
        </w:rPr>
        <w:t>he same as MES interface, please refer to 3.2.2.4.</w:t>
      </w:r>
      <w:r>
        <w:rPr>
          <w:rFonts w:ascii="Times New Roman" w:eastAsiaTheme="minorEastAsia" w:hAnsi="Times New Roman" w:hint="eastAsia"/>
          <w:sz w:val="24"/>
          <w:lang w:eastAsia="zh-CN"/>
        </w:rPr>
        <w:t>2.</w:t>
      </w:r>
      <w:r w:rsidRPr="0074107F">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IPQC Process Integration.</w:t>
      </w:r>
    </w:p>
    <w:p w14:paraId="4FD8FB6A" w14:textId="77777777" w:rsidR="00F65A0D" w:rsidRDefault="00F65A0D" w:rsidP="00F65A0D">
      <w:pPr>
        <w:jc w:val="both"/>
        <w:rPr>
          <w:rFonts w:ascii="Times New Roman" w:eastAsiaTheme="minorEastAsia" w:hAnsi="Times New Roman"/>
          <w:sz w:val="24"/>
          <w:lang w:eastAsia="zh-CN"/>
        </w:rPr>
      </w:pPr>
    </w:p>
    <w:p w14:paraId="52320259" w14:textId="77777777" w:rsidR="00F65A0D" w:rsidRDefault="00F65A0D" w:rsidP="00F65A0D">
      <w:pPr>
        <w:pStyle w:val="Heading5"/>
        <w:rPr>
          <w:rFonts w:eastAsiaTheme="minorEastAsia"/>
          <w:lang w:eastAsia="zh-CN"/>
        </w:rPr>
      </w:pPr>
      <w:r w:rsidRPr="4F0107CC">
        <w:rPr>
          <w:rFonts w:ascii="Times New Roman" w:eastAsiaTheme="minorEastAsia" w:hAnsi="Times New Roman"/>
          <w:sz w:val="24"/>
          <w:szCs w:val="24"/>
          <w:lang w:eastAsia="zh-CN"/>
        </w:rPr>
        <w:t>API detail</w:t>
      </w:r>
    </w:p>
    <w:p w14:paraId="3CC9C4D7" w14:textId="77777777" w:rsidR="007C2677" w:rsidRPr="00636DEC" w:rsidRDefault="007C2677" w:rsidP="00636DEC">
      <w:pPr>
        <w:pStyle w:val="Heading6"/>
        <w:rPr>
          <w:rFonts w:ascii="Calibri" w:eastAsia="Calibri" w:hAnsi="Calibri" w:cs="Calibri"/>
        </w:rPr>
      </w:pPr>
      <w:bookmarkStart w:id="170" w:name="_Toc163507367"/>
      <w:r w:rsidRPr="00636DEC">
        <w:rPr>
          <w:rFonts w:ascii="Calibri" w:eastAsia="Calibri" w:hAnsi="Calibri" w:cs="Calibri"/>
        </w:rPr>
        <w:t>API Authentication Mechanism</w:t>
      </w:r>
      <w:bookmarkEnd w:id="170"/>
    </w:p>
    <w:p w14:paraId="239146B2" w14:textId="77777777" w:rsidR="007C2677" w:rsidRPr="008B26E1" w:rsidRDefault="007C2677" w:rsidP="007C2677">
      <w:pPr>
        <w:pStyle w:val="ListParagraph"/>
        <w:rPr>
          <w:lang w:val="en-US"/>
        </w:rPr>
      </w:pPr>
      <w:proofErr w:type="gramStart"/>
      <w:r w:rsidRPr="008B26E1">
        <w:rPr>
          <w:lang w:val="en-US"/>
        </w:rPr>
        <w:t>API</w:t>
      </w:r>
      <w:r>
        <w:rPr>
          <w:lang w:val="en-US"/>
        </w:rPr>
        <w:t>’</w:t>
      </w:r>
      <w:r w:rsidRPr="008B26E1">
        <w:rPr>
          <w:lang w:val="en-US"/>
        </w:rPr>
        <w:t>s</w:t>
      </w:r>
      <w:proofErr w:type="gramEnd"/>
      <w:r w:rsidRPr="008B26E1">
        <w:rPr>
          <w:lang w:val="en-US"/>
        </w:rPr>
        <w:t xml:space="preserve"> will use a basic authentication mechanism with username and password.</w:t>
      </w:r>
    </w:p>
    <w:p w14:paraId="1751E54C" w14:textId="43C9274B" w:rsidR="007C2677" w:rsidRDefault="007C2677" w:rsidP="007C2677">
      <w:pPr>
        <w:pStyle w:val="ListParagraph"/>
        <w:rPr>
          <w:lang w:val="en-US"/>
        </w:rPr>
      </w:pPr>
      <w:r w:rsidRPr="4E82E515">
        <w:rPr>
          <w:lang w:val="en-US"/>
        </w:rPr>
        <w:t>Below is the sample:</w:t>
      </w:r>
      <w:r w:rsidR="00532965">
        <w:rPr>
          <w:lang w:val="en-US"/>
        </w:rPr>
        <w:t xml:space="preserve"> (disable SSL Certificate Validation)</w:t>
      </w:r>
    </w:p>
    <w:p w14:paraId="3BD644CA" w14:textId="0F81CAAE" w:rsidR="007C2677" w:rsidRDefault="00532965" w:rsidP="4E82E515">
      <w:r w:rsidRPr="00532965">
        <w:rPr>
          <w:noProof/>
          <w:lang w:val="en-US"/>
        </w:rPr>
        <w:drawing>
          <wp:inline distT="0" distB="0" distL="0" distR="0" wp14:anchorId="014937D4" wp14:editId="5EF17194">
            <wp:extent cx="5943600" cy="917575"/>
            <wp:effectExtent l="0" t="0" r="0" b="0"/>
            <wp:docPr id="1931645730"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45730" name="Picture 1" descr="A white rectangular object with a black border&#10;&#10;AI-generated content may be incorrect."/>
                    <pic:cNvPicPr/>
                  </pic:nvPicPr>
                  <pic:blipFill>
                    <a:blip r:embed="rId46"/>
                    <a:stretch>
                      <a:fillRect/>
                    </a:stretch>
                  </pic:blipFill>
                  <pic:spPr>
                    <a:xfrm>
                      <a:off x="0" y="0"/>
                      <a:ext cx="5943600" cy="917575"/>
                    </a:xfrm>
                    <a:prstGeom prst="rect">
                      <a:avLst/>
                    </a:prstGeom>
                  </pic:spPr>
                </pic:pic>
              </a:graphicData>
            </a:graphic>
          </wp:inline>
        </w:drawing>
      </w:r>
      <w:r w:rsidR="2811A650">
        <w:rPr>
          <w:noProof/>
        </w:rPr>
        <w:drawing>
          <wp:inline distT="0" distB="0" distL="0" distR="0" wp14:anchorId="2F1388EB" wp14:editId="772BB8FC">
            <wp:extent cx="5730737" cy="969348"/>
            <wp:effectExtent l="0" t="0" r="0" b="0"/>
            <wp:docPr id="543712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12034" name=""/>
                    <pic:cNvPicPr/>
                  </pic:nvPicPr>
                  <pic:blipFill>
                    <a:blip r:embed="rId47">
                      <a:extLst>
                        <a:ext uri="{28A0092B-C50C-407E-A947-70E740481C1C}">
                          <a14:useLocalDpi xmlns:a14="http://schemas.microsoft.com/office/drawing/2010/main" val="0"/>
                        </a:ext>
                      </a:extLst>
                    </a:blip>
                    <a:stretch>
                      <a:fillRect/>
                    </a:stretch>
                  </pic:blipFill>
                  <pic:spPr>
                    <a:xfrm>
                      <a:off x="0" y="0"/>
                      <a:ext cx="5730737" cy="969348"/>
                    </a:xfrm>
                    <a:prstGeom prst="rect">
                      <a:avLst/>
                    </a:prstGeom>
                  </pic:spPr>
                </pic:pic>
              </a:graphicData>
            </a:graphic>
          </wp:inline>
        </w:drawing>
      </w:r>
    </w:p>
    <w:p w14:paraId="2619CB5B" w14:textId="77777777" w:rsidR="007C2677" w:rsidRDefault="007C2677" w:rsidP="007C2677">
      <w:pPr>
        <w:pStyle w:val="ListParagraph"/>
        <w:rPr>
          <w:lang w:val="en-US"/>
        </w:rPr>
      </w:pPr>
    </w:p>
    <w:p w14:paraId="469B30F5" w14:textId="77777777" w:rsidR="007C2677" w:rsidRPr="00636DEC" w:rsidRDefault="007C2677" w:rsidP="00636DEC">
      <w:pPr>
        <w:pStyle w:val="Heading6"/>
        <w:rPr>
          <w:rFonts w:ascii="Calibri" w:eastAsia="Calibri" w:hAnsi="Calibri" w:cs="Calibri"/>
        </w:rPr>
      </w:pPr>
      <w:bookmarkStart w:id="171" w:name="_Toc163507370"/>
      <w:r w:rsidRPr="00636DEC">
        <w:rPr>
          <w:rFonts w:ascii="Calibri" w:eastAsia="Calibri" w:hAnsi="Calibri" w:cs="Calibri"/>
        </w:rPr>
        <w:t>API Specifications</w:t>
      </w:r>
      <w:bookmarkEnd w:id="171"/>
    </w:p>
    <w:p w14:paraId="4AB20B1C" w14:textId="77777777" w:rsidR="007C2677" w:rsidRDefault="007C2677" w:rsidP="007C2677">
      <w:pPr>
        <w:ind w:left="432"/>
        <w:rPr>
          <w:sz w:val="24"/>
          <w:lang w:val="en-US"/>
        </w:rPr>
      </w:pPr>
      <w:r>
        <w:rPr>
          <w:sz w:val="24"/>
          <w:lang w:val="en-US"/>
        </w:rPr>
        <w:t xml:space="preserve">API is required to be developed to successfully integrate </w:t>
      </w:r>
      <w:r>
        <w:rPr>
          <w:rStyle w:val="ui-provider"/>
        </w:rPr>
        <w:t>QCLAD</w:t>
      </w:r>
      <w:r>
        <w:rPr>
          <w:sz w:val="24"/>
          <w:lang w:val="en-US"/>
        </w:rPr>
        <w:t xml:space="preserve"> with DCS. API will need to be developed and exposed to DCS, as explained in the table below.</w:t>
      </w:r>
    </w:p>
    <w:tbl>
      <w:tblPr>
        <w:tblStyle w:val="TableGrid"/>
        <w:tblpPr w:leftFromText="180" w:rightFromText="180" w:vertAnchor="text" w:horzAnchor="page" w:tblpX="775" w:tblpY="283"/>
        <w:tblOverlap w:val="never"/>
        <w:tblW w:w="10668" w:type="dxa"/>
        <w:tblLayout w:type="fixed"/>
        <w:tblLook w:val="04A0" w:firstRow="1" w:lastRow="0" w:firstColumn="1" w:lastColumn="0" w:noHBand="0" w:noVBand="1"/>
      </w:tblPr>
      <w:tblGrid>
        <w:gridCol w:w="421"/>
        <w:gridCol w:w="2835"/>
        <w:gridCol w:w="4110"/>
        <w:gridCol w:w="2410"/>
        <w:gridCol w:w="892"/>
      </w:tblGrid>
      <w:tr w:rsidR="007C2677" w14:paraId="06377281" w14:textId="77777777" w:rsidTr="001409E6">
        <w:trPr>
          <w:trHeight w:val="361"/>
        </w:trPr>
        <w:tc>
          <w:tcPr>
            <w:tcW w:w="421" w:type="dxa"/>
            <w:shd w:val="clear" w:color="auto" w:fill="4F81BD"/>
          </w:tcPr>
          <w:p w14:paraId="2B60FE6D" w14:textId="77777777" w:rsidR="007C2677" w:rsidRDefault="007C2677" w:rsidP="001409E6">
            <w:pPr>
              <w:rPr>
                <w:b/>
                <w:bCs/>
                <w:color w:val="FFFFFF"/>
                <w:sz w:val="24"/>
                <w:lang w:val="en-US"/>
              </w:rPr>
            </w:pPr>
            <w:r>
              <w:rPr>
                <w:b/>
                <w:bCs/>
                <w:color w:val="FFFFFF"/>
                <w:sz w:val="24"/>
                <w:lang w:val="en-US"/>
              </w:rPr>
              <w:t>#</w:t>
            </w:r>
          </w:p>
        </w:tc>
        <w:tc>
          <w:tcPr>
            <w:tcW w:w="2835" w:type="dxa"/>
            <w:shd w:val="clear" w:color="auto" w:fill="4F81BD"/>
          </w:tcPr>
          <w:p w14:paraId="430D597D" w14:textId="77777777" w:rsidR="007C2677" w:rsidRDefault="007C2677" w:rsidP="001409E6">
            <w:pPr>
              <w:jc w:val="center"/>
              <w:rPr>
                <w:color w:val="FFFFFF"/>
                <w:sz w:val="24"/>
                <w:lang w:val="en-US"/>
              </w:rPr>
            </w:pPr>
            <w:r>
              <w:rPr>
                <w:b/>
                <w:bCs/>
                <w:color w:val="FFFFFF"/>
                <w:sz w:val="24"/>
                <w:lang w:val="en-US"/>
              </w:rPr>
              <w:t>API Name</w:t>
            </w:r>
          </w:p>
        </w:tc>
        <w:tc>
          <w:tcPr>
            <w:tcW w:w="4110" w:type="dxa"/>
            <w:shd w:val="clear" w:color="auto" w:fill="4F81BD"/>
          </w:tcPr>
          <w:p w14:paraId="722EEB98" w14:textId="77777777" w:rsidR="007C2677" w:rsidRDefault="007C2677" w:rsidP="001409E6">
            <w:pPr>
              <w:jc w:val="center"/>
              <w:rPr>
                <w:color w:val="FFFFFF"/>
                <w:sz w:val="24"/>
                <w:lang w:val="en-US"/>
              </w:rPr>
            </w:pPr>
            <w:r>
              <w:rPr>
                <w:b/>
                <w:bCs/>
                <w:color w:val="FFFFFF"/>
                <w:sz w:val="24"/>
                <w:lang w:val="en-US"/>
              </w:rPr>
              <w:t>Description</w:t>
            </w:r>
          </w:p>
        </w:tc>
        <w:tc>
          <w:tcPr>
            <w:tcW w:w="2410" w:type="dxa"/>
            <w:shd w:val="clear" w:color="auto" w:fill="4F81BD"/>
          </w:tcPr>
          <w:p w14:paraId="0D112899" w14:textId="77777777" w:rsidR="007C2677" w:rsidRDefault="007C2677" w:rsidP="001409E6">
            <w:pPr>
              <w:jc w:val="center"/>
              <w:rPr>
                <w:color w:val="FFFFFF"/>
                <w:sz w:val="24"/>
                <w:lang w:val="en-US"/>
              </w:rPr>
            </w:pPr>
            <w:r>
              <w:rPr>
                <w:b/>
                <w:bCs/>
                <w:color w:val="FFFFFF"/>
                <w:sz w:val="24"/>
                <w:lang w:val="en-US"/>
              </w:rPr>
              <w:t>Hosted On</w:t>
            </w:r>
          </w:p>
        </w:tc>
        <w:tc>
          <w:tcPr>
            <w:tcW w:w="892" w:type="dxa"/>
            <w:shd w:val="clear" w:color="auto" w:fill="4F81BD"/>
          </w:tcPr>
          <w:p w14:paraId="664F2B27" w14:textId="77777777" w:rsidR="007C2677" w:rsidRDefault="007C2677" w:rsidP="001409E6">
            <w:pPr>
              <w:jc w:val="center"/>
              <w:rPr>
                <w:b/>
                <w:bCs/>
                <w:color w:val="FFFFFF"/>
                <w:sz w:val="24"/>
                <w:lang w:val="en-US"/>
              </w:rPr>
            </w:pPr>
            <w:r>
              <w:rPr>
                <w:b/>
                <w:bCs/>
                <w:color w:val="FFFFFF"/>
                <w:sz w:val="24"/>
                <w:lang w:val="en-US"/>
              </w:rPr>
              <w:t>Type</w:t>
            </w:r>
          </w:p>
        </w:tc>
      </w:tr>
      <w:tr w:rsidR="007C2677" w14:paraId="5051167C" w14:textId="77777777" w:rsidTr="001409E6">
        <w:trPr>
          <w:trHeight w:val="748"/>
        </w:trPr>
        <w:tc>
          <w:tcPr>
            <w:tcW w:w="421" w:type="dxa"/>
            <w:shd w:val="clear" w:color="auto" w:fill="FFFFFF"/>
          </w:tcPr>
          <w:p w14:paraId="18307198" w14:textId="77777777" w:rsidR="007C2677" w:rsidRDefault="007C2677" w:rsidP="001409E6">
            <w:pPr>
              <w:rPr>
                <w:color w:val="000000"/>
                <w:sz w:val="24"/>
                <w:lang w:val="en-US"/>
              </w:rPr>
            </w:pPr>
            <w:r>
              <w:rPr>
                <w:color w:val="000000"/>
                <w:sz w:val="24"/>
                <w:lang w:val="en-US"/>
              </w:rPr>
              <w:t>1</w:t>
            </w:r>
          </w:p>
        </w:tc>
        <w:tc>
          <w:tcPr>
            <w:tcW w:w="2835" w:type="dxa"/>
            <w:shd w:val="clear" w:color="auto" w:fill="FFFFFF"/>
          </w:tcPr>
          <w:p w14:paraId="15828693" w14:textId="77777777" w:rsidR="007C2677" w:rsidRDefault="007C2677" w:rsidP="001409E6">
            <w:pPr>
              <w:rPr>
                <w:sz w:val="24"/>
              </w:rPr>
            </w:pPr>
            <w:proofErr w:type="spellStart"/>
            <w:r>
              <w:rPr>
                <w:sz w:val="24"/>
              </w:rPr>
              <w:t>UpdateSampleQualityInfo</w:t>
            </w:r>
            <w:proofErr w:type="spellEnd"/>
          </w:p>
        </w:tc>
        <w:tc>
          <w:tcPr>
            <w:tcW w:w="4110" w:type="dxa"/>
            <w:shd w:val="clear" w:color="auto" w:fill="FFFFFF"/>
          </w:tcPr>
          <w:p w14:paraId="4B716B47" w14:textId="77777777" w:rsidR="007C2677" w:rsidRDefault="007C2677" w:rsidP="001409E6">
            <w:pPr>
              <w:rPr>
                <w:sz w:val="24"/>
              </w:rPr>
            </w:pPr>
            <w:r>
              <w:rPr>
                <w:sz w:val="24"/>
                <w:lang w:val="en-US"/>
              </w:rPr>
              <w:t>Insert the test results</w:t>
            </w:r>
          </w:p>
        </w:tc>
        <w:tc>
          <w:tcPr>
            <w:tcW w:w="2410" w:type="dxa"/>
            <w:shd w:val="clear" w:color="auto" w:fill="FFFFFF"/>
          </w:tcPr>
          <w:p w14:paraId="592D4D45" w14:textId="77777777" w:rsidR="007C2677" w:rsidRDefault="007C2677" w:rsidP="001409E6">
            <w:pPr>
              <w:rPr>
                <w:sz w:val="24"/>
                <w:highlight w:val="yellow"/>
              </w:rPr>
            </w:pPr>
            <w:r>
              <w:rPr>
                <w:sz w:val="24"/>
                <w:lang w:val="en-US"/>
              </w:rPr>
              <w:t>Henkel Plant Network</w:t>
            </w:r>
          </w:p>
        </w:tc>
        <w:tc>
          <w:tcPr>
            <w:tcW w:w="892" w:type="dxa"/>
            <w:shd w:val="clear" w:color="auto" w:fill="FFFFFF"/>
          </w:tcPr>
          <w:p w14:paraId="39FA3F09" w14:textId="77777777" w:rsidR="007C2677" w:rsidRDefault="007C2677" w:rsidP="001409E6">
            <w:pPr>
              <w:rPr>
                <w:color w:val="000000"/>
                <w:sz w:val="24"/>
              </w:rPr>
            </w:pPr>
            <w:r>
              <w:rPr>
                <w:color w:val="000000"/>
                <w:sz w:val="24"/>
                <w:lang w:val="en-US"/>
              </w:rPr>
              <w:t>Pu</w:t>
            </w:r>
            <w:proofErr w:type="spellStart"/>
            <w:r>
              <w:rPr>
                <w:color w:val="000000"/>
                <w:sz w:val="24"/>
              </w:rPr>
              <w:t>sh</w:t>
            </w:r>
            <w:proofErr w:type="spellEnd"/>
          </w:p>
        </w:tc>
      </w:tr>
    </w:tbl>
    <w:p w14:paraId="4588C9D5" w14:textId="77777777" w:rsidR="00636DEC" w:rsidRDefault="00636DEC" w:rsidP="00636DEC">
      <w:pPr>
        <w:spacing w:before="0" w:after="200" w:line="276" w:lineRule="auto"/>
        <w:rPr>
          <w:rFonts w:eastAsiaTheme="minorEastAsia" w:cstheme="minorBidi"/>
          <w:b/>
          <w:bCs/>
          <w:i/>
          <w:iCs/>
          <w:color w:val="2F5496" w:themeColor="accent1" w:themeShade="BF"/>
          <w:sz w:val="28"/>
          <w:szCs w:val="28"/>
        </w:rPr>
      </w:pPr>
    </w:p>
    <w:p w14:paraId="4789F2DA" w14:textId="4D515DD0" w:rsidR="00636DEC" w:rsidRDefault="00636DEC" w:rsidP="00636DEC">
      <w:pPr>
        <w:spacing w:before="0" w:after="200" w:line="276" w:lineRule="auto"/>
        <w:rPr>
          <w:rFonts w:eastAsiaTheme="minorEastAsia" w:cstheme="minorBidi"/>
          <w:b/>
          <w:bCs/>
          <w:i/>
          <w:iCs/>
          <w:color w:val="2F5496" w:themeColor="accent1" w:themeShade="BF"/>
          <w:sz w:val="28"/>
          <w:szCs w:val="28"/>
        </w:rPr>
      </w:pPr>
      <w:proofErr w:type="spellStart"/>
      <w:r w:rsidRPr="4F0107CC">
        <w:rPr>
          <w:rFonts w:eastAsiaTheme="minorEastAsia" w:cstheme="minorBidi"/>
          <w:b/>
          <w:bCs/>
          <w:i/>
          <w:iCs/>
          <w:color w:val="2F5496" w:themeColor="accent1" w:themeShade="BF"/>
          <w:sz w:val="28"/>
          <w:szCs w:val="28"/>
        </w:rPr>
        <w:t>UpdateSampleQualityInfo</w:t>
      </w:r>
      <w:proofErr w:type="spellEnd"/>
    </w:p>
    <w:p w14:paraId="5A9A1B29" w14:textId="77777777" w:rsidR="007C2677" w:rsidRDefault="007C2677" w:rsidP="007C2677">
      <w:r>
        <w:lastRenderedPageBreak/>
        <w:t xml:space="preserve">This API is invoked by QCLAD whenever they are starting the </w:t>
      </w:r>
      <w:proofErr w:type="spellStart"/>
      <w:r>
        <w:t>the</w:t>
      </w:r>
      <w:proofErr w:type="spellEnd"/>
      <w:r>
        <w:t xml:space="preserve"> sample for testing </w:t>
      </w:r>
    </w:p>
    <w:p w14:paraId="6510D47A" w14:textId="58BAA4DE" w:rsidR="007C2677" w:rsidRDefault="007C2677" w:rsidP="4E82E515">
      <w:pPr>
        <w:rPr>
          <w:rFonts w:ascii="Calibri" w:eastAsia="Calibri" w:hAnsi="Calibri" w:cs="Calibri"/>
          <w:szCs w:val="20"/>
        </w:rPr>
      </w:pPr>
      <w:r w:rsidRPr="4E82E515">
        <w:rPr>
          <w:b/>
          <w:bCs/>
          <w:color w:val="2F5496" w:themeColor="accent1" w:themeShade="BF"/>
          <w:sz w:val="24"/>
          <w:lang w:val="en-US"/>
        </w:rPr>
        <w:t>Web service URL to access DCS</w:t>
      </w:r>
      <w:r w:rsidRPr="4E82E515">
        <w:rPr>
          <w:b/>
          <w:bCs/>
          <w:color w:val="2F5496" w:themeColor="accent1" w:themeShade="BF"/>
          <w:sz w:val="24"/>
        </w:rPr>
        <w:t xml:space="preserve"> </w:t>
      </w:r>
      <w:r w:rsidR="00454102">
        <w:rPr>
          <w:b/>
          <w:bCs/>
          <w:color w:val="2F5496" w:themeColor="accent1" w:themeShade="BF"/>
          <w:sz w:val="24"/>
        </w:rPr>
        <w:t>S</w:t>
      </w:r>
      <w:r w:rsidRPr="4E82E515">
        <w:rPr>
          <w:b/>
          <w:bCs/>
          <w:color w:val="2F5496" w:themeColor="accent1" w:themeShade="BF"/>
          <w:sz w:val="24"/>
        </w:rPr>
        <w:t>ystem</w:t>
      </w:r>
      <w:r w:rsidRPr="4E82E515">
        <w:rPr>
          <w:b/>
          <w:bCs/>
          <w:color w:val="2F5496" w:themeColor="accent1" w:themeShade="BF"/>
          <w:sz w:val="24"/>
          <w:lang w:val="en-US"/>
        </w:rPr>
        <w:t>:</w:t>
      </w:r>
      <w:r>
        <w:br/>
      </w:r>
      <w:r w:rsidR="5B4B0C7B" w:rsidRPr="4E82E515">
        <w:rPr>
          <w:rFonts w:ascii="Aptos" w:eastAsia="Aptos" w:hAnsi="Aptos" w:cs="Aptos"/>
          <w:color w:val="467886"/>
          <w:sz w:val="24"/>
          <w:u w:val="single"/>
        </w:rPr>
        <w:t>https://CNFGXSVOPC03:56101/QCLAD/UpdateSampleQualityInfo</w:t>
      </w:r>
    </w:p>
    <w:p w14:paraId="51B42B54" w14:textId="77777777" w:rsidR="007C2677" w:rsidRDefault="007C2677" w:rsidP="007C2677">
      <w:pPr>
        <w:rPr>
          <w:sz w:val="24"/>
          <w:lang w:val="en-US"/>
        </w:rPr>
      </w:pPr>
      <w:r>
        <w:rPr>
          <w:b/>
          <w:bCs/>
          <w:color w:val="2F5496" w:themeColor="accent1" w:themeShade="BF"/>
          <w:sz w:val="24"/>
          <w:lang w:val="en-US"/>
        </w:rPr>
        <w:t>Web service Type</w:t>
      </w:r>
      <w:r>
        <w:rPr>
          <w:sz w:val="24"/>
        </w:rPr>
        <w:t xml:space="preserve">: </w:t>
      </w:r>
      <w:r>
        <w:rPr>
          <w:sz w:val="24"/>
          <w:lang w:val="en-US"/>
        </w:rPr>
        <w:t>POST</w:t>
      </w:r>
    </w:p>
    <w:p w14:paraId="07EF1BA6" w14:textId="77777777" w:rsidR="007C2677" w:rsidRDefault="007C2677" w:rsidP="007C2677">
      <w:pPr>
        <w:rPr>
          <w:sz w:val="24"/>
          <w:lang w:val="en-US"/>
        </w:rPr>
      </w:pPr>
      <w:r>
        <w:rPr>
          <w:sz w:val="24"/>
          <w:lang w:val="en-US"/>
        </w:rPr>
        <w:t>JSON structure to pass the results will follow the same used for MES.</w:t>
      </w:r>
    </w:p>
    <w:p w14:paraId="7B045285" w14:textId="77777777" w:rsidR="007C2677" w:rsidRPr="00636DEC" w:rsidRDefault="007C2677" w:rsidP="007C2677">
      <w:pPr>
        <w:rPr>
          <w:b/>
          <w:bCs/>
          <w:color w:val="2F5496" w:themeColor="accent1" w:themeShade="BF"/>
          <w:sz w:val="24"/>
          <w:lang w:val="en-US"/>
        </w:rPr>
      </w:pPr>
      <w:r w:rsidRPr="00636DEC">
        <w:rPr>
          <w:b/>
          <w:bCs/>
          <w:color w:val="2F5496" w:themeColor="accent1" w:themeShade="BF"/>
          <w:sz w:val="24"/>
          <w:lang w:val="en-US"/>
        </w:rPr>
        <w:t xml:space="preserve">Web service output:  </w:t>
      </w:r>
    </w:p>
    <w:p w14:paraId="6FDEA064" w14:textId="77777777" w:rsidR="007C2677" w:rsidRPr="000151F8" w:rsidRDefault="007C2677" w:rsidP="007C2677">
      <w:pPr>
        <w:rPr>
          <w:i/>
          <w:iCs/>
          <w:sz w:val="24"/>
          <w:lang w:val="en-US"/>
        </w:rPr>
      </w:pPr>
      <w:r w:rsidRPr="000151F8">
        <w:rPr>
          <w:sz w:val="24"/>
          <w:lang w:val="en-US"/>
        </w:rPr>
        <w:t xml:space="preserve">API will return an object as return details. </w:t>
      </w:r>
    </w:p>
    <w:p w14:paraId="4ABC01B5" w14:textId="77777777" w:rsidR="00AB4652" w:rsidRDefault="00AB4652" w:rsidP="00AB4652">
      <w:pPr>
        <w:pStyle w:val="ListParagraph"/>
        <w:ind w:left="0"/>
        <w:rPr>
          <w:b/>
          <w:bCs/>
          <w:color w:val="2F5496" w:themeColor="accent1" w:themeShade="BF"/>
          <w:sz w:val="24"/>
          <w:lang w:val="en-US"/>
        </w:rPr>
      </w:pPr>
      <w:r>
        <w:rPr>
          <w:b/>
          <w:bCs/>
          <w:color w:val="2F5496" w:themeColor="accent1" w:themeShade="BF"/>
          <w:sz w:val="24"/>
          <w:lang w:val="en-US"/>
        </w:rPr>
        <w:t>Return Code Info</w:t>
      </w:r>
    </w:p>
    <w:tbl>
      <w:tblPr>
        <w:tblStyle w:val="TableGrid"/>
        <w:tblW w:w="0" w:type="auto"/>
        <w:tblLook w:val="04A0" w:firstRow="1" w:lastRow="0" w:firstColumn="1" w:lastColumn="0" w:noHBand="0" w:noVBand="1"/>
      </w:tblPr>
      <w:tblGrid>
        <w:gridCol w:w="1668"/>
        <w:gridCol w:w="4080"/>
        <w:gridCol w:w="3592"/>
      </w:tblGrid>
      <w:tr w:rsidR="00AB4652" w14:paraId="26C173D5" w14:textId="77777777" w:rsidTr="4E82E515">
        <w:tc>
          <w:tcPr>
            <w:tcW w:w="1668" w:type="dxa"/>
            <w:tcBorders>
              <w:top w:val="single" w:sz="8" w:space="0" w:color="4F81BD"/>
              <w:left w:val="single" w:sz="8" w:space="0" w:color="4F81BD"/>
              <w:bottom w:val="single" w:sz="18" w:space="0" w:color="FFFFFF" w:themeColor="background1"/>
              <w:right w:val="single" w:sz="8" w:space="0" w:color="4F81BD"/>
            </w:tcBorders>
            <w:shd w:val="clear" w:color="auto" w:fill="4F81BD"/>
          </w:tcPr>
          <w:p w14:paraId="299A4D74" w14:textId="77777777" w:rsidR="00AB4652" w:rsidRDefault="00AB4652" w:rsidP="001409E6">
            <w:pPr>
              <w:spacing w:after="0"/>
              <w:jc w:val="center"/>
              <w:rPr>
                <w:color w:val="FFFFFF"/>
                <w:sz w:val="24"/>
                <w:lang w:val="en-US"/>
              </w:rPr>
            </w:pPr>
            <w:r>
              <w:rPr>
                <w:b/>
                <w:bCs/>
                <w:color w:val="FFFFFF"/>
                <w:sz w:val="24"/>
                <w:lang w:val="en-US"/>
              </w:rPr>
              <w:t>Return Code</w:t>
            </w:r>
          </w:p>
        </w:tc>
        <w:tc>
          <w:tcPr>
            <w:tcW w:w="4080" w:type="dxa"/>
            <w:tcBorders>
              <w:top w:val="single" w:sz="8" w:space="0" w:color="4F81BD"/>
              <w:left w:val="single" w:sz="8" w:space="0" w:color="4F81BD"/>
              <w:bottom w:val="single" w:sz="18" w:space="0" w:color="FFFFFF" w:themeColor="background1"/>
              <w:right w:val="single" w:sz="8" w:space="0" w:color="4F81BD"/>
            </w:tcBorders>
            <w:shd w:val="clear" w:color="auto" w:fill="4F81BD"/>
          </w:tcPr>
          <w:p w14:paraId="1F9A26AC" w14:textId="77777777" w:rsidR="00AB4652" w:rsidRDefault="00AB4652" w:rsidP="001409E6">
            <w:pPr>
              <w:spacing w:after="0"/>
              <w:jc w:val="center"/>
              <w:rPr>
                <w:color w:val="FFFFFF"/>
                <w:sz w:val="24"/>
                <w:lang w:val="en-US"/>
              </w:rPr>
            </w:pPr>
            <w:r>
              <w:rPr>
                <w:b/>
                <w:bCs/>
                <w:color w:val="FFFFFF"/>
                <w:sz w:val="24"/>
                <w:lang w:val="en-US"/>
              </w:rPr>
              <w:t>Description</w:t>
            </w:r>
          </w:p>
        </w:tc>
        <w:tc>
          <w:tcPr>
            <w:tcW w:w="3592" w:type="dxa"/>
            <w:tcBorders>
              <w:top w:val="single" w:sz="8" w:space="0" w:color="4F81BD"/>
              <w:left w:val="single" w:sz="8" w:space="0" w:color="4F81BD"/>
              <w:bottom w:val="single" w:sz="18" w:space="0" w:color="FFFFFF" w:themeColor="background1"/>
              <w:right w:val="single" w:sz="8" w:space="0" w:color="4F81BD"/>
            </w:tcBorders>
            <w:shd w:val="clear" w:color="auto" w:fill="4F81BD"/>
          </w:tcPr>
          <w:p w14:paraId="77CA4B8E" w14:textId="77777777" w:rsidR="00AB4652" w:rsidRDefault="00AB4652" w:rsidP="001409E6">
            <w:pPr>
              <w:spacing w:after="0"/>
              <w:jc w:val="center"/>
              <w:rPr>
                <w:b/>
                <w:bCs/>
                <w:color w:val="FFFFFF"/>
                <w:sz w:val="24"/>
                <w:lang w:val="en-US"/>
              </w:rPr>
            </w:pPr>
            <w:r>
              <w:rPr>
                <w:b/>
                <w:bCs/>
                <w:color w:val="FFFFFF"/>
                <w:sz w:val="24"/>
                <w:lang w:val="en-US"/>
              </w:rPr>
              <w:t>Action By QCLAD</w:t>
            </w:r>
          </w:p>
        </w:tc>
      </w:tr>
      <w:tr w:rsidR="00AB4652" w14:paraId="497267A9" w14:textId="77777777" w:rsidTr="4E82E515">
        <w:tc>
          <w:tcPr>
            <w:tcW w:w="1668"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Pr>
          <w:p w14:paraId="668585EC" w14:textId="77777777" w:rsidR="00AB4652" w:rsidRDefault="00AB4652" w:rsidP="00AB4652">
            <w:pPr>
              <w:spacing w:after="0"/>
              <w:rPr>
                <w:color w:val="000000"/>
                <w:sz w:val="24"/>
                <w:lang w:val="en-US"/>
              </w:rPr>
            </w:pPr>
            <w:r w:rsidRPr="000151F8">
              <w:rPr>
                <w:sz w:val="24"/>
                <w:lang w:val="en-US"/>
              </w:rPr>
              <w:t>0001</w:t>
            </w:r>
          </w:p>
        </w:tc>
        <w:tc>
          <w:tcPr>
            <w:tcW w:w="4080"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Pr>
          <w:p w14:paraId="2B6F9CE1" w14:textId="77777777" w:rsidR="00AB4652" w:rsidRDefault="00AB4652" w:rsidP="00AB4652">
            <w:pPr>
              <w:spacing w:after="0"/>
              <w:rPr>
                <w:color w:val="000000"/>
                <w:sz w:val="24"/>
                <w:lang w:val="en-US"/>
              </w:rPr>
            </w:pPr>
            <w:r w:rsidRPr="000151F8">
              <w:rPr>
                <w:sz w:val="24"/>
                <w:lang w:val="en-US"/>
              </w:rPr>
              <w:t xml:space="preserve">Success </w:t>
            </w:r>
          </w:p>
        </w:tc>
        <w:tc>
          <w:tcPr>
            <w:tcW w:w="3592" w:type="dxa"/>
            <w:tcBorders>
              <w:top w:val="single" w:sz="18" w:space="0" w:color="FFFFFF" w:themeColor="background1"/>
              <w:left w:val="single" w:sz="8" w:space="0" w:color="4F81BD"/>
              <w:bottom w:val="single" w:sz="8" w:space="0" w:color="4F81BD"/>
              <w:right w:val="single" w:sz="8" w:space="0" w:color="4F81BD"/>
            </w:tcBorders>
            <w:shd w:val="clear" w:color="auto" w:fill="FFFFFF" w:themeFill="background1"/>
          </w:tcPr>
          <w:p w14:paraId="73E23E06" w14:textId="77777777" w:rsidR="00AB4652" w:rsidRDefault="00AB4652" w:rsidP="00AB4652">
            <w:pPr>
              <w:spacing w:after="0"/>
              <w:rPr>
                <w:color w:val="000000"/>
                <w:sz w:val="24"/>
                <w:lang w:val="en-US"/>
              </w:rPr>
            </w:pPr>
            <w:r w:rsidRPr="000151F8">
              <w:rPr>
                <w:sz w:val="24"/>
                <w:lang w:val="en-US"/>
              </w:rPr>
              <w:t>No Action</w:t>
            </w:r>
          </w:p>
        </w:tc>
      </w:tr>
      <w:tr w:rsidR="00AB4652" w14:paraId="6C053875" w14:textId="77777777" w:rsidTr="4E82E515">
        <w:trPr>
          <w:trHeight w:val="90"/>
        </w:trPr>
        <w:tc>
          <w:tcPr>
            <w:tcW w:w="1668"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4FFA56C" w14:textId="77777777" w:rsidR="00AB4652" w:rsidRDefault="00AB4652" w:rsidP="00AB4652">
            <w:pPr>
              <w:spacing w:after="0"/>
              <w:rPr>
                <w:color w:val="000000"/>
                <w:sz w:val="24"/>
                <w:lang w:val="en-US"/>
              </w:rPr>
            </w:pPr>
            <w:r w:rsidRPr="000151F8">
              <w:rPr>
                <w:sz w:val="24"/>
                <w:lang w:val="en-US"/>
              </w:rPr>
              <w:t>0003</w:t>
            </w:r>
          </w:p>
        </w:tc>
        <w:tc>
          <w:tcPr>
            <w:tcW w:w="40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E79F0B6" w14:textId="09D2D866" w:rsidR="00AB4652" w:rsidRDefault="00AB4652" w:rsidP="4E82E515">
            <w:pPr>
              <w:spacing w:after="0"/>
              <w:rPr>
                <w:color w:val="000000"/>
                <w:sz w:val="24"/>
                <w:lang w:val="en-US"/>
              </w:rPr>
            </w:pPr>
            <w:r w:rsidRPr="4E82E515">
              <w:rPr>
                <w:sz w:val="24"/>
              </w:rPr>
              <w:t>Duplicate Sample Number</w:t>
            </w:r>
            <w:r w:rsidRPr="4E82E515">
              <w:rPr>
                <w:sz w:val="24"/>
                <w:lang w:val="en-US"/>
              </w:rPr>
              <w:t xml:space="preserve"> </w:t>
            </w:r>
          </w:p>
        </w:tc>
        <w:tc>
          <w:tcPr>
            <w:tcW w:w="359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7142CBD" w14:textId="77777777" w:rsidR="00AB4652" w:rsidRDefault="00AB4652" w:rsidP="00AB4652">
            <w:pPr>
              <w:spacing w:after="0"/>
              <w:rPr>
                <w:color w:val="000000"/>
                <w:sz w:val="24"/>
                <w:lang w:val="en-US"/>
              </w:rPr>
            </w:pPr>
            <w:r w:rsidRPr="000151F8">
              <w:rPr>
                <w:sz w:val="24"/>
              </w:rPr>
              <w:t xml:space="preserve">Correct sample number and </w:t>
            </w:r>
            <w:proofErr w:type="gramStart"/>
            <w:r w:rsidRPr="000151F8">
              <w:rPr>
                <w:sz w:val="24"/>
              </w:rPr>
              <w:t>Resend</w:t>
            </w:r>
            <w:proofErr w:type="gramEnd"/>
            <w:r w:rsidRPr="000151F8">
              <w:rPr>
                <w:sz w:val="24"/>
              </w:rPr>
              <w:t xml:space="preserve"> </w:t>
            </w:r>
          </w:p>
        </w:tc>
      </w:tr>
      <w:tr w:rsidR="4E82E515" w14:paraId="615A7740" w14:textId="77777777" w:rsidTr="4E82E515">
        <w:trPr>
          <w:trHeight w:val="90"/>
        </w:trPr>
        <w:tc>
          <w:tcPr>
            <w:tcW w:w="1668"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9E2081B" w14:textId="0B700212" w:rsidR="66167F09" w:rsidRDefault="66167F09" w:rsidP="4E82E515">
            <w:pPr>
              <w:rPr>
                <w:sz w:val="24"/>
                <w:lang w:val="en-US"/>
              </w:rPr>
            </w:pPr>
            <w:r w:rsidRPr="4E82E515">
              <w:rPr>
                <w:sz w:val="24"/>
                <w:lang w:val="en-US"/>
              </w:rPr>
              <w:t>00</w:t>
            </w:r>
            <w:r w:rsidR="00BE5D5C">
              <w:rPr>
                <w:rFonts w:eastAsiaTheme="minorEastAsia" w:hint="eastAsia"/>
                <w:sz w:val="24"/>
                <w:lang w:val="en-US" w:eastAsia="zh-CN"/>
              </w:rPr>
              <w:t>0</w:t>
            </w:r>
            <w:r w:rsidR="4131C196" w:rsidRPr="4E82E515">
              <w:rPr>
                <w:sz w:val="24"/>
                <w:lang w:val="en-US"/>
              </w:rPr>
              <w:t>6</w:t>
            </w:r>
          </w:p>
        </w:tc>
        <w:tc>
          <w:tcPr>
            <w:tcW w:w="40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340C3BE" w14:textId="06A9588D" w:rsidR="039E7682" w:rsidRDefault="039E7682" w:rsidP="4E82E515">
            <w:pPr>
              <w:rPr>
                <w:sz w:val="24"/>
              </w:rPr>
            </w:pPr>
            <w:r w:rsidRPr="4E82E515">
              <w:rPr>
                <w:sz w:val="24"/>
              </w:rPr>
              <w:t>Sample inserted but batch is inactive</w:t>
            </w:r>
          </w:p>
          <w:p w14:paraId="5112B1A9" w14:textId="1F816182" w:rsidR="4E82E515" w:rsidRDefault="4E82E515" w:rsidP="4E82E515">
            <w:pPr>
              <w:rPr>
                <w:sz w:val="24"/>
              </w:rPr>
            </w:pPr>
          </w:p>
        </w:tc>
        <w:tc>
          <w:tcPr>
            <w:tcW w:w="359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5C67456" w14:textId="72E47AED" w:rsidR="66167F09" w:rsidRDefault="66167F09" w:rsidP="4E82E515">
            <w:pPr>
              <w:rPr>
                <w:sz w:val="24"/>
              </w:rPr>
            </w:pPr>
            <w:r w:rsidRPr="4E82E515">
              <w:rPr>
                <w:sz w:val="24"/>
              </w:rPr>
              <w:t>No Action</w:t>
            </w:r>
          </w:p>
        </w:tc>
      </w:tr>
      <w:tr w:rsidR="00AB4652" w14:paraId="25EF7AD6" w14:textId="77777777" w:rsidTr="4E82E515">
        <w:trPr>
          <w:trHeight w:val="90"/>
        </w:trPr>
        <w:tc>
          <w:tcPr>
            <w:tcW w:w="1668"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F53CCA1" w14:textId="552521BD" w:rsidR="00AB4652" w:rsidRDefault="00AB4652" w:rsidP="4E82E515">
            <w:pPr>
              <w:spacing w:after="0"/>
              <w:rPr>
                <w:sz w:val="24"/>
                <w:lang w:val="en-US"/>
              </w:rPr>
            </w:pPr>
            <w:r w:rsidRPr="4E82E515">
              <w:rPr>
                <w:sz w:val="24"/>
                <w:lang w:val="en-US"/>
              </w:rPr>
              <w:t>000</w:t>
            </w:r>
            <w:r w:rsidR="329CA7EF" w:rsidRPr="4E82E515">
              <w:rPr>
                <w:sz w:val="24"/>
                <w:lang w:val="en-US"/>
              </w:rPr>
              <w:t>5</w:t>
            </w:r>
          </w:p>
        </w:tc>
        <w:tc>
          <w:tcPr>
            <w:tcW w:w="40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CDDF428" w14:textId="77777777" w:rsidR="00AB4652" w:rsidRDefault="00AB4652" w:rsidP="00AB4652">
            <w:pPr>
              <w:spacing w:after="0"/>
              <w:rPr>
                <w:color w:val="000000"/>
                <w:sz w:val="24"/>
                <w:lang w:val="en-US"/>
              </w:rPr>
            </w:pPr>
            <w:r w:rsidRPr="000151F8">
              <w:rPr>
                <w:sz w:val="24"/>
              </w:rPr>
              <w:t>Invalid JSON</w:t>
            </w:r>
          </w:p>
        </w:tc>
        <w:tc>
          <w:tcPr>
            <w:tcW w:w="359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9ECA12A" w14:textId="77777777" w:rsidR="00AB4652" w:rsidRDefault="00AB4652" w:rsidP="00AB4652">
            <w:pPr>
              <w:spacing w:after="0"/>
              <w:rPr>
                <w:color w:val="000000"/>
                <w:sz w:val="24"/>
              </w:rPr>
            </w:pPr>
            <w:r w:rsidRPr="000151F8">
              <w:rPr>
                <w:sz w:val="24"/>
              </w:rPr>
              <w:t>Correct</w:t>
            </w:r>
            <w:r>
              <w:rPr>
                <w:sz w:val="24"/>
              </w:rPr>
              <w:t xml:space="preserve"> JSON</w:t>
            </w:r>
            <w:r w:rsidRPr="000151F8">
              <w:rPr>
                <w:sz w:val="24"/>
              </w:rPr>
              <w:t xml:space="preserve"> and Resend</w:t>
            </w:r>
          </w:p>
        </w:tc>
      </w:tr>
    </w:tbl>
    <w:p w14:paraId="3F2D88CC" w14:textId="77777777" w:rsidR="007C2677" w:rsidRDefault="007C2677" w:rsidP="4E82E515">
      <w:pPr>
        <w:rPr>
          <w:sz w:val="24"/>
          <w:lang w:val="en-IN"/>
        </w:rPr>
      </w:pPr>
      <w:r w:rsidRPr="4E82E515">
        <w:rPr>
          <w:b/>
          <w:bCs/>
          <w:sz w:val="24"/>
          <w:lang w:val="en-IN"/>
        </w:rPr>
        <w:t>Note:</w:t>
      </w:r>
      <w:r w:rsidRPr="4E82E515">
        <w:rPr>
          <w:sz w:val="24"/>
          <w:lang w:val="en-IN"/>
        </w:rPr>
        <w:t xml:space="preserve"> In the event of any network failure, QCLAD should resend the data to ensure successful processing.</w:t>
      </w:r>
    </w:p>
    <w:p w14:paraId="4F190737" w14:textId="29B307E2" w:rsidR="16A93DE1" w:rsidRDefault="16A93DE1" w:rsidP="4E82E515">
      <w:pPr>
        <w:rPr>
          <w:sz w:val="24"/>
          <w:lang w:val="en-IN"/>
        </w:rPr>
      </w:pPr>
      <w:r w:rsidRPr="4E82E515">
        <w:rPr>
          <w:sz w:val="24"/>
          <w:lang w:val="en-IN"/>
        </w:rPr>
        <w:t>Response Examples:</w:t>
      </w:r>
    </w:p>
    <w:p w14:paraId="090F1D78" w14:textId="77777777" w:rsidR="00454102" w:rsidRPr="00454102" w:rsidRDefault="00454102" w:rsidP="00454102">
      <w:pPr>
        <w:rPr>
          <w:sz w:val="24"/>
        </w:rPr>
      </w:pPr>
      <w:r w:rsidRPr="00454102">
        <w:rPr>
          <w:sz w:val="24"/>
        </w:rPr>
        <w:t>{</w:t>
      </w:r>
    </w:p>
    <w:p w14:paraId="23EA4901" w14:textId="77777777" w:rsidR="00454102" w:rsidRPr="00454102" w:rsidRDefault="00454102" w:rsidP="00454102">
      <w:pPr>
        <w:rPr>
          <w:sz w:val="24"/>
        </w:rPr>
      </w:pPr>
      <w:r w:rsidRPr="00454102">
        <w:rPr>
          <w:sz w:val="24"/>
        </w:rPr>
        <w:t>    "</w:t>
      </w:r>
      <w:proofErr w:type="spellStart"/>
      <w:r w:rsidRPr="00454102">
        <w:rPr>
          <w:sz w:val="24"/>
        </w:rPr>
        <w:t>MesSampleId</w:t>
      </w:r>
      <w:proofErr w:type="spellEnd"/>
      <w:r w:rsidRPr="00454102">
        <w:rPr>
          <w:sz w:val="24"/>
        </w:rPr>
        <w:t>": "37158418993",</w:t>
      </w:r>
    </w:p>
    <w:p w14:paraId="6DFF7EFB" w14:textId="77777777" w:rsidR="00454102" w:rsidRPr="00454102" w:rsidRDefault="00454102" w:rsidP="00454102">
      <w:pPr>
        <w:rPr>
          <w:sz w:val="24"/>
        </w:rPr>
      </w:pPr>
      <w:r w:rsidRPr="00454102">
        <w:rPr>
          <w:sz w:val="24"/>
        </w:rPr>
        <w:t>    "Status": "003",</w:t>
      </w:r>
    </w:p>
    <w:p w14:paraId="7DB7584B" w14:textId="77777777" w:rsidR="00454102" w:rsidRPr="00454102" w:rsidRDefault="00454102" w:rsidP="00454102">
      <w:pPr>
        <w:rPr>
          <w:sz w:val="24"/>
        </w:rPr>
      </w:pPr>
      <w:r w:rsidRPr="00454102">
        <w:rPr>
          <w:sz w:val="24"/>
        </w:rPr>
        <w:t>    "Message": "Duplicate sample number"</w:t>
      </w:r>
    </w:p>
    <w:p w14:paraId="7DC331D9" w14:textId="77777777" w:rsidR="00454102" w:rsidRPr="00454102" w:rsidRDefault="00454102" w:rsidP="00454102">
      <w:pPr>
        <w:rPr>
          <w:sz w:val="24"/>
        </w:rPr>
      </w:pPr>
      <w:r w:rsidRPr="00454102">
        <w:rPr>
          <w:sz w:val="24"/>
        </w:rPr>
        <w:t>}</w:t>
      </w:r>
    </w:p>
    <w:p w14:paraId="5C1771C2" w14:textId="77777777" w:rsidR="00454102" w:rsidRDefault="00454102" w:rsidP="4E82E515">
      <w:pPr>
        <w:rPr>
          <w:sz w:val="24"/>
          <w:lang w:val="en-IN"/>
        </w:rPr>
      </w:pPr>
    </w:p>
    <w:p w14:paraId="117E1962" w14:textId="03CE54F1" w:rsidR="16A93DE1" w:rsidRPr="00047DB7" w:rsidRDefault="16A93DE1" w:rsidP="00047DB7">
      <w:pPr>
        <w:rPr>
          <w:sz w:val="24"/>
        </w:rPr>
      </w:pPr>
      <w:r w:rsidRPr="00047DB7">
        <w:rPr>
          <w:rFonts w:eastAsia="Calibri"/>
          <w:sz w:val="24"/>
        </w:rPr>
        <w:t>{</w:t>
      </w:r>
    </w:p>
    <w:p w14:paraId="4D3DC76C" w14:textId="77777777" w:rsidR="00047DB7" w:rsidRPr="00047DB7" w:rsidRDefault="00047DB7" w:rsidP="00047DB7">
      <w:pPr>
        <w:rPr>
          <w:sz w:val="24"/>
        </w:rPr>
      </w:pPr>
      <w:r w:rsidRPr="00047DB7">
        <w:rPr>
          <w:sz w:val="24"/>
        </w:rPr>
        <w:t>    "</w:t>
      </w:r>
      <w:proofErr w:type="spellStart"/>
      <w:r w:rsidRPr="00047DB7">
        <w:rPr>
          <w:sz w:val="24"/>
        </w:rPr>
        <w:t>MesSampleId</w:t>
      </w:r>
      <w:proofErr w:type="spellEnd"/>
      <w:r w:rsidRPr="00047DB7">
        <w:rPr>
          <w:sz w:val="24"/>
        </w:rPr>
        <w:t>": "37158418993",</w:t>
      </w:r>
    </w:p>
    <w:p w14:paraId="5618653B" w14:textId="77777777" w:rsidR="00047DB7" w:rsidRPr="00047DB7" w:rsidRDefault="00047DB7" w:rsidP="00047DB7">
      <w:pPr>
        <w:rPr>
          <w:sz w:val="24"/>
        </w:rPr>
      </w:pPr>
      <w:r w:rsidRPr="00047DB7">
        <w:rPr>
          <w:sz w:val="24"/>
        </w:rPr>
        <w:t>    "Status": "006",</w:t>
      </w:r>
    </w:p>
    <w:p w14:paraId="00F070F6" w14:textId="77777777" w:rsidR="00047DB7" w:rsidRPr="00047DB7" w:rsidRDefault="00047DB7" w:rsidP="00047DB7">
      <w:pPr>
        <w:rPr>
          <w:sz w:val="24"/>
        </w:rPr>
      </w:pPr>
      <w:r w:rsidRPr="00047DB7">
        <w:rPr>
          <w:sz w:val="24"/>
        </w:rPr>
        <w:t>    "Message": "Sample inserted but batch is inactive"</w:t>
      </w:r>
    </w:p>
    <w:p w14:paraId="486F8E1C" w14:textId="2415545D" w:rsidR="16A93DE1" w:rsidRPr="00047DB7" w:rsidRDefault="16A93DE1" w:rsidP="00047DB7">
      <w:pPr>
        <w:rPr>
          <w:sz w:val="24"/>
        </w:rPr>
      </w:pPr>
      <w:r w:rsidRPr="00047DB7">
        <w:rPr>
          <w:rFonts w:eastAsia="Calibri"/>
          <w:sz w:val="24"/>
        </w:rPr>
        <w:t>}</w:t>
      </w:r>
    </w:p>
    <w:p w14:paraId="48307684" w14:textId="6F2ADDB4" w:rsidR="4E82E515" w:rsidRDefault="4E82E515" w:rsidP="4E82E515">
      <w:pPr>
        <w:rPr>
          <w:sz w:val="24"/>
          <w:lang w:val="en-IN"/>
        </w:rPr>
      </w:pPr>
    </w:p>
    <w:p w14:paraId="1EC42253" w14:textId="442AE616" w:rsidR="00D3630F" w:rsidRDefault="00D3630F" w:rsidP="00D3630F">
      <w:pPr>
        <w:pStyle w:val="ListParagraph"/>
        <w:ind w:left="0"/>
        <w:rPr>
          <w:sz w:val="24"/>
          <w:lang w:val="en-US"/>
        </w:rPr>
      </w:pPr>
    </w:p>
    <w:p w14:paraId="04C2D990" w14:textId="0041EEC0" w:rsidR="0F161B55" w:rsidRDefault="0F161B55" w:rsidP="4F0107CC">
      <w:pPr>
        <w:pStyle w:val="Heading3"/>
        <w:rPr>
          <w:rFonts w:eastAsiaTheme="minorEastAsia"/>
          <w:i w:val="0"/>
          <w:lang w:eastAsia="zh-CN"/>
        </w:rPr>
      </w:pPr>
      <w:r w:rsidRPr="4F0107CC">
        <w:rPr>
          <w:rFonts w:ascii="Calibri" w:eastAsia="Calibri" w:hAnsi="Calibri" w:cs="Calibri"/>
          <w:i w:val="0"/>
          <w:szCs w:val="22"/>
        </w:rPr>
        <w:lastRenderedPageBreak/>
        <w:t xml:space="preserve">SAP </w:t>
      </w:r>
      <w:proofErr w:type="spellStart"/>
      <w:r w:rsidRPr="4F0107CC">
        <w:rPr>
          <w:rFonts w:eastAsiaTheme="minorEastAsia"/>
          <w:i w:val="0"/>
          <w:lang w:eastAsia="zh-CN"/>
        </w:rPr>
        <w:t>Interface</w:t>
      </w:r>
      <w:r w:rsidR="000D766F">
        <w:rPr>
          <w:rFonts w:eastAsiaTheme="minorEastAsia" w:hint="eastAsia"/>
          <w:i w:val="0"/>
          <w:lang w:eastAsia="zh-CN"/>
        </w:rPr>
        <w:t>_</w:t>
      </w:r>
      <w:r w:rsidR="00117836">
        <w:rPr>
          <w:rFonts w:eastAsiaTheme="minorEastAsia" w:hint="eastAsia"/>
          <w:i w:val="0"/>
          <w:lang w:eastAsia="zh-CN"/>
        </w:rPr>
        <w:t>Ad</w:t>
      </w:r>
      <w:r w:rsidR="00F31FC6">
        <w:rPr>
          <w:rFonts w:eastAsiaTheme="minorEastAsia" w:hint="eastAsia"/>
          <w:i w:val="0"/>
          <w:lang w:eastAsia="zh-CN"/>
        </w:rPr>
        <w:t>justment</w:t>
      </w:r>
      <w:proofErr w:type="spellEnd"/>
    </w:p>
    <w:p w14:paraId="58D76F90" w14:textId="5CEF325F" w:rsidR="0F161B55" w:rsidRDefault="0F161B55" w:rsidP="4F0107CC">
      <w:pPr>
        <w:pStyle w:val="Heading4"/>
        <w:tabs>
          <w:tab w:val="clear" w:pos="3416"/>
        </w:tabs>
        <w:ind w:left="810" w:hanging="810"/>
        <w:rPr>
          <w:rFonts w:eastAsiaTheme="minorEastAsia"/>
          <w:i w:val="0"/>
          <w:lang w:eastAsia="zh-CN"/>
        </w:rPr>
      </w:pPr>
      <w:r w:rsidRPr="4F0107CC">
        <w:rPr>
          <w:rFonts w:eastAsiaTheme="minorEastAsia"/>
          <w:i w:val="0"/>
          <w:lang w:eastAsia="zh-CN"/>
        </w:rPr>
        <w:t>Introduction</w:t>
      </w:r>
    </w:p>
    <w:p w14:paraId="387DE5FA" w14:textId="796600EA" w:rsidR="0F161B55" w:rsidRDefault="0F161B55"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This document describes the system functionality for the integration </w:t>
      </w:r>
      <w:r w:rsidR="00DD266B">
        <w:rPr>
          <w:rFonts w:ascii="Times New Roman" w:eastAsiaTheme="minorEastAsia" w:hAnsi="Times New Roman" w:hint="eastAsia"/>
          <w:sz w:val="24"/>
          <w:lang w:eastAsia="zh-CN"/>
        </w:rPr>
        <w:t xml:space="preserve">of SFG-FG mapping </w:t>
      </w:r>
      <w:r w:rsidRPr="4F0107CC">
        <w:rPr>
          <w:rFonts w:ascii="Times New Roman" w:eastAsiaTheme="minorEastAsia" w:hAnsi="Times New Roman"/>
          <w:sz w:val="24"/>
          <w:lang w:eastAsia="zh-CN"/>
        </w:rPr>
        <w:t>between QCLAD (</w:t>
      </w:r>
      <w:proofErr w:type="spellStart"/>
      <w:r w:rsidRPr="4F0107CC">
        <w:rPr>
          <w:rFonts w:ascii="Times New Roman" w:eastAsiaTheme="minorEastAsia" w:hAnsi="Times New Roman"/>
          <w:sz w:val="24"/>
          <w:lang w:eastAsia="zh-CN"/>
        </w:rPr>
        <w:t>SampleManager</w:t>
      </w:r>
      <w:proofErr w:type="spellEnd"/>
      <w:r w:rsidRPr="4F0107CC">
        <w:rPr>
          <w:rFonts w:ascii="Times New Roman" w:eastAsiaTheme="minorEastAsia" w:hAnsi="Times New Roman"/>
          <w:sz w:val="24"/>
          <w:lang w:eastAsia="zh-CN"/>
        </w:rPr>
        <w:t xml:space="preserve">) and </w:t>
      </w:r>
      <w:r w:rsidR="00DD266B">
        <w:rPr>
          <w:rFonts w:ascii="Times New Roman" w:eastAsiaTheme="minorEastAsia" w:hAnsi="Times New Roman" w:hint="eastAsia"/>
          <w:sz w:val="24"/>
          <w:lang w:eastAsia="zh-CN"/>
        </w:rPr>
        <w:t>S</w:t>
      </w:r>
      <w:r w:rsidR="00C80A22">
        <w:rPr>
          <w:rFonts w:ascii="Times New Roman" w:eastAsiaTheme="minorEastAsia" w:hAnsi="Times New Roman" w:hint="eastAsia"/>
          <w:sz w:val="24"/>
          <w:lang w:eastAsia="zh-CN"/>
        </w:rPr>
        <w:t>AP</w:t>
      </w:r>
      <w:r w:rsidRPr="4F0107CC">
        <w:rPr>
          <w:rFonts w:ascii="Times New Roman" w:eastAsiaTheme="minorEastAsia" w:hAnsi="Times New Roman"/>
          <w:sz w:val="24"/>
          <w:lang w:eastAsia="zh-CN"/>
        </w:rPr>
        <w:t xml:space="preserve"> as part of Phase B implementation.</w:t>
      </w:r>
    </w:p>
    <w:p w14:paraId="1F9A26F1" w14:textId="77777777" w:rsidR="4F0107CC" w:rsidRDefault="4F0107CC" w:rsidP="4F0107CC">
      <w:pPr>
        <w:pStyle w:val="BodyText"/>
        <w:spacing w:before="20"/>
      </w:pPr>
    </w:p>
    <w:p w14:paraId="0F9331C2" w14:textId="77777777" w:rsidR="0F161B55" w:rsidRDefault="0F161B55" w:rsidP="4F0107CC">
      <w:pPr>
        <w:pStyle w:val="Heading4"/>
        <w:tabs>
          <w:tab w:val="clear" w:pos="3416"/>
        </w:tabs>
        <w:ind w:left="810" w:hanging="810"/>
        <w:rPr>
          <w:rFonts w:eastAsiaTheme="minorEastAsia"/>
          <w:i w:val="0"/>
          <w:lang w:eastAsia="zh-CN"/>
        </w:rPr>
      </w:pPr>
      <w:r w:rsidRPr="4F0107CC">
        <w:rPr>
          <w:rFonts w:eastAsiaTheme="minorEastAsia"/>
          <w:i w:val="0"/>
          <w:lang w:eastAsia="zh-CN"/>
        </w:rPr>
        <w:t>Purpose</w:t>
      </w:r>
    </w:p>
    <w:p w14:paraId="684745AB" w14:textId="04FE8486" w:rsidR="0F161B55" w:rsidRDefault="0F161B55"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The purpose of this document is to provide detailed specifications for the </w:t>
      </w:r>
      <w:r w:rsidR="00973740">
        <w:rPr>
          <w:rFonts w:ascii="Times New Roman" w:eastAsiaTheme="minorEastAsia" w:hAnsi="Times New Roman" w:hint="eastAsia"/>
          <w:sz w:val="24"/>
          <w:lang w:eastAsia="zh-CN"/>
        </w:rPr>
        <w:t>sap</w:t>
      </w:r>
      <w:r w:rsidRPr="4F0107CC">
        <w:rPr>
          <w:rFonts w:ascii="Times New Roman" w:eastAsiaTheme="minorEastAsia" w:hAnsi="Times New Roman"/>
          <w:sz w:val="24"/>
          <w:lang w:eastAsia="zh-CN"/>
        </w:rPr>
        <w:t xml:space="preserve">-QCLAD integration, covering </w:t>
      </w:r>
      <w:r w:rsidR="00973740">
        <w:rPr>
          <w:rFonts w:ascii="Times New Roman" w:eastAsiaTheme="minorEastAsia" w:hAnsi="Times New Roman" w:hint="eastAsia"/>
          <w:sz w:val="24"/>
          <w:lang w:eastAsia="zh-CN"/>
        </w:rPr>
        <w:t>SFG</w:t>
      </w:r>
      <w:r w:rsidR="00AE1F81">
        <w:rPr>
          <w:rFonts w:ascii="Times New Roman" w:eastAsiaTheme="minorEastAsia" w:hAnsi="Times New Roman" w:hint="eastAsia"/>
          <w:sz w:val="24"/>
          <w:lang w:eastAsia="zh-CN"/>
        </w:rPr>
        <w:t>-FG mapping</w:t>
      </w:r>
      <w:r w:rsidRPr="4F0107CC">
        <w:rPr>
          <w:rFonts w:ascii="Times New Roman" w:eastAsiaTheme="minorEastAsia" w:hAnsi="Times New Roman"/>
          <w:sz w:val="24"/>
          <w:lang w:eastAsia="zh-CN"/>
        </w:rPr>
        <w:t xml:space="preserve"> processes, including interface requirements, data mapping, and system logic.</w:t>
      </w:r>
    </w:p>
    <w:p w14:paraId="2FF8E608" w14:textId="77777777" w:rsidR="4F0107CC" w:rsidRDefault="4F0107CC" w:rsidP="4F0107CC">
      <w:pPr>
        <w:pStyle w:val="BodyText"/>
        <w:spacing w:before="36"/>
        <w:rPr>
          <w:rFonts w:eastAsiaTheme="minorEastAsia" w:hint="eastAsia"/>
          <w:lang w:val="en-GB" w:eastAsia="zh-CN"/>
        </w:rPr>
      </w:pPr>
    </w:p>
    <w:p w14:paraId="7B4E89C4" w14:textId="3EB7805C" w:rsidR="0F161B55" w:rsidRDefault="00AE1F81" w:rsidP="4F0107CC">
      <w:pPr>
        <w:pStyle w:val="Heading4"/>
        <w:tabs>
          <w:tab w:val="clear" w:pos="3416"/>
        </w:tabs>
        <w:ind w:left="810" w:hanging="810"/>
        <w:rPr>
          <w:rFonts w:eastAsiaTheme="minorEastAsia"/>
          <w:lang w:eastAsia="zh-CN"/>
        </w:rPr>
      </w:pPr>
      <w:r>
        <w:rPr>
          <w:rFonts w:eastAsiaTheme="minorEastAsia"/>
          <w:i w:val="0"/>
          <w:lang w:eastAsia="zh-CN"/>
        </w:rPr>
        <w:t>R</w:t>
      </w:r>
      <w:r>
        <w:rPr>
          <w:rFonts w:eastAsiaTheme="minorEastAsia" w:hint="eastAsia"/>
          <w:i w:val="0"/>
          <w:lang w:eastAsia="zh-CN"/>
        </w:rPr>
        <w:t>equirements</w:t>
      </w:r>
      <w:r w:rsidR="000C6AE5">
        <w:rPr>
          <w:rFonts w:eastAsiaTheme="minorEastAsia" w:hint="eastAsia"/>
          <w:i w:val="0"/>
          <w:lang w:eastAsia="zh-CN"/>
        </w:rPr>
        <w:t xml:space="preserve"> Background</w:t>
      </w:r>
    </w:p>
    <w:p w14:paraId="674EFC89" w14:textId="77777777"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Bulk IDH is same as material IDH </w:t>
      </w:r>
    </w:p>
    <w:p w14:paraId="5C3B1492" w14:textId="77777777"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Bulk batch number is same as SAP batch number </w:t>
      </w:r>
    </w:p>
    <w:p w14:paraId="13F05F82" w14:textId="77777777"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They are differentiating the material as bulk and FG based on valuation </w:t>
      </w:r>
      <w:proofErr w:type="gramStart"/>
      <w:r w:rsidRPr="000C6AE5">
        <w:rPr>
          <w:rFonts w:ascii="Times New Roman" w:eastAsiaTheme="minorEastAsia" w:hAnsi="Times New Roman"/>
          <w:sz w:val="24"/>
          <w:lang w:eastAsia="zh-CN"/>
        </w:rPr>
        <w:t>class(</w:t>
      </w:r>
      <w:proofErr w:type="spellStart"/>
      <w:proofErr w:type="gramEnd"/>
      <w:r w:rsidRPr="000C6AE5">
        <w:rPr>
          <w:rFonts w:ascii="Times New Roman" w:eastAsiaTheme="minorEastAsia" w:hAnsi="Times New Roman"/>
          <w:sz w:val="24"/>
          <w:lang w:eastAsia="zh-CN"/>
        </w:rPr>
        <w:t>semi finished</w:t>
      </w:r>
      <w:proofErr w:type="spellEnd"/>
      <w:r w:rsidRPr="000C6AE5">
        <w:rPr>
          <w:rFonts w:ascii="Times New Roman" w:eastAsiaTheme="minorEastAsia" w:hAnsi="Times New Roman"/>
          <w:sz w:val="24"/>
          <w:lang w:eastAsia="zh-CN"/>
        </w:rPr>
        <w:t xml:space="preserve"> goods are mentioned as </w:t>
      </w:r>
      <w:proofErr w:type="gramStart"/>
      <w:r w:rsidRPr="000C6AE5">
        <w:rPr>
          <w:rFonts w:ascii="Times New Roman" w:eastAsiaTheme="minorEastAsia" w:hAnsi="Times New Roman"/>
          <w:sz w:val="24"/>
          <w:lang w:eastAsia="zh-CN"/>
        </w:rPr>
        <w:t>bulk ,</w:t>
      </w:r>
      <w:proofErr w:type="gramEnd"/>
      <w:r w:rsidRPr="000C6AE5">
        <w:rPr>
          <w:rFonts w:ascii="Times New Roman" w:eastAsiaTheme="minorEastAsia" w:hAnsi="Times New Roman"/>
          <w:sz w:val="24"/>
          <w:lang w:eastAsia="zh-CN"/>
        </w:rPr>
        <w:t xml:space="preserve"> finished goods are mentioned as FG). </w:t>
      </w:r>
    </w:p>
    <w:p w14:paraId="078CA917" w14:textId="786AE47C" w:rsidR="00D916D8" w:rsidRPr="000C6AE5"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If </w:t>
      </w:r>
      <w:r w:rsidR="000C6AE5" w:rsidRPr="000C6AE5">
        <w:rPr>
          <w:rFonts w:ascii="Times New Roman" w:eastAsiaTheme="minorEastAsia" w:hAnsi="Times New Roman" w:hint="eastAsia"/>
          <w:sz w:val="24"/>
          <w:lang w:eastAsia="zh-CN"/>
        </w:rPr>
        <w:t>user</w:t>
      </w:r>
      <w:r w:rsidRPr="000C6AE5">
        <w:rPr>
          <w:rFonts w:ascii="Times New Roman" w:eastAsiaTheme="minorEastAsia" w:hAnsi="Times New Roman"/>
          <w:sz w:val="24"/>
          <w:lang w:eastAsia="zh-CN"/>
        </w:rPr>
        <w:t xml:space="preserve"> receive a material with valuation class as </w:t>
      </w:r>
      <w:proofErr w:type="spellStart"/>
      <w:r w:rsidRPr="000C6AE5">
        <w:rPr>
          <w:rFonts w:ascii="Times New Roman" w:eastAsiaTheme="minorEastAsia" w:hAnsi="Times New Roman"/>
          <w:sz w:val="24"/>
          <w:lang w:eastAsia="zh-CN"/>
        </w:rPr>
        <w:t>semi finished</w:t>
      </w:r>
      <w:proofErr w:type="spellEnd"/>
      <w:r w:rsidRPr="000C6AE5">
        <w:rPr>
          <w:rFonts w:ascii="Times New Roman" w:eastAsiaTheme="minorEastAsia" w:hAnsi="Times New Roman"/>
          <w:sz w:val="24"/>
          <w:lang w:eastAsia="zh-CN"/>
        </w:rPr>
        <w:t xml:space="preserve"> good, </w:t>
      </w:r>
      <w:r w:rsidR="000C6AE5" w:rsidRPr="000C6AE5">
        <w:rPr>
          <w:rFonts w:ascii="Times New Roman" w:eastAsiaTheme="minorEastAsia" w:hAnsi="Times New Roman" w:hint="eastAsia"/>
          <w:sz w:val="24"/>
          <w:lang w:eastAsia="zh-CN"/>
        </w:rPr>
        <w:t>SAP</w:t>
      </w:r>
      <w:r w:rsidRPr="000C6AE5">
        <w:rPr>
          <w:rFonts w:ascii="Times New Roman" w:eastAsiaTheme="minorEastAsia" w:hAnsi="Times New Roman"/>
          <w:sz w:val="24"/>
          <w:lang w:eastAsia="zh-CN"/>
        </w:rPr>
        <w:t xml:space="preserve"> will send it as bulk IDH and its batch number as bulk batch number.</w:t>
      </w:r>
    </w:p>
    <w:p w14:paraId="7AAD88CD" w14:textId="2FF5F19B" w:rsidR="4F0107CC" w:rsidRDefault="00D916D8" w:rsidP="000C6AE5">
      <w:pPr>
        <w:jc w:val="both"/>
        <w:rPr>
          <w:rFonts w:ascii="Times New Roman" w:eastAsiaTheme="minorEastAsia" w:hAnsi="Times New Roman"/>
          <w:sz w:val="24"/>
          <w:lang w:eastAsia="zh-CN"/>
        </w:rPr>
      </w:pPr>
      <w:r w:rsidRPr="000C6AE5">
        <w:rPr>
          <w:rFonts w:ascii="Times New Roman" w:eastAsiaTheme="minorEastAsia" w:hAnsi="Times New Roman"/>
          <w:sz w:val="24"/>
          <w:lang w:eastAsia="zh-CN"/>
        </w:rPr>
        <w:t xml:space="preserve">There can be scenarios where QCLAD may/may not have FG </w:t>
      </w:r>
      <w:proofErr w:type="gramStart"/>
      <w:r w:rsidRPr="000C6AE5">
        <w:rPr>
          <w:rFonts w:ascii="Times New Roman" w:eastAsiaTheme="minorEastAsia" w:hAnsi="Times New Roman"/>
          <w:sz w:val="24"/>
          <w:lang w:eastAsia="zh-CN"/>
        </w:rPr>
        <w:t>IDH(</w:t>
      </w:r>
      <w:proofErr w:type="gramEnd"/>
      <w:r w:rsidRPr="000C6AE5">
        <w:rPr>
          <w:rFonts w:ascii="Times New Roman" w:eastAsiaTheme="minorEastAsia" w:hAnsi="Times New Roman"/>
          <w:sz w:val="24"/>
          <w:lang w:eastAsia="zh-CN"/>
        </w:rPr>
        <w:t xml:space="preserve">master data will not be available in Substance. In QCLAD only those materials which have inspection plan are available) but </w:t>
      </w:r>
      <w:proofErr w:type="gramStart"/>
      <w:r w:rsidRPr="000C6AE5">
        <w:rPr>
          <w:rFonts w:ascii="Times New Roman" w:eastAsiaTheme="minorEastAsia" w:hAnsi="Times New Roman"/>
          <w:sz w:val="24"/>
          <w:lang w:eastAsia="zh-CN"/>
        </w:rPr>
        <w:t>surely</w:t>
      </w:r>
      <w:proofErr w:type="gramEnd"/>
      <w:r w:rsidRPr="000C6AE5">
        <w:rPr>
          <w:rFonts w:ascii="Times New Roman" w:eastAsiaTheme="minorEastAsia" w:hAnsi="Times New Roman"/>
          <w:sz w:val="24"/>
          <w:lang w:eastAsia="zh-CN"/>
        </w:rPr>
        <w:t xml:space="preserve"> we will have bulk IDH.  So, we need to do this mapping based on dynamic data received from </w:t>
      </w:r>
      <w:r w:rsidR="000C6AE5" w:rsidRPr="000C6AE5">
        <w:rPr>
          <w:rFonts w:ascii="Times New Roman" w:eastAsiaTheme="minorEastAsia" w:hAnsi="Times New Roman" w:hint="eastAsia"/>
          <w:sz w:val="24"/>
          <w:lang w:eastAsia="zh-CN"/>
        </w:rPr>
        <w:t>SAP.</w:t>
      </w:r>
    </w:p>
    <w:p w14:paraId="464FF555" w14:textId="77777777" w:rsidR="000D766F" w:rsidRPr="000C6AE5" w:rsidRDefault="000D766F" w:rsidP="000C6AE5">
      <w:pPr>
        <w:jc w:val="both"/>
        <w:rPr>
          <w:rFonts w:ascii="Times New Roman" w:eastAsiaTheme="minorEastAsia" w:hAnsi="Times New Roman"/>
          <w:sz w:val="24"/>
          <w:lang w:eastAsia="zh-CN"/>
        </w:rPr>
      </w:pPr>
    </w:p>
    <w:p w14:paraId="02D14BC9" w14:textId="6511EC64" w:rsidR="0F161B55" w:rsidRDefault="00DF400A" w:rsidP="4F0107CC">
      <w:pPr>
        <w:pStyle w:val="Heading5"/>
      </w:pPr>
      <w:r>
        <w:rPr>
          <w:rFonts w:eastAsiaTheme="minorEastAsia" w:hint="eastAsia"/>
          <w:lang w:eastAsia="zh-CN"/>
        </w:rPr>
        <w:t>BULK</w:t>
      </w:r>
      <w:r w:rsidR="000C6AE5">
        <w:rPr>
          <w:rFonts w:eastAsiaTheme="minorEastAsia" w:hint="eastAsia"/>
          <w:lang w:eastAsia="zh-CN"/>
        </w:rPr>
        <w:t>-FG Mapping</w:t>
      </w:r>
      <w:r w:rsidR="0F161B55">
        <w:t xml:space="preserve"> Process Integration</w:t>
      </w:r>
    </w:p>
    <w:p w14:paraId="6CC94D01" w14:textId="0BE88BEF" w:rsidR="009D73C6" w:rsidRDefault="0F161B55" w:rsidP="4F0107CC">
      <w:pPr>
        <w:pStyle w:val="Heading6"/>
        <w:rPr>
          <w:rFonts w:eastAsiaTheme="minorEastAsia"/>
          <w:lang w:eastAsia="zh-CN"/>
        </w:rPr>
      </w:pPr>
      <w:commentRangeStart w:id="172"/>
      <w:commentRangeStart w:id="173"/>
      <w:r w:rsidRPr="4F0107CC">
        <w:rPr>
          <w:rFonts w:eastAsiaTheme="minorEastAsia"/>
          <w:lang w:eastAsia="zh-CN"/>
        </w:rPr>
        <w:t xml:space="preserve">Interface </w:t>
      </w:r>
      <w:r>
        <w:t>URL address</w:t>
      </w:r>
    </w:p>
    <w:p w14:paraId="70FC8B84" w14:textId="6708DA43" w:rsidR="0F161B55" w:rsidRDefault="0F161B55" w:rsidP="4F0107CC">
      <w:pPr>
        <w:jc w:val="both"/>
        <w:rPr>
          <w:rFonts w:ascii="Times New Roman" w:eastAsiaTheme="minorEastAsia" w:hAnsi="Times New Roman"/>
          <w:sz w:val="24"/>
          <w:lang w:eastAsia="zh-CN"/>
        </w:rPr>
      </w:pPr>
      <w:r w:rsidRPr="4F0107CC">
        <w:rPr>
          <w:rFonts w:ascii="Times New Roman" w:eastAsiaTheme="minorEastAsia" w:hAnsi="Times New Roman"/>
          <w:sz w:val="24"/>
          <w:lang w:eastAsia="zh-CN"/>
        </w:rPr>
        <w:t xml:space="preserve">QCLAD will expose an API for </w:t>
      </w:r>
      <w:r w:rsidR="00783F31">
        <w:rPr>
          <w:rFonts w:ascii="Times New Roman" w:eastAsiaTheme="minorEastAsia" w:hAnsi="Times New Roman" w:hint="eastAsia"/>
          <w:sz w:val="24"/>
          <w:lang w:eastAsia="zh-CN"/>
        </w:rPr>
        <w:t>SAP</w:t>
      </w:r>
      <w:r w:rsidRPr="4F0107CC">
        <w:rPr>
          <w:rFonts w:ascii="Times New Roman" w:eastAsiaTheme="minorEastAsia" w:hAnsi="Times New Roman"/>
          <w:sz w:val="24"/>
          <w:lang w:eastAsia="zh-CN"/>
        </w:rPr>
        <w:t xml:space="preserve"> to send </w:t>
      </w:r>
      <w:r w:rsidR="00783F31">
        <w:rPr>
          <w:rFonts w:ascii="Times New Roman" w:eastAsiaTheme="minorEastAsia" w:hAnsi="Times New Roman" w:hint="eastAsia"/>
          <w:sz w:val="24"/>
          <w:lang w:eastAsia="zh-CN"/>
        </w:rPr>
        <w:t>SFG-FG</w:t>
      </w:r>
      <w:r w:rsidRPr="4F0107CC">
        <w:rPr>
          <w:rFonts w:ascii="Times New Roman" w:eastAsiaTheme="minorEastAsia" w:hAnsi="Times New Roman"/>
          <w:sz w:val="24"/>
          <w:lang w:eastAsia="zh-CN"/>
        </w:rPr>
        <w:t xml:space="preserve"> information.</w:t>
      </w:r>
      <w:commentRangeEnd w:id="172"/>
      <w:r>
        <w:rPr>
          <w:rStyle w:val="CommentReference"/>
        </w:rPr>
        <w:commentReference w:id="172"/>
      </w:r>
      <w:commentRangeEnd w:id="173"/>
      <w:r>
        <w:rPr>
          <w:rStyle w:val="CommentReference"/>
        </w:rPr>
        <w:commentReference w:id="173"/>
      </w:r>
    </w:p>
    <w:p w14:paraId="34EE2B57" w14:textId="77777777" w:rsidR="4F0107CC" w:rsidRDefault="4F0107CC" w:rsidP="4F0107CC">
      <w:pPr>
        <w:jc w:val="both"/>
        <w:rPr>
          <w:rFonts w:ascii="Times New Roman" w:eastAsiaTheme="minorEastAsia" w:hAnsi="Times New Roman"/>
          <w:sz w:val="24"/>
          <w:lang w:eastAsia="zh-CN"/>
        </w:rPr>
      </w:pPr>
    </w:p>
    <w:p w14:paraId="2805F015" w14:textId="18905751" w:rsidR="0F161B55" w:rsidRDefault="00DD23DD" w:rsidP="4F0107CC">
      <w:pPr>
        <w:pStyle w:val="Heading6"/>
        <w:rPr>
          <w:rFonts w:eastAsiaTheme="minorEastAsia"/>
          <w:lang w:eastAsia="zh-CN"/>
        </w:rPr>
      </w:pPr>
      <w:r>
        <w:rPr>
          <w:rFonts w:eastAsiaTheme="minorEastAsia" w:hint="eastAsia"/>
          <w:lang w:eastAsia="zh-CN"/>
        </w:rPr>
        <w:t>BULK</w:t>
      </w:r>
      <w:r w:rsidR="00CC7A62">
        <w:rPr>
          <w:rFonts w:eastAsiaTheme="minorEastAsia" w:hint="eastAsia"/>
          <w:lang w:eastAsia="zh-CN"/>
        </w:rPr>
        <w:t>-FG Mapping</w:t>
      </w:r>
      <w:r w:rsidR="0F161B55" w:rsidRPr="4F0107CC">
        <w:rPr>
          <w:rFonts w:eastAsiaTheme="minorEastAsia"/>
          <w:lang w:eastAsia="zh-CN"/>
        </w:rPr>
        <w:t xml:space="preserve"> Info Receiving (</w:t>
      </w:r>
      <w:r w:rsidR="00CC7A62">
        <w:rPr>
          <w:rFonts w:eastAsiaTheme="minorEastAsia" w:hint="eastAsia"/>
          <w:lang w:eastAsia="zh-CN"/>
        </w:rPr>
        <w:t>SAP</w:t>
      </w:r>
      <w:r w:rsidR="0F161B55" w:rsidRPr="4F0107CC">
        <w:rPr>
          <w:rFonts w:eastAsiaTheme="minorEastAsia"/>
          <w:lang w:eastAsia="zh-CN"/>
        </w:rPr>
        <w:t xml:space="preserve"> to </w:t>
      </w:r>
      <w:r w:rsidR="00CC7A62">
        <w:rPr>
          <w:rFonts w:eastAsiaTheme="minorEastAsia" w:hint="eastAsia"/>
          <w:lang w:eastAsia="zh-CN"/>
        </w:rPr>
        <w:t>QCLAD</w:t>
      </w:r>
      <w:r w:rsidR="0F161B55" w:rsidRPr="4F0107CC">
        <w:rPr>
          <w:rFonts w:eastAsiaTheme="minorEastAsia"/>
          <w:lang w:eastAsia="zh-CN"/>
        </w:rPr>
        <w:t>)</w:t>
      </w:r>
    </w:p>
    <w:p w14:paraId="4626EBB7" w14:textId="77777777" w:rsidR="0F161B55" w:rsidRDefault="0F161B55" w:rsidP="4F0107CC">
      <w:pPr>
        <w:ind w:left="360"/>
        <w:jc w:val="both"/>
        <w:rPr>
          <w:rFonts w:ascii="Times New Roman" w:eastAsiaTheme="minorEastAsia" w:hAnsi="Times New Roman"/>
          <w:b/>
          <w:bCs/>
          <w:i/>
          <w:iCs/>
          <w:color w:val="4472C4" w:themeColor="accent1"/>
          <w:sz w:val="24"/>
          <w:lang w:eastAsia="zh-CN"/>
        </w:rPr>
      </w:pPr>
      <w:r w:rsidRPr="4F0107CC">
        <w:rPr>
          <w:rFonts w:ascii="Times New Roman" w:eastAsiaTheme="minorEastAsia" w:hAnsi="Times New Roman"/>
          <w:b/>
          <w:bCs/>
          <w:i/>
          <w:iCs/>
          <w:color w:val="4472C4" w:themeColor="accent1"/>
          <w:sz w:val="24"/>
          <w:lang w:eastAsia="zh-CN"/>
        </w:rPr>
        <w:t>Example request JSON:</w:t>
      </w:r>
    </w:p>
    <w:p w14:paraId="49166ECE"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w:t>
      </w:r>
    </w:p>
    <w:p w14:paraId="1D84E6E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0E99F0C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srcSystem</w:t>
      </w:r>
      <w:proofErr w:type="spellEnd"/>
      <w:r w:rsidRPr="00E304AE">
        <w:rPr>
          <w:rFonts w:ascii="Consolas" w:eastAsiaTheme="minorEastAsia"/>
          <w:color w:val="333333"/>
          <w:sz w:val="19"/>
          <w:szCs w:val="19"/>
          <w:lang w:val="en-US" w:eastAsia="zh-CN"/>
        </w:rPr>
        <w:t>": "R93",</w:t>
      </w:r>
    </w:p>
    <w:p w14:paraId="42B5B34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apiuid</w:t>
      </w:r>
      <w:proofErr w:type="spellEnd"/>
      <w:r w:rsidRPr="00E304AE">
        <w:rPr>
          <w:rFonts w:ascii="Consolas" w:eastAsiaTheme="minorEastAsia"/>
          <w:color w:val="333333"/>
          <w:sz w:val="19"/>
          <w:szCs w:val="19"/>
          <w:lang w:val="en-US" w:eastAsia="zh-CN"/>
        </w:rPr>
        <w:t>": "INP_API_690B7D1CB73E1FE0A089A97405134345",</w:t>
      </w:r>
    </w:p>
    <w:p w14:paraId="4FAB166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bulkFgPlant</w:t>
      </w:r>
      <w:proofErr w:type="spellEnd"/>
      <w:r w:rsidRPr="00E304AE">
        <w:rPr>
          <w:rFonts w:ascii="Consolas" w:eastAsiaTheme="minorEastAsia"/>
          <w:color w:val="333333"/>
          <w:sz w:val="19"/>
          <w:szCs w:val="19"/>
          <w:lang w:val="en-US" w:eastAsia="zh-CN"/>
        </w:rPr>
        <w:t>": [</w:t>
      </w:r>
    </w:p>
    <w:p w14:paraId="7187AAC2"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lastRenderedPageBreak/>
        <w:t>           </w:t>
      </w:r>
      <w:r w:rsidRPr="00E304AE">
        <w:rPr>
          <w:rFonts w:ascii="Consolas" w:eastAsiaTheme="minorEastAsia"/>
          <w:color w:val="333333"/>
          <w:sz w:val="19"/>
          <w:szCs w:val="19"/>
          <w:lang w:val="en-US" w:eastAsia="zh-CN"/>
        </w:rPr>
        <w:t xml:space="preserve"> {</w:t>
      </w:r>
    </w:p>
    <w:p w14:paraId="7CAED4E6"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"plant": "0759",</w:t>
      </w:r>
    </w:p>
    <w:p w14:paraId="5A2A88A5"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fillMatList</w:t>
      </w:r>
      <w:proofErr w:type="spellEnd"/>
      <w:r w:rsidRPr="00E304AE">
        <w:rPr>
          <w:rFonts w:ascii="Consolas" w:eastAsiaTheme="minorEastAsia"/>
          <w:color w:val="333333"/>
          <w:sz w:val="19"/>
          <w:szCs w:val="19"/>
          <w:lang w:val="en-US" w:eastAsia="zh-CN"/>
        </w:rPr>
        <w:t>": [</w:t>
      </w:r>
    </w:p>
    <w:p w14:paraId="2CC8FCFB"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359DF74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bulkFgUuid</w:t>
      </w:r>
      <w:proofErr w:type="spellEnd"/>
      <w:r w:rsidRPr="00E304AE">
        <w:rPr>
          <w:rFonts w:ascii="Consolas" w:eastAsiaTheme="minorEastAsia"/>
          <w:color w:val="333333"/>
          <w:sz w:val="19"/>
          <w:szCs w:val="19"/>
          <w:lang w:val="en-US" w:eastAsia="zh-CN"/>
        </w:rPr>
        <w:t>": "BLK_FG_320B7D1CB73E1FD09F86E2AE26BA691C",</w:t>
      </w:r>
    </w:p>
    <w:p w14:paraId="0823832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fillingIdh</w:t>
      </w:r>
      <w:proofErr w:type="spellEnd"/>
      <w:r w:rsidRPr="00E304AE">
        <w:rPr>
          <w:rFonts w:ascii="Consolas" w:eastAsiaTheme="minorEastAsia"/>
          <w:color w:val="333333"/>
          <w:sz w:val="19"/>
          <w:szCs w:val="19"/>
          <w:lang w:val="en-US" w:eastAsia="zh-CN"/>
        </w:rPr>
        <w:t>": "2163421",</w:t>
      </w:r>
    </w:p>
    <w:p w14:paraId="556B69C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fillingBatch</w:t>
      </w:r>
      <w:proofErr w:type="spellEnd"/>
      <w:r w:rsidRPr="00E304AE">
        <w:rPr>
          <w:rFonts w:ascii="Consolas" w:eastAsiaTheme="minorEastAsia"/>
          <w:color w:val="333333"/>
          <w:sz w:val="19"/>
          <w:szCs w:val="19"/>
          <w:lang w:val="en-US" w:eastAsia="zh-CN"/>
        </w:rPr>
        <w:t>": "FILL1234",</w:t>
      </w:r>
    </w:p>
    <w:p w14:paraId="14C4CAE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fillingProcessOrder</w:t>
      </w:r>
      <w:proofErr w:type="spellEnd"/>
      <w:r w:rsidRPr="00E304AE">
        <w:rPr>
          <w:rFonts w:ascii="Consolas" w:eastAsiaTheme="minorEastAsia"/>
          <w:color w:val="333333"/>
          <w:sz w:val="19"/>
          <w:szCs w:val="19"/>
          <w:lang w:val="en-US" w:eastAsia="zh-CN"/>
        </w:rPr>
        <w:t>": "0970635",</w:t>
      </w:r>
    </w:p>
    <w:p w14:paraId="5CA81BAA"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bulkMatList</w:t>
      </w:r>
      <w:proofErr w:type="spellEnd"/>
      <w:r w:rsidRPr="00E304AE">
        <w:rPr>
          <w:rFonts w:ascii="Consolas" w:eastAsiaTheme="minorEastAsia"/>
          <w:color w:val="333333"/>
          <w:sz w:val="19"/>
          <w:szCs w:val="19"/>
          <w:lang w:val="en-US" w:eastAsia="zh-CN"/>
        </w:rPr>
        <w:t>": [</w:t>
      </w:r>
    </w:p>
    <w:p w14:paraId="383A214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91A5B95"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"2163422",</w:t>
      </w:r>
    </w:p>
    <w:p w14:paraId="733839F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"BULK1234",</w:t>
      </w:r>
    </w:p>
    <w:p w14:paraId="4F14CCF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"0970636",</w:t>
      </w:r>
    </w:p>
    <w:p w14:paraId="6C06F81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"2025-08-22:10-45-59"</w:t>
      </w:r>
    </w:p>
    <w:p w14:paraId="6269641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00310A5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466727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"2163423",</w:t>
      </w:r>
    </w:p>
    <w:p w14:paraId="1942F8CF"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"BULK1235",</w:t>
      </w:r>
    </w:p>
    <w:p w14:paraId="394FE581"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"0970638",</w:t>
      </w:r>
    </w:p>
    <w:p w14:paraId="49246A91"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"2025-08-22:10-48-59"</w:t>
      </w:r>
    </w:p>
    <w:p w14:paraId="15191B5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F398F5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5E3D278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6B21D93A"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0C9783F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bulkFgUuid</w:t>
      </w:r>
      <w:proofErr w:type="spellEnd"/>
      <w:r w:rsidRPr="00E304AE">
        <w:rPr>
          <w:rFonts w:ascii="Consolas" w:eastAsiaTheme="minorEastAsia"/>
          <w:color w:val="333333"/>
          <w:sz w:val="19"/>
          <w:szCs w:val="19"/>
          <w:lang w:val="en-US" w:eastAsia="zh-CN"/>
        </w:rPr>
        <w:t>": "BLK_FG_320B7D1CB73E1FD09F86E2AE26B7B91C",</w:t>
      </w:r>
    </w:p>
    <w:p w14:paraId="2BADE11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fillingIdh</w:t>
      </w:r>
      <w:proofErr w:type="spellEnd"/>
      <w:r w:rsidRPr="00E304AE">
        <w:rPr>
          <w:rFonts w:ascii="Consolas" w:eastAsiaTheme="minorEastAsia"/>
          <w:color w:val="333333"/>
          <w:sz w:val="19"/>
          <w:szCs w:val="19"/>
          <w:lang w:val="en-US" w:eastAsia="zh-CN"/>
        </w:rPr>
        <w:t>": "2163431",</w:t>
      </w:r>
    </w:p>
    <w:p w14:paraId="48A1D53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fillingBatch</w:t>
      </w:r>
      <w:proofErr w:type="spellEnd"/>
      <w:r w:rsidRPr="00E304AE">
        <w:rPr>
          <w:rFonts w:ascii="Consolas" w:eastAsiaTheme="minorEastAsia"/>
          <w:color w:val="333333"/>
          <w:sz w:val="19"/>
          <w:szCs w:val="19"/>
          <w:lang w:val="en-US" w:eastAsia="zh-CN"/>
        </w:rPr>
        <w:t>": "FILL2234",</w:t>
      </w:r>
    </w:p>
    <w:p w14:paraId="037DD4B0"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fillingProcessOrder</w:t>
      </w:r>
      <w:proofErr w:type="spellEnd"/>
      <w:r w:rsidRPr="00E304AE">
        <w:rPr>
          <w:rFonts w:ascii="Consolas" w:eastAsiaTheme="minorEastAsia"/>
          <w:color w:val="333333"/>
          <w:sz w:val="19"/>
          <w:szCs w:val="19"/>
          <w:lang w:val="en-US" w:eastAsia="zh-CN"/>
        </w:rPr>
        <w:t>": "0970645",</w:t>
      </w:r>
    </w:p>
    <w:p w14:paraId="0D550369"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bulkMatList</w:t>
      </w:r>
      <w:proofErr w:type="spellEnd"/>
      <w:r w:rsidRPr="00E304AE">
        <w:rPr>
          <w:rFonts w:ascii="Consolas" w:eastAsiaTheme="minorEastAsia"/>
          <w:color w:val="333333"/>
          <w:sz w:val="19"/>
          <w:szCs w:val="19"/>
          <w:lang w:val="en-US" w:eastAsia="zh-CN"/>
        </w:rPr>
        <w:t>": [</w:t>
      </w:r>
    </w:p>
    <w:p w14:paraId="117091B6"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692C04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"2163432",</w:t>
      </w:r>
    </w:p>
    <w:p w14:paraId="66E7DA88"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"BULK2234",</w:t>
      </w:r>
    </w:p>
    <w:p w14:paraId="67B772B7"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"0970646",</w:t>
      </w:r>
    </w:p>
    <w:p w14:paraId="03B8B21F"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"2025-08-22:11-45-59"</w:t>
      </w:r>
    </w:p>
    <w:p w14:paraId="5F96085B"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19CB74A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D464212"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lastRenderedPageBreak/>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bulkIdh</w:t>
      </w:r>
      <w:proofErr w:type="spellEnd"/>
      <w:r w:rsidRPr="00E304AE">
        <w:rPr>
          <w:rFonts w:ascii="Consolas" w:eastAsiaTheme="minorEastAsia"/>
          <w:color w:val="333333"/>
          <w:sz w:val="19"/>
          <w:szCs w:val="19"/>
          <w:lang w:val="en-US" w:eastAsia="zh-CN"/>
        </w:rPr>
        <w:t>": "2163433",</w:t>
      </w:r>
    </w:p>
    <w:p w14:paraId="7B61707F"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bulkBatchNumber</w:t>
      </w:r>
      <w:proofErr w:type="spellEnd"/>
      <w:r w:rsidRPr="00E304AE">
        <w:rPr>
          <w:rFonts w:ascii="Consolas" w:eastAsiaTheme="minorEastAsia"/>
          <w:color w:val="333333"/>
          <w:sz w:val="19"/>
          <w:szCs w:val="19"/>
          <w:lang w:val="en-US" w:eastAsia="zh-CN"/>
        </w:rPr>
        <w:t>": "BULK2235",</w:t>
      </w:r>
    </w:p>
    <w:p w14:paraId="6425AEA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bulkProcessNumber</w:t>
      </w:r>
      <w:proofErr w:type="spellEnd"/>
      <w:r w:rsidRPr="00E304AE">
        <w:rPr>
          <w:rFonts w:ascii="Consolas" w:eastAsiaTheme="minorEastAsia"/>
          <w:color w:val="333333"/>
          <w:sz w:val="19"/>
          <w:szCs w:val="19"/>
          <w:lang w:val="en-US" w:eastAsia="zh-CN"/>
        </w:rPr>
        <w:t>": "0970648",</w:t>
      </w:r>
    </w:p>
    <w:p w14:paraId="14AAE41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roofErr w:type="spellStart"/>
      <w:r w:rsidRPr="00E304AE">
        <w:rPr>
          <w:rFonts w:ascii="Consolas" w:eastAsiaTheme="minorEastAsia"/>
          <w:color w:val="333333"/>
          <w:sz w:val="19"/>
          <w:szCs w:val="19"/>
          <w:lang w:val="en-US" w:eastAsia="zh-CN"/>
        </w:rPr>
        <w:t>fillBatchAsgDate</w:t>
      </w:r>
      <w:proofErr w:type="spellEnd"/>
      <w:r w:rsidRPr="00E304AE">
        <w:rPr>
          <w:rFonts w:ascii="Consolas" w:eastAsiaTheme="minorEastAsia"/>
          <w:color w:val="333333"/>
          <w:sz w:val="19"/>
          <w:szCs w:val="19"/>
          <w:lang w:val="en-US" w:eastAsia="zh-CN"/>
        </w:rPr>
        <w:t>": "2025-08-22:11-48-59"</w:t>
      </w:r>
    </w:p>
    <w:p w14:paraId="7AFDE806"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9BB36E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1E36E89C"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3B86594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2C1CB464"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64413CDD"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35C8D0A3"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   </w:t>
      </w:r>
      <w:r w:rsidRPr="00E304AE">
        <w:rPr>
          <w:rFonts w:ascii="Consolas" w:eastAsiaTheme="minorEastAsia"/>
          <w:color w:val="333333"/>
          <w:sz w:val="19"/>
          <w:szCs w:val="19"/>
          <w:lang w:val="en-US" w:eastAsia="zh-CN"/>
        </w:rPr>
        <w:t xml:space="preserve"> }</w:t>
      </w:r>
    </w:p>
    <w:p w14:paraId="73F8DBB2" w14:textId="77777777" w:rsidR="00E304AE" w:rsidRPr="00E304AE" w:rsidRDefault="00E304AE" w:rsidP="00E304AE">
      <w:pPr>
        <w:ind w:firstLine="244"/>
        <w:jc w:val="both"/>
        <w:rPr>
          <w:rFonts w:ascii="Consolas" w:eastAsiaTheme="minorEastAsia"/>
          <w:color w:val="333333"/>
          <w:sz w:val="19"/>
          <w:szCs w:val="19"/>
          <w:lang w:val="en-US" w:eastAsia="zh-CN"/>
        </w:rPr>
      </w:pPr>
      <w:r w:rsidRPr="00E304AE">
        <w:rPr>
          <w:rFonts w:ascii="Consolas" w:eastAsiaTheme="minorEastAsia"/>
          <w:color w:val="333333"/>
          <w:sz w:val="19"/>
          <w:szCs w:val="19"/>
          <w:lang w:val="en-US" w:eastAsia="zh-CN"/>
        </w:rPr>
        <w:t>]</w:t>
      </w:r>
    </w:p>
    <w:p w14:paraId="24FDA85E" w14:textId="77777777" w:rsidR="00E304AE" w:rsidRDefault="00E304AE" w:rsidP="00CD2453">
      <w:pPr>
        <w:ind w:firstLine="244"/>
        <w:jc w:val="both"/>
        <w:rPr>
          <w:rFonts w:ascii="Times New Roman" w:eastAsiaTheme="minorEastAsia" w:hAnsi="Times New Roman"/>
          <w:b/>
          <w:bCs/>
          <w:i/>
          <w:iCs/>
          <w:color w:val="4472C4" w:themeColor="accent1"/>
          <w:sz w:val="24"/>
          <w:lang w:eastAsia="zh-CN"/>
        </w:rPr>
      </w:pPr>
    </w:p>
    <w:p w14:paraId="0F3CFEC8" w14:textId="613A4538" w:rsidR="0F161B55" w:rsidRDefault="005A1E68" w:rsidP="00CD2453">
      <w:pPr>
        <w:ind w:firstLine="244"/>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 xml:space="preserve"> </w:t>
      </w:r>
      <w:r w:rsidR="0F161B55" w:rsidRPr="4F0107CC">
        <w:rPr>
          <w:rFonts w:ascii="Times New Roman" w:eastAsiaTheme="minorEastAsia" w:hAnsi="Times New Roman"/>
          <w:b/>
          <w:bCs/>
          <w:i/>
          <w:iCs/>
          <w:color w:val="4472C4" w:themeColor="accent1"/>
          <w:sz w:val="24"/>
          <w:lang w:eastAsia="zh-CN"/>
        </w:rPr>
        <w:t>Example response JSON:</w:t>
      </w:r>
    </w:p>
    <w:p w14:paraId="468AFD55"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w:t>
      </w:r>
    </w:p>
    <w:p w14:paraId="5D258D8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04B26FB9"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srcSystem</w:t>
      </w:r>
      <w:proofErr w:type="spellEnd"/>
      <w:r w:rsidRPr="00330A6E">
        <w:rPr>
          <w:rFonts w:ascii="Consolas" w:eastAsiaTheme="minorEastAsia"/>
          <w:color w:val="333333"/>
          <w:sz w:val="19"/>
          <w:szCs w:val="19"/>
          <w:lang w:eastAsia="zh-CN"/>
        </w:rPr>
        <w:t>": "R93",</w:t>
      </w:r>
    </w:p>
    <w:p w14:paraId="4C74C839"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apiuid</w:t>
      </w:r>
      <w:proofErr w:type="spellEnd"/>
      <w:r w:rsidRPr="00330A6E">
        <w:rPr>
          <w:rFonts w:ascii="Consolas" w:eastAsiaTheme="minorEastAsia"/>
          <w:color w:val="333333"/>
          <w:sz w:val="19"/>
          <w:szCs w:val="19"/>
          <w:lang w:eastAsia="zh-CN"/>
        </w:rPr>
        <w:t>": "INP_API_690B7D1CB73E1FE0A089A97405134345",</w:t>
      </w:r>
    </w:p>
    <w:p w14:paraId="37321F8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bulkFgPlant</w:t>
      </w:r>
      <w:proofErr w:type="spellEnd"/>
      <w:r w:rsidRPr="00330A6E">
        <w:rPr>
          <w:rFonts w:ascii="Consolas" w:eastAsiaTheme="minorEastAsia"/>
          <w:color w:val="333333"/>
          <w:sz w:val="19"/>
          <w:szCs w:val="19"/>
          <w:lang w:eastAsia="zh-CN"/>
        </w:rPr>
        <w:t>": [</w:t>
      </w:r>
    </w:p>
    <w:p w14:paraId="18EF67D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336E6922"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"plant": "0759",</w:t>
      </w:r>
    </w:p>
    <w:p w14:paraId="2DC41DA3"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fillMatList</w:t>
      </w:r>
      <w:proofErr w:type="spellEnd"/>
      <w:r w:rsidRPr="00330A6E">
        <w:rPr>
          <w:rFonts w:ascii="Consolas" w:eastAsiaTheme="minorEastAsia"/>
          <w:color w:val="333333"/>
          <w:sz w:val="19"/>
          <w:szCs w:val="19"/>
          <w:lang w:eastAsia="zh-CN"/>
        </w:rPr>
        <w:t>": [</w:t>
      </w:r>
    </w:p>
    <w:p w14:paraId="57B1B959"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582081F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bulkFgUuid</w:t>
      </w:r>
      <w:proofErr w:type="spellEnd"/>
      <w:r w:rsidRPr="00330A6E">
        <w:rPr>
          <w:rFonts w:ascii="Consolas" w:eastAsiaTheme="minorEastAsia"/>
          <w:color w:val="333333"/>
          <w:sz w:val="19"/>
          <w:szCs w:val="19"/>
          <w:lang w:eastAsia="zh-CN"/>
        </w:rPr>
        <w:t>": "BLK_FG_320B7D1CB73E1FD09F86E2AE26BA691C",</w:t>
      </w:r>
    </w:p>
    <w:p w14:paraId="7225E8FE"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bulkMatList</w:t>
      </w:r>
      <w:proofErr w:type="spellEnd"/>
      <w:r w:rsidRPr="00330A6E">
        <w:rPr>
          <w:rFonts w:ascii="Consolas" w:eastAsiaTheme="minorEastAsia"/>
          <w:color w:val="333333"/>
          <w:sz w:val="19"/>
          <w:szCs w:val="19"/>
          <w:lang w:eastAsia="zh-CN"/>
        </w:rPr>
        <w:t>": [</w:t>
      </w:r>
    </w:p>
    <w:p w14:paraId="33684E70"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4395E366"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bulkIdh</w:t>
      </w:r>
      <w:proofErr w:type="spellEnd"/>
      <w:r w:rsidRPr="00330A6E">
        <w:rPr>
          <w:rFonts w:ascii="Consolas" w:eastAsiaTheme="minorEastAsia"/>
          <w:color w:val="333333"/>
          <w:sz w:val="19"/>
          <w:szCs w:val="19"/>
          <w:lang w:eastAsia="zh-CN"/>
        </w:rPr>
        <w:t>": "2163422",</w:t>
      </w:r>
    </w:p>
    <w:p w14:paraId="6841892F"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bulkBatchNumber</w:t>
      </w:r>
      <w:proofErr w:type="spellEnd"/>
      <w:r w:rsidRPr="00330A6E">
        <w:rPr>
          <w:rFonts w:ascii="Consolas" w:eastAsiaTheme="minorEastAsia"/>
          <w:color w:val="333333"/>
          <w:sz w:val="19"/>
          <w:szCs w:val="19"/>
          <w:lang w:eastAsia="zh-CN"/>
        </w:rPr>
        <w:t>": "BULK1234",</w:t>
      </w:r>
    </w:p>
    <w:p w14:paraId="3538B4B4"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bulkProcessNumber</w:t>
      </w:r>
      <w:proofErr w:type="spellEnd"/>
      <w:r w:rsidRPr="00330A6E">
        <w:rPr>
          <w:rFonts w:ascii="Consolas" w:eastAsiaTheme="minorEastAsia"/>
          <w:color w:val="333333"/>
          <w:sz w:val="19"/>
          <w:szCs w:val="19"/>
          <w:lang w:eastAsia="zh-CN"/>
        </w:rPr>
        <w:t>": "0970636",</w:t>
      </w:r>
    </w:p>
    <w:p w14:paraId="5B79350E"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ReturnCode</w:t>
      </w:r>
      <w:proofErr w:type="spellEnd"/>
      <w:r w:rsidRPr="00330A6E">
        <w:rPr>
          <w:rFonts w:ascii="Consolas" w:eastAsiaTheme="minorEastAsia"/>
          <w:color w:val="333333"/>
          <w:sz w:val="19"/>
          <w:szCs w:val="19"/>
          <w:lang w:eastAsia="zh-CN"/>
        </w:rPr>
        <w:t>": "0001",</w:t>
      </w:r>
    </w:p>
    <w:p w14:paraId="6BD35C3A" w14:textId="4E8F16FC"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00807E70">
        <w:rPr>
          <w:rFonts w:ascii="Consolas" w:eastAsiaTheme="minorEastAsia"/>
          <w:color w:val="333333"/>
          <w:sz w:val="19"/>
          <w:szCs w:val="19"/>
          <w:lang w:eastAsia="zh-CN"/>
        </w:rPr>
        <w:t xml:space="preserve">     </w:t>
      </w:r>
      <w:r w:rsidRPr="00330A6E">
        <w:rPr>
          <w:rFonts w:ascii="Consolas" w:eastAsiaTheme="minorEastAsia"/>
          <w:color w:val="333333"/>
          <w:sz w:val="19"/>
          <w:szCs w:val="19"/>
          <w:lang w:eastAsia="zh-CN"/>
        </w:rPr>
        <w:t>"Description": "Success"</w:t>
      </w:r>
    </w:p>
    <w:p w14:paraId="3CAD51DF"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602ABD2A"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62A7D656"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bulkIdh</w:t>
      </w:r>
      <w:proofErr w:type="spellEnd"/>
      <w:r w:rsidRPr="00330A6E">
        <w:rPr>
          <w:rFonts w:ascii="Consolas" w:eastAsiaTheme="minorEastAsia"/>
          <w:color w:val="333333"/>
          <w:sz w:val="19"/>
          <w:szCs w:val="19"/>
          <w:lang w:eastAsia="zh-CN"/>
        </w:rPr>
        <w:t>": "2163423",</w:t>
      </w:r>
    </w:p>
    <w:p w14:paraId="5BD69887"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bulkBatchNumber</w:t>
      </w:r>
      <w:proofErr w:type="spellEnd"/>
      <w:r w:rsidRPr="00330A6E">
        <w:rPr>
          <w:rFonts w:ascii="Consolas" w:eastAsiaTheme="minorEastAsia"/>
          <w:color w:val="333333"/>
          <w:sz w:val="19"/>
          <w:szCs w:val="19"/>
          <w:lang w:eastAsia="zh-CN"/>
        </w:rPr>
        <w:t>": "BULK1235",</w:t>
      </w:r>
    </w:p>
    <w:p w14:paraId="52A6537A"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bulkProcessNumber</w:t>
      </w:r>
      <w:proofErr w:type="spellEnd"/>
      <w:r w:rsidRPr="00330A6E">
        <w:rPr>
          <w:rFonts w:ascii="Consolas" w:eastAsiaTheme="minorEastAsia"/>
          <w:color w:val="333333"/>
          <w:sz w:val="19"/>
          <w:szCs w:val="19"/>
          <w:lang w:eastAsia="zh-CN"/>
        </w:rPr>
        <w:t>": "0970638",</w:t>
      </w:r>
    </w:p>
    <w:p w14:paraId="51DD4064"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ReturnCode</w:t>
      </w:r>
      <w:proofErr w:type="spellEnd"/>
      <w:r w:rsidRPr="00330A6E">
        <w:rPr>
          <w:rFonts w:ascii="Consolas" w:eastAsiaTheme="minorEastAsia"/>
          <w:color w:val="333333"/>
          <w:sz w:val="19"/>
          <w:szCs w:val="19"/>
          <w:lang w:eastAsia="zh-CN"/>
        </w:rPr>
        <w:t>": "0002",</w:t>
      </w:r>
    </w:p>
    <w:p w14:paraId="2FFC2AB3" w14:textId="365F13B6"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00141881">
        <w:rPr>
          <w:rFonts w:ascii="Consolas" w:eastAsiaTheme="minorEastAsia"/>
          <w:color w:val="333333"/>
          <w:sz w:val="19"/>
          <w:szCs w:val="19"/>
          <w:lang w:eastAsia="zh-CN"/>
        </w:rPr>
        <w:t xml:space="preserve">     </w:t>
      </w:r>
      <w:r w:rsidRPr="00330A6E">
        <w:rPr>
          <w:rFonts w:ascii="Consolas" w:eastAsiaTheme="minorEastAsia"/>
          <w:color w:val="333333"/>
          <w:sz w:val="19"/>
          <w:szCs w:val="19"/>
          <w:lang w:eastAsia="zh-CN"/>
        </w:rPr>
        <w:t>"Description": "No batch found"</w:t>
      </w:r>
    </w:p>
    <w:p w14:paraId="77FEDDDB"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079209AE"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088A1A14"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351717C8"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51F8151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bulkFgUuid</w:t>
      </w:r>
      <w:proofErr w:type="spellEnd"/>
      <w:r w:rsidRPr="00330A6E">
        <w:rPr>
          <w:rFonts w:ascii="Consolas" w:eastAsiaTheme="minorEastAsia"/>
          <w:color w:val="333333"/>
          <w:sz w:val="19"/>
          <w:szCs w:val="19"/>
          <w:lang w:eastAsia="zh-CN"/>
        </w:rPr>
        <w:t>": "BLK_FG_320B7D1CB73E1FD09F86E2AE26B7B91C",</w:t>
      </w:r>
    </w:p>
    <w:p w14:paraId="354D1CF8"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fillingIdh</w:t>
      </w:r>
      <w:proofErr w:type="spellEnd"/>
      <w:r w:rsidRPr="00330A6E">
        <w:rPr>
          <w:rFonts w:ascii="Consolas" w:eastAsiaTheme="minorEastAsia"/>
          <w:color w:val="333333"/>
          <w:sz w:val="19"/>
          <w:szCs w:val="19"/>
          <w:lang w:eastAsia="zh-CN"/>
        </w:rPr>
        <w:t>": "2163431",</w:t>
      </w:r>
    </w:p>
    <w:p w14:paraId="6A5D303B"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fillingBatch</w:t>
      </w:r>
      <w:proofErr w:type="spellEnd"/>
      <w:r w:rsidRPr="00330A6E">
        <w:rPr>
          <w:rFonts w:ascii="Consolas" w:eastAsiaTheme="minorEastAsia"/>
          <w:color w:val="333333"/>
          <w:sz w:val="19"/>
          <w:szCs w:val="19"/>
          <w:lang w:eastAsia="zh-CN"/>
        </w:rPr>
        <w:t>": "FILL2234",</w:t>
      </w:r>
    </w:p>
    <w:p w14:paraId="141034FB"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fillingProcessOrder</w:t>
      </w:r>
      <w:proofErr w:type="spellEnd"/>
      <w:r w:rsidRPr="00330A6E">
        <w:rPr>
          <w:rFonts w:ascii="Consolas" w:eastAsiaTheme="minorEastAsia"/>
          <w:color w:val="333333"/>
          <w:sz w:val="19"/>
          <w:szCs w:val="19"/>
          <w:lang w:eastAsia="zh-CN"/>
        </w:rPr>
        <w:t>": "0970645",</w:t>
      </w:r>
    </w:p>
    <w:p w14:paraId="4CCD4A17"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bulkMatList</w:t>
      </w:r>
      <w:proofErr w:type="spellEnd"/>
      <w:r w:rsidRPr="00330A6E">
        <w:rPr>
          <w:rFonts w:ascii="Consolas" w:eastAsiaTheme="minorEastAsia"/>
          <w:color w:val="333333"/>
          <w:sz w:val="19"/>
          <w:szCs w:val="19"/>
          <w:lang w:eastAsia="zh-CN"/>
        </w:rPr>
        <w:t>": [</w:t>
      </w:r>
    </w:p>
    <w:p w14:paraId="7AA02413"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6C94F74B"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bulkIdh</w:t>
      </w:r>
      <w:proofErr w:type="spellEnd"/>
      <w:r w:rsidRPr="00330A6E">
        <w:rPr>
          <w:rFonts w:ascii="Consolas" w:eastAsiaTheme="minorEastAsia"/>
          <w:color w:val="333333"/>
          <w:sz w:val="19"/>
          <w:szCs w:val="19"/>
          <w:lang w:eastAsia="zh-CN"/>
        </w:rPr>
        <w:t>": "2163432",</w:t>
      </w:r>
    </w:p>
    <w:p w14:paraId="29DFE4F8"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lastRenderedPageBreak/>
        <w:t xml:space="preserve">                                "</w:t>
      </w:r>
      <w:proofErr w:type="spellStart"/>
      <w:r w:rsidRPr="00330A6E">
        <w:rPr>
          <w:rFonts w:ascii="Consolas" w:eastAsiaTheme="minorEastAsia"/>
          <w:color w:val="333333"/>
          <w:sz w:val="19"/>
          <w:szCs w:val="19"/>
          <w:lang w:eastAsia="zh-CN"/>
        </w:rPr>
        <w:t>bulkBatchNumber</w:t>
      </w:r>
      <w:proofErr w:type="spellEnd"/>
      <w:r w:rsidRPr="00330A6E">
        <w:rPr>
          <w:rFonts w:ascii="Consolas" w:eastAsiaTheme="minorEastAsia"/>
          <w:color w:val="333333"/>
          <w:sz w:val="19"/>
          <w:szCs w:val="19"/>
          <w:lang w:eastAsia="zh-CN"/>
        </w:rPr>
        <w:t>": "BULK2234",</w:t>
      </w:r>
    </w:p>
    <w:p w14:paraId="0D5FC727"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bulkProcessNumber</w:t>
      </w:r>
      <w:proofErr w:type="spellEnd"/>
      <w:r w:rsidRPr="00330A6E">
        <w:rPr>
          <w:rFonts w:ascii="Consolas" w:eastAsiaTheme="minorEastAsia"/>
          <w:color w:val="333333"/>
          <w:sz w:val="19"/>
          <w:szCs w:val="19"/>
          <w:lang w:eastAsia="zh-CN"/>
        </w:rPr>
        <w:t>": "0970646",</w:t>
      </w:r>
    </w:p>
    <w:p w14:paraId="2E67DA77"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ReturnCode</w:t>
      </w:r>
      <w:proofErr w:type="spellEnd"/>
      <w:r w:rsidRPr="00330A6E">
        <w:rPr>
          <w:rFonts w:ascii="Consolas" w:eastAsiaTheme="minorEastAsia"/>
          <w:color w:val="333333"/>
          <w:sz w:val="19"/>
          <w:szCs w:val="19"/>
          <w:lang w:eastAsia="zh-CN"/>
        </w:rPr>
        <w:t>": "0001",</w:t>
      </w:r>
    </w:p>
    <w:p w14:paraId="6134E304" w14:textId="398D790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00141881">
        <w:rPr>
          <w:rFonts w:ascii="Consolas" w:eastAsiaTheme="minorEastAsia"/>
          <w:color w:val="333333"/>
          <w:sz w:val="19"/>
          <w:szCs w:val="19"/>
          <w:lang w:eastAsia="zh-CN"/>
        </w:rPr>
        <w:t xml:space="preserve">     </w:t>
      </w:r>
      <w:r w:rsidRPr="00330A6E">
        <w:rPr>
          <w:rFonts w:ascii="Consolas" w:eastAsiaTheme="minorEastAsia"/>
          <w:color w:val="333333"/>
          <w:sz w:val="19"/>
          <w:szCs w:val="19"/>
          <w:lang w:eastAsia="zh-CN"/>
        </w:rPr>
        <w:t>"Description": "Success"</w:t>
      </w:r>
    </w:p>
    <w:p w14:paraId="44F5FDD9"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2C184F2A"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3BA1D639"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bulkIdh</w:t>
      </w:r>
      <w:proofErr w:type="spellEnd"/>
      <w:r w:rsidRPr="00330A6E">
        <w:rPr>
          <w:rFonts w:ascii="Consolas" w:eastAsiaTheme="minorEastAsia"/>
          <w:color w:val="333333"/>
          <w:sz w:val="19"/>
          <w:szCs w:val="19"/>
          <w:lang w:eastAsia="zh-CN"/>
        </w:rPr>
        <w:t>": "2163433",</w:t>
      </w:r>
    </w:p>
    <w:p w14:paraId="4AA42BFD"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bulkBatchNumber</w:t>
      </w:r>
      <w:proofErr w:type="spellEnd"/>
      <w:r w:rsidRPr="00330A6E">
        <w:rPr>
          <w:rFonts w:ascii="Consolas" w:eastAsiaTheme="minorEastAsia"/>
          <w:color w:val="333333"/>
          <w:sz w:val="19"/>
          <w:szCs w:val="19"/>
          <w:lang w:eastAsia="zh-CN"/>
        </w:rPr>
        <w:t>": "BULK2235",</w:t>
      </w:r>
    </w:p>
    <w:p w14:paraId="1738563D"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bulkProcessNumber</w:t>
      </w:r>
      <w:proofErr w:type="spellEnd"/>
      <w:r w:rsidRPr="00330A6E">
        <w:rPr>
          <w:rFonts w:ascii="Consolas" w:eastAsiaTheme="minorEastAsia"/>
          <w:color w:val="333333"/>
          <w:sz w:val="19"/>
          <w:szCs w:val="19"/>
          <w:lang w:eastAsia="zh-CN"/>
        </w:rPr>
        <w:t>": "0970648",</w:t>
      </w:r>
    </w:p>
    <w:p w14:paraId="67512704"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roofErr w:type="spellStart"/>
      <w:r w:rsidRPr="00330A6E">
        <w:rPr>
          <w:rFonts w:ascii="Consolas" w:eastAsiaTheme="minorEastAsia"/>
          <w:color w:val="333333"/>
          <w:sz w:val="19"/>
          <w:szCs w:val="19"/>
          <w:lang w:eastAsia="zh-CN"/>
        </w:rPr>
        <w:t>ReturnCode</w:t>
      </w:r>
      <w:proofErr w:type="spellEnd"/>
      <w:r w:rsidRPr="00330A6E">
        <w:rPr>
          <w:rFonts w:ascii="Consolas" w:eastAsiaTheme="minorEastAsia"/>
          <w:color w:val="333333"/>
          <w:sz w:val="19"/>
          <w:szCs w:val="19"/>
          <w:lang w:eastAsia="zh-CN"/>
        </w:rPr>
        <w:t>": "0001",</w:t>
      </w:r>
    </w:p>
    <w:p w14:paraId="38B36473" w14:textId="16E9BF48"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Pr="00330A6E">
        <w:rPr>
          <w:rFonts w:ascii="Consolas" w:eastAsiaTheme="minorEastAsia"/>
          <w:color w:val="333333"/>
          <w:sz w:val="19"/>
          <w:szCs w:val="19"/>
          <w:lang w:eastAsia="zh-CN"/>
        </w:rPr>
        <w:tab/>
      </w:r>
      <w:r w:rsidR="00141881">
        <w:rPr>
          <w:rFonts w:ascii="Consolas" w:eastAsiaTheme="minorEastAsia"/>
          <w:color w:val="333333"/>
          <w:sz w:val="19"/>
          <w:szCs w:val="19"/>
          <w:lang w:eastAsia="zh-CN"/>
        </w:rPr>
        <w:t xml:space="preserve">     </w:t>
      </w:r>
      <w:r w:rsidRPr="00330A6E">
        <w:rPr>
          <w:rFonts w:ascii="Consolas" w:eastAsiaTheme="minorEastAsia"/>
          <w:color w:val="333333"/>
          <w:sz w:val="19"/>
          <w:szCs w:val="19"/>
          <w:lang w:eastAsia="zh-CN"/>
        </w:rPr>
        <w:t>"Description": "Success"</w:t>
      </w:r>
    </w:p>
    <w:p w14:paraId="552152EA"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7A76AB4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3594CB0F"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283ECE66"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0C80F1A1"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49C26768"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4205EA48" w14:textId="77777777" w:rsidR="00330A6E" w:rsidRPr="00330A6E" w:rsidRDefault="00330A6E" w:rsidP="00330A6E">
      <w:pPr>
        <w:pStyle w:val="ListParagraph"/>
        <w:jc w:val="both"/>
        <w:rPr>
          <w:rFonts w:ascii="Consolas" w:eastAsiaTheme="minorEastAsia"/>
          <w:color w:val="333333"/>
          <w:sz w:val="19"/>
          <w:szCs w:val="19"/>
          <w:lang w:eastAsia="zh-CN"/>
        </w:rPr>
      </w:pPr>
      <w:r w:rsidRPr="00330A6E">
        <w:rPr>
          <w:rFonts w:ascii="Consolas" w:eastAsiaTheme="minorEastAsia"/>
          <w:color w:val="333333"/>
          <w:sz w:val="19"/>
          <w:szCs w:val="19"/>
          <w:lang w:eastAsia="zh-CN"/>
        </w:rPr>
        <w:t xml:space="preserve">    }</w:t>
      </w:r>
    </w:p>
    <w:p w14:paraId="517FB81C" w14:textId="77F99C67" w:rsidR="4F0107CC" w:rsidRDefault="00330A6E" w:rsidP="00330A6E">
      <w:pPr>
        <w:pStyle w:val="ListParagraph"/>
        <w:jc w:val="both"/>
        <w:rPr>
          <w:rFonts w:ascii="Times New Roman" w:eastAsiaTheme="minorEastAsia" w:hAnsi="Times New Roman"/>
          <w:sz w:val="24"/>
          <w:lang w:eastAsia="zh-CN"/>
        </w:rPr>
      </w:pPr>
      <w:r w:rsidRPr="00330A6E">
        <w:rPr>
          <w:rFonts w:ascii="Consolas" w:eastAsiaTheme="minorEastAsia"/>
          <w:color w:val="333333"/>
          <w:sz w:val="19"/>
          <w:szCs w:val="19"/>
          <w:lang w:eastAsia="zh-CN"/>
        </w:rPr>
        <w:t>]</w:t>
      </w:r>
    </w:p>
    <w:p w14:paraId="619C6C2E" w14:textId="1FDBF666" w:rsidR="0F161B55" w:rsidRDefault="0F161B55" w:rsidP="4F0107CC">
      <w:pPr>
        <w:pStyle w:val="Heading6"/>
        <w:rPr>
          <w:rFonts w:eastAsiaTheme="minorEastAsia"/>
          <w:lang w:eastAsia="zh-CN"/>
        </w:rPr>
      </w:pPr>
      <w:r w:rsidRPr="4F0107CC">
        <w:rPr>
          <w:rFonts w:eastAsiaTheme="minorEastAsia"/>
          <w:lang w:eastAsia="zh-CN"/>
        </w:rPr>
        <w:t>Error handling</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ook w:val="01E0" w:firstRow="1" w:lastRow="1" w:firstColumn="1" w:lastColumn="1" w:noHBand="0" w:noVBand="0"/>
      </w:tblPr>
      <w:tblGrid>
        <w:gridCol w:w="3462"/>
        <w:gridCol w:w="5848"/>
      </w:tblGrid>
      <w:tr w:rsidR="4F0107CC" w14:paraId="48C1098A" w14:textId="77777777" w:rsidTr="00B34DEC">
        <w:trPr>
          <w:trHeight w:val="300"/>
        </w:trPr>
        <w:tc>
          <w:tcPr>
            <w:tcW w:w="3462" w:type="dxa"/>
            <w:shd w:val="clear" w:color="auto" w:fill="9CC2E5" w:themeFill="accent5" w:themeFillTint="99"/>
          </w:tcPr>
          <w:p w14:paraId="6F033FC1" w14:textId="77777777" w:rsidR="4F0107CC" w:rsidRDefault="4F0107CC" w:rsidP="4F0107CC">
            <w:pPr>
              <w:pStyle w:val="TableParagraph"/>
              <w:rPr>
                <w:rFonts w:ascii="Times New Roman" w:hAnsi="Times New Roman" w:cs="Times New Roman"/>
                <w:b/>
                <w:bCs/>
                <w:sz w:val="24"/>
                <w:szCs w:val="24"/>
              </w:rPr>
            </w:pPr>
            <w:proofErr w:type="spellStart"/>
            <w:r w:rsidRPr="4F0107CC">
              <w:rPr>
                <w:rFonts w:ascii="Times New Roman" w:hAnsi="Times New Roman" w:cs="Times New Roman"/>
                <w:b/>
                <w:bCs/>
                <w:color w:val="333333"/>
                <w:sz w:val="24"/>
                <w:szCs w:val="24"/>
              </w:rPr>
              <w:t>ReturnCode</w:t>
            </w:r>
            <w:proofErr w:type="spellEnd"/>
          </w:p>
        </w:tc>
        <w:tc>
          <w:tcPr>
            <w:tcW w:w="5848" w:type="dxa"/>
            <w:shd w:val="clear" w:color="auto" w:fill="9CC2E5" w:themeFill="accent5" w:themeFillTint="99"/>
          </w:tcPr>
          <w:p w14:paraId="0C1BE1E4" w14:textId="77777777" w:rsidR="4F0107CC" w:rsidRDefault="4F0107CC" w:rsidP="4F0107CC">
            <w:pPr>
              <w:pStyle w:val="TableParagraph"/>
              <w:ind w:left="133"/>
              <w:rPr>
                <w:rFonts w:ascii="Times New Roman" w:hAnsi="Times New Roman" w:cs="Times New Roman"/>
                <w:b/>
                <w:bCs/>
                <w:sz w:val="24"/>
                <w:szCs w:val="24"/>
              </w:rPr>
            </w:pPr>
            <w:r w:rsidRPr="4F0107CC">
              <w:rPr>
                <w:rFonts w:ascii="Times New Roman" w:hAnsi="Times New Roman" w:cs="Times New Roman"/>
                <w:b/>
                <w:bCs/>
                <w:color w:val="333333"/>
                <w:sz w:val="24"/>
                <w:szCs w:val="24"/>
              </w:rPr>
              <w:t>Description</w:t>
            </w:r>
          </w:p>
        </w:tc>
      </w:tr>
      <w:tr w:rsidR="4F0107CC" w14:paraId="4ADEF2F9" w14:textId="77777777" w:rsidTr="00B34DEC">
        <w:trPr>
          <w:trHeight w:val="300"/>
        </w:trPr>
        <w:tc>
          <w:tcPr>
            <w:tcW w:w="3462" w:type="dxa"/>
          </w:tcPr>
          <w:p w14:paraId="037678D5" w14:textId="77777777" w:rsidR="4F0107CC" w:rsidRDefault="4F0107CC" w:rsidP="4F0107CC">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0001</w:t>
            </w:r>
          </w:p>
        </w:tc>
        <w:tc>
          <w:tcPr>
            <w:tcW w:w="5848" w:type="dxa"/>
          </w:tcPr>
          <w:p w14:paraId="6D5F0DB4" w14:textId="77777777" w:rsidR="4F0107CC" w:rsidRDefault="4F0107CC" w:rsidP="4F0107CC">
            <w:pPr>
              <w:pStyle w:val="TableParagraph"/>
              <w:ind w:left="133"/>
              <w:rPr>
                <w:rFonts w:ascii="Times New Roman" w:hAnsi="Times New Roman" w:cs="Times New Roman"/>
                <w:sz w:val="24"/>
                <w:szCs w:val="24"/>
              </w:rPr>
            </w:pPr>
            <w:r w:rsidRPr="4F0107CC">
              <w:rPr>
                <w:rFonts w:ascii="Times New Roman" w:hAnsi="Times New Roman" w:cs="Times New Roman"/>
                <w:color w:val="333333"/>
                <w:sz w:val="24"/>
                <w:szCs w:val="24"/>
              </w:rPr>
              <w:t>Success</w:t>
            </w:r>
          </w:p>
        </w:tc>
      </w:tr>
      <w:tr w:rsidR="4F0107CC" w14:paraId="7F56F0F9" w14:textId="77777777" w:rsidTr="00B34DEC">
        <w:trPr>
          <w:trHeight w:val="300"/>
        </w:trPr>
        <w:tc>
          <w:tcPr>
            <w:tcW w:w="3462" w:type="dxa"/>
          </w:tcPr>
          <w:p w14:paraId="7B2D75C3" w14:textId="77777777" w:rsidR="4F0107CC" w:rsidRDefault="4F0107CC" w:rsidP="4F0107CC">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0002</w:t>
            </w:r>
          </w:p>
        </w:tc>
        <w:tc>
          <w:tcPr>
            <w:tcW w:w="5848" w:type="dxa"/>
          </w:tcPr>
          <w:p w14:paraId="2D3F1256" w14:textId="3DCB325D" w:rsidR="4F0107CC" w:rsidRDefault="00B34DEC" w:rsidP="4F0107CC">
            <w:pPr>
              <w:pStyle w:val="TableParagraph"/>
              <w:ind w:left="133"/>
              <w:rPr>
                <w:rFonts w:ascii="Times New Roman" w:hAnsi="Times New Roman" w:cs="Times New Roman"/>
                <w:sz w:val="24"/>
                <w:szCs w:val="24"/>
              </w:rPr>
            </w:pPr>
            <w:r w:rsidRPr="00B34DEC">
              <w:rPr>
                <w:rFonts w:ascii="Times New Roman" w:hAnsi="Times New Roman" w:cs="Times New Roman"/>
                <w:color w:val="333333"/>
                <w:sz w:val="24"/>
                <w:szCs w:val="24"/>
              </w:rPr>
              <w:t xml:space="preserve">No </w:t>
            </w:r>
            <w:r>
              <w:rPr>
                <w:rFonts w:ascii="Times New Roman" w:eastAsiaTheme="minorEastAsia" w:hAnsi="Times New Roman" w:cs="Times New Roman" w:hint="eastAsia"/>
                <w:color w:val="333333"/>
                <w:sz w:val="24"/>
                <w:szCs w:val="24"/>
                <w:lang w:eastAsia="zh-CN"/>
              </w:rPr>
              <w:t>B</w:t>
            </w:r>
            <w:r w:rsidRPr="00B34DEC">
              <w:rPr>
                <w:rFonts w:ascii="Times New Roman" w:hAnsi="Times New Roman" w:cs="Times New Roman"/>
                <w:color w:val="333333"/>
                <w:sz w:val="24"/>
                <w:szCs w:val="24"/>
              </w:rPr>
              <w:t xml:space="preserve">atch </w:t>
            </w:r>
            <w:r>
              <w:rPr>
                <w:rFonts w:ascii="Times New Roman" w:eastAsiaTheme="minorEastAsia" w:hAnsi="Times New Roman" w:cs="Times New Roman" w:hint="eastAsia"/>
                <w:color w:val="333333"/>
                <w:sz w:val="24"/>
                <w:szCs w:val="24"/>
                <w:lang w:eastAsia="zh-CN"/>
              </w:rPr>
              <w:t>F</w:t>
            </w:r>
            <w:r w:rsidRPr="00B34DEC">
              <w:rPr>
                <w:rFonts w:ascii="Times New Roman" w:hAnsi="Times New Roman" w:cs="Times New Roman"/>
                <w:color w:val="333333"/>
                <w:sz w:val="24"/>
                <w:szCs w:val="24"/>
              </w:rPr>
              <w:t>ound</w:t>
            </w:r>
          </w:p>
        </w:tc>
      </w:tr>
    </w:tbl>
    <w:p w14:paraId="20C31856" w14:textId="77777777" w:rsidR="4F0107CC" w:rsidRDefault="4F0107CC" w:rsidP="4F0107CC">
      <w:pPr>
        <w:spacing w:before="93"/>
        <w:ind w:left="244"/>
        <w:rPr>
          <w:rFonts w:ascii="Consolas" w:eastAsiaTheme="minorEastAsia"/>
          <w:sz w:val="19"/>
          <w:szCs w:val="19"/>
          <w:lang w:eastAsia="zh-CN"/>
        </w:rPr>
      </w:pPr>
    </w:p>
    <w:p w14:paraId="40DE1CB2" w14:textId="77777777" w:rsidR="0F161B55" w:rsidRDefault="0F161B55" w:rsidP="4F0107CC">
      <w:pPr>
        <w:pStyle w:val="Heading6"/>
        <w:rPr>
          <w:rFonts w:eastAsiaTheme="minorEastAsia"/>
          <w:lang w:eastAsia="zh-CN"/>
        </w:rPr>
      </w:pPr>
      <w:r w:rsidRPr="4F0107CC">
        <w:rPr>
          <w:rFonts w:eastAsiaTheme="minorEastAsia"/>
          <w:lang w:eastAsia="zh-CN"/>
        </w:rPr>
        <w:t>Field Mapping</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ook w:val="01E0" w:firstRow="1" w:lastRow="1" w:firstColumn="1" w:lastColumn="1" w:noHBand="0" w:noVBand="0"/>
      </w:tblPr>
      <w:tblGrid>
        <w:gridCol w:w="697"/>
        <w:gridCol w:w="2491"/>
        <w:gridCol w:w="2554"/>
        <w:gridCol w:w="3568"/>
      </w:tblGrid>
      <w:tr w:rsidR="4F0107CC" w14:paraId="52EB7920" w14:textId="77777777" w:rsidTr="00602F51">
        <w:trPr>
          <w:trHeight w:val="300"/>
        </w:trPr>
        <w:tc>
          <w:tcPr>
            <w:tcW w:w="697" w:type="dxa"/>
            <w:shd w:val="clear" w:color="auto" w:fill="9CC2E5" w:themeFill="accent5" w:themeFillTint="99"/>
          </w:tcPr>
          <w:p w14:paraId="7885BC3B" w14:textId="77777777" w:rsidR="4F0107CC" w:rsidRDefault="4F0107CC" w:rsidP="4F0107CC">
            <w:pPr>
              <w:pStyle w:val="TableParagraph"/>
              <w:rPr>
                <w:rFonts w:ascii="Times New Roman" w:hAnsi="Times New Roman" w:cs="Times New Roman"/>
                <w:b/>
                <w:bCs/>
                <w:sz w:val="24"/>
                <w:szCs w:val="24"/>
              </w:rPr>
            </w:pPr>
            <w:r w:rsidRPr="4F0107CC">
              <w:rPr>
                <w:rFonts w:ascii="Times New Roman" w:hAnsi="Times New Roman" w:cs="Times New Roman"/>
                <w:b/>
                <w:bCs/>
                <w:color w:val="333333"/>
                <w:sz w:val="24"/>
                <w:szCs w:val="24"/>
              </w:rPr>
              <w:t>No.</w:t>
            </w:r>
          </w:p>
        </w:tc>
        <w:tc>
          <w:tcPr>
            <w:tcW w:w="2570" w:type="dxa"/>
            <w:shd w:val="clear" w:color="auto" w:fill="9CC2E5" w:themeFill="accent5" w:themeFillTint="99"/>
          </w:tcPr>
          <w:p w14:paraId="5A7B21B8" w14:textId="77777777" w:rsidR="4F0107CC" w:rsidRDefault="4F0107CC" w:rsidP="4F0107CC">
            <w:pPr>
              <w:pStyle w:val="TableParagraph"/>
              <w:ind w:left="124"/>
              <w:rPr>
                <w:rFonts w:ascii="Times New Roman" w:hAnsi="Times New Roman" w:cs="Times New Roman"/>
                <w:b/>
                <w:bCs/>
                <w:sz w:val="24"/>
                <w:szCs w:val="24"/>
              </w:rPr>
            </w:pPr>
            <w:r w:rsidRPr="4F0107CC">
              <w:rPr>
                <w:rFonts w:ascii="Times New Roman" w:hAnsi="Times New Roman" w:cs="Times New Roman"/>
                <w:b/>
                <w:bCs/>
                <w:color w:val="333333"/>
                <w:sz w:val="24"/>
                <w:szCs w:val="24"/>
              </w:rPr>
              <w:t>MES Field</w:t>
            </w:r>
          </w:p>
        </w:tc>
        <w:tc>
          <w:tcPr>
            <w:tcW w:w="3044" w:type="dxa"/>
            <w:shd w:val="clear" w:color="auto" w:fill="9CC2E5" w:themeFill="accent5" w:themeFillTint="99"/>
          </w:tcPr>
          <w:p w14:paraId="7ECA522A" w14:textId="77777777" w:rsidR="4F0107CC" w:rsidRDefault="4F0107CC" w:rsidP="4F0107CC">
            <w:pPr>
              <w:pStyle w:val="TableParagraph"/>
              <w:ind w:left="120"/>
              <w:rPr>
                <w:rFonts w:ascii="Times New Roman" w:hAnsi="Times New Roman" w:cs="Times New Roman"/>
                <w:b/>
                <w:bCs/>
                <w:sz w:val="24"/>
                <w:szCs w:val="24"/>
              </w:rPr>
            </w:pPr>
            <w:r w:rsidRPr="4F0107CC">
              <w:rPr>
                <w:rFonts w:ascii="Times New Roman" w:hAnsi="Times New Roman" w:cs="Times New Roman"/>
                <w:b/>
                <w:bCs/>
                <w:color w:val="333333"/>
                <w:sz w:val="24"/>
                <w:szCs w:val="24"/>
              </w:rPr>
              <w:t>Description</w:t>
            </w:r>
          </w:p>
        </w:tc>
        <w:tc>
          <w:tcPr>
            <w:tcW w:w="2999" w:type="dxa"/>
            <w:shd w:val="clear" w:color="auto" w:fill="9CC2E5" w:themeFill="accent5" w:themeFillTint="99"/>
          </w:tcPr>
          <w:p w14:paraId="3395DBF2" w14:textId="77777777" w:rsidR="4F0107CC" w:rsidRDefault="4F0107CC" w:rsidP="4F0107CC">
            <w:pPr>
              <w:pStyle w:val="TableParagraph"/>
              <w:ind w:left="132"/>
              <w:rPr>
                <w:rFonts w:ascii="Times New Roman" w:hAnsi="Times New Roman" w:cs="Times New Roman"/>
                <w:b/>
                <w:bCs/>
                <w:sz w:val="24"/>
                <w:szCs w:val="24"/>
              </w:rPr>
            </w:pPr>
            <w:r w:rsidRPr="4F0107CC">
              <w:rPr>
                <w:rFonts w:ascii="Times New Roman" w:hAnsi="Times New Roman" w:cs="Times New Roman"/>
                <w:b/>
                <w:bCs/>
                <w:color w:val="333333"/>
                <w:sz w:val="24"/>
                <w:szCs w:val="24"/>
              </w:rPr>
              <w:t>QCLAD Field Mapping</w:t>
            </w:r>
          </w:p>
        </w:tc>
      </w:tr>
      <w:tr w:rsidR="00840883" w14:paraId="6FCFB098" w14:textId="77777777" w:rsidTr="00602F51">
        <w:trPr>
          <w:trHeight w:val="300"/>
        </w:trPr>
        <w:tc>
          <w:tcPr>
            <w:tcW w:w="697" w:type="dxa"/>
          </w:tcPr>
          <w:p w14:paraId="0536A379"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1</w:t>
            </w:r>
          </w:p>
        </w:tc>
        <w:tc>
          <w:tcPr>
            <w:tcW w:w="2570" w:type="dxa"/>
          </w:tcPr>
          <w:p w14:paraId="72EC0885" w14:textId="0DAD26B1"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PlantCode</w:t>
            </w:r>
            <w:proofErr w:type="spellEnd"/>
          </w:p>
        </w:tc>
        <w:tc>
          <w:tcPr>
            <w:tcW w:w="3044" w:type="dxa"/>
          </w:tcPr>
          <w:p w14:paraId="0E251335" w14:textId="3AC48F47"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Plant code</w:t>
            </w:r>
          </w:p>
        </w:tc>
        <w:tc>
          <w:tcPr>
            <w:tcW w:w="2999" w:type="dxa"/>
          </w:tcPr>
          <w:p w14:paraId="1DF0E980" w14:textId="2AB09267" w:rsidR="00840883" w:rsidRDefault="00840883" w:rsidP="00840883">
            <w:pPr>
              <w:pStyle w:val="TableParagraph"/>
              <w:ind w:left="132"/>
              <w:rPr>
                <w:rFonts w:ascii="Times New Roman" w:hAnsi="Times New Roman" w:cs="Times New Roman"/>
                <w:sz w:val="24"/>
                <w:szCs w:val="24"/>
              </w:rPr>
            </w:pPr>
            <w:r w:rsidRPr="000907AC">
              <w:rPr>
                <w:rFonts w:ascii="Times New Roman" w:hAnsi="Times New Roman" w:cs="Times New Roman"/>
                <w:color w:val="000000"/>
                <w:sz w:val="24"/>
                <w:szCs w:val="24"/>
              </w:rPr>
              <w:t> </w:t>
            </w:r>
            <w:proofErr w:type="spellStart"/>
            <w:r w:rsidR="000907AC" w:rsidRPr="000907AC">
              <w:rPr>
                <w:rFonts w:ascii="Times New Roman" w:eastAsiaTheme="minorEastAsia" w:hAnsi="Times New Roman" w:cs="Times New Roman"/>
                <w:color w:val="000000"/>
                <w:sz w:val="24"/>
                <w:szCs w:val="24"/>
                <w:lang w:eastAsia="zh-CN"/>
              </w:rPr>
              <w:t>Plantcode</w:t>
            </w:r>
            <w:proofErr w:type="spellEnd"/>
          </w:p>
        </w:tc>
      </w:tr>
      <w:tr w:rsidR="00840883" w14:paraId="2A09E31C" w14:textId="77777777">
        <w:trPr>
          <w:trHeight w:val="300"/>
        </w:trPr>
        <w:tc>
          <w:tcPr>
            <w:tcW w:w="697" w:type="dxa"/>
          </w:tcPr>
          <w:p w14:paraId="556F9D4D"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2</w:t>
            </w:r>
          </w:p>
        </w:tc>
        <w:tc>
          <w:tcPr>
            <w:tcW w:w="2570" w:type="dxa"/>
            <w:vAlign w:val="bottom"/>
          </w:tcPr>
          <w:p w14:paraId="1DCFAA37" w14:textId="3998CFAB"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BulkMaterialList</w:t>
            </w:r>
            <w:proofErr w:type="spellEnd"/>
          </w:p>
        </w:tc>
        <w:tc>
          <w:tcPr>
            <w:tcW w:w="3044" w:type="dxa"/>
            <w:vAlign w:val="bottom"/>
          </w:tcPr>
          <w:p w14:paraId="050A034B" w14:textId="6B96B1BB"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 </w:t>
            </w:r>
          </w:p>
        </w:tc>
        <w:tc>
          <w:tcPr>
            <w:tcW w:w="2999" w:type="dxa"/>
            <w:vAlign w:val="bottom"/>
          </w:tcPr>
          <w:p w14:paraId="6D4A03B3" w14:textId="46420579" w:rsidR="00840883" w:rsidRPr="000907AC" w:rsidRDefault="00840883" w:rsidP="00840883">
            <w:pPr>
              <w:pStyle w:val="TableParagraph"/>
              <w:ind w:left="132"/>
              <w:rPr>
                <w:rFonts w:ascii="Times New Roman" w:hAnsi="Times New Roman" w:cs="Times New Roman"/>
                <w:sz w:val="24"/>
                <w:szCs w:val="24"/>
              </w:rPr>
            </w:pPr>
            <w:r w:rsidRPr="000907AC">
              <w:rPr>
                <w:rFonts w:ascii="Times New Roman" w:hAnsi="Times New Roman" w:cs="Times New Roman"/>
                <w:color w:val="000000"/>
                <w:sz w:val="24"/>
                <w:szCs w:val="24"/>
              </w:rPr>
              <w:t> </w:t>
            </w:r>
          </w:p>
        </w:tc>
      </w:tr>
      <w:tr w:rsidR="00840883" w14:paraId="09D1EF5A" w14:textId="77777777">
        <w:trPr>
          <w:trHeight w:val="300"/>
        </w:trPr>
        <w:tc>
          <w:tcPr>
            <w:tcW w:w="697" w:type="dxa"/>
          </w:tcPr>
          <w:p w14:paraId="40BDC2EC"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3</w:t>
            </w:r>
          </w:p>
        </w:tc>
        <w:tc>
          <w:tcPr>
            <w:tcW w:w="2570" w:type="dxa"/>
            <w:vAlign w:val="bottom"/>
          </w:tcPr>
          <w:p w14:paraId="51EBF884" w14:textId="28E3AB8F"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BulkIdh</w:t>
            </w:r>
            <w:proofErr w:type="spellEnd"/>
          </w:p>
        </w:tc>
        <w:tc>
          <w:tcPr>
            <w:tcW w:w="3044" w:type="dxa"/>
            <w:vAlign w:val="bottom"/>
          </w:tcPr>
          <w:p w14:paraId="6EB0A3BD" w14:textId="3606EAA0"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material IDH</w:t>
            </w:r>
          </w:p>
        </w:tc>
        <w:tc>
          <w:tcPr>
            <w:tcW w:w="2999" w:type="dxa"/>
            <w:vAlign w:val="bottom"/>
          </w:tcPr>
          <w:p w14:paraId="21483D65" w14:textId="2EEB1A2A"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sample.Hen</w:t>
            </w:r>
            <w:proofErr w:type="gramEnd"/>
            <w:r w:rsidRPr="000907AC">
              <w:rPr>
                <w:rFonts w:ascii="Times New Roman" w:hAnsi="Times New Roman" w:cs="Times New Roman"/>
                <w:color w:val="000000"/>
                <w:sz w:val="24"/>
                <w:szCs w:val="24"/>
              </w:rPr>
              <w:t>_IDH</w:t>
            </w:r>
            <w:proofErr w:type="spellEnd"/>
          </w:p>
        </w:tc>
      </w:tr>
      <w:tr w:rsidR="00840883" w14:paraId="3AA15460" w14:textId="77777777">
        <w:trPr>
          <w:trHeight w:val="300"/>
        </w:trPr>
        <w:tc>
          <w:tcPr>
            <w:tcW w:w="697" w:type="dxa"/>
          </w:tcPr>
          <w:p w14:paraId="258AC18F"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4</w:t>
            </w:r>
          </w:p>
        </w:tc>
        <w:tc>
          <w:tcPr>
            <w:tcW w:w="2570" w:type="dxa"/>
            <w:vAlign w:val="bottom"/>
          </w:tcPr>
          <w:p w14:paraId="1A8FC2BB" w14:textId="4ED08B98"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BulkBatchNumber</w:t>
            </w:r>
            <w:proofErr w:type="spellEnd"/>
          </w:p>
        </w:tc>
        <w:tc>
          <w:tcPr>
            <w:tcW w:w="3044" w:type="dxa"/>
            <w:vAlign w:val="bottom"/>
          </w:tcPr>
          <w:p w14:paraId="221E0D4B" w14:textId="2DE3A494"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sap Batch number</w:t>
            </w:r>
          </w:p>
        </w:tc>
        <w:tc>
          <w:tcPr>
            <w:tcW w:w="2999" w:type="dxa"/>
            <w:vAlign w:val="bottom"/>
          </w:tcPr>
          <w:p w14:paraId="40D4A780" w14:textId="16C271F7"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sample.BatchName</w:t>
            </w:r>
            <w:proofErr w:type="spellEnd"/>
            <w:proofErr w:type="gramEnd"/>
          </w:p>
        </w:tc>
      </w:tr>
      <w:tr w:rsidR="00840883" w14:paraId="087A8C54" w14:textId="77777777">
        <w:trPr>
          <w:trHeight w:val="300"/>
        </w:trPr>
        <w:tc>
          <w:tcPr>
            <w:tcW w:w="697" w:type="dxa"/>
          </w:tcPr>
          <w:p w14:paraId="3CE77AE1"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5</w:t>
            </w:r>
          </w:p>
        </w:tc>
        <w:tc>
          <w:tcPr>
            <w:tcW w:w="2570" w:type="dxa"/>
            <w:vAlign w:val="bottom"/>
          </w:tcPr>
          <w:p w14:paraId="571F700D" w14:textId="4E42B11F"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BulkProcessNumber</w:t>
            </w:r>
            <w:proofErr w:type="spellEnd"/>
          </w:p>
        </w:tc>
        <w:tc>
          <w:tcPr>
            <w:tcW w:w="3044" w:type="dxa"/>
            <w:vAlign w:val="bottom"/>
          </w:tcPr>
          <w:p w14:paraId="4FF08FD4" w14:textId="0572F1D1" w:rsidR="00840883" w:rsidRPr="000907AC" w:rsidRDefault="00840883" w:rsidP="00840883">
            <w:pPr>
              <w:pStyle w:val="TableParagraph"/>
              <w:ind w:left="120"/>
              <w:rPr>
                <w:rFonts w:ascii="Times New Roman" w:hAnsi="Times New Roman" w:cs="Times New Roman"/>
                <w:sz w:val="24"/>
                <w:szCs w:val="24"/>
              </w:rPr>
            </w:pPr>
            <w:r w:rsidRPr="000907AC">
              <w:rPr>
                <w:rFonts w:ascii="Times New Roman" w:hAnsi="Times New Roman" w:cs="Times New Roman"/>
                <w:color w:val="000000"/>
                <w:sz w:val="24"/>
                <w:szCs w:val="24"/>
              </w:rPr>
              <w:t>sap process Number</w:t>
            </w:r>
          </w:p>
        </w:tc>
        <w:tc>
          <w:tcPr>
            <w:tcW w:w="2999" w:type="dxa"/>
            <w:vAlign w:val="bottom"/>
          </w:tcPr>
          <w:p w14:paraId="7121F795" w14:textId="193AAD5C" w:rsidR="00840883" w:rsidRPr="000907AC" w:rsidRDefault="00840883" w:rsidP="00840883">
            <w:pPr>
              <w:pStyle w:val="TableParagraph"/>
              <w:ind w:left="132"/>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sample.hen_sap_process_number</w:t>
            </w:r>
            <w:proofErr w:type="spellEnd"/>
          </w:p>
        </w:tc>
      </w:tr>
      <w:tr w:rsidR="00840883" w14:paraId="567B0873" w14:textId="77777777">
        <w:trPr>
          <w:trHeight w:val="300"/>
        </w:trPr>
        <w:tc>
          <w:tcPr>
            <w:tcW w:w="697" w:type="dxa"/>
          </w:tcPr>
          <w:p w14:paraId="647BEEBB" w14:textId="77777777" w:rsidR="00840883" w:rsidRDefault="00840883" w:rsidP="00840883">
            <w:pPr>
              <w:pStyle w:val="TableParagraph"/>
              <w:spacing w:before="68"/>
              <w:ind w:left="0"/>
              <w:rPr>
                <w:rFonts w:ascii="Times New Roman" w:hAnsi="Times New Roman" w:cs="Times New Roman"/>
                <w:b/>
                <w:bCs/>
                <w:sz w:val="24"/>
                <w:szCs w:val="24"/>
              </w:rPr>
            </w:pPr>
          </w:p>
          <w:p w14:paraId="774609EA" w14:textId="77777777" w:rsidR="00840883" w:rsidRDefault="00840883" w:rsidP="00840883">
            <w:pPr>
              <w:pStyle w:val="TableParagraph"/>
              <w:spacing w:before="1"/>
              <w:rPr>
                <w:rFonts w:ascii="Times New Roman" w:hAnsi="Times New Roman" w:cs="Times New Roman"/>
                <w:sz w:val="24"/>
                <w:szCs w:val="24"/>
              </w:rPr>
            </w:pPr>
            <w:r w:rsidRPr="4F0107CC">
              <w:rPr>
                <w:rFonts w:ascii="Times New Roman" w:hAnsi="Times New Roman" w:cs="Times New Roman"/>
                <w:color w:val="333333"/>
                <w:sz w:val="24"/>
                <w:szCs w:val="24"/>
              </w:rPr>
              <w:t>6</w:t>
            </w:r>
          </w:p>
        </w:tc>
        <w:tc>
          <w:tcPr>
            <w:tcW w:w="2570" w:type="dxa"/>
            <w:vAlign w:val="bottom"/>
          </w:tcPr>
          <w:p w14:paraId="43A4D42D" w14:textId="473E93E5" w:rsidR="00840883" w:rsidRPr="000907AC" w:rsidRDefault="00840883" w:rsidP="00840883">
            <w:pPr>
              <w:pStyle w:val="TableParagraph"/>
              <w:spacing w:line="326" w:lineRule="auto"/>
              <w:ind w:left="124" w:right="107"/>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FillingMaterialList</w:t>
            </w:r>
            <w:proofErr w:type="spellEnd"/>
          </w:p>
        </w:tc>
        <w:tc>
          <w:tcPr>
            <w:tcW w:w="3044" w:type="dxa"/>
            <w:vAlign w:val="bottom"/>
          </w:tcPr>
          <w:p w14:paraId="35A9589E" w14:textId="772281F4" w:rsidR="00840883" w:rsidRPr="000907AC" w:rsidRDefault="00840883" w:rsidP="00840883">
            <w:pPr>
              <w:pStyle w:val="TableParagraph"/>
              <w:spacing w:line="326" w:lineRule="auto"/>
              <w:ind w:left="120"/>
              <w:rPr>
                <w:rFonts w:ascii="Times New Roman" w:hAnsi="Times New Roman" w:cs="Times New Roman"/>
                <w:sz w:val="24"/>
                <w:szCs w:val="24"/>
              </w:rPr>
            </w:pPr>
            <w:r w:rsidRPr="000907AC">
              <w:rPr>
                <w:rFonts w:ascii="Times New Roman" w:hAnsi="Times New Roman" w:cs="Times New Roman"/>
                <w:color w:val="000000"/>
                <w:sz w:val="24"/>
                <w:szCs w:val="24"/>
              </w:rPr>
              <w:t> </w:t>
            </w:r>
          </w:p>
        </w:tc>
        <w:tc>
          <w:tcPr>
            <w:tcW w:w="2999" w:type="dxa"/>
            <w:vAlign w:val="bottom"/>
          </w:tcPr>
          <w:p w14:paraId="06C1371A" w14:textId="163AA7A5" w:rsidR="00840883" w:rsidRPr="000907AC" w:rsidRDefault="00840883" w:rsidP="00840883">
            <w:pPr>
              <w:pStyle w:val="TableParagraph"/>
              <w:spacing w:before="1"/>
              <w:ind w:left="132"/>
              <w:rPr>
                <w:rFonts w:ascii="Times New Roman" w:hAnsi="Times New Roman" w:cs="Times New Roman"/>
                <w:sz w:val="24"/>
                <w:szCs w:val="24"/>
              </w:rPr>
            </w:pPr>
            <w:r w:rsidRPr="000907AC">
              <w:rPr>
                <w:rFonts w:ascii="Times New Roman" w:hAnsi="Times New Roman" w:cs="Times New Roman"/>
                <w:color w:val="000000"/>
                <w:sz w:val="24"/>
                <w:szCs w:val="24"/>
              </w:rPr>
              <w:t> </w:t>
            </w:r>
          </w:p>
        </w:tc>
      </w:tr>
      <w:tr w:rsidR="00840883" w14:paraId="3C741DE2" w14:textId="77777777">
        <w:trPr>
          <w:trHeight w:val="300"/>
        </w:trPr>
        <w:tc>
          <w:tcPr>
            <w:tcW w:w="697" w:type="dxa"/>
          </w:tcPr>
          <w:p w14:paraId="5F45B00B"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7</w:t>
            </w:r>
          </w:p>
        </w:tc>
        <w:tc>
          <w:tcPr>
            <w:tcW w:w="2570" w:type="dxa"/>
            <w:vAlign w:val="bottom"/>
          </w:tcPr>
          <w:p w14:paraId="155483DF" w14:textId="491EA6E4"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FillingIdh</w:t>
            </w:r>
            <w:proofErr w:type="spellEnd"/>
          </w:p>
        </w:tc>
        <w:tc>
          <w:tcPr>
            <w:tcW w:w="3044" w:type="dxa"/>
            <w:vAlign w:val="bottom"/>
          </w:tcPr>
          <w:p w14:paraId="5BD9A9E0" w14:textId="732D2CFE" w:rsidR="00840883" w:rsidRPr="000907AC" w:rsidRDefault="00840883" w:rsidP="00840883">
            <w:pPr>
              <w:pStyle w:val="TableParagraph"/>
              <w:ind w:left="120"/>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FillingIdh</w:t>
            </w:r>
            <w:proofErr w:type="spellEnd"/>
          </w:p>
        </w:tc>
        <w:tc>
          <w:tcPr>
            <w:tcW w:w="2999" w:type="dxa"/>
            <w:vAlign w:val="bottom"/>
          </w:tcPr>
          <w:p w14:paraId="6205207C" w14:textId="5F559CE3"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sample.Hen</w:t>
            </w:r>
            <w:proofErr w:type="gramEnd"/>
            <w:r w:rsidRPr="000907AC">
              <w:rPr>
                <w:rFonts w:ascii="Times New Roman" w:hAnsi="Times New Roman" w:cs="Times New Roman"/>
                <w:color w:val="000000"/>
                <w:sz w:val="24"/>
                <w:szCs w:val="24"/>
              </w:rPr>
              <w:t>_FillingIdh</w:t>
            </w:r>
            <w:proofErr w:type="spellEnd"/>
          </w:p>
        </w:tc>
      </w:tr>
      <w:tr w:rsidR="00840883" w14:paraId="49C9B8E6" w14:textId="77777777">
        <w:trPr>
          <w:trHeight w:val="300"/>
        </w:trPr>
        <w:tc>
          <w:tcPr>
            <w:tcW w:w="697" w:type="dxa"/>
          </w:tcPr>
          <w:p w14:paraId="1C86BE8D" w14:textId="77777777" w:rsidR="00840883" w:rsidRDefault="00840883" w:rsidP="00840883">
            <w:pPr>
              <w:pStyle w:val="TableParagraph"/>
              <w:rPr>
                <w:rFonts w:ascii="Times New Roman" w:hAnsi="Times New Roman" w:cs="Times New Roman"/>
                <w:sz w:val="24"/>
                <w:szCs w:val="24"/>
              </w:rPr>
            </w:pPr>
            <w:r w:rsidRPr="4F0107CC">
              <w:rPr>
                <w:rFonts w:ascii="Times New Roman" w:hAnsi="Times New Roman" w:cs="Times New Roman"/>
                <w:color w:val="333333"/>
                <w:sz w:val="24"/>
                <w:szCs w:val="24"/>
              </w:rPr>
              <w:t>8</w:t>
            </w:r>
          </w:p>
        </w:tc>
        <w:tc>
          <w:tcPr>
            <w:tcW w:w="2570" w:type="dxa"/>
            <w:vAlign w:val="bottom"/>
          </w:tcPr>
          <w:p w14:paraId="75AA19AC" w14:textId="5A7F6FA3" w:rsidR="00840883" w:rsidRPr="000907AC" w:rsidRDefault="00840883" w:rsidP="00840883">
            <w:pPr>
              <w:pStyle w:val="TableParagraph"/>
              <w:ind w:left="124"/>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FillingBatch</w:t>
            </w:r>
            <w:proofErr w:type="spellEnd"/>
          </w:p>
        </w:tc>
        <w:tc>
          <w:tcPr>
            <w:tcW w:w="3044" w:type="dxa"/>
            <w:vAlign w:val="bottom"/>
          </w:tcPr>
          <w:p w14:paraId="776F8587" w14:textId="6790A871" w:rsidR="00840883" w:rsidRPr="000907AC" w:rsidRDefault="00840883" w:rsidP="00840883">
            <w:pPr>
              <w:pStyle w:val="TableParagraph"/>
              <w:ind w:left="120"/>
              <w:rPr>
                <w:rFonts w:ascii="Times New Roman" w:hAnsi="Times New Roman" w:cs="Times New Roman"/>
                <w:sz w:val="24"/>
                <w:szCs w:val="24"/>
              </w:rPr>
            </w:pPr>
            <w:proofErr w:type="spellStart"/>
            <w:r w:rsidRPr="000907AC">
              <w:rPr>
                <w:rFonts w:ascii="Times New Roman" w:hAnsi="Times New Roman" w:cs="Times New Roman"/>
                <w:color w:val="000000"/>
                <w:sz w:val="24"/>
                <w:szCs w:val="24"/>
              </w:rPr>
              <w:t>FillingBatch</w:t>
            </w:r>
            <w:proofErr w:type="spellEnd"/>
          </w:p>
        </w:tc>
        <w:tc>
          <w:tcPr>
            <w:tcW w:w="2999" w:type="dxa"/>
            <w:vAlign w:val="bottom"/>
          </w:tcPr>
          <w:p w14:paraId="04769710" w14:textId="65CF3D77" w:rsidR="00840883" w:rsidRPr="000907AC" w:rsidRDefault="00840883" w:rsidP="00840883">
            <w:pPr>
              <w:pStyle w:val="TableParagraph"/>
              <w:ind w:left="132"/>
              <w:rPr>
                <w:rFonts w:ascii="Times New Roman" w:hAnsi="Times New Roman" w:cs="Times New Roman"/>
                <w:sz w:val="24"/>
                <w:szCs w:val="24"/>
              </w:rPr>
            </w:pPr>
            <w:proofErr w:type="spellStart"/>
            <w:proofErr w:type="gramStart"/>
            <w:r w:rsidRPr="000907AC">
              <w:rPr>
                <w:rFonts w:ascii="Times New Roman" w:hAnsi="Times New Roman" w:cs="Times New Roman"/>
                <w:color w:val="000000"/>
                <w:sz w:val="24"/>
                <w:szCs w:val="24"/>
              </w:rPr>
              <w:t>sample.Hen</w:t>
            </w:r>
            <w:proofErr w:type="gramEnd"/>
            <w:r w:rsidRPr="000907AC">
              <w:rPr>
                <w:rFonts w:ascii="Times New Roman" w:hAnsi="Times New Roman" w:cs="Times New Roman"/>
                <w:color w:val="000000"/>
                <w:sz w:val="24"/>
                <w:szCs w:val="24"/>
              </w:rPr>
              <w:t>_FillingBatch</w:t>
            </w:r>
            <w:proofErr w:type="spellEnd"/>
          </w:p>
        </w:tc>
      </w:tr>
    </w:tbl>
    <w:p w14:paraId="78A9719C" w14:textId="77777777" w:rsidR="4F0107CC" w:rsidRDefault="4F0107CC" w:rsidP="4F0107CC">
      <w:pPr>
        <w:pStyle w:val="BodyText"/>
        <w:spacing w:before="51"/>
        <w:rPr>
          <w:rFonts w:ascii="Arial"/>
          <w:b/>
          <w:bCs/>
          <w:sz w:val="28"/>
          <w:szCs w:val="28"/>
        </w:rPr>
      </w:pPr>
    </w:p>
    <w:p w14:paraId="62E1F464" w14:textId="77777777" w:rsidR="0F161B55" w:rsidRDefault="0F161B55" w:rsidP="4F0107CC">
      <w:pPr>
        <w:pStyle w:val="Heading6"/>
        <w:rPr>
          <w:rFonts w:eastAsiaTheme="minorEastAsia"/>
          <w:lang w:eastAsia="zh-CN"/>
        </w:rPr>
      </w:pPr>
      <w:r w:rsidRPr="4F0107CC">
        <w:rPr>
          <w:rFonts w:eastAsiaTheme="minorEastAsia"/>
          <w:lang w:eastAsia="zh-CN"/>
        </w:rPr>
        <w:t>System Logic</w:t>
      </w:r>
    </w:p>
    <w:p w14:paraId="23B0F3B5" w14:textId="77777777" w:rsidR="00A809E3" w:rsidRPr="00A809E3" w:rsidRDefault="00A809E3" w:rsidP="00090406">
      <w:pPr>
        <w:pStyle w:val="ds-markdown-paragraph"/>
        <w:numPr>
          <w:ilvl w:val="0"/>
          <w:numId w:val="14"/>
        </w:numPr>
        <w:shd w:val="clear" w:color="auto" w:fill="FFFFFF"/>
        <w:spacing w:before="0" w:beforeAutospacing="0" w:after="0" w:afterAutospacing="0" w:line="429" w:lineRule="atLeast"/>
        <w:rPr>
          <w:rFonts w:eastAsiaTheme="minorEastAsia"/>
          <w:lang w:val="en-GB"/>
        </w:rPr>
      </w:pPr>
      <w:r w:rsidRPr="00A809E3">
        <w:rPr>
          <w:rFonts w:eastAsiaTheme="minorEastAsia"/>
          <w:lang w:val="en-GB"/>
        </w:rPr>
        <w:t>SAP sends bulk material data to QCLAD API endpoint</w:t>
      </w:r>
    </w:p>
    <w:p w14:paraId="5682386D" w14:textId="77777777" w:rsidR="00A809E3" w:rsidRPr="00A809E3" w:rsidRDefault="00A809E3" w:rsidP="00090406">
      <w:pPr>
        <w:pStyle w:val="ListParagraph"/>
        <w:numPr>
          <w:ilvl w:val="0"/>
          <w:numId w:val="14"/>
        </w:numPr>
        <w:jc w:val="both"/>
        <w:rPr>
          <w:rFonts w:ascii="Times New Roman" w:eastAsiaTheme="minorEastAsia" w:hAnsi="Times New Roman"/>
          <w:sz w:val="24"/>
          <w:lang w:eastAsia="zh-CN"/>
        </w:rPr>
      </w:pPr>
      <w:r w:rsidRPr="00A809E3">
        <w:rPr>
          <w:rFonts w:ascii="Times New Roman" w:eastAsiaTheme="minorEastAsia" w:hAnsi="Times New Roman"/>
          <w:sz w:val="24"/>
          <w:lang w:eastAsia="zh-CN"/>
        </w:rPr>
        <w:lastRenderedPageBreak/>
        <w:t>System verifies:</w:t>
      </w:r>
    </w:p>
    <w:p w14:paraId="5CBB86FC" w14:textId="77777777" w:rsidR="00A809E3" w:rsidRPr="00A97B88" w:rsidRDefault="00A809E3" w:rsidP="00090406">
      <w:pPr>
        <w:pStyle w:val="ListParagraph"/>
        <w:numPr>
          <w:ilvl w:val="0"/>
          <w:numId w:val="15"/>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Bulk IDH exists in Substance table (mandatory)</w:t>
      </w:r>
    </w:p>
    <w:p w14:paraId="21366623" w14:textId="77777777" w:rsidR="00A809E3" w:rsidRPr="00A97B88" w:rsidRDefault="00A809E3" w:rsidP="00090406">
      <w:pPr>
        <w:pStyle w:val="ListParagraph"/>
        <w:numPr>
          <w:ilvl w:val="0"/>
          <w:numId w:val="15"/>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FG IDH availability (optional)</w:t>
      </w:r>
    </w:p>
    <w:p w14:paraId="3EF91878" w14:textId="77777777" w:rsidR="00A809E3" w:rsidRPr="00A809E3" w:rsidRDefault="00A809E3" w:rsidP="00090406">
      <w:pPr>
        <w:pStyle w:val="ListParagraph"/>
        <w:numPr>
          <w:ilvl w:val="0"/>
          <w:numId w:val="14"/>
        </w:numPr>
        <w:jc w:val="both"/>
        <w:rPr>
          <w:rFonts w:ascii="Times New Roman" w:eastAsiaTheme="minorEastAsia" w:hAnsi="Times New Roman"/>
          <w:sz w:val="24"/>
          <w:lang w:eastAsia="zh-CN"/>
        </w:rPr>
      </w:pPr>
      <w:r w:rsidRPr="00A809E3">
        <w:rPr>
          <w:rFonts w:ascii="Times New Roman" w:eastAsiaTheme="minorEastAsia" w:hAnsi="Times New Roman"/>
          <w:sz w:val="24"/>
          <w:lang w:eastAsia="zh-CN"/>
        </w:rPr>
        <w:t>For valid bulk IDH:</w:t>
      </w:r>
    </w:p>
    <w:p w14:paraId="752C7F91" w14:textId="77777777" w:rsidR="00A809E3" w:rsidRPr="00A97B88" w:rsidRDefault="00A809E3" w:rsidP="00090406">
      <w:pPr>
        <w:pStyle w:val="ListParagraph"/>
        <w:numPr>
          <w:ilvl w:val="0"/>
          <w:numId w:val="16"/>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Creates SFG-FG mapping record</w:t>
      </w:r>
    </w:p>
    <w:p w14:paraId="4726E4EC" w14:textId="77777777" w:rsidR="00A809E3" w:rsidRPr="00A97B88" w:rsidRDefault="00A809E3" w:rsidP="00090406">
      <w:pPr>
        <w:pStyle w:val="ListParagraph"/>
        <w:numPr>
          <w:ilvl w:val="0"/>
          <w:numId w:val="16"/>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Returns success response to SAP</w:t>
      </w:r>
    </w:p>
    <w:p w14:paraId="3A290654" w14:textId="77777777" w:rsidR="00A809E3" w:rsidRPr="00A809E3" w:rsidRDefault="00A809E3" w:rsidP="00090406">
      <w:pPr>
        <w:pStyle w:val="ListParagraph"/>
        <w:numPr>
          <w:ilvl w:val="0"/>
          <w:numId w:val="14"/>
        </w:numPr>
        <w:jc w:val="both"/>
        <w:rPr>
          <w:rFonts w:ascii="Times New Roman" w:eastAsiaTheme="minorEastAsia" w:hAnsi="Times New Roman"/>
          <w:sz w:val="24"/>
          <w:lang w:eastAsia="zh-CN"/>
        </w:rPr>
      </w:pPr>
      <w:r w:rsidRPr="00A809E3">
        <w:rPr>
          <w:rFonts w:ascii="Times New Roman" w:eastAsiaTheme="minorEastAsia" w:hAnsi="Times New Roman"/>
          <w:sz w:val="24"/>
          <w:lang w:eastAsia="zh-CN"/>
        </w:rPr>
        <w:t>For invalid bulk IDH:</w:t>
      </w:r>
    </w:p>
    <w:p w14:paraId="52E4A120" w14:textId="77777777" w:rsidR="00A809E3" w:rsidRPr="00A97B88" w:rsidRDefault="00A809E3" w:rsidP="00090406">
      <w:pPr>
        <w:pStyle w:val="ListParagraph"/>
        <w:numPr>
          <w:ilvl w:val="0"/>
          <w:numId w:val="17"/>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Logs error in "</w:t>
      </w:r>
      <w:proofErr w:type="spellStart"/>
      <w:r w:rsidRPr="00A97B88">
        <w:rPr>
          <w:rFonts w:ascii="Times New Roman" w:eastAsiaTheme="minorEastAsia" w:hAnsi="Times New Roman"/>
          <w:sz w:val="24"/>
          <w:lang w:eastAsia="zh-CN"/>
        </w:rPr>
        <w:t>Pending_Mapping</w:t>
      </w:r>
      <w:proofErr w:type="spellEnd"/>
      <w:r w:rsidRPr="00A97B88">
        <w:rPr>
          <w:rFonts w:ascii="Times New Roman" w:eastAsiaTheme="minorEastAsia" w:hAnsi="Times New Roman"/>
          <w:sz w:val="24"/>
          <w:lang w:eastAsia="zh-CN"/>
        </w:rPr>
        <w:t>" queue</w:t>
      </w:r>
    </w:p>
    <w:p w14:paraId="280635F2" w14:textId="77777777" w:rsidR="00A809E3" w:rsidRPr="00A97B88" w:rsidRDefault="00A809E3" w:rsidP="00090406">
      <w:pPr>
        <w:pStyle w:val="ListParagraph"/>
        <w:numPr>
          <w:ilvl w:val="0"/>
          <w:numId w:val="17"/>
        </w:numPr>
        <w:jc w:val="both"/>
        <w:rPr>
          <w:rFonts w:ascii="Times New Roman" w:eastAsiaTheme="minorEastAsia" w:hAnsi="Times New Roman"/>
          <w:sz w:val="24"/>
          <w:lang w:eastAsia="zh-CN"/>
        </w:rPr>
      </w:pPr>
      <w:r w:rsidRPr="00A97B88">
        <w:rPr>
          <w:rFonts w:ascii="Times New Roman" w:eastAsiaTheme="minorEastAsia" w:hAnsi="Times New Roman"/>
          <w:sz w:val="24"/>
          <w:lang w:eastAsia="zh-CN"/>
        </w:rPr>
        <w:t>Returns error code to SAP</w:t>
      </w:r>
    </w:p>
    <w:p w14:paraId="33C4297A" w14:textId="77777777" w:rsidR="00A809E3" w:rsidRDefault="00A809E3" w:rsidP="00A97B88">
      <w:pPr>
        <w:pStyle w:val="ListParagraph"/>
        <w:jc w:val="both"/>
        <w:rPr>
          <w:rFonts w:ascii="Times New Roman" w:eastAsiaTheme="minorEastAsia" w:hAnsi="Times New Roman"/>
          <w:sz w:val="24"/>
          <w:lang w:eastAsia="zh-CN"/>
        </w:rPr>
      </w:pPr>
    </w:p>
    <w:p w14:paraId="72F31A20" w14:textId="71CCF1D0" w:rsidR="00605F97" w:rsidRDefault="005106B7" w:rsidP="00605F97">
      <w:pPr>
        <w:pStyle w:val="Heading5"/>
      </w:pPr>
      <w:r w:rsidRPr="005106B7">
        <w:t>Storage Location in Plant Integration</w:t>
      </w:r>
      <w:r>
        <w:t xml:space="preserve"> </w:t>
      </w:r>
    </w:p>
    <w:p w14:paraId="2D4651E6" w14:textId="77777777" w:rsidR="00A87E66" w:rsidRPr="00A87E66" w:rsidRDefault="00A87E66" w:rsidP="00A87E66">
      <w:pPr>
        <w:pStyle w:val="Heading6"/>
        <w:rPr>
          <w:rFonts w:eastAsiaTheme="minorEastAsia"/>
          <w:lang w:eastAsia="zh-CN"/>
        </w:rPr>
      </w:pPr>
      <w:r w:rsidRPr="00A87E66">
        <w:rPr>
          <w:rFonts w:eastAsiaTheme="minorEastAsia"/>
          <w:lang w:eastAsia="zh-CN"/>
        </w:rPr>
        <w:t>Business Scenario</w:t>
      </w:r>
    </w:p>
    <w:p w14:paraId="66DC1448" w14:textId="77777777" w:rsidR="00A87E66" w:rsidRPr="006D606D" w:rsidRDefault="00A87E66" w:rsidP="00A87E66">
      <w:pPr>
        <w:pStyle w:val="BodyText"/>
        <w:spacing w:before="1" w:line="338" w:lineRule="auto"/>
        <w:ind w:left="19" w:right="154"/>
        <w:rPr>
          <w:rFonts w:ascii="Times New Roman" w:eastAsiaTheme="minorEastAsia" w:hAnsi="Times New Roman" w:cs="Times New Roman"/>
          <w:lang w:eastAsia="zh-CN"/>
        </w:rPr>
      </w:pPr>
      <w:r w:rsidRPr="006D606D">
        <w:rPr>
          <w:rFonts w:ascii="Times New Roman" w:hAnsi="Times New Roman" w:cs="Times New Roman"/>
        </w:rPr>
        <w:t>To</w:t>
      </w:r>
      <w:r w:rsidRPr="006D606D">
        <w:rPr>
          <w:rFonts w:ascii="Times New Roman" w:hAnsi="Times New Roman" w:cs="Times New Roman"/>
          <w:spacing w:val="-7"/>
        </w:rPr>
        <w:t xml:space="preserve"> </w:t>
      </w:r>
      <w:r w:rsidRPr="006D606D">
        <w:rPr>
          <w:rFonts w:ascii="Times New Roman" w:hAnsi="Times New Roman" w:cs="Times New Roman"/>
        </w:rPr>
        <w:t>support</w:t>
      </w:r>
      <w:r w:rsidRPr="006D606D">
        <w:rPr>
          <w:rFonts w:ascii="Times New Roman" w:hAnsi="Times New Roman" w:cs="Times New Roman"/>
          <w:spacing w:val="-7"/>
        </w:rPr>
        <w:t xml:space="preserve"> </w:t>
      </w:r>
      <w:r w:rsidRPr="006D606D">
        <w:rPr>
          <w:rFonts w:ascii="Times New Roman" w:hAnsi="Times New Roman" w:cs="Times New Roman"/>
        </w:rPr>
        <w:t>material</w:t>
      </w:r>
      <w:r w:rsidRPr="006D606D">
        <w:rPr>
          <w:rFonts w:ascii="Times New Roman" w:hAnsi="Times New Roman" w:cs="Times New Roman"/>
          <w:spacing w:val="-7"/>
        </w:rPr>
        <w:t xml:space="preserve"> </w:t>
      </w:r>
      <w:r w:rsidRPr="006D606D">
        <w:rPr>
          <w:rFonts w:ascii="Times New Roman" w:hAnsi="Times New Roman" w:cs="Times New Roman"/>
        </w:rPr>
        <w:t>adjustment</w:t>
      </w:r>
      <w:r w:rsidRPr="006D606D">
        <w:rPr>
          <w:rFonts w:ascii="Times New Roman" w:hAnsi="Times New Roman" w:cs="Times New Roman"/>
          <w:spacing w:val="-7"/>
        </w:rPr>
        <w:t xml:space="preserve"> </w:t>
      </w:r>
      <w:r w:rsidRPr="006D606D">
        <w:rPr>
          <w:rFonts w:ascii="Times New Roman" w:hAnsi="Times New Roman" w:cs="Times New Roman"/>
        </w:rPr>
        <w:t>functionality</w:t>
      </w:r>
      <w:r w:rsidRPr="006D606D">
        <w:rPr>
          <w:rFonts w:ascii="Times New Roman" w:hAnsi="Times New Roman" w:cs="Times New Roman"/>
          <w:spacing w:val="-7"/>
        </w:rPr>
        <w:t xml:space="preserve"> </w:t>
      </w:r>
      <w:r w:rsidRPr="006D606D">
        <w:rPr>
          <w:rFonts w:ascii="Times New Roman" w:hAnsi="Times New Roman" w:cs="Times New Roman"/>
        </w:rPr>
        <w:t>in</w:t>
      </w:r>
      <w:r w:rsidRPr="006D606D">
        <w:rPr>
          <w:rFonts w:ascii="Times New Roman" w:hAnsi="Times New Roman" w:cs="Times New Roman"/>
          <w:spacing w:val="-7"/>
        </w:rPr>
        <w:t xml:space="preserve"> </w:t>
      </w:r>
      <w:r w:rsidRPr="006D606D">
        <w:rPr>
          <w:rFonts w:ascii="Times New Roman" w:hAnsi="Times New Roman" w:cs="Times New Roman"/>
        </w:rPr>
        <w:t>MES</w:t>
      </w:r>
      <w:r w:rsidRPr="006D606D">
        <w:rPr>
          <w:rFonts w:ascii="Times New Roman" w:hAnsi="Times New Roman" w:cs="Times New Roman"/>
          <w:spacing w:val="-7"/>
        </w:rPr>
        <w:t xml:space="preserve"> </w:t>
      </w:r>
      <w:r w:rsidRPr="006D606D">
        <w:rPr>
          <w:rFonts w:ascii="Times New Roman" w:hAnsi="Times New Roman" w:cs="Times New Roman"/>
        </w:rPr>
        <w:t>integration,</w:t>
      </w:r>
      <w:r w:rsidRPr="006D606D">
        <w:rPr>
          <w:rFonts w:ascii="Times New Roman" w:hAnsi="Times New Roman" w:cs="Times New Roman"/>
          <w:spacing w:val="-7"/>
        </w:rPr>
        <w:t xml:space="preserve"> </w:t>
      </w:r>
      <w:r w:rsidRPr="006D606D">
        <w:rPr>
          <w:rFonts w:ascii="Times New Roman" w:hAnsi="Times New Roman" w:cs="Times New Roman"/>
        </w:rPr>
        <w:t>QCLAD</w:t>
      </w:r>
      <w:r w:rsidRPr="006D606D">
        <w:rPr>
          <w:rFonts w:ascii="Times New Roman" w:hAnsi="Times New Roman" w:cs="Times New Roman"/>
          <w:spacing w:val="-7"/>
        </w:rPr>
        <w:t xml:space="preserve"> </w:t>
      </w:r>
      <w:r w:rsidRPr="006D606D">
        <w:rPr>
          <w:rFonts w:ascii="Times New Roman" w:hAnsi="Times New Roman" w:cs="Times New Roman"/>
        </w:rPr>
        <w:t>requires</w:t>
      </w:r>
      <w:r w:rsidRPr="006D606D">
        <w:rPr>
          <w:rFonts w:ascii="Times New Roman" w:hAnsi="Times New Roman" w:cs="Times New Roman"/>
          <w:spacing w:val="-7"/>
        </w:rPr>
        <w:t xml:space="preserve"> </w:t>
      </w:r>
      <w:r w:rsidRPr="006D606D">
        <w:rPr>
          <w:rFonts w:ascii="Times New Roman" w:hAnsi="Times New Roman" w:cs="Times New Roman"/>
        </w:rPr>
        <w:t>storage location data from SAP to:</w:t>
      </w:r>
    </w:p>
    <w:p w14:paraId="24030C1D" w14:textId="2010DA02" w:rsidR="00A87E66" w:rsidRPr="006D606D" w:rsidRDefault="00A87E66" w:rsidP="00090406">
      <w:pPr>
        <w:pStyle w:val="BodyText"/>
        <w:numPr>
          <w:ilvl w:val="0"/>
          <w:numId w:val="22"/>
        </w:numPr>
        <w:spacing w:before="226"/>
        <w:rPr>
          <w:rFonts w:ascii="Times New Roman" w:hAnsi="Times New Roman" w:cs="Times New Roman"/>
        </w:rPr>
      </w:pPr>
      <w:r w:rsidRPr="006D606D">
        <w:rPr>
          <w:rFonts w:ascii="Times New Roman" w:hAnsi="Times New Roman" w:cs="Times New Roman"/>
        </w:rPr>
        <w:t>Validate storage locations during QC adjustment</w:t>
      </w:r>
    </w:p>
    <w:p w14:paraId="3CA3EDFB" w14:textId="3696CFE3" w:rsidR="006D606D" w:rsidRDefault="00A87E66" w:rsidP="00090406">
      <w:pPr>
        <w:pStyle w:val="BodyText"/>
        <w:numPr>
          <w:ilvl w:val="0"/>
          <w:numId w:val="22"/>
        </w:numPr>
        <w:spacing w:before="114" w:line="326" w:lineRule="auto"/>
        <w:ind w:right="1888"/>
        <w:rPr>
          <w:rFonts w:ascii="Times New Roman" w:eastAsiaTheme="minorEastAsia" w:hAnsi="Times New Roman" w:cs="Times New Roman"/>
          <w:lang w:eastAsia="zh-CN"/>
        </w:rPr>
      </w:pPr>
      <w:r w:rsidRPr="006D606D">
        <w:rPr>
          <w:rFonts w:ascii="Times New Roman" w:hAnsi="Times New Roman" w:cs="Times New Roman"/>
        </w:rPr>
        <w:t>Provide</w:t>
      </w:r>
      <w:r w:rsidRPr="006D606D">
        <w:rPr>
          <w:rFonts w:ascii="Times New Roman" w:hAnsi="Times New Roman" w:cs="Times New Roman"/>
          <w:spacing w:val="-4"/>
        </w:rPr>
        <w:t xml:space="preserve"> </w:t>
      </w:r>
      <w:r w:rsidRPr="006D606D">
        <w:rPr>
          <w:rFonts w:ascii="Times New Roman" w:hAnsi="Times New Roman" w:cs="Times New Roman"/>
        </w:rPr>
        <w:t>dropdown</w:t>
      </w:r>
      <w:r w:rsidRPr="006D606D">
        <w:rPr>
          <w:rFonts w:ascii="Times New Roman" w:hAnsi="Times New Roman" w:cs="Times New Roman"/>
          <w:spacing w:val="-4"/>
        </w:rPr>
        <w:t xml:space="preserve"> </w:t>
      </w:r>
      <w:r w:rsidRPr="006D606D">
        <w:rPr>
          <w:rFonts w:ascii="Times New Roman" w:hAnsi="Times New Roman" w:cs="Times New Roman"/>
        </w:rPr>
        <w:t>options</w:t>
      </w:r>
      <w:r w:rsidRPr="006D606D">
        <w:rPr>
          <w:rFonts w:ascii="Times New Roman" w:hAnsi="Times New Roman" w:cs="Times New Roman"/>
          <w:spacing w:val="-4"/>
        </w:rPr>
        <w:t xml:space="preserve"> </w:t>
      </w:r>
      <w:r w:rsidRPr="006D606D">
        <w:rPr>
          <w:rFonts w:ascii="Times New Roman" w:hAnsi="Times New Roman" w:cs="Times New Roman"/>
        </w:rPr>
        <w:t>for</w:t>
      </w:r>
      <w:r w:rsidRPr="006D606D">
        <w:rPr>
          <w:rFonts w:ascii="Times New Roman" w:hAnsi="Times New Roman" w:cs="Times New Roman"/>
          <w:spacing w:val="-4"/>
        </w:rPr>
        <w:t xml:space="preserve"> </w:t>
      </w:r>
      <w:r w:rsidRPr="006D606D">
        <w:rPr>
          <w:rFonts w:ascii="Times New Roman" w:hAnsi="Times New Roman" w:cs="Times New Roman"/>
        </w:rPr>
        <w:t>users</w:t>
      </w:r>
      <w:r w:rsidRPr="006D606D">
        <w:rPr>
          <w:rFonts w:ascii="Times New Roman" w:hAnsi="Times New Roman" w:cs="Times New Roman"/>
          <w:spacing w:val="-4"/>
        </w:rPr>
        <w:t xml:space="preserve"> </w:t>
      </w:r>
      <w:r w:rsidRPr="006D606D">
        <w:rPr>
          <w:rFonts w:ascii="Times New Roman" w:hAnsi="Times New Roman" w:cs="Times New Roman"/>
        </w:rPr>
        <w:t>when</w:t>
      </w:r>
      <w:r w:rsidRPr="006D606D">
        <w:rPr>
          <w:rFonts w:ascii="Times New Roman" w:hAnsi="Times New Roman" w:cs="Times New Roman"/>
          <w:spacing w:val="-4"/>
        </w:rPr>
        <w:t xml:space="preserve"> </w:t>
      </w:r>
      <w:r w:rsidRPr="006D606D">
        <w:rPr>
          <w:rFonts w:ascii="Times New Roman" w:hAnsi="Times New Roman" w:cs="Times New Roman"/>
        </w:rPr>
        <w:t>specifying</w:t>
      </w:r>
      <w:r w:rsidRPr="006D606D">
        <w:rPr>
          <w:rFonts w:ascii="Times New Roman" w:hAnsi="Times New Roman" w:cs="Times New Roman"/>
          <w:spacing w:val="-4"/>
        </w:rPr>
        <w:t xml:space="preserve"> </w:t>
      </w:r>
      <w:r w:rsidRPr="006D606D">
        <w:rPr>
          <w:rFonts w:ascii="Times New Roman" w:hAnsi="Times New Roman" w:cs="Times New Roman"/>
        </w:rPr>
        <w:t>adjustment</w:t>
      </w:r>
      <w:r w:rsidRPr="006D606D">
        <w:rPr>
          <w:rFonts w:ascii="Times New Roman" w:hAnsi="Times New Roman" w:cs="Times New Roman"/>
          <w:spacing w:val="-4"/>
        </w:rPr>
        <w:t xml:space="preserve"> </w:t>
      </w:r>
      <w:r w:rsidRPr="006D606D">
        <w:rPr>
          <w:rFonts w:ascii="Times New Roman" w:hAnsi="Times New Roman" w:cs="Times New Roman"/>
        </w:rPr>
        <w:t>materials</w:t>
      </w:r>
    </w:p>
    <w:p w14:paraId="23F474FA" w14:textId="3F51353B" w:rsidR="00A87E66" w:rsidRDefault="00A87E66" w:rsidP="00090406">
      <w:pPr>
        <w:pStyle w:val="BodyText"/>
        <w:numPr>
          <w:ilvl w:val="0"/>
          <w:numId w:val="22"/>
        </w:numPr>
        <w:spacing w:before="114" w:line="326" w:lineRule="auto"/>
        <w:ind w:right="1888"/>
      </w:pPr>
      <w:r w:rsidRPr="006D606D">
        <w:rPr>
          <w:rFonts w:ascii="Times New Roman" w:hAnsi="Times New Roman" w:cs="Times New Roman"/>
        </w:rPr>
        <w:t>Ensure consistency with SAP inventory management</w:t>
      </w:r>
    </w:p>
    <w:p w14:paraId="74385663" w14:textId="77777777" w:rsidR="00A87E66" w:rsidRDefault="00A87E66" w:rsidP="00A87E66">
      <w:pPr>
        <w:pStyle w:val="BodyText"/>
        <w:spacing w:before="121"/>
      </w:pPr>
    </w:p>
    <w:p w14:paraId="3056FD51" w14:textId="77777777" w:rsidR="00A87E66" w:rsidRPr="00A87E66" w:rsidRDefault="00A87E66" w:rsidP="00A87E66">
      <w:pPr>
        <w:pStyle w:val="Heading6"/>
        <w:rPr>
          <w:rFonts w:eastAsiaTheme="minorEastAsia"/>
          <w:lang w:eastAsia="zh-CN"/>
        </w:rPr>
      </w:pPr>
      <w:r w:rsidRPr="00A87E66">
        <w:rPr>
          <w:rFonts w:eastAsiaTheme="minorEastAsia"/>
          <w:lang w:eastAsia="zh-CN"/>
        </w:rPr>
        <w:t>Interface Requirements</w:t>
      </w:r>
    </w:p>
    <w:p w14:paraId="154DB8BA" w14:textId="00BC0CF6" w:rsidR="00A87E66" w:rsidRPr="0061799C" w:rsidRDefault="00A87E66" w:rsidP="00A87E66">
      <w:pPr>
        <w:pStyle w:val="BodyText"/>
        <w:ind w:left="229"/>
        <w:rPr>
          <w:rFonts w:ascii="Times New Roman" w:hAnsi="Times New Roman" w:cs="Times New Roman"/>
        </w:rPr>
      </w:pPr>
      <w:r w:rsidRPr="0061799C">
        <w:rPr>
          <w:rFonts w:ascii="Times New Roman" w:hAnsi="Times New Roman" w:cs="Times New Roman"/>
          <w:b/>
        </w:rPr>
        <w:t>Source</w:t>
      </w:r>
      <w:r w:rsidRPr="0061799C">
        <w:rPr>
          <w:rFonts w:ascii="Times New Roman" w:hAnsi="Times New Roman" w:cs="Times New Roman"/>
          <w:b/>
          <w:spacing w:val="-1"/>
        </w:rPr>
        <w:t xml:space="preserve"> </w:t>
      </w:r>
      <w:r w:rsidRPr="0061799C">
        <w:rPr>
          <w:rFonts w:ascii="Times New Roman" w:hAnsi="Times New Roman" w:cs="Times New Roman"/>
          <w:b/>
        </w:rPr>
        <w:t xml:space="preserve">Data: </w:t>
      </w:r>
      <w:r w:rsidRPr="0061799C">
        <w:rPr>
          <w:rFonts w:ascii="Times New Roman" w:hAnsi="Times New Roman" w:cs="Times New Roman"/>
        </w:rPr>
        <w:t>Storage</w:t>
      </w:r>
      <w:r w:rsidRPr="0061799C">
        <w:rPr>
          <w:rFonts w:ascii="Times New Roman" w:hAnsi="Times New Roman" w:cs="Times New Roman"/>
          <w:spacing w:val="-1"/>
        </w:rPr>
        <w:t xml:space="preserve"> </w:t>
      </w:r>
      <w:r w:rsidRPr="0061799C">
        <w:rPr>
          <w:rFonts w:ascii="Times New Roman" w:hAnsi="Times New Roman" w:cs="Times New Roman"/>
        </w:rPr>
        <w:t>locations are</w:t>
      </w:r>
      <w:r w:rsidRPr="0061799C">
        <w:rPr>
          <w:rFonts w:ascii="Times New Roman" w:hAnsi="Times New Roman" w:cs="Times New Roman"/>
          <w:spacing w:val="-1"/>
        </w:rPr>
        <w:t xml:space="preserve"> </w:t>
      </w:r>
      <w:r w:rsidRPr="0061799C">
        <w:rPr>
          <w:rFonts w:ascii="Times New Roman" w:hAnsi="Times New Roman" w:cs="Times New Roman"/>
        </w:rPr>
        <w:t>provided via SAP</w:t>
      </w:r>
      <w:r w:rsidRPr="0061799C">
        <w:rPr>
          <w:rFonts w:ascii="Times New Roman" w:hAnsi="Times New Roman" w:cs="Times New Roman"/>
          <w:spacing w:val="-6"/>
        </w:rPr>
        <w:t xml:space="preserve"> </w:t>
      </w:r>
      <w:r w:rsidRPr="0061799C">
        <w:rPr>
          <w:rFonts w:ascii="Times New Roman" w:hAnsi="Times New Roman" w:cs="Times New Roman"/>
        </w:rPr>
        <w:t>Plant Master</w:t>
      </w:r>
      <w:r w:rsidRPr="0061799C">
        <w:rPr>
          <w:rFonts w:ascii="Times New Roman" w:hAnsi="Times New Roman" w:cs="Times New Roman"/>
          <w:spacing w:val="-1"/>
        </w:rPr>
        <w:t xml:space="preserve"> </w:t>
      </w:r>
      <w:r w:rsidRPr="0061799C">
        <w:rPr>
          <w:rFonts w:ascii="Times New Roman" w:hAnsi="Times New Roman" w:cs="Times New Roman"/>
        </w:rPr>
        <w:t>interface (LGORT</w:t>
      </w:r>
      <w:r w:rsidRPr="0061799C">
        <w:rPr>
          <w:rFonts w:ascii="Times New Roman" w:hAnsi="Times New Roman" w:cs="Times New Roman"/>
          <w:spacing w:val="-5"/>
        </w:rPr>
        <w:t xml:space="preserve"> </w:t>
      </w:r>
      <w:r w:rsidRPr="0061799C">
        <w:rPr>
          <w:rFonts w:ascii="Times New Roman" w:hAnsi="Times New Roman" w:cs="Times New Roman"/>
          <w:spacing w:val="-2"/>
        </w:rPr>
        <w:t>field)</w:t>
      </w:r>
    </w:p>
    <w:p w14:paraId="0C3947BB" w14:textId="77777777" w:rsidR="0068172A" w:rsidRDefault="0068172A" w:rsidP="00A87E66">
      <w:pPr>
        <w:ind w:left="19"/>
        <w:rPr>
          <w:rFonts w:ascii="Times New Roman" w:eastAsiaTheme="minorEastAsia" w:hAnsi="Times New Roman"/>
          <w:b/>
          <w:color w:val="16A085"/>
          <w:sz w:val="24"/>
          <w:lang w:eastAsia="zh-CN"/>
        </w:rPr>
      </w:pPr>
    </w:p>
    <w:p w14:paraId="64611BAA" w14:textId="62D4792B" w:rsidR="00A87E66" w:rsidRPr="0061799C" w:rsidRDefault="00A87E66" w:rsidP="00A87E66">
      <w:pPr>
        <w:ind w:left="19"/>
        <w:rPr>
          <w:rFonts w:ascii="Times New Roman" w:hAnsi="Times New Roman"/>
          <w:b/>
          <w:sz w:val="24"/>
        </w:rPr>
      </w:pPr>
      <w:r w:rsidRPr="0061799C">
        <w:rPr>
          <w:rFonts w:ascii="Times New Roman" w:hAnsi="Times New Roman"/>
          <w:b/>
          <w:color w:val="16A085"/>
          <w:sz w:val="24"/>
        </w:rPr>
        <w:t>Field</w:t>
      </w:r>
      <w:r w:rsidRPr="0061799C">
        <w:rPr>
          <w:rFonts w:ascii="Times New Roman" w:hAnsi="Times New Roman"/>
          <w:b/>
          <w:color w:val="16A085"/>
          <w:spacing w:val="-9"/>
          <w:sz w:val="24"/>
        </w:rPr>
        <w:t xml:space="preserve"> </w:t>
      </w:r>
      <w:r w:rsidRPr="0061799C">
        <w:rPr>
          <w:rFonts w:ascii="Times New Roman" w:hAnsi="Times New Roman"/>
          <w:b/>
          <w:color w:val="16A085"/>
          <w:spacing w:val="-2"/>
          <w:sz w:val="24"/>
        </w:rPr>
        <w:t>Additions:</w:t>
      </w:r>
    </w:p>
    <w:p w14:paraId="7C6F2D15" w14:textId="77777777" w:rsidR="00A87E66" w:rsidRPr="0061799C" w:rsidRDefault="00A87E66" w:rsidP="00A87E66">
      <w:pPr>
        <w:pStyle w:val="BodyText"/>
        <w:spacing w:before="154"/>
        <w:rPr>
          <w:rFonts w:ascii="Times New Roman" w:hAnsi="Times New Roman" w:cs="Times New Roman"/>
          <w:b/>
          <w:sz w:val="20"/>
        </w:rPr>
      </w:pPr>
    </w:p>
    <w:tbl>
      <w:tblPr>
        <w:tblW w:w="10170" w:type="dxa"/>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092"/>
        <w:gridCol w:w="2613"/>
        <w:gridCol w:w="2160"/>
        <w:gridCol w:w="4305"/>
      </w:tblGrid>
      <w:tr w:rsidR="00A87E66" w:rsidRPr="0061799C" w14:paraId="1F933DCA" w14:textId="77777777" w:rsidTr="0068172A">
        <w:trPr>
          <w:trHeight w:val="621"/>
        </w:trPr>
        <w:tc>
          <w:tcPr>
            <w:tcW w:w="1092" w:type="dxa"/>
            <w:shd w:val="clear" w:color="auto" w:fill="B4C6E7" w:themeFill="accent1" w:themeFillTint="66"/>
          </w:tcPr>
          <w:p w14:paraId="50218726" w14:textId="77777777" w:rsidR="00A87E66" w:rsidRPr="0061799C" w:rsidRDefault="00A87E66" w:rsidP="001409E6">
            <w:pPr>
              <w:pStyle w:val="TableParagraph"/>
              <w:rPr>
                <w:rFonts w:ascii="Times New Roman" w:hAnsi="Times New Roman" w:cs="Times New Roman"/>
                <w:b/>
                <w:sz w:val="24"/>
              </w:rPr>
            </w:pPr>
            <w:r w:rsidRPr="0061799C">
              <w:rPr>
                <w:rFonts w:ascii="Times New Roman" w:hAnsi="Times New Roman" w:cs="Times New Roman"/>
                <w:b/>
                <w:spacing w:val="-2"/>
                <w:sz w:val="24"/>
              </w:rPr>
              <w:t>QCLAD</w:t>
            </w:r>
          </w:p>
          <w:p w14:paraId="314A94D9" w14:textId="77777777" w:rsidR="00A87E66" w:rsidRPr="0061799C" w:rsidRDefault="00A87E66" w:rsidP="001409E6">
            <w:pPr>
              <w:pStyle w:val="TableParagraph"/>
              <w:spacing w:before="114"/>
              <w:rPr>
                <w:rFonts w:ascii="Times New Roman" w:hAnsi="Times New Roman" w:cs="Times New Roman"/>
                <w:b/>
                <w:sz w:val="24"/>
              </w:rPr>
            </w:pPr>
            <w:r w:rsidRPr="0061799C">
              <w:rPr>
                <w:rFonts w:ascii="Times New Roman" w:hAnsi="Times New Roman" w:cs="Times New Roman"/>
                <w:b/>
                <w:spacing w:val="-2"/>
                <w:sz w:val="24"/>
              </w:rPr>
              <w:t>Table</w:t>
            </w:r>
          </w:p>
        </w:tc>
        <w:tc>
          <w:tcPr>
            <w:tcW w:w="2613" w:type="dxa"/>
            <w:shd w:val="clear" w:color="auto" w:fill="B4C6E7" w:themeFill="accent1" w:themeFillTint="66"/>
          </w:tcPr>
          <w:p w14:paraId="153D0CB8" w14:textId="77777777" w:rsidR="00A87E66" w:rsidRPr="0061799C" w:rsidRDefault="00A87E66" w:rsidP="001409E6">
            <w:pPr>
              <w:pStyle w:val="TableParagraph"/>
              <w:spacing w:before="83"/>
              <w:ind w:left="0"/>
              <w:rPr>
                <w:rFonts w:ascii="Times New Roman" w:hAnsi="Times New Roman" w:cs="Times New Roman"/>
                <w:b/>
                <w:sz w:val="24"/>
              </w:rPr>
            </w:pPr>
          </w:p>
          <w:p w14:paraId="621DB80C" w14:textId="77777777" w:rsidR="00A87E66" w:rsidRPr="0061799C" w:rsidRDefault="00A87E66" w:rsidP="001409E6">
            <w:pPr>
              <w:pStyle w:val="TableParagraph"/>
              <w:spacing w:before="1"/>
              <w:ind w:left="131"/>
              <w:rPr>
                <w:rFonts w:ascii="Times New Roman" w:hAnsi="Times New Roman" w:cs="Times New Roman"/>
                <w:b/>
                <w:sz w:val="24"/>
              </w:rPr>
            </w:pPr>
            <w:r w:rsidRPr="0061799C">
              <w:rPr>
                <w:rFonts w:ascii="Times New Roman" w:hAnsi="Times New Roman" w:cs="Times New Roman"/>
                <w:b/>
                <w:sz w:val="24"/>
              </w:rPr>
              <w:t xml:space="preserve">New </w:t>
            </w:r>
            <w:r w:rsidRPr="0061799C">
              <w:rPr>
                <w:rFonts w:ascii="Times New Roman" w:hAnsi="Times New Roman" w:cs="Times New Roman"/>
                <w:b/>
                <w:spacing w:val="-2"/>
                <w:sz w:val="24"/>
              </w:rPr>
              <w:t>Field</w:t>
            </w:r>
          </w:p>
        </w:tc>
        <w:tc>
          <w:tcPr>
            <w:tcW w:w="2160" w:type="dxa"/>
            <w:shd w:val="clear" w:color="auto" w:fill="B4C6E7" w:themeFill="accent1" w:themeFillTint="66"/>
          </w:tcPr>
          <w:p w14:paraId="292A8FF5" w14:textId="77777777" w:rsidR="00A87E66" w:rsidRPr="0061799C" w:rsidRDefault="00A87E66" w:rsidP="001409E6">
            <w:pPr>
              <w:pStyle w:val="TableParagraph"/>
              <w:spacing w:before="83"/>
              <w:ind w:left="0"/>
              <w:rPr>
                <w:rFonts w:ascii="Times New Roman" w:hAnsi="Times New Roman" w:cs="Times New Roman"/>
                <w:b/>
                <w:sz w:val="24"/>
              </w:rPr>
            </w:pPr>
          </w:p>
          <w:p w14:paraId="60E17D8C" w14:textId="77777777" w:rsidR="00A87E66" w:rsidRPr="0061799C" w:rsidRDefault="00A87E66" w:rsidP="001409E6">
            <w:pPr>
              <w:pStyle w:val="TableParagraph"/>
              <w:spacing w:before="1"/>
              <w:ind w:left="124"/>
              <w:rPr>
                <w:rFonts w:ascii="Times New Roman" w:hAnsi="Times New Roman" w:cs="Times New Roman"/>
                <w:b/>
                <w:sz w:val="24"/>
              </w:rPr>
            </w:pPr>
            <w:r w:rsidRPr="0061799C">
              <w:rPr>
                <w:rFonts w:ascii="Times New Roman" w:hAnsi="Times New Roman" w:cs="Times New Roman"/>
                <w:b/>
                <w:sz w:val="24"/>
              </w:rPr>
              <w:t xml:space="preserve">Source </w:t>
            </w:r>
            <w:r w:rsidRPr="0061799C">
              <w:rPr>
                <w:rFonts w:ascii="Times New Roman" w:hAnsi="Times New Roman" w:cs="Times New Roman"/>
                <w:b/>
                <w:spacing w:val="-2"/>
                <w:sz w:val="24"/>
              </w:rPr>
              <w:t>Field</w:t>
            </w:r>
          </w:p>
        </w:tc>
        <w:tc>
          <w:tcPr>
            <w:tcW w:w="4305" w:type="dxa"/>
            <w:shd w:val="clear" w:color="auto" w:fill="B4C6E7" w:themeFill="accent1" w:themeFillTint="66"/>
          </w:tcPr>
          <w:p w14:paraId="459A5201" w14:textId="77777777" w:rsidR="00A87E66" w:rsidRPr="0061799C" w:rsidRDefault="00A87E66" w:rsidP="001409E6">
            <w:pPr>
              <w:pStyle w:val="TableParagraph"/>
              <w:spacing w:before="83"/>
              <w:ind w:left="0"/>
              <w:rPr>
                <w:rFonts w:ascii="Times New Roman" w:hAnsi="Times New Roman" w:cs="Times New Roman"/>
                <w:b/>
                <w:sz w:val="24"/>
              </w:rPr>
            </w:pPr>
          </w:p>
          <w:p w14:paraId="4C48CAA7" w14:textId="77777777" w:rsidR="00A87E66" w:rsidRPr="0061799C" w:rsidRDefault="00A87E66" w:rsidP="001409E6">
            <w:pPr>
              <w:pStyle w:val="TableParagraph"/>
              <w:spacing w:before="1"/>
              <w:ind w:left="133"/>
              <w:rPr>
                <w:rFonts w:ascii="Times New Roman" w:hAnsi="Times New Roman" w:cs="Times New Roman"/>
                <w:b/>
                <w:sz w:val="24"/>
              </w:rPr>
            </w:pPr>
            <w:r w:rsidRPr="0061799C">
              <w:rPr>
                <w:rFonts w:ascii="Times New Roman" w:hAnsi="Times New Roman" w:cs="Times New Roman"/>
                <w:b/>
                <w:spacing w:val="-2"/>
                <w:sz w:val="24"/>
              </w:rPr>
              <w:t>Description</w:t>
            </w:r>
          </w:p>
        </w:tc>
      </w:tr>
      <w:tr w:rsidR="00A87E66" w:rsidRPr="0061799C" w14:paraId="09F0E0A8" w14:textId="77777777" w:rsidTr="0068172A">
        <w:trPr>
          <w:trHeight w:val="1019"/>
        </w:trPr>
        <w:tc>
          <w:tcPr>
            <w:tcW w:w="1092" w:type="dxa"/>
          </w:tcPr>
          <w:p w14:paraId="6EB62F0B" w14:textId="77777777" w:rsidR="00A87E66" w:rsidRPr="0061799C" w:rsidRDefault="00A87E66" w:rsidP="001409E6">
            <w:pPr>
              <w:pStyle w:val="TableParagraph"/>
              <w:spacing w:before="83"/>
              <w:ind w:left="0"/>
              <w:rPr>
                <w:rFonts w:ascii="Times New Roman" w:hAnsi="Times New Roman" w:cs="Times New Roman"/>
                <w:b/>
                <w:sz w:val="24"/>
              </w:rPr>
            </w:pPr>
          </w:p>
          <w:p w14:paraId="5E37AFD5" w14:textId="77777777" w:rsidR="00A87E66" w:rsidRPr="0061799C" w:rsidRDefault="00A87E66" w:rsidP="001409E6">
            <w:pPr>
              <w:pStyle w:val="TableParagraph"/>
              <w:spacing w:before="1"/>
              <w:rPr>
                <w:rFonts w:ascii="Times New Roman" w:hAnsi="Times New Roman" w:cs="Times New Roman"/>
                <w:sz w:val="24"/>
              </w:rPr>
            </w:pPr>
            <w:r w:rsidRPr="0061799C">
              <w:rPr>
                <w:rFonts w:ascii="Times New Roman" w:hAnsi="Times New Roman" w:cs="Times New Roman"/>
                <w:spacing w:val="-2"/>
                <w:sz w:val="24"/>
              </w:rPr>
              <w:t>Plant</w:t>
            </w:r>
          </w:p>
        </w:tc>
        <w:tc>
          <w:tcPr>
            <w:tcW w:w="2613" w:type="dxa"/>
          </w:tcPr>
          <w:p w14:paraId="19615B84" w14:textId="77777777" w:rsidR="00A87E66" w:rsidRPr="0061799C" w:rsidRDefault="00A87E66" w:rsidP="001409E6">
            <w:pPr>
              <w:pStyle w:val="TableParagraph"/>
              <w:spacing w:before="83"/>
              <w:ind w:left="0"/>
              <w:rPr>
                <w:rFonts w:ascii="Times New Roman" w:hAnsi="Times New Roman" w:cs="Times New Roman"/>
                <w:b/>
                <w:sz w:val="24"/>
              </w:rPr>
            </w:pPr>
          </w:p>
          <w:p w14:paraId="4700A853" w14:textId="77777777" w:rsidR="00A87E66" w:rsidRPr="0061799C" w:rsidRDefault="00A87E66" w:rsidP="001409E6">
            <w:pPr>
              <w:pStyle w:val="TableParagraph"/>
              <w:spacing w:before="1"/>
              <w:ind w:left="131"/>
              <w:rPr>
                <w:rFonts w:ascii="Times New Roman" w:hAnsi="Times New Roman" w:cs="Times New Roman"/>
                <w:sz w:val="24"/>
              </w:rPr>
            </w:pPr>
            <w:proofErr w:type="spellStart"/>
            <w:r w:rsidRPr="0061799C">
              <w:rPr>
                <w:rFonts w:ascii="Times New Roman" w:hAnsi="Times New Roman" w:cs="Times New Roman"/>
                <w:spacing w:val="-2"/>
                <w:sz w:val="24"/>
              </w:rPr>
              <w:t>StorageLocations</w:t>
            </w:r>
            <w:proofErr w:type="spellEnd"/>
          </w:p>
        </w:tc>
        <w:tc>
          <w:tcPr>
            <w:tcW w:w="2160" w:type="dxa"/>
          </w:tcPr>
          <w:p w14:paraId="7F465C07" w14:textId="77777777" w:rsidR="00A87E66" w:rsidRPr="0061799C" w:rsidRDefault="00A87E66" w:rsidP="001409E6">
            <w:pPr>
              <w:pStyle w:val="TableParagraph"/>
              <w:spacing w:line="338" w:lineRule="auto"/>
              <w:ind w:left="124" w:right="497"/>
              <w:rPr>
                <w:rFonts w:ascii="Times New Roman" w:hAnsi="Times New Roman" w:cs="Times New Roman"/>
                <w:sz w:val="24"/>
              </w:rPr>
            </w:pPr>
            <w:r w:rsidRPr="0061799C">
              <w:rPr>
                <w:rFonts w:ascii="Times New Roman" w:hAnsi="Times New Roman" w:cs="Times New Roman"/>
                <w:sz w:val="24"/>
              </w:rPr>
              <w:t>LGORT</w:t>
            </w:r>
            <w:r w:rsidRPr="0061799C">
              <w:rPr>
                <w:rFonts w:ascii="Times New Roman" w:hAnsi="Times New Roman" w:cs="Times New Roman"/>
                <w:spacing w:val="-17"/>
                <w:sz w:val="24"/>
              </w:rPr>
              <w:t xml:space="preserve"> </w:t>
            </w:r>
            <w:r w:rsidRPr="0061799C">
              <w:rPr>
                <w:rFonts w:ascii="Times New Roman" w:hAnsi="Times New Roman" w:cs="Times New Roman"/>
                <w:sz w:val="24"/>
              </w:rPr>
              <w:t xml:space="preserve">(Plant </w:t>
            </w:r>
            <w:r w:rsidRPr="0061799C">
              <w:rPr>
                <w:rFonts w:ascii="Times New Roman" w:hAnsi="Times New Roman" w:cs="Times New Roman"/>
                <w:spacing w:val="-2"/>
                <w:sz w:val="24"/>
              </w:rPr>
              <w:t>Master)</w:t>
            </w:r>
          </w:p>
        </w:tc>
        <w:tc>
          <w:tcPr>
            <w:tcW w:w="4305" w:type="dxa"/>
          </w:tcPr>
          <w:p w14:paraId="49457D9E" w14:textId="77777777" w:rsidR="00A87E66" w:rsidRPr="0061799C" w:rsidRDefault="00A87E66" w:rsidP="001409E6">
            <w:pPr>
              <w:pStyle w:val="TableParagraph"/>
              <w:spacing w:line="338" w:lineRule="auto"/>
              <w:ind w:left="133" w:right="67"/>
              <w:rPr>
                <w:rFonts w:ascii="Times New Roman" w:hAnsi="Times New Roman" w:cs="Times New Roman"/>
                <w:sz w:val="24"/>
              </w:rPr>
            </w:pPr>
            <w:r w:rsidRPr="0061799C">
              <w:rPr>
                <w:rFonts w:ascii="Times New Roman" w:hAnsi="Times New Roman" w:cs="Times New Roman"/>
                <w:sz w:val="24"/>
              </w:rPr>
              <w:t>Semicolon-delimited</w:t>
            </w:r>
            <w:r w:rsidRPr="0061799C">
              <w:rPr>
                <w:rFonts w:ascii="Times New Roman" w:hAnsi="Times New Roman" w:cs="Times New Roman"/>
                <w:spacing w:val="-13"/>
                <w:sz w:val="24"/>
              </w:rPr>
              <w:t xml:space="preserve"> </w:t>
            </w:r>
            <w:r w:rsidRPr="0061799C">
              <w:rPr>
                <w:rFonts w:ascii="Times New Roman" w:hAnsi="Times New Roman" w:cs="Times New Roman"/>
                <w:sz w:val="24"/>
              </w:rPr>
              <w:t>list</w:t>
            </w:r>
            <w:r w:rsidRPr="0061799C">
              <w:rPr>
                <w:rFonts w:ascii="Times New Roman" w:hAnsi="Times New Roman" w:cs="Times New Roman"/>
                <w:spacing w:val="-13"/>
                <w:sz w:val="24"/>
              </w:rPr>
              <w:t xml:space="preserve"> </w:t>
            </w:r>
            <w:r w:rsidRPr="0061799C">
              <w:rPr>
                <w:rFonts w:ascii="Times New Roman" w:hAnsi="Times New Roman" w:cs="Times New Roman"/>
                <w:sz w:val="24"/>
              </w:rPr>
              <w:t>of</w:t>
            </w:r>
            <w:r w:rsidRPr="0061799C">
              <w:rPr>
                <w:rFonts w:ascii="Times New Roman" w:hAnsi="Times New Roman" w:cs="Times New Roman"/>
                <w:spacing w:val="-13"/>
                <w:sz w:val="24"/>
              </w:rPr>
              <w:t xml:space="preserve"> </w:t>
            </w:r>
            <w:r w:rsidRPr="0061799C">
              <w:rPr>
                <w:rFonts w:ascii="Times New Roman" w:hAnsi="Times New Roman" w:cs="Times New Roman"/>
                <w:sz w:val="24"/>
              </w:rPr>
              <w:t>valid storage locations</w:t>
            </w:r>
          </w:p>
        </w:tc>
      </w:tr>
    </w:tbl>
    <w:p w14:paraId="78E740BB" w14:textId="77777777" w:rsidR="00A87E66" w:rsidRDefault="00A87E66" w:rsidP="00A87E66">
      <w:pPr>
        <w:pStyle w:val="BodyText"/>
        <w:spacing w:before="153"/>
        <w:rPr>
          <w:rFonts w:ascii="Arial"/>
          <w:b/>
        </w:rPr>
      </w:pPr>
    </w:p>
    <w:p w14:paraId="5AAB2C82" w14:textId="77777777" w:rsidR="00A87E66" w:rsidRDefault="00A87E66" w:rsidP="00A87E66">
      <w:pPr>
        <w:pStyle w:val="Heading6"/>
        <w:rPr>
          <w:rFonts w:eastAsiaTheme="minorEastAsia"/>
          <w:lang w:eastAsia="zh-CN"/>
        </w:rPr>
      </w:pPr>
      <w:r w:rsidRPr="00A87E66">
        <w:rPr>
          <w:rFonts w:eastAsiaTheme="minorEastAsia"/>
          <w:lang w:eastAsia="zh-CN"/>
        </w:rPr>
        <w:t>Data Flow</w:t>
      </w:r>
    </w:p>
    <w:p w14:paraId="51308129" w14:textId="77777777" w:rsidR="00090406" w:rsidRDefault="00090406" w:rsidP="00090406">
      <w:pPr>
        <w:ind w:left="360"/>
        <w:jc w:val="both"/>
        <w:rPr>
          <w:rFonts w:ascii="Times New Roman" w:eastAsiaTheme="minorEastAsia" w:hAnsi="Times New Roman"/>
          <w:b/>
          <w:bCs/>
          <w:i/>
          <w:iCs/>
          <w:color w:val="4472C4" w:themeColor="accent1"/>
          <w:sz w:val="24"/>
          <w:lang w:eastAsia="zh-CN"/>
        </w:rPr>
      </w:pPr>
      <w:r w:rsidRPr="4F0107CC">
        <w:rPr>
          <w:rFonts w:ascii="Times New Roman" w:eastAsiaTheme="minorEastAsia" w:hAnsi="Times New Roman"/>
          <w:b/>
          <w:bCs/>
          <w:i/>
          <w:iCs/>
          <w:color w:val="4472C4" w:themeColor="accent1"/>
          <w:sz w:val="24"/>
          <w:lang w:eastAsia="zh-CN"/>
        </w:rPr>
        <w:t>Example request JSON:</w:t>
      </w:r>
    </w:p>
    <w:p w14:paraId="4CD7DF8C" w14:textId="77777777" w:rsidR="00090406" w:rsidRPr="001B719F" w:rsidRDefault="00090406" w:rsidP="00090406">
      <w:pPr>
        <w:ind w:left="720"/>
        <w:rPr>
          <w:rFonts w:eastAsiaTheme="minorEastAsia"/>
          <w:lang w:eastAsia="zh-CN"/>
        </w:rPr>
      </w:pPr>
      <w:r w:rsidRPr="001B719F">
        <w:rPr>
          <w:rFonts w:eastAsiaTheme="minorEastAsia"/>
          <w:lang w:eastAsia="zh-CN"/>
        </w:rPr>
        <w:t>[</w:t>
      </w:r>
    </w:p>
    <w:p w14:paraId="10A7CA5D" w14:textId="77777777" w:rsidR="00090406" w:rsidRPr="001B719F" w:rsidRDefault="00090406" w:rsidP="00090406">
      <w:pPr>
        <w:ind w:left="720"/>
        <w:rPr>
          <w:rFonts w:eastAsiaTheme="minorEastAsia"/>
          <w:lang w:eastAsia="zh-CN"/>
        </w:rPr>
      </w:pPr>
      <w:r w:rsidRPr="001B719F">
        <w:rPr>
          <w:rFonts w:eastAsiaTheme="minorEastAsia"/>
          <w:lang w:eastAsia="zh-CN"/>
        </w:rPr>
        <w:lastRenderedPageBreak/>
        <w:t xml:space="preserve">    {</w:t>
      </w:r>
    </w:p>
    <w:p w14:paraId="100B16B9"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srcSystem</w:t>
      </w:r>
      <w:proofErr w:type="spellEnd"/>
      <w:r w:rsidRPr="001B719F">
        <w:rPr>
          <w:rFonts w:eastAsiaTheme="minorEastAsia"/>
          <w:lang w:eastAsia="zh-CN"/>
        </w:rPr>
        <w:t>": "Q93",</w:t>
      </w:r>
    </w:p>
    <w:p w14:paraId="14736EE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apiuid</w:t>
      </w:r>
      <w:proofErr w:type="spellEnd"/>
      <w:r w:rsidRPr="001B719F">
        <w:rPr>
          <w:rFonts w:eastAsiaTheme="minorEastAsia"/>
          <w:lang w:eastAsia="zh-CN"/>
        </w:rPr>
        <w:t>": "PLN_API_FE412F97F8EB1FD092F4ECE2B9448FF9",</w:t>
      </w:r>
    </w:p>
    <w:p w14:paraId="2B718601"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parentPlant</w:t>
      </w:r>
      <w:proofErr w:type="spellEnd"/>
      <w:r w:rsidRPr="001B719F">
        <w:rPr>
          <w:rFonts w:eastAsiaTheme="minorEastAsia"/>
          <w:lang w:eastAsia="zh-CN"/>
        </w:rPr>
        <w:t>": [</w:t>
      </w:r>
    </w:p>
    <w:p w14:paraId="3D2EAD27"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42B59460"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uuid</w:t>
      </w:r>
      <w:proofErr w:type="spellEnd"/>
      <w:r w:rsidRPr="001B719F">
        <w:rPr>
          <w:rFonts w:eastAsiaTheme="minorEastAsia"/>
          <w:lang w:eastAsia="zh-CN"/>
        </w:rPr>
        <w:t>": "PLN_MAS_FE412F97F8EB1FD092F4ECE2C2C50FF9",</w:t>
      </w:r>
    </w:p>
    <w:p w14:paraId="4B09ED3B"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werks</w:t>
      </w:r>
      <w:proofErr w:type="spellEnd"/>
      <w:r w:rsidRPr="001B719F">
        <w:rPr>
          <w:rFonts w:eastAsiaTheme="minorEastAsia"/>
          <w:lang w:eastAsia="zh-CN"/>
        </w:rPr>
        <w:t>": "S5P9",</w:t>
      </w:r>
    </w:p>
    <w:p w14:paraId="56DEDFC7"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lgort</w:t>
      </w:r>
      <w:proofErr w:type="spellEnd"/>
      <w:r w:rsidRPr="001B719F">
        <w:rPr>
          <w:rFonts w:eastAsiaTheme="minorEastAsia"/>
          <w:lang w:eastAsia="zh-CN"/>
        </w:rPr>
        <w:t>": "0001/0003/0005/0011/8001/9001/9002/9003/9004",</w:t>
      </w:r>
    </w:p>
    <w:p w14:paraId="3F3BABF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"warehouse": "Y",</w:t>
      </w:r>
    </w:p>
    <w:p w14:paraId="6F41C27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parentplantcode</w:t>
      </w:r>
      <w:proofErr w:type="spellEnd"/>
      <w:r w:rsidRPr="001B719F">
        <w:rPr>
          <w:rFonts w:eastAsiaTheme="minorEastAsia"/>
          <w:lang w:eastAsia="zh-CN"/>
        </w:rPr>
        <w:t>": "0759",</w:t>
      </w:r>
    </w:p>
    <w:p w14:paraId="48CDC929"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"name1": "WH CN SH BF DG",</w:t>
      </w:r>
    </w:p>
    <w:p w14:paraId="19AB0ED3"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bwkey</w:t>
      </w:r>
      <w:proofErr w:type="spellEnd"/>
      <w:r w:rsidRPr="001B719F">
        <w:rPr>
          <w:rFonts w:eastAsiaTheme="minorEastAsia"/>
          <w:lang w:eastAsia="zh-CN"/>
        </w:rPr>
        <w:t>": "S5P9",</w:t>
      </w:r>
    </w:p>
    <w:p w14:paraId="526481D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kunnr</w:t>
      </w:r>
      <w:proofErr w:type="spellEnd"/>
      <w:r w:rsidRPr="001B719F">
        <w:rPr>
          <w:rFonts w:eastAsiaTheme="minorEastAsia"/>
          <w:lang w:eastAsia="zh-CN"/>
        </w:rPr>
        <w:t>": "00PA00S5P9",</w:t>
      </w:r>
    </w:p>
    <w:p w14:paraId="74D57F4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lifnr</w:t>
      </w:r>
      <w:proofErr w:type="spellEnd"/>
      <w:r w:rsidRPr="001B719F">
        <w:rPr>
          <w:rFonts w:eastAsiaTheme="minorEastAsia"/>
          <w:lang w:eastAsia="zh-CN"/>
        </w:rPr>
        <w:t>": "00PAY0S5P9",</w:t>
      </w:r>
    </w:p>
    <w:p w14:paraId="3D818C4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"name2": "",</w:t>
      </w:r>
    </w:p>
    <w:p w14:paraId="2DEF81C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stras</w:t>
      </w:r>
      <w:proofErr w:type="spellEnd"/>
      <w:r w:rsidRPr="001B719F">
        <w:rPr>
          <w:rFonts w:eastAsiaTheme="minorEastAsia"/>
          <w:lang w:eastAsia="zh-CN"/>
        </w:rPr>
        <w:t xml:space="preserve">": "No.10359 </w:t>
      </w:r>
      <w:proofErr w:type="spellStart"/>
      <w:r w:rsidRPr="001B719F">
        <w:rPr>
          <w:rFonts w:eastAsiaTheme="minorEastAsia"/>
          <w:lang w:eastAsia="zh-CN"/>
        </w:rPr>
        <w:t>Puwei</w:t>
      </w:r>
      <w:proofErr w:type="spellEnd"/>
      <w:r w:rsidRPr="001B719F">
        <w:rPr>
          <w:rFonts w:eastAsiaTheme="minorEastAsia"/>
          <w:lang w:eastAsia="zh-CN"/>
        </w:rPr>
        <w:t xml:space="preserve"> </w:t>
      </w:r>
      <w:proofErr w:type="gramStart"/>
      <w:r w:rsidRPr="001B719F">
        <w:rPr>
          <w:rFonts w:eastAsiaTheme="minorEastAsia"/>
          <w:lang w:eastAsia="zh-CN"/>
        </w:rPr>
        <w:t>Road,  Jinshan</w:t>
      </w:r>
      <w:proofErr w:type="gramEnd"/>
      <w:r w:rsidRPr="001B719F">
        <w:rPr>
          <w:rFonts w:eastAsiaTheme="minorEastAsia"/>
          <w:lang w:eastAsia="zh-CN"/>
        </w:rPr>
        <w:t>",</w:t>
      </w:r>
    </w:p>
    <w:p w14:paraId="5853283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"ort01": "Shanghai",</w:t>
      </w:r>
    </w:p>
    <w:p w14:paraId="093A3C7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"land1": "CN",</w:t>
      </w:r>
    </w:p>
    <w:p w14:paraId="1A2E7873"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"vLand1": "People's Republic of China",</w:t>
      </w:r>
    </w:p>
    <w:p w14:paraId="03CF97BE"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cityc</w:t>
      </w:r>
      <w:proofErr w:type="spellEnd"/>
      <w:r w:rsidRPr="001B719F">
        <w:rPr>
          <w:rFonts w:eastAsiaTheme="minorEastAsia"/>
          <w:lang w:eastAsia="zh-CN"/>
        </w:rPr>
        <w:t>": "",</w:t>
      </w:r>
    </w:p>
    <w:p w14:paraId="4DFCFDD5"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adrnr</w:t>
      </w:r>
      <w:proofErr w:type="spellEnd"/>
      <w:r w:rsidRPr="001B719F">
        <w:rPr>
          <w:rFonts w:eastAsiaTheme="minorEastAsia"/>
          <w:lang w:eastAsia="zh-CN"/>
        </w:rPr>
        <w:t>": "0002392416",</w:t>
      </w:r>
    </w:p>
    <w:p w14:paraId="7DA2BBDA"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childCrhd</w:t>
      </w:r>
      <w:proofErr w:type="spellEnd"/>
      <w:r w:rsidRPr="001B719F">
        <w:rPr>
          <w:rFonts w:eastAsiaTheme="minorEastAsia"/>
          <w:lang w:eastAsia="zh-CN"/>
        </w:rPr>
        <w:t>": [</w:t>
      </w:r>
    </w:p>
    <w:p w14:paraId="670D947A"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0F05F6F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arbpl</w:t>
      </w:r>
      <w:proofErr w:type="spellEnd"/>
      <w:r w:rsidRPr="001B719F">
        <w:rPr>
          <w:rFonts w:eastAsiaTheme="minorEastAsia"/>
          <w:lang w:eastAsia="zh-CN"/>
        </w:rPr>
        <w:t>": "QC-LAB",</w:t>
      </w:r>
    </w:p>
    <w:p w14:paraId="72DF679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verwe</w:t>
      </w:r>
      <w:proofErr w:type="spellEnd"/>
      <w:r w:rsidRPr="001B719F">
        <w:rPr>
          <w:rFonts w:eastAsiaTheme="minorEastAsia"/>
          <w:lang w:eastAsia="zh-CN"/>
        </w:rPr>
        <w:t>": "000",</w:t>
      </w:r>
    </w:p>
    <w:p w14:paraId="7F962F9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planv</w:t>
      </w:r>
      <w:proofErr w:type="spellEnd"/>
      <w:r w:rsidRPr="001B719F">
        <w:rPr>
          <w:rFonts w:eastAsiaTheme="minorEastAsia"/>
          <w:lang w:eastAsia="zh-CN"/>
        </w:rPr>
        <w:t>": "009",</w:t>
      </w:r>
    </w:p>
    <w:p w14:paraId="3FABEFE5"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delInd</w:t>
      </w:r>
      <w:proofErr w:type="spellEnd"/>
      <w:r w:rsidRPr="001B719F">
        <w:rPr>
          <w:rFonts w:eastAsiaTheme="minorEastAsia"/>
          <w:lang w:eastAsia="zh-CN"/>
        </w:rPr>
        <w:t>": " "</w:t>
      </w:r>
    </w:p>
    <w:p w14:paraId="421F07C5"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3B79F9C4"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516FAEF1"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arbpl</w:t>
      </w:r>
      <w:proofErr w:type="spellEnd"/>
      <w:r w:rsidRPr="001B719F">
        <w:rPr>
          <w:rFonts w:eastAsiaTheme="minorEastAsia"/>
          <w:lang w:eastAsia="zh-CN"/>
        </w:rPr>
        <w:t>": "S5P9-123",</w:t>
      </w:r>
    </w:p>
    <w:p w14:paraId="44972C1E"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verwe</w:t>
      </w:r>
      <w:proofErr w:type="spellEnd"/>
      <w:r w:rsidRPr="001B719F">
        <w:rPr>
          <w:rFonts w:eastAsiaTheme="minorEastAsia"/>
          <w:lang w:eastAsia="zh-CN"/>
        </w:rPr>
        <w:t>": "PI0",</w:t>
      </w:r>
    </w:p>
    <w:p w14:paraId="7684493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planv</w:t>
      </w:r>
      <w:proofErr w:type="spellEnd"/>
      <w:r w:rsidRPr="001B719F">
        <w:rPr>
          <w:rFonts w:eastAsiaTheme="minorEastAsia"/>
          <w:lang w:eastAsia="zh-CN"/>
        </w:rPr>
        <w:t>": "009",</w:t>
      </w:r>
    </w:p>
    <w:p w14:paraId="4BF8FC3F"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delInd</w:t>
      </w:r>
      <w:proofErr w:type="spellEnd"/>
      <w:r w:rsidRPr="001B719F">
        <w:rPr>
          <w:rFonts w:eastAsiaTheme="minorEastAsia"/>
          <w:lang w:eastAsia="zh-CN"/>
        </w:rPr>
        <w:t>": " "</w:t>
      </w:r>
    </w:p>
    <w:p w14:paraId="29F1EB1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40D54C11"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51D3F92C" w14:textId="77777777" w:rsidR="00090406" w:rsidRPr="001B719F" w:rsidRDefault="00090406" w:rsidP="00090406">
      <w:pPr>
        <w:ind w:left="720"/>
        <w:rPr>
          <w:rFonts w:eastAsiaTheme="minorEastAsia"/>
          <w:lang w:eastAsia="zh-CN"/>
        </w:rPr>
      </w:pPr>
      <w:r w:rsidRPr="001B719F">
        <w:rPr>
          <w:rFonts w:eastAsiaTheme="minorEastAsia"/>
          <w:lang w:eastAsia="zh-CN"/>
        </w:rPr>
        <w:lastRenderedPageBreak/>
        <w:t xml:space="preserve">                        "</w:t>
      </w:r>
      <w:proofErr w:type="spellStart"/>
      <w:r w:rsidRPr="001B719F">
        <w:rPr>
          <w:rFonts w:eastAsiaTheme="minorEastAsia"/>
          <w:lang w:eastAsia="zh-CN"/>
        </w:rPr>
        <w:t>arbpl</w:t>
      </w:r>
      <w:proofErr w:type="spellEnd"/>
      <w:r w:rsidRPr="001B719F">
        <w:rPr>
          <w:rFonts w:eastAsiaTheme="minorEastAsia"/>
          <w:lang w:eastAsia="zh-CN"/>
        </w:rPr>
        <w:t>": "S5P9-LAB",</w:t>
      </w:r>
    </w:p>
    <w:p w14:paraId="4C0AF463"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verwe</w:t>
      </w:r>
      <w:proofErr w:type="spellEnd"/>
      <w:r w:rsidRPr="001B719F">
        <w:rPr>
          <w:rFonts w:eastAsiaTheme="minorEastAsia"/>
          <w:lang w:eastAsia="zh-CN"/>
        </w:rPr>
        <w:t>": "PI0",</w:t>
      </w:r>
    </w:p>
    <w:p w14:paraId="5B4E46EA"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planv</w:t>
      </w:r>
      <w:proofErr w:type="spellEnd"/>
      <w:r w:rsidRPr="001B719F">
        <w:rPr>
          <w:rFonts w:eastAsiaTheme="minorEastAsia"/>
          <w:lang w:eastAsia="zh-CN"/>
        </w:rPr>
        <w:t>": "009",</w:t>
      </w:r>
    </w:p>
    <w:p w14:paraId="65036DC0"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roofErr w:type="spellStart"/>
      <w:r w:rsidRPr="001B719F">
        <w:rPr>
          <w:rFonts w:eastAsiaTheme="minorEastAsia"/>
          <w:lang w:eastAsia="zh-CN"/>
        </w:rPr>
        <w:t>delInd</w:t>
      </w:r>
      <w:proofErr w:type="spellEnd"/>
      <w:r w:rsidRPr="001B719F">
        <w:rPr>
          <w:rFonts w:eastAsiaTheme="minorEastAsia"/>
          <w:lang w:eastAsia="zh-CN"/>
        </w:rPr>
        <w:t>": " "</w:t>
      </w:r>
    </w:p>
    <w:p w14:paraId="4F964A6C"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53B1EBBF"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6BADE868"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     </w:t>
      </w:r>
    </w:p>
    <w:p w14:paraId="09B9DED0"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3AA57CF2" w14:textId="77777777" w:rsidR="00090406" w:rsidRPr="001B719F" w:rsidRDefault="00090406" w:rsidP="00090406">
      <w:pPr>
        <w:ind w:left="720"/>
        <w:rPr>
          <w:rFonts w:eastAsiaTheme="minorEastAsia"/>
          <w:lang w:eastAsia="zh-CN"/>
        </w:rPr>
      </w:pPr>
      <w:r w:rsidRPr="001B719F">
        <w:rPr>
          <w:rFonts w:eastAsiaTheme="minorEastAsia"/>
          <w:lang w:eastAsia="zh-CN"/>
        </w:rPr>
        <w:t xml:space="preserve">    }</w:t>
      </w:r>
    </w:p>
    <w:p w14:paraId="79B73045" w14:textId="77777777" w:rsidR="00090406" w:rsidRPr="001B719F" w:rsidRDefault="00090406" w:rsidP="00090406">
      <w:pPr>
        <w:ind w:left="720"/>
        <w:rPr>
          <w:rFonts w:eastAsiaTheme="minorEastAsia"/>
          <w:lang w:eastAsia="zh-CN"/>
        </w:rPr>
      </w:pPr>
      <w:r w:rsidRPr="001B719F">
        <w:rPr>
          <w:rFonts w:eastAsiaTheme="minorEastAsia"/>
          <w:lang w:eastAsia="zh-CN"/>
        </w:rPr>
        <w:t>]</w:t>
      </w:r>
    </w:p>
    <w:p w14:paraId="02CCF2DC" w14:textId="77777777" w:rsidR="00090406" w:rsidRPr="00090406" w:rsidRDefault="00090406" w:rsidP="00090406">
      <w:pPr>
        <w:rPr>
          <w:rFonts w:eastAsiaTheme="minorEastAsia"/>
          <w:lang w:eastAsia="zh-CN"/>
        </w:rPr>
      </w:pPr>
    </w:p>
    <w:p w14:paraId="65F21CE3" w14:textId="4AC5E500" w:rsidR="00A61790" w:rsidRDefault="00A61790" w:rsidP="001B719F">
      <w:pPr>
        <w:pStyle w:val="Heading6"/>
        <w:rPr>
          <w:rFonts w:eastAsiaTheme="minorEastAsia"/>
          <w:lang w:eastAsia="zh-CN"/>
        </w:rPr>
      </w:pPr>
      <w:r w:rsidRPr="00A61790">
        <w:rPr>
          <w:rFonts w:eastAsiaTheme="minorEastAsia"/>
          <w:lang w:eastAsia="zh-CN"/>
        </w:rPr>
        <w:t>System Logic</w:t>
      </w:r>
    </w:p>
    <w:p w14:paraId="19409100" w14:textId="77777777" w:rsidR="00090406" w:rsidRPr="0068172A" w:rsidRDefault="00090406" w:rsidP="00090406">
      <w:pPr>
        <w:pStyle w:val="ListParagraph"/>
        <w:widowControl w:val="0"/>
        <w:numPr>
          <w:ilvl w:val="3"/>
          <w:numId w:val="21"/>
        </w:numPr>
        <w:tabs>
          <w:tab w:val="left" w:pos="619"/>
        </w:tabs>
        <w:autoSpaceDE w:val="0"/>
        <w:autoSpaceDN w:val="0"/>
        <w:spacing w:before="1" w:after="0"/>
        <w:ind w:left="619" w:hanging="266"/>
        <w:contextualSpacing w:val="0"/>
        <w:rPr>
          <w:rFonts w:ascii="Times New Roman" w:hAnsi="Times New Roman"/>
          <w:sz w:val="24"/>
        </w:rPr>
      </w:pPr>
      <w:r w:rsidRPr="0068172A">
        <w:rPr>
          <w:rFonts w:ascii="Times New Roman" w:hAnsi="Times New Roman"/>
          <w:sz w:val="24"/>
        </w:rPr>
        <w:t>SAP</w:t>
      </w:r>
      <w:r w:rsidRPr="0068172A">
        <w:rPr>
          <w:rFonts w:ascii="Times New Roman" w:hAnsi="Times New Roman"/>
          <w:spacing w:val="-6"/>
          <w:sz w:val="24"/>
        </w:rPr>
        <w:t xml:space="preserve"> </w:t>
      </w:r>
      <w:r w:rsidRPr="0068172A">
        <w:rPr>
          <w:rFonts w:ascii="Times New Roman" w:hAnsi="Times New Roman"/>
          <w:sz w:val="24"/>
        </w:rPr>
        <w:t>sends Plant</w:t>
      </w:r>
      <w:r w:rsidRPr="0068172A">
        <w:rPr>
          <w:rFonts w:ascii="Times New Roman" w:hAnsi="Times New Roman"/>
          <w:spacing w:val="-1"/>
          <w:sz w:val="24"/>
        </w:rPr>
        <w:t xml:space="preserve"> </w:t>
      </w:r>
      <w:r w:rsidRPr="0068172A">
        <w:rPr>
          <w:rFonts w:ascii="Times New Roman" w:hAnsi="Times New Roman"/>
          <w:sz w:val="24"/>
        </w:rPr>
        <w:t>Master data</w:t>
      </w:r>
      <w:r w:rsidRPr="0068172A">
        <w:rPr>
          <w:rFonts w:ascii="Times New Roman" w:hAnsi="Times New Roman"/>
          <w:spacing w:val="-1"/>
          <w:sz w:val="24"/>
        </w:rPr>
        <w:t xml:space="preserve"> </w:t>
      </w:r>
      <w:r w:rsidRPr="0068172A">
        <w:rPr>
          <w:rFonts w:ascii="Times New Roman" w:hAnsi="Times New Roman"/>
          <w:sz w:val="24"/>
        </w:rPr>
        <w:t>with LGORT</w:t>
      </w:r>
      <w:r w:rsidRPr="0068172A">
        <w:rPr>
          <w:rFonts w:ascii="Times New Roman" w:hAnsi="Times New Roman"/>
          <w:spacing w:val="-6"/>
          <w:sz w:val="24"/>
        </w:rPr>
        <w:t xml:space="preserve"> </w:t>
      </w:r>
      <w:r w:rsidRPr="0068172A">
        <w:rPr>
          <w:rFonts w:ascii="Times New Roman" w:hAnsi="Times New Roman"/>
          <w:sz w:val="24"/>
        </w:rPr>
        <w:t>field (Example</w:t>
      </w:r>
      <w:r w:rsidRPr="0068172A">
        <w:rPr>
          <w:rFonts w:ascii="Times New Roman" w:hAnsi="Times New Roman"/>
          <w:spacing w:val="-1"/>
          <w:sz w:val="24"/>
        </w:rPr>
        <w:t xml:space="preserve"> </w:t>
      </w:r>
      <w:r w:rsidRPr="0068172A">
        <w:rPr>
          <w:rFonts w:ascii="Times New Roman" w:hAnsi="Times New Roman"/>
          <w:sz w:val="24"/>
        </w:rPr>
        <w:t xml:space="preserve">from Plant </w:t>
      </w:r>
      <w:r w:rsidRPr="0068172A">
        <w:rPr>
          <w:rFonts w:ascii="Times New Roman" w:hAnsi="Times New Roman"/>
          <w:spacing w:val="-2"/>
          <w:sz w:val="24"/>
        </w:rPr>
        <w:t>Master.txt):</w:t>
      </w:r>
    </w:p>
    <w:p w14:paraId="5D0774C8" w14:textId="77777777" w:rsidR="00090406" w:rsidRPr="0068172A" w:rsidRDefault="00090406" w:rsidP="00090406">
      <w:pPr>
        <w:ind w:left="769"/>
        <w:rPr>
          <w:rFonts w:ascii="Times New Roman" w:hAnsi="Times New Roman"/>
          <w:sz w:val="24"/>
        </w:rPr>
      </w:pPr>
      <w:r w:rsidRPr="0068172A">
        <w:rPr>
          <w:rFonts w:ascii="Times New Roman" w:hAnsi="Times New Roman"/>
          <w:sz w:val="24"/>
        </w:rPr>
        <w:t>"</w:t>
      </w:r>
      <w:proofErr w:type="spellStart"/>
      <w:r w:rsidRPr="0068172A">
        <w:rPr>
          <w:rFonts w:ascii="Times New Roman" w:hAnsi="Times New Roman"/>
          <w:sz w:val="24"/>
        </w:rPr>
        <w:t>lgort</w:t>
      </w:r>
      <w:proofErr w:type="spellEnd"/>
      <w:r w:rsidRPr="0068172A">
        <w:rPr>
          <w:rFonts w:ascii="Times New Roman" w:hAnsi="Times New Roman"/>
          <w:sz w:val="24"/>
        </w:rPr>
        <w:t>":</w:t>
      </w:r>
      <w:r w:rsidRPr="0068172A">
        <w:rPr>
          <w:rFonts w:ascii="Times New Roman" w:hAnsi="Times New Roman"/>
          <w:spacing w:val="42"/>
          <w:sz w:val="24"/>
        </w:rPr>
        <w:t xml:space="preserve"> </w:t>
      </w:r>
      <w:r w:rsidRPr="0068172A">
        <w:rPr>
          <w:rFonts w:ascii="Times New Roman" w:hAnsi="Times New Roman"/>
          <w:spacing w:val="-2"/>
          <w:sz w:val="24"/>
        </w:rPr>
        <w:t>"0001/0003/0005/0011/8001/9001/9002/9003/9004"</w:t>
      </w:r>
    </w:p>
    <w:p w14:paraId="0217F6F3" w14:textId="77777777" w:rsidR="00090406" w:rsidRPr="0068172A" w:rsidRDefault="00090406" w:rsidP="00090406">
      <w:pPr>
        <w:pStyle w:val="ListParagraph"/>
        <w:widowControl w:val="0"/>
        <w:numPr>
          <w:ilvl w:val="3"/>
          <w:numId w:val="21"/>
        </w:numPr>
        <w:tabs>
          <w:tab w:val="left" w:pos="619"/>
        </w:tabs>
        <w:autoSpaceDE w:val="0"/>
        <w:autoSpaceDN w:val="0"/>
        <w:spacing w:before="0" w:after="0"/>
        <w:ind w:left="619" w:hanging="266"/>
        <w:contextualSpacing w:val="0"/>
        <w:rPr>
          <w:rFonts w:ascii="Times New Roman" w:hAnsi="Times New Roman"/>
          <w:sz w:val="24"/>
        </w:rPr>
      </w:pPr>
      <w:r w:rsidRPr="0068172A">
        <w:rPr>
          <w:rFonts w:ascii="Times New Roman" w:hAnsi="Times New Roman"/>
          <w:sz w:val="24"/>
        </w:rPr>
        <w:t xml:space="preserve">QCLAD parses and </w:t>
      </w:r>
      <w:proofErr w:type="gramStart"/>
      <w:r w:rsidRPr="0068172A">
        <w:rPr>
          <w:rFonts w:ascii="Times New Roman" w:hAnsi="Times New Roman"/>
          <w:sz w:val="24"/>
        </w:rPr>
        <w:t>stores</w:t>
      </w:r>
      <w:proofErr w:type="gramEnd"/>
      <w:r w:rsidRPr="0068172A">
        <w:rPr>
          <w:rFonts w:ascii="Times New Roman" w:hAnsi="Times New Roman"/>
          <w:sz w:val="24"/>
        </w:rPr>
        <w:t xml:space="preserve"> locations in Plant </w:t>
      </w:r>
      <w:r w:rsidRPr="0068172A">
        <w:rPr>
          <w:rFonts w:ascii="Times New Roman" w:hAnsi="Times New Roman"/>
          <w:spacing w:val="-2"/>
          <w:sz w:val="24"/>
        </w:rPr>
        <w:t>table</w:t>
      </w:r>
    </w:p>
    <w:p w14:paraId="65AC78A7" w14:textId="429EA374" w:rsidR="001B719F" w:rsidRPr="001B719F" w:rsidRDefault="001B719F" w:rsidP="001B719F">
      <w:pPr>
        <w:ind w:left="720"/>
        <w:rPr>
          <w:rFonts w:eastAsiaTheme="minorEastAsia"/>
          <w:lang w:eastAsia="zh-CN"/>
        </w:rPr>
      </w:pPr>
      <w:r w:rsidRPr="001B719F">
        <w:rPr>
          <w:rFonts w:eastAsiaTheme="minorEastAsia"/>
          <w:lang w:eastAsia="zh-CN"/>
        </w:rPr>
        <w:t xml:space="preserve">    </w:t>
      </w:r>
    </w:p>
    <w:p w14:paraId="7274767E" w14:textId="5B3CB286" w:rsidR="001B719F" w:rsidRDefault="00B3786C" w:rsidP="001B719F">
      <w:pPr>
        <w:pStyle w:val="Heading5"/>
      </w:pPr>
      <w:r w:rsidRPr="00B3786C">
        <w:t>Inspection Lot Batch</w:t>
      </w:r>
      <w:r w:rsidRPr="00B3786C">
        <w:rPr>
          <w:rFonts w:hint="eastAsia"/>
        </w:rPr>
        <w:t xml:space="preserve"> </w:t>
      </w:r>
      <w:r w:rsidRPr="00B3786C">
        <w:t>Quantity</w:t>
      </w:r>
      <w:r w:rsidR="00AF511E">
        <w:rPr>
          <w:rFonts w:eastAsiaTheme="minorEastAsia" w:hint="eastAsia"/>
          <w:lang w:eastAsia="zh-CN"/>
        </w:rPr>
        <w:t xml:space="preserve"> and Unit</w:t>
      </w:r>
      <w:r w:rsidRPr="00B3786C">
        <w:t xml:space="preserve"> </w:t>
      </w:r>
      <w:r w:rsidR="001B719F" w:rsidRPr="005106B7">
        <w:t>Integration</w:t>
      </w:r>
      <w:r w:rsidR="001B719F">
        <w:t xml:space="preserve"> </w:t>
      </w:r>
    </w:p>
    <w:p w14:paraId="78F2ABBE" w14:textId="77777777" w:rsidR="001B719F" w:rsidRPr="00A87E66" w:rsidRDefault="001B719F" w:rsidP="001B719F">
      <w:pPr>
        <w:pStyle w:val="Heading6"/>
        <w:rPr>
          <w:rFonts w:eastAsiaTheme="minorEastAsia"/>
          <w:lang w:eastAsia="zh-CN"/>
        </w:rPr>
      </w:pPr>
      <w:r w:rsidRPr="00A87E66">
        <w:rPr>
          <w:rFonts w:eastAsiaTheme="minorEastAsia"/>
          <w:lang w:eastAsia="zh-CN"/>
        </w:rPr>
        <w:t>Business Scenario</w:t>
      </w:r>
    </w:p>
    <w:p w14:paraId="6352A4F2" w14:textId="12EA3774" w:rsidR="0062673B" w:rsidRPr="0062673B" w:rsidRDefault="0062673B" w:rsidP="0062673B">
      <w:pPr>
        <w:pStyle w:val="BodyText"/>
        <w:spacing w:before="1" w:line="338" w:lineRule="auto"/>
        <w:ind w:left="19" w:right="154"/>
        <w:rPr>
          <w:rFonts w:ascii="Times New Roman" w:hAnsi="Times New Roman" w:cs="Times New Roman"/>
        </w:rPr>
      </w:pPr>
      <w:r w:rsidRPr="0062673B">
        <w:rPr>
          <w:rFonts w:ascii="Times New Roman" w:hAnsi="Times New Roman" w:cs="Times New Roman"/>
        </w:rPr>
        <w:t>Enable QCLAD to display and utilize batch quantity/unit from SAP inspection lots for:</w:t>
      </w:r>
    </w:p>
    <w:p w14:paraId="76F47ABC" w14:textId="77777777" w:rsidR="0062673B" w:rsidRDefault="0062673B" w:rsidP="00090406">
      <w:pPr>
        <w:pStyle w:val="BodyText"/>
        <w:numPr>
          <w:ilvl w:val="0"/>
          <w:numId w:val="23"/>
        </w:numPr>
        <w:spacing w:before="1" w:line="338" w:lineRule="auto"/>
        <w:ind w:right="154"/>
        <w:rPr>
          <w:rFonts w:ascii="Times New Roman" w:eastAsiaTheme="minorEastAsia" w:hAnsi="Times New Roman"/>
          <w:lang w:eastAsia="zh-CN"/>
        </w:rPr>
      </w:pPr>
      <w:r w:rsidRPr="0062673B">
        <w:rPr>
          <w:rFonts w:ascii="Times New Roman" w:hAnsi="Times New Roman"/>
        </w:rPr>
        <w:t xml:space="preserve">Material adjustment </w:t>
      </w:r>
      <w:r>
        <w:rPr>
          <w:rFonts w:ascii="Times New Roman" w:eastAsiaTheme="minorEastAsia" w:hAnsi="Times New Roman" w:hint="eastAsia"/>
          <w:lang w:eastAsia="zh-CN"/>
        </w:rPr>
        <w:t>display</w:t>
      </w:r>
    </w:p>
    <w:p w14:paraId="696C3B5B" w14:textId="69B59A7C" w:rsidR="0062673B" w:rsidRDefault="0062673B" w:rsidP="00090406">
      <w:pPr>
        <w:pStyle w:val="BodyText"/>
        <w:numPr>
          <w:ilvl w:val="0"/>
          <w:numId w:val="23"/>
        </w:numPr>
        <w:spacing w:before="1" w:line="338" w:lineRule="auto"/>
        <w:ind w:right="154"/>
        <w:rPr>
          <w:rFonts w:ascii="Times New Roman" w:eastAsiaTheme="minorEastAsia" w:hAnsi="Times New Roman"/>
          <w:lang w:eastAsia="zh-CN"/>
        </w:rPr>
      </w:pPr>
      <w:r w:rsidRPr="0062673B">
        <w:rPr>
          <w:rFonts w:ascii="Times New Roman" w:hAnsi="Times New Roman"/>
        </w:rPr>
        <w:t xml:space="preserve">QC decision validation against batch size </w:t>
      </w:r>
    </w:p>
    <w:p w14:paraId="45F51F03" w14:textId="1C156986" w:rsidR="0062673B" w:rsidRPr="0062673B" w:rsidRDefault="0062673B" w:rsidP="00090406">
      <w:pPr>
        <w:pStyle w:val="BodyText"/>
        <w:numPr>
          <w:ilvl w:val="0"/>
          <w:numId w:val="23"/>
        </w:numPr>
        <w:spacing w:before="1"/>
        <w:ind w:right="154"/>
        <w:rPr>
          <w:rFonts w:ascii="Times New Roman" w:eastAsiaTheme="minorEastAsia" w:hAnsi="Times New Roman"/>
          <w:lang w:eastAsia="zh-CN"/>
        </w:rPr>
      </w:pPr>
      <w:r w:rsidRPr="0062673B">
        <w:rPr>
          <w:rFonts w:ascii="Times New Roman" w:hAnsi="Times New Roman"/>
        </w:rPr>
        <w:t>MES interface requirements</w:t>
      </w:r>
    </w:p>
    <w:p w14:paraId="3F11DE48" w14:textId="67B387C2" w:rsidR="001B719F" w:rsidRDefault="001B719F" w:rsidP="0062673B">
      <w:pPr>
        <w:pStyle w:val="BodyText"/>
        <w:spacing w:before="1" w:line="338" w:lineRule="auto"/>
        <w:ind w:left="19" w:right="154"/>
      </w:pPr>
    </w:p>
    <w:p w14:paraId="2B89583C" w14:textId="77777777" w:rsidR="001B719F" w:rsidRPr="00A87E66" w:rsidRDefault="001B719F" w:rsidP="001B719F">
      <w:pPr>
        <w:pStyle w:val="Heading6"/>
        <w:rPr>
          <w:rFonts w:eastAsiaTheme="minorEastAsia"/>
          <w:lang w:eastAsia="zh-CN"/>
        </w:rPr>
      </w:pPr>
      <w:r w:rsidRPr="00A87E66">
        <w:rPr>
          <w:rFonts w:eastAsiaTheme="minorEastAsia"/>
          <w:lang w:eastAsia="zh-CN"/>
        </w:rPr>
        <w:t>Interface Requirements</w:t>
      </w:r>
    </w:p>
    <w:p w14:paraId="68C48050" w14:textId="626887AB" w:rsidR="001B719F" w:rsidRDefault="001B719F" w:rsidP="0068300B">
      <w:pPr>
        <w:pStyle w:val="BodyText"/>
        <w:ind w:left="229"/>
        <w:rPr>
          <w:rFonts w:ascii="Times New Roman" w:eastAsiaTheme="minorEastAsia" w:hAnsi="Times New Roman"/>
          <w:b/>
          <w:color w:val="16A085"/>
          <w:lang w:eastAsia="zh-CN"/>
        </w:rPr>
      </w:pPr>
      <w:r w:rsidRPr="0061799C">
        <w:rPr>
          <w:rFonts w:ascii="Times New Roman" w:hAnsi="Times New Roman" w:cs="Times New Roman"/>
          <w:b/>
        </w:rPr>
        <w:t>Source</w:t>
      </w:r>
      <w:r w:rsidRPr="0061799C">
        <w:rPr>
          <w:rFonts w:ascii="Times New Roman" w:hAnsi="Times New Roman" w:cs="Times New Roman"/>
          <w:b/>
          <w:spacing w:val="-1"/>
        </w:rPr>
        <w:t xml:space="preserve"> </w:t>
      </w:r>
      <w:r w:rsidRPr="0061799C">
        <w:rPr>
          <w:rFonts w:ascii="Times New Roman" w:hAnsi="Times New Roman" w:cs="Times New Roman"/>
          <w:b/>
        </w:rPr>
        <w:t>Data:</w:t>
      </w:r>
      <w:r w:rsidR="009E3706">
        <w:rPr>
          <w:rFonts w:ascii="Times New Roman" w:eastAsiaTheme="minorEastAsia" w:hAnsi="Times New Roman" w:cs="Times New Roman" w:hint="eastAsia"/>
          <w:b/>
          <w:lang w:eastAsia="zh-CN"/>
        </w:rPr>
        <w:t xml:space="preserve"> </w:t>
      </w:r>
      <w:r w:rsidR="009E3706">
        <w:rPr>
          <w:rFonts w:ascii="Times New Roman" w:eastAsiaTheme="minorEastAsia" w:hAnsi="Times New Roman" w:cs="Times New Roman" w:hint="eastAsia"/>
          <w:bCs/>
          <w:lang w:eastAsia="zh-CN"/>
        </w:rPr>
        <w:t>Quantity</w:t>
      </w:r>
      <w:r w:rsidR="009E38FB" w:rsidRPr="009E38FB">
        <w:rPr>
          <w:rFonts w:ascii="Times New Roman" w:eastAsiaTheme="minorEastAsia" w:hAnsi="Times New Roman" w:cs="Times New Roman" w:hint="eastAsia"/>
          <w:bCs/>
          <w:lang w:eastAsia="zh-CN"/>
        </w:rPr>
        <w:t xml:space="preserve"> and Unit information</w:t>
      </w:r>
      <w:r w:rsidRPr="0061799C">
        <w:rPr>
          <w:rFonts w:ascii="Times New Roman" w:hAnsi="Times New Roman" w:cs="Times New Roman"/>
        </w:rPr>
        <w:t xml:space="preserve"> are</w:t>
      </w:r>
      <w:r w:rsidRPr="0061799C">
        <w:rPr>
          <w:rFonts w:ascii="Times New Roman" w:hAnsi="Times New Roman" w:cs="Times New Roman"/>
          <w:spacing w:val="-1"/>
        </w:rPr>
        <w:t xml:space="preserve"> </w:t>
      </w:r>
      <w:r w:rsidRPr="0061799C">
        <w:rPr>
          <w:rFonts w:ascii="Times New Roman" w:hAnsi="Times New Roman" w:cs="Times New Roman"/>
        </w:rPr>
        <w:t>provided via SAP</w:t>
      </w:r>
      <w:r w:rsidRPr="0061799C">
        <w:rPr>
          <w:rFonts w:ascii="Times New Roman" w:hAnsi="Times New Roman" w:cs="Times New Roman"/>
          <w:spacing w:val="-6"/>
        </w:rPr>
        <w:t xml:space="preserve"> </w:t>
      </w:r>
      <w:r w:rsidR="009E38FB">
        <w:rPr>
          <w:rFonts w:ascii="Times New Roman" w:eastAsiaTheme="minorEastAsia" w:hAnsi="Times New Roman" w:cs="Times New Roman" w:hint="eastAsia"/>
          <w:spacing w:val="-6"/>
          <w:lang w:eastAsia="zh-CN"/>
        </w:rPr>
        <w:t xml:space="preserve">Inspection </w:t>
      </w:r>
      <w:r w:rsidR="009E38FB">
        <w:rPr>
          <w:rFonts w:ascii="Times New Roman" w:eastAsiaTheme="minorEastAsia" w:hAnsi="Times New Roman" w:cs="Times New Roman" w:hint="eastAsia"/>
          <w:lang w:eastAsia="zh-CN"/>
        </w:rPr>
        <w:t xml:space="preserve">Lot </w:t>
      </w:r>
      <w:r w:rsidRPr="0061799C">
        <w:rPr>
          <w:rFonts w:ascii="Times New Roman" w:hAnsi="Times New Roman" w:cs="Times New Roman"/>
        </w:rPr>
        <w:t>interface</w:t>
      </w:r>
      <w:r w:rsidR="0068300B">
        <w:rPr>
          <w:rFonts w:ascii="Times New Roman" w:eastAsiaTheme="minorEastAsia" w:hAnsi="Times New Roman" w:cs="Times New Roman" w:hint="eastAsia"/>
          <w:lang w:eastAsia="zh-CN"/>
        </w:rPr>
        <w:t>.</w:t>
      </w:r>
    </w:p>
    <w:p w14:paraId="557B6C1B" w14:textId="77777777" w:rsidR="001B719F" w:rsidRPr="0061799C" w:rsidRDefault="001B719F" w:rsidP="001B719F">
      <w:pPr>
        <w:ind w:left="19"/>
        <w:rPr>
          <w:rFonts w:ascii="Times New Roman" w:hAnsi="Times New Roman"/>
          <w:b/>
          <w:sz w:val="24"/>
        </w:rPr>
      </w:pPr>
      <w:r w:rsidRPr="0061799C">
        <w:rPr>
          <w:rFonts w:ascii="Times New Roman" w:hAnsi="Times New Roman"/>
          <w:b/>
          <w:color w:val="16A085"/>
          <w:sz w:val="24"/>
        </w:rPr>
        <w:t>Field</w:t>
      </w:r>
      <w:r w:rsidRPr="0061799C">
        <w:rPr>
          <w:rFonts w:ascii="Times New Roman" w:hAnsi="Times New Roman"/>
          <w:b/>
          <w:color w:val="16A085"/>
          <w:spacing w:val="-9"/>
          <w:sz w:val="24"/>
        </w:rPr>
        <w:t xml:space="preserve"> </w:t>
      </w:r>
      <w:r w:rsidRPr="0061799C">
        <w:rPr>
          <w:rFonts w:ascii="Times New Roman" w:hAnsi="Times New Roman"/>
          <w:b/>
          <w:color w:val="16A085"/>
          <w:spacing w:val="-2"/>
          <w:sz w:val="24"/>
        </w:rPr>
        <w:t>Additions:</w:t>
      </w: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80"/>
        <w:gridCol w:w="4035"/>
        <w:gridCol w:w="4155"/>
      </w:tblGrid>
      <w:tr w:rsidR="009E38FB" w14:paraId="33FC63D2" w14:textId="77777777" w:rsidTr="009E38FB">
        <w:trPr>
          <w:trHeight w:val="629"/>
        </w:trPr>
        <w:tc>
          <w:tcPr>
            <w:tcW w:w="1980" w:type="dxa"/>
            <w:shd w:val="clear" w:color="auto" w:fill="B4C6E7" w:themeFill="accent1" w:themeFillTint="66"/>
          </w:tcPr>
          <w:p w14:paraId="59195054" w14:textId="77777777" w:rsidR="009E38FB" w:rsidRDefault="009E38FB" w:rsidP="001409E6">
            <w:pPr>
              <w:pStyle w:val="TableParagraph"/>
              <w:rPr>
                <w:rFonts w:ascii="Arial"/>
                <w:b/>
                <w:sz w:val="24"/>
              </w:rPr>
            </w:pPr>
            <w:r>
              <w:rPr>
                <w:rFonts w:ascii="Arial"/>
                <w:b/>
                <w:sz w:val="24"/>
              </w:rPr>
              <w:t>SAP</w:t>
            </w:r>
            <w:r>
              <w:rPr>
                <w:rFonts w:ascii="Arial"/>
                <w:b/>
                <w:spacing w:val="-5"/>
                <w:sz w:val="24"/>
              </w:rPr>
              <w:t xml:space="preserve"> </w:t>
            </w:r>
            <w:r>
              <w:rPr>
                <w:rFonts w:ascii="Arial"/>
                <w:b/>
                <w:spacing w:val="-2"/>
                <w:sz w:val="24"/>
              </w:rPr>
              <w:t>Field</w:t>
            </w:r>
          </w:p>
        </w:tc>
        <w:tc>
          <w:tcPr>
            <w:tcW w:w="4035" w:type="dxa"/>
            <w:shd w:val="clear" w:color="auto" w:fill="B4C6E7" w:themeFill="accent1" w:themeFillTint="66"/>
          </w:tcPr>
          <w:p w14:paraId="3B2B9A0E" w14:textId="77777777" w:rsidR="009E38FB" w:rsidRDefault="009E38FB" w:rsidP="001409E6">
            <w:pPr>
              <w:pStyle w:val="TableParagraph"/>
              <w:ind w:left="123"/>
              <w:rPr>
                <w:rFonts w:ascii="Arial"/>
                <w:b/>
                <w:sz w:val="24"/>
              </w:rPr>
            </w:pPr>
            <w:r>
              <w:rPr>
                <w:rFonts w:ascii="Arial"/>
                <w:b/>
                <w:sz w:val="24"/>
              </w:rPr>
              <w:t xml:space="preserve">QCLAD </w:t>
            </w:r>
            <w:r>
              <w:rPr>
                <w:rFonts w:ascii="Arial"/>
                <w:b/>
                <w:spacing w:val="-2"/>
                <w:sz w:val="24"/>
              </w:rPr>
              <w:t>Mapping</w:t>
            </w:r>
          </w:p>
        </w:tc>
        <w:tc>
          <w:tcPr>
            <w:tcW w:w="4155" w:type="dxa"/>
            <w:shd w:val="clear" w:color="auto" w:fill="B4C6E7" w:themeFill="accent1" w:themeFillTint="66"/>
          </w:tcPr>
          <w:p w14:paraId="12C1E860" w14:textId="77777777" w:rsidR="009E38FB" w:rsidRDefault="009E38FB" w:rsidP="001409E6">
            <w:pPr>
              <w:pStyle w:val="TableParagraph"/>
              <w:ind w:left="120"/>
              <w:rPr>
                <w:rFonts w:ascii="Arial"/>
                <w:b/>
                <w:sz w:val="24"/>
              </w:rPr>
            </w:pPr>
            <w:r>
              <w:rPr>
                <w:rFonts w:ascii="Arial"/>
                <w:b/>
                <w:sz w:val="24"/>
              </w:rPr>
              <w:t xml:space="preserve">Example </w:t>
            </w:r>
            <w:r>
              <w:rPr>
                <w:rFonts w:ascii="Arial"/>
                <w:b/>
                <w:spacing w:val="-2"/>
                <w:sz w:val="24"/>
              </w:rPr>
              <w:t>Value</w:t>
            </w:r>
          </w:p>
        </w:tc>
      </w:tr>
      <w:tr w:rsidR="009E38FB" w14:paraId="6776B5DA" w14:textId="77777777" w:rsidTr="001409E6">
        <w:trPr>
          <w:trHeight w:val="614"/>
        </w:trPr>
        <w:tc>
          <w:tcPr>
            <w:tcW w:w="1980" w:type="dxa"/>
          </w:tcPr>
          <w:p w14:paraId="748E4AEC" w14:textId="77777777" w:rsidR="009E38FB" w:rsidRDefault="009E38FB" w:rsidP="001409E6">
            <w:pPr>
              <w:pStyle w:val="TableParagraph"/>
              <w:rPr>
                <w:sz w:val="24"/>
              </w:rPr>
            </w:pPr>
            <w:proofErr w:type="spellStart"/>
            <w:r>
              <w:rPr>
                <w:spacing w:val="-2"/>
                <w:sz w:val="24"/>
              </w:rPr>
              <w:t>losmenge</w:t>
            </w:r>
            <w:proofErr w:type="spellEnd"/>
          </w:p>
        </w:tc>
        <w:tc>
          <w:tcPr>
            <w:tcW w:w="4035" w:type="dxa"/>
          </w:tcPr>
          <w:p w14:paraId="11DD458F" w14:textId="47D7DCB8" w:rsidR="009E38FB" w:rsidRDefault="009E3706" w:rsidP="001409E6">
            <w:pPr>
              <w:pStyle w:val="TableParagraph"/>
              <w:ind w:left="123"/>
              <w:rPr>
                <w:sz w:val="24"/>
              </w:rPr>
            </w:pPr>
            <w:proofErr w:type="spellStart"/>
            <w:r>
              <w:rPr>
                <w:rFonts w:eastAsiaTheme="minorEastAsia" w:hint="eastAsia"/>
                <w:spacing w:val="-2"/>
                <w:sz w:val="24"/>
                <w:lang w:eastAsia="zh-CN"/>
              </w:rPr>
              <w:t>S</w:t>
            </w:r>
            <w:r w:rsidR="009E38FB">
              <w:rPr>
                <w:spacing w:val="-2"/>
                <w:sz w:val="24"/>
              </w:rPr>
              <w:t>ample.SAP_BatchQuantity</w:t>
            </w:r>
            <w:proofErr w:type="spellEnd"/>
          </w:p>
        </w:tc>
        <w:tc>
          <w:tcPr>
            <w:tcW w:w="4155" w:type="dxa"/>
          </w:tcPr>
          <w:p w14:paraId="70C2424F" w14:textId="77777777" w:rsidR="009E38FB" w:rsidRDefault="009E38FB" w:rsidP="001409E6">
            <w:pPr>
              <w:pStyle w:val="TableParagraph"/>
              <w:ind w:left="120"/>
              <w:rPr>
                <w:sz w:val="24"/>
              </w:rPr>
            </w:pPr>
            <w:r>
              <w:rPr>
                <w:sz w:val="24"/>
              </w:rPr>
              <w:t xml:space="preserve">"300" (from inspection </w:t>
            </w:r>
            <w:r>
              <w:rPr>
                <w:spacing w:val="-2"/>
                <w:sz w:val="24"/>
              </w:rPr>
              <w:t>lot.txt)</w:t>
            </w:r>
          </w:p>
        </w:tc>
      </w:tr>
      <w:tr w:rsidR="009E38FB" w14:paraId="4C8AB87C" w14:textId="77777777" w:rsidTr="001409E6">
        <w:trPr>
          <w:trHeight w:val="629"/>
        </w:trPr>
        <w:tc>
          <w:tcPr>
            <w:tcW w:w="1980" w:type="dxa"/>
          </w:tcPr>
          <w:p w14:paraId="502B4E6D" w14:textId="77777777" w:rsidR="009E38FB" w:rsidRDefault="009E38FB" w:rsidP="001409E6">
            <w:pPr>
              <w:pStyle w:val="TableParagraph"/>
              <w:rPr>
                <w:sz w:val="24"/>
              </w:rPr>
            </w:pPr>
            <w:proofErr w:type="spellStart"/>
            <w:r>
              <w:rPr>
                <w:spacing w:val="-2"/>
                <w:sz w:val="24"/>
              </w:rPr>
              <w:t>mengeneinh</w:t>
            </w:r>
            <w:proofErr w:type="spellEnd"/>
          </w:p>
        </w:tc>
        <w:tc>
          <w:tcPr>
            <w:tcW w:w="4035" w:type="dxa"/>
          </w:tcPr>
          <w:p w14:paraId="286C8A75" w14:textId="62056BE9" w:rsidR="009E38FB" w:rsidRDefault="009E3706" w:rsidP="001409E6">
            <w:pPr>
              <w:pStyle w:val="TableParagraph"/>
              <w:ind w:left="123"/>
              <w:rPr>
                <w:sz w:val="24"/>
              </w:rPr>
            </w:pPr>
            <w:proofErr w:type="spellStart"/>
            <w:r>
              <w:rPr>
                <w:rFonts w:eastAsiaTheme="minorEastAsia" w:hint="eastAsia"/>
                <w:spacing w:val="-2"/>
                <w:sz w:val="24"/>
                <w:lang w:eastAsia="zh-CN"/>
              </w:rPr>
              <w:t>S</w:t>
            </w:r>
            <w:r w:rsidR="009E38FB">
              <w:rPr>
                <w:spacing w:val="-2"/>
                <w:sz w:val="24"/>
              </w:rPr>
              <w:t>ample.SAP_BatchUnit</w:t>
            </w:r>
            <w:proofErr w:type="spellEnd"/>
          </w:p>
        </w:tc>
        <w:tc>
          <w:tcPr>
            <w:tcW w:w="4155" w:type="dxa"/>
          </w:tcPr>
          <w:p w14:paraId="670882B1" w14:textId="77777777" w:rsidR="009E38FB" w:rsidRDefault="009E38FB" w:rsidP="001409E6">
            <w:pPr>
              <w:pStyle w:val="TableParagraph"/>
              <w:ind w:left="120"/>
              <w:rPr>
                <w:sz w:val="24"/>
              </w:rPr>
            </w:pPr>
            <w:r>
              <w:rPr>
                <w:spacing w:val="-4"/>
                <w:sz w:val="24"/>
              </w:rPr>
              <w:t>"KG"</w:t>
            </w:r>
          </w:p>
        </w:tc>
      </w:tr>
    </w:tbl>
    <w:p w14:paraId="6B882FFC" w14:textId="77777777" w:rsidR="001B719F" w:rsidRDefault="001B719F" w:rsidP="001B719F">
      <w:pPr>
        <w:pStyle w:val="BodyText"/>
        <w:spacing w:before="153"/>
        <w:rPr>
          <w:rFonts w:ascii="Arial"/>
          <w:b/>
        </w:rPr>
      </w:pPr>
    </w:p>
    <w:p w14:paraId="62A5CE5B" w14:textId="77777777" w:rsidR="001B719F" w:rsidRPr="00A87E66" w:rsidRDefault="001B719F" w:rsidP="001B719F">
      <w:pPr>
        <w:pStyle w:val="Heading6"/>
        <w:rPr>
          <w:rFonts w:eastAsiaTheme="minorEastAsia"/>
          <w:lang w:eastAsia="zh-CN"/>
        </w:rPr>
      </w:pPr>
      <w:r w:rsidRPr="00A87E66">
        <w:rPr>
          <w:rFonts w:eastAsiaTheme="minorEastAsia"/>
          <w:lang w:eastAsia="zh-CN"/>
        </w:rPr>
        <w:lastRenderedPageBreak/>
        <w:t>Data Flow</w:t>
      </w:r>
    </w:p>
    <w:p w14:paraId="4FF56C30" w14:textId="77777777" w:rsidR="00755623" w:rsidRDefault="00755623" w:rsidP="00755623">
      <w:pPr>
        <w:ind w:left="360"/>
        <w:jc w:val="both"/>
        <w:rPr>
          <w:rFonts w:ascii="Times New Roman" w:eastAsiaTheme="minorEastAsia" w:hAnsi="Times New Roman"/>
          <w:b/>
          <w:bCs/>
          <w:i/>
          <w:iCs/>
          <w:color w:val="4472C4" w:themeColor="accent1"/>
          <w:sz w:val="24"/>
          <w:lang w:eastAsia="zh-CN"/>
        </w:rPr>
      </w:pPr>
      <w:r w:rsidRPr="4F0107CC">
        <w:rPr>
          <w:rFonts w:ascii="Times New Roman" w:eastAsiaTheme="minorEastAsia" w:hAnsi="Times New Roman"/>
          <w:b/>
          <w:bCs/>
          <w:i/>
          <w:iCs/>
          <w:color w:val="4472C4" w:themeColor="accent1"/>
          <w:sz w:val="24"/>
          <w:lang w:eastAsia="zh-CN"/>
        </w:rPr>
        <w:t>Example request JSON:</w:t>
      </w:r>
    </w:p>
    <w:p w14:paraId="1544591D" w14:textId="77777777" w:rsidR="00755623" w:rsidRPr="00755623" w:rsidRDefault="00755623" w:rsidP="00755623">
      <w:pPr>
        <w:spacing w:before="93"/>
        <w:rPr>
          <w:rFonts w:eastAsiaTheme="minorEastAsia"/>
          <w:lang w:eastAsia="zh-CN"/>
        </w:rPr>
      </w:pPr>
      <w:r>
        <w:rPr>
          <w:rFonts w:eastAsiaTheme="minorEastAsia"/>
          <w:lang w:eastAsia="zh-CN"/>
        </w:rPr>
        <w:tab/>
      </w:r>
      <w:r w:rsidRPr="00755623">
        <w:rPr>
          <w:rFonts w:eastAsiaTheme="minorEastAsia"/>
          <w:lang w:eastAsia="zh-CN"/>
        </w:rPr>
        <w:t>[</w:t>
      </w:r>
    </w:p>
    <w:p w14:paraId="7A1B61A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077F609A"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inspMatPlnt</w:t>
      </w:r>
      <w:proofErr w:type="spellEnd"/>
      <w:r w:rsidRPr="00755623">
        <w:rPr>
          <w:rFonts w:eastAsiaTheme="minorEastAsia"/>
          <w:lang w:eastAsia="zh-CN"/>
        </w:rPr>
        <w:t>": [</w:t>
      </w:r>
    </w:p>
    <w:p w14:paraId="3CA9A85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53AB2A5A"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werks</w:t>
      </w:r>
      <w:proofErr w:type="spellEnd"/>
      <w:r w:rsidRPr="00755623">
        <w:rPr>
          <w:rFonts w:eastAsiaTheme="minorEastAsia"/>
          <w:lang w:eastAsia="zh-CN"/>
        </w:rPr>
        <w:t>": "0759",</w:t>
      </w:r>
    </w:p>
    <w:p w14:paraId="6884B35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inspmatdata</w:t>
      </w:r>
      <w:proofErr w:type="spellEnd"/>
      <w:r w:rsidRPr="00755623">
        <w:rPr>
          <w:rFonts w:eastAsiaTheme="minorEastAsia"/>
          <w:lang w:eastAsia="zh-CN"/>
        </w:rPr>
        <w:t>": [</w:t>
      </w:r>
    </w:p>
    <w:p w14:paraId="45E1A32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7C3C8A4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uuid</w:t>
      </w:r>
      <w:proofErr w:type="spellEnd"/>
      <w:r w:rsidRPr="00755623">
        <w:rPr>
          <w:rFonts w:eastAsiaTheme="minorEastAsia"/>
          <w:lang w:eastAsia="zh-CN"/>
        </w:rPr>
        <w:t>": "INSP_DATA_518F395F92E71FD09CD2F5F4CF2E60",</w:t>
      </w:r>
    </w:p>
    <w:p w14:paraId="399266D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matnr</w:t>
      </w:r>
      <w:proofErr w:type="spellEnd"/>
      <w:r w:rsidRPr="00755623">
        <w:rPr>
          <w:rFonts w:eastAsiaTheme="minorEastAsia"/>
          <w:lang w:eastAsia="zh-CN"/>
        </w:rPr>
        <w:t>": "000000000002101789",</w:t>
      </w:r>
    </w:p>
    <w:p w14:paraId="408123CC"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prueflos</w:t>
      </w:r>
      <w:proofErr w:type="spellEnd"/>
      <w:r w:rsidRPr="00755623">
        <w:rPr>
          <w:rFonts w:eastAsiaTheme="minorEastAsia"/>
          <w:lang w:eastAsia="zh-CN"/>
        </w:rPr>
        <w:t>": "14510777",</w:t>
      </w:r>
    </w:p>
    <w:p w14:paraId="3547181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"art": "89P",</w:t>
      </w:r>
    </w:p>
    <w:p w14:paraId="0373C8B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charg</w:t>
      </w:r>
      <w:proofErr w:type="spellEnd"/>
      <w:r w:rsidRPr="00755623">
        <w:rPr>
          <w:rFonts w:eastAsiaTheme="minorEastAsia"/>
          <w:lang w:eastAsia="zh-CN"/>
        </w:rPr>
        <w:t>": "0006572802",</w:t>
      </w:r>
    </w:p>
    <w:p w14:paraId="0BE76A8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inspLotStatus</w:t>
      </w:r>
      <w:proofErr w:type="spellEnd"/>
      <w:r w:rsidRPr="00755623">
        <w:rPr>
          <w:rFonts w:eastAsiaTheme="minorEastAsia"/>
          <w:lang w:eastAsia="zh-CN"/>
        </w:rPr>
        <w:t>": "A",</w:t>
      </w:r>
    </w:p>
    <w:p w14:paraId="47EE54F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aufnr</w:t>
      </w:r>
      <w:proofErr w:type="spellEnd"/>
      <w:r w:rsidRPr="00755623">
        <w:rPr>
          <w:rFonts w:eastAsiaTheme="minorEastAsia"/>
          <w:lang w:eastAsia="zh-CN"/>
        </w:rPr>
        <w:t>": "",</w:t>
      </w:r>
    </w:p>
    <w:p w14:paraId="1D3D9F9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lichn</w:t>
      </w:r>
      <w:proofErr w:type="spellEnd"/>
      <w:r w:rsidRPr="00755623">
        <w:rPr>
          <w:rFonts w:eastAsiaTheme="minorEastAsia"/>
          <w:lang w:eastAsia="zh-CN"/>
        </w:rPr>
        <w:t>": "",</w:t>
      </w:r>
    </w:p>
    <w:p w14:paraId="601FDE89"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lagortchrg</w:t>
      </w:r>
      <w:proofErr w:type="spellEnd"/>
      <w:r w:rsidRPr="00755623">
        <w:rPr>
          <w:rFonts w:eastAsiaTheme="minorEastAsia"/>
          <w:lang w:eastAsia="zh-CN"/>
        </w:rPr>
        <w:t>": "",</w:t>
      </w:r>
    </w:p>
    <w:p w14:paraId="41A90B9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vfdat</w:t>
      </w:r>
      <w:proofErr w:type="spellEnd"/>
      <w:r w:rsidRPr="00755623">
        <w:rPr>
          <w:rFonts w:eastAsiaTheme="minorEastAsia"/>
          <w:lang w:eastAsia="zh-CN"/>
        </w:rPr>
        <w:t>": "",</w:t>
      </w:r>
    </w:p>
    <w:p w14:paraId="0D2E167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lwedt</w:t>
      </w:r>
      <w:proofErr w:type="spellEnd"/>
      <w:r w:rsidRPr="00755623">
        <w:rPr>
          <w:rFonts w:eastAsiaTheme="minorEastAsia"/>
          <w:lang w:eastAsia="zh-CN"/>
        </w:rPr>
        <w:t>": "",</w:t>
      </w:r>
    </w:p>
    <w:p w14:paraId="3C219E9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qndat</w:t>
      </w:r>
      <w:proofErr w:type="spellEnd"/>
      <w:r w:rsidRPr="00755623">
        <w:rPr>
          <w:rFonts w:eastAsiaTheme="minorEastAsia"/>
          <w:lang w:eastAsia="zh-CN"/>
        </w:rPr>
        <w:t>": "00000000",</w:t>
      </w:r>
    </w:p>
    <w:p w14:paraId="70CCDC6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lifnr</w:t>
      </w:r>
      <w:proofErr w:type="spellEnd"/>
      <w:r w:rsidRPr="00755623">
        <w:rPr>
          <w:rFonts w:eastAsiaTheme="minorEastAsia"/>
          <w:lang w:eastAsia="zh-CN"/>
        </w:rPr>
        <w:t>": "",</w:t>
      </w:r>
    </w:p>
    <w:p w14:paraId="7E2FDF9C"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hsdat</w:t>
      </w:r>
      <w:proofErr w:type="spellEnd"/>
      <w:r w:rsidRPr="00755623">
        <w:rPr>
          <w:rFonts w:eastAsiaTheme="minorEastAsia"/>
          <w:lang w:eastAsia="zh-CN"/>
        </w:rPr>
        <w:t>": "",</w:t>
      </w:r>
    </w:p>
    <w:p w14:paraId="0DA26A79"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losmenge</w:t>
      </w:r>
      <w:proofErr w:type="spellEnd"/>
      <w:r w:rsidRPr="00755623">
        <w:rPr>
          <w:rFonts w:eastAsiaTheme="minorEastAsia"/>
          <w:lang w:eastAsia="zh-CN"/>
        </w:rPr>
        <w:t>": "300</w:t>
      </w:r>
      <w:proofErr w:type="gramStart"/>
      <w:r w:rsidRPr="00755623">
        <w:rPr>
          <w:rFonts w:eastAsiaTheme="minorEastAsia"/>
          <w:lang w:eastAsia="zh-CN"/>
        </w:rPr>
        <w:t>",  /</w:t>
      </w:r>
      <w:proofErr w:type="gramEnd"/>
      <w:r w:rsidRPr="00755623">
        <w:rPr>
          <w:rFonts w:eastAsiaTheme="minorEastAsia"/>
          <w:lang w:eastAsia="zh-CN"/>
        </w:rPr>
        <w:t xml:space="preserve">/batch </w:t>
      </w:r>
      <w:proofErr w:type="spellStart"/>
      <w:r w:rsidRPr="00755623">
        <w:rPr>
          <w:rFonts w:eastAsiaTheme="minorEastAsia"/>
          <w:lang w:eastAsia="zh-CN"/>
        </w:rPr>
        <w:t>quatity</w:t>
      </w:r>
      <w:proofErr w:type="spellEnd"/>
    </w:p>
    <w:p w14:paraId="2ADB4EB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mengeneinh</w:t>
      </w:r>
      <w:proofErr w:type="spellEnd"/>
      <w:r w:rsidRPr="00755623">
        <w:rPr>
          <w:rFonts w:eastAsiaTheme="minorEastAsia"/>
          <w:lang w:eastAsia="zh-CN"/>
        </w:rPr>
        <w:t>": "KG", //batch unit</w:t>
      </w:r>
    </w:p>
    <w:p w14:paraId="3A689E0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activityInsp</w:t>
      </w:r>
      <w:proofErr w:type="spellEnd"/>
      <w:r w:rsidRPr="00755623">
        <w:rPr>
          <w:rFonts w:eastAsiaTheme="minorEastAsia"/>
          <w:lang w:eastAsia="zh-CN"/>
        </w:rPr>
        <w:t>": [</w:t>
      </w:r>
    </w:p>
    <w:p w14:paraId="5A822AB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EAD513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vornr</w:t>
      </w:r>
      <w:proofErr w:type="spellEnd"/>
      <w:r w:rsidRPr="00755623">
        <w:rPr>
          <w:rFonts w:eastAsiaTheme="minorEastAsia"/>
          <w:lang w:eastAsia="zh-CN"/>
        </w:rPr>
        <w:t>": "0010",</w:t>
      </w:r>
    </w:p>
    <w:p w14:paraId="6A12C283"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inspecChar</w:t>
      </w:r>
      <w:proofErr w:type="spellEnd"/>
      <w:r w:rsidRPr="00755623">
        <w:rPr>
          <w:rFonts w:eastAsiaTheme="minorEastAsia"/>
          <w:lang w:eastAsia="zh-CN"/>
        </w:rPr>
        <w:t>": [</w:t>
      </w:r>
    </w:p>
    <w:p w14:paraId="6CBD199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2D8CB02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vorglfnr</w:t>
      </w:r>
      <w:proofErr w:type="spellEnd"/>
      <w:r w:rsidRPr="00755623">
        <w:rPr>
          <w:rFonts w:eastAsiaTheme="minorEastAsia"/>
          <w:lang w:eastAsia="zh-CN"/>
        </w:rPr>
        <w:t>": "1",</w:t>
      </w:r>
    </w:p>
    <w:p w14:paraId="094F3F83"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sollstpumf</w:t>
      </w:r>
      <w:proofErr w:type="spellEnd"/>
      <w:r w:rsidRPr="00755623">
        <w:rPr>
          <w:rFonts w:eastAsiaTheme="minorEastAsia"/>
          <w:lang w:eastAsia="zh-CN"/>
        </w:rPr>
        <w:t>": 1,</w:t>
      </w:r>
    </w:p>
    <w:p w14:paraId="4044288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merknr</w:t>
      </w:r>
      <w:proofErr w:type="spellEnd"/>
      <w:r w:rsidRPr="00755623">
        <w:rPr>
          <w:rFonts w:eastAsiaTheme="minorEastAsia"/>
          <w:lang w:eastAsia="zh-CN"/>
        </w:rPr>
        <w:t>": "10",</w:t>
      </w:r>
    </w:p>
    <w:p w14:paraId="11D4B09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ersteller</w:t>
      </w:r>
      <w:proofErr w:type="spellEnd"/>
      <w:r w:rsidRPr="00755623">
        <w:rPr>
          <w:rFonts w:eastAsiaTheme="minorEastAsia"/>
          <w:lang w:eastAsia="zh-CN"/>
        </w:rPr>
        <w:t>": "SINGHA50",</w:t>
      </w:r>
    </w:p>
    <w:p w14:paraId="27887FD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erstelldat</w:t>
      </w:r>
      <w:proofErr w:type="spellEnd"/>
      <w:r w:rsidRPr="00755623">
        <w:rPr>
          <w:rFonts w:eastAsiaTheme="minorEastAsia"/>
          <w:lang w:eastAsia="zh-CN"/>
        </w:rPr>
        <w:t>": "2025-08-06",</w:t>
      </w:r>
    </w:p>
    <w:p w14:paraId="3A9DC1F6" w14:textId="77777777" w:rsidR="00755623" w:rsidRPr="00755623" w:rsidRDefault="00755623" w:rsidP="00755623">
      <w:pPr>
        <w:spacing w:before="93"/>
        <w:rPr>
          <w:rFonts w:eastAsiaTheme="minorEastAsia"/>
          <w:lang w:eastAsia="zh-CN"/>
        </w:rPr>
      </w:pPr>
      <w:r w:rsidRPr="00755623">
        <w:rPr>
          <w:rFonts w:eastAsiaTheme="minorEastAsia"/>
          <w:lang w:eastAsia="zh-CN"/>
        </w:rPr>
        <w:lastRenderedPageBreak/>
        <w:t xml:space="preserve">                                        "</w:t>
      </w:r>
      <w:proofErr w:type="spellStart"/>
      <w:r w:rsidRPr="00755623">
        <w:rPr>
          <w:rFonts w:eastAsiaTheme="minorEastAsia"/>
          <w:lang w:eastAsia="zh-CN"/>
        </w:rPr>
        <w:t>satzstatus</w:t>
      </w:r>
      <w:proofErr w:type="spellEnd"/>
      <w:r w:rsidRPr="00755623">
        <w:rPr>
          <w:rFonts w:eastAsiaTheme="minorEastAsia"/>
          <w:lang w:eastAsia="zh-CN"/>
        </w:rPr>
        <w:t>": "1",</w:t>
      </w:r>
    </w:p>
    <w:p w14:paraId="5126C63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pmethode</w:t>
      </w:r>
      <w:proofErr w:type="spellEnd"/>
      <w:r w:rsidRPr="00755623">
        <w:rPr>
          <w:rFonts w:eastAsiaTheme="minorEastAsia"/>
          <w:lang w:eastAsia="zh-CN"/>
        </w:rPr>
        <w:t>": "LOMAPP01",</w:t>
      </w:r>
    </w:p>
    <w:p w14:paraId="578E3F1C"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verwmerkm</w:t>
      </w:r>
      <w:proofErr w:type="spellEnd"/>
      <w:r w:rsidRPr="00755623">
        <w:rPr>
          <w:rFonts w:eastAsiaTheme="minorEastAsia"/>
          <w:lang w:eastAsia="zh-CN"/>
        </w:rPr>
        <w:t>": "00000049"</w:t>
      </w:r>
    </w:p>
    <w:p w14:paraId="0717F1F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3CA932B8"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20B8EF7"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vorglfnr</w:t>
      </w:r>
      <w:proofErr w:type="spellEnd"/>
      <w:r w:rsidRPr="00755623">
        <w:rPr>
          <w:rFonts w:eastAsiaTheme="minorEastAsia"/>
          <w:lang w:eastAsia="zh-CN"/>
        </w:rPr>
        <w:t>": "1",</w:t>
      </w:r>
    </w:p>
    <w:p w14:paraId="50787691"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sollstpumf</w:t>
      </w:r>
      <w:proofErr w:type="spellEnd"/>
      <w:r w:rsidRPr="00755623">
        <w:rPr>
          <w:rFonts w:eastAsiaTheme="minorEastAsia"/>
          <w:lang w:eastAsia="zh-CN"/>
        </w:rPr>
        <w:t>": 1,</w:t>
      </w:r>
    </w:p>
    <w:p w14:paraId="3869748A"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merknr</w:t>
      </w:r>
      <w:proofErr w:type="spellEnd"/>
      <w:r w:rsidRPr="00755623">
        <w:rPr>
          <w:rFonts w:eastAsiaTheme="minorEastAsia"/>
          <w:lang w:eastAsia="zh-CN"/>
        </w:rPr>
        <w:t>": "20",</w:t>
      </w:r>
    </w:p>
    <w:p w14:paraId="40A8A02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ersteller</w:t>
      </w:r>
      <w:proofErr w:type="spellEnd"/>
      <w:r w:rsidRPr="00755623">
        <w:rPr>
          <w:rFonts w:eastAsiaTheme="minorEastAsia"/>
          <w:lang w:eastAsia="zh-CN"/>
        </w:rPr>
        <w:t>": "SINGHA50",</w:t>
      </w:r>
    </w:p>
    <w:p w14:paraId="20141591"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erstelldat</w:t>
      </w:r>
      <w:proofErr w:type="spellEnd"/>
      <w:r w:rsidRPr="00755623">
        <w:rPr>
          <w:rFonts w:eastAsiaTheme="minorEastAsia"/>
          <w:lang w:eastAsia="zh-CN"/>
        </w:rPr>
        <w:t>": "2025-08-06",</w:t>
      </w:r>
    </w:p>
    <w:p w14:paraId="3D8C0DA7"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satzstatus</w:t>
      </w:r>
      <w:proofErr w:type="spellEnd"/>
      <w:r w:rsidRPr="00755623">
        <w:rPr>
          <w:rFonts w:eastAsiaTheme="minorEastAsia"/>
          <w:lang w:eastAsia="zh-CN"/>
        </w:rPr>
        <w:t>": "1",</w:t>
      </w:r>
    </w:p>
    <w:p w14:paraId="40F49F6D"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pmethode</w:t>
      </w:r>
      <w:proofErr w:type="spellEnd"/>
      <w:r w:rsidRPr="00755623">
        <w:rPr>
          <w:rFonts w:eastAsiaTheme="minorEastAsia"/>
          <w:lang w:eastAsia="zh-CN"/>
        </w:rPr>
        <w:t>": "LOMPHV02",</w:t>
      </w:r>
    </w:p>
    <w:p w14:paraId="0394F7B0"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verwmerkm</w:t>
      </w:r>
      <w:proofErr w:type="spellEnd"/>
      <w:r w:rsidRPr="00755623">
        <w:rPr>
          <w:rFonts w:eastAsiaTheme="minorEastAsia"/>
          <w:lang w:eastAsia="zh-CN"/>
        </w:rPr>
        <w:t>": "00000024"</w:t>
      </w:r>
    </w:p>
    <w:p w14:paraId="04EEBB4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55948B28"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3EAB65F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vorglfnr</w:t>
      </w:r>
      <w:proofErr w:type="spellEnd"/>
      <w:r w:rsidRPr="00755623">
        <w:rPr>
          <w:rFonts w:eastAsiaTheme="minorEastAsia"/>
          <w:lang w:eastAsia="zh-CN"/>
        </w:rPr>
        <w:t>": "1",</w:t>
      </w:r>
    </w:p>
    <w:p w14:paraId="50742FF7"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sollstpumf</w:t>
      </w:r>
      <w:proofErr w:type="spellEnd"/>
      <w:r w:rsidRPr="00755623">
        <w:rPr>
          <w:rFonts w:eastAsiaTheme="minorEastAsia"/>
          <w:lang w:eastAsia="zh-CN"/>
        </w:rPr>
        <w:t>": 1,</w:t>
      </w:r>
    </w:p>
    <w:p w14:paraId="1460F22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merknr</w:t>
      </w:r>
      <w:proofErr w:type="spellEnd"/>
      <w:r w:rsidRPr="00755623">
        <w:rPr>
          <w:rFonts w:eastAsiaTheme="minorEastAsia"/>
          <w:lang w:eastAsia="zh-CN"/>
        </w:rPr>
        <w:t>": "30",</w:t>
      </w:r>
    </w:p>
    <w:p w14:paraId="66363FFE"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ersteller</w:t>
      </w:r>
      <w:proofErr w:type="spellEnd"/>
      <w:r w:rsidRPr="00755623">
        <w:rPr>
          <w:rFonts w:eastAsiaTheme="minorEastAsia"/>
          <w:lang w:eastAsia="zh-CN"/>
        </w:rPr>
        <w:t>": "SINGHA50",</w:t>
      </w:r>
    </w:p>
    <w:p w14:paraId="4A41E936"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erstelldat</w:t>
      </w:r>
      <w:proofErr w:type="spellEnd"/>
      <w:r w:rsidRPr="00755623">
        <w:rPr>
          <w:rFonts w:eastAsiaTheme="minorEastAsia"/>
          <w:lang w:eastAsia="zh-CN"/>
        </w:rPr>
        <w:t>": "2025-08-06",</w:t>
      </w:r>
    </w:p>
    <w:p w14:paraId="5D9C92B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satzstatus</w:t>
      </w:r>
      <w:proofErr w:type="spellEnd"/>
      <w:r w:rsidRPr="00755623">
        <w:rPr>
          <w:rFonts w:eastAsiaTheme="minorEastAsia"/>
          <w:lang w:eastAsia="zh-CN"/>
        </w:rPr>
        <w:t>": "1",</w:t>
      </w:r>
    </w:p>
    <w:p w14:paraId="5AB51EA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pmethode</w:t>
      </w:r>
      <w:proofErr w:type="spellEnd"/>
      <w:r w:rsidRPr="00755623">
        <w:rPr>
          <w:rFonts w:eastAsiaTheme="minorEastAsia"/>
          <w:lang w:eastAsia="zh-CN"/>
        </w:rPr>
        <w:t>": "LOMTAK01",</w:t>
      </w:r>
    </w:p>
    <w:p w14:paraId="7165613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verwmerkm</w:t>
      </w:r>
      <w:proofErr w:type="spellEnd"/>
      <w:r w:rsidRPr="00755623">
        <w:rPr>
          <w:rFonts w:eastAsiaTheme="minorEastAsia"/>
          <w:lang w:eastAsia="zh-CN"/>
        </w:rPr>
        <w:t>": "L59"</w:t>
      </w:r>
    </w:p>
    <w:p w14:paraId="594EE9B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36A26E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5A63D9BD"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3A515B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2F3F7A41"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3141E8DB"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488ED9D9"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2B482DD4"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0B12E93F"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srcSystem</w:t>
      </w:r>
      <w:proofErr w:type="spellEnd"/>
      <w:r w:rsidRPr="00755623">
        <w:rPr>
          <w:rFonts w:eastAsiaTheme="minorEastAsia"/>
          <w:lang w:eastAsia="zh-CN"/>
        </w:rPr>
        <w:t>": "R93",</w:t>
      </w:r>
    </w:p>
    <w:p w14:paraId="6F8AD772"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roofErr w:type="spellStart"/>
      <w:r w:rsidRPr="00755623">
        <w:rPr>
          <w:rFonts w:eastAsiaTheme="minorEastAsia"/>
          <w:lang w:eastAsia="zh-CN"/>
        </w:rPr>
        <w:t>apiuid</w:t>
      </w:r>
      <w:proofErr w:type="spellEnd"/>
      <w:r w:rsidRPr="00755623">
        <w:rPr>
          <w:rFonts w:eastAsiaTheme="minorEastAsia"/>
          <w:lang w:eastAsia="zh-CN"/>
        </w:rPr>
        <w:t>": "INSP_LOT_API_518F395F92E71FD09CD2F6F823D"</w:t>
      </w:r>
    </w:p>
    <w:p w14:paraId="3C782E25" w14:textId="77777777" w:rsidR="00755623" w:rsidRPr="00755623" w:rsidRDefault="00755623" w:rsidP="00755623">
      <w:pPr>
        <w:spacing w:before="93"/>
        <w:rPr>
          <w:rFonts w:eastAsiaTheme="minorEastAsia"/>
          <w:lang w:eastAsia="zh-CN"/>
        </w:rPr>
      </w:pPr>
      <w:r w:rsidRPr="00755623">
        <w:rPr>
          <w:rFonts w:eastAsiaTheme="minorEastAsia"/>
          <w:lang w:eastAsia="zh-CN"/>
        </w:rPr>
        <w:t xml:space="preserve">    }</w:t>
      </w:r>
    </w:p>
    <w:p w14:paraId="698F137C" w14:textId="77777777" w:rsidR="00755623" w:rsidRDefault="00755623" w:rsidP="00755623">
      <w:pPr>
        <w:spacing w:before="93"/>
        <w:rPr>
          <w:rFonts w:eastAsiaTheme="minorEastAsia"/>
          <w:lang w:eastAsia="zh-CN"/>
        </w:rPr>
      </w:pPr>
      <w:r w:rsidRPr="00755623">
        <w:rPr>
          <w:rFonts w:eastAsiaTheme="minorEastAsia"/>
          <w:lang w:eastAsia="zh-CN"/>
        </w:rPr>
        <w:t>]</w:t>
      </w:r>
    </w:p>
    <w:p w14:paraId="0AFF367A" w14:textId="77777777" w:rsidR="001B719F" w:rsidRDefault="001B719F" w:rsidP="001B719F">
      <w:pPr>
        <w:pStyle w:val="Heading6"/>
        <w:rPr>
          <w:rFonts w:eastAsiaTheme="minorEastAsia"/>
          <w:lang w:eastAsia="zh-CN"/>
        </w:rPr>
      </w:pPr>
      <w:r w:rsidRPr="00A61790">
        <w:rPr>
          <w:rFonts w:eastAsiaTheme="minorEastAsia"/>
          <w:lang w:eastAsia="zh-CN"/>
        </w:rPr>
        <w:lastRenderedPageBreak/>
        <w:t>System Logic</w:t>
      </w:r>
    </w:p>
    <w:p w14:paraId="72E318B5" w14:textId="77777777" w:rsidR="0044326B" w:rsidRPr="0044326B" w:rsidRDefault="0044326B" w:rsidP="00090406">
      <w:pPr>
        <w:pStyle w:val="ListParagraph"/>
        <w:widowControl w:val="0"/>
        <w:numPr>
          <w:ilvl w:val="3"/>
          <w:numId w:val="24"/>
        </w:numPr>
        <w:tabs>
          <w:tab w:val="left" w:pos="619"/>
        </w:tabs>
        <w:autoSpaceDE w:val="0"/>
        <w:autoSpaceDN w:val="0"/>
        <w:spacing w:before="0" w:after="0"/>
        <w:ind w:left="619" w:hanging="266"/>
        <w:contextualSpacing w:val="0"/>
        <w:rPr>
          <w:rFonts w:ascii="Times New Roman" w:hAnsi="Times New Roman"/>
          <w:sz w:val="24"/>
        </w:rPr>
      </w:pPr>
      <w:r w:rsidRPr="0044326B">
        <w:rPr>
          <w:rFonts w:ascii="Times New Roman" w:hAnsi="Times New Roman"/>
          <w:sz w:val="24"/>
        </w:rPr>
        <w:t xml:space="preserve">Receive inspection lot data from </w:t>
      </w:r>
      <w:r w:rsidRPr="0044326B">
        <w:rPr>
          <w:rFonts w:ascii="Times New Roman" w:hAnsi="Times New Roman"/>
          <w:spacing w:val="-5"/>
          <w:sz w:val="24"/>
        </w:rPr>
        <w:t>SAP</w:t>
      </w:r>
    </w:p>
    <w:p w14:paraId="0D37C886" w14:textId="0CECD2C3" w:rsidR="0044326B" w:rsidRPr="0044326B" w:rsidRDefault="0044326B" w:rsidP="05F25CC5">
      <w:pPr>
        <w:pStyle w:val="ListParagraph"/>
        <w:widowControl w:val="0"/>
        <w:numPr>
          <w:ilvl w:val="3"/>
          <w:numId w:val="24"/>
        </w:numPr>
        <w:tabs>
          <w:tab w:val="left" w:pos="619"/>
        </w:tabs>
        <w:autoSpaceDE w:val="0"/>
        <w:autoSpaceDN w:val="0"/>
        <w:spacing w:before="114" w:after="0"/>
        <w:ind w:left="619" w:hanging="266"/>
        <w:rPr>
          <w:rFonts w:ascii="Times New Roman" w:hAnsi="Times New Roman"/>
          <w:sz w:val="24"/>
        </w:rPr>
      </w:pPr>
      <w:commentRangeStart w:id="174"/>
      <w:r w:rsidRPr="0044326B">
        <w:rPr>
          <w:rFonts w:ascii="Times New Roman" w:hAnsi="Times New Roman"/>
          <w:sz w:val="24"/>
        </w:rPr>
        <w:t xml:space="preserve">Store batch quantity/unit in sample </w:t>
      </w:r>
      <w:r w:rsidRPr="0044326B">
        <w:rPr>
          <w:rFonts w:ascii="Times New Roman" w:hAnsi="Times New Roman"/>
          <w:spacing w:val="-2"/>
          <w:sz w:val="24"/>
        </w:rPr>
        <w:t>record</w:t>
      </w:r>
      <w:commentRangeEnd w:id="174"/>
      <w:r>
        <w:rPr>
          <w:rStyle w:val="CommentReference"/>
        </w:rPr>
        <w:commentReference w:id="174"/>
      </w:r>
    </w:p>
    <w:p w14:paraId="30147E65" w14:textId="745E3B2F" w:rsidR="0044326B" w:rsidRPr="00F36134" w:rsidRDefault="0044326B" w:rsidP="00090406">
      <w:pPr>
        <w:pStyle w:val="ListParagraph"/>
        <w:widowControl w:val="0"/>
        <w:numPr>
          <w:ilvl w:val="3"/>
          <w:numId w:val="24"/>
        </w:numPr>
        <w:tabs>
          <w:tab w:val="left" w:pos="619"/>
        </w:tabs>
        <w:autoSpaceDE w:val="0"/>
        <w:autoSpaceDN w:val="0"/>
        <w:spacing w:before="114" w:after="0"/>
        <w:ind w:left="619" w:hanging="266"/>
        <w:contextualSpacing w:val="0"/>
        <w:rPr>
          <w:rFonts w:ascii="Times New Roman" w:hAnsi="Times New Roman"/>
          <w:sz w:val="24"/>
        </w:rPr>
      </w:pPr>
      <w:r w:rsidRPr="0044326B">
        <w:rPr>
          <w:rFonts w:ascii="Times New Roman" w:hAnsi="Times New Roman"/>
          <w:sz w:val="24"/>
        </w:rPr>
        <w:t xml:space="preserve">Utilize in adjustment </w:t>
      </w:r>
    </w:p>
    <w:p w14:paraId="55398B08" w14:textId="1A5581FC" w:rsidR="00F36134" w:rsidRPr="00F36134" w:rsidRDefault="00090406" w:rsidP="00F36134">
      <w:pPr>
        <w:pStyle w:val="Heading6"/>
        <w:rPr>
          <w:rFonts w:eastAsiaTheme="minorEastAsia"/>
          <w:lang w:eastAsia="zh-CN"/>
        </w:rPr>
      </w:pPr>
      <w:r>
        <w:rPr>
          <w:rFonts w:eastAsiaTheme="minorEastAsia" w:hint="eastAsia"/>
          <w:lang w:eastAsia="zh-CN"/>
        </w:rPr>
        <w:t>Handling Error</w:t>
      </w:r>
      <w:r w:rsidR="00F36134" w:rsidRPr="00F36134">
        <w:rPr>
          <w:rFonts w:eastAsiaTheme="minorEastAsia"/>
          <w:lang w:eastAsia="zh-CN"/>
        </w:rPr>
        <w:t xml:space="preserve"> Rules</w:t>
      </w:r>
    </w:p>
    <w:p w14:paraId="1B978CCC" w14:textId="77777777" w:rsidR="00F36134" w:rsidRDefault="00F36134" w:rsidP="00F36134">
      <w:pPr>
        <w:pStyle w:val="BodyText"/>
        <w:spacing w:before="130"/>
        <w:rPr>
          <w:rFonts w:ascii="Arial"/>
          <w:b/>
          <w:sz w:val="20"/>
        </w:rPr>
      </w:pPr>
    </w:p>
    <w:tbl>
      <w:tblPr>
        <w:tblW w:w="0" w:type="auto"/>
        <w:tblInd w:w="3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465"/>
        <w:gridCol w:w="6705"/>
      </w:tblGrid>
      <w:tr w:rsidR="00F36134" w14:paraId="15E9912C" w14:textId="77777777" w:rsidTr="00F36134">
        <w:trPr>
          <w:trHeight w:val="629"/>
        </w:trPr>
        <w:tc>
          <w:tcPr>
            <w:tcW w:w="3465" w:type="dxa"/>
            <w:shd w:val="clear" w:color="auto" w:fill="B4C6E7" w:themeFill="accent1" w:themeFillTint="66"/>
          </w:tcPr>
          <w:p w14:paraId="20012E40" w14:textId="77777777" w:rsidR="00F36134" w:rsidRDefault="00F36134" w:rsidP="001409E6">
            <w:pPr>
              <w:pStyle w:val="TableParagraph"/>
              <w:rPr>
                <w:rFonts w:ascii="Arial"/>
                <w:b/>
                <w:sz w:val="24"/>
              </w:rPr>
            </w:pPr>
            <w:r>
              <w:rPr>
                <w:rFonts w:ascii="Arial"/>
                <w:b/>
                <w:spacing w:val="-2"/>
                <w:sz w:val="24"/>
              </w:rPr>
              <w:t>Validation</w:t>
            </w:r>
          </w:p>
        </w:tc>
        <w:tc>
          <w:tcPr>
            <w:tcW w:w="6705" w:type="dxa"/>
            <w:shd w:val="clear" w:color="auto" w:fill="B4C6E7" w:themeFill="accent1" w:themeFillTint="66"/>
          </w:tcPr>
          <w:p w14:paraId="6858134E" w14:textId="77777777" w:rsidR="00F36134" w:rsidRDefault="00F36134" w:rsidP="001409E6">
            <w:pPr>
              <w:pStyle w:val="TableParagraph"/>
              <w:ind w:left="123"/>
              <w:rPr>
                <w:rFonts w:ascii="Arial"/>
                <w:b/>
                <w:sz w:val="24"/>
              </w:rPr>
            </w:pPr>
            <w:r>
              <w:rPr>
                <w:rFonts w:ascii="Arial"/>
                <w:b/>
                <w:sz w:val="24"/>
              </w:rPr>
              <w:t xml:space="preserve">Error </w:t>
            </w:r>
            <w:r>
              <w:rPr>
                <w:rFonts w:ascii="Arial"/>
                <w:b/>
                <w:spacing w:val="-2"/>
                <w:sz w:val="24"/>
              </w:rPr>
              <w:t>Handling</w:t>
            </w:r>
          </w:p>
        </w:tc>
      </w:tr>
      <w:tr w:rsidR="00F36134" w14:paraId="08886010" w14:textId="77777777" w:rsidTr="001409E6">
        <w:trPr>
          <w:trHeight w:val="614"/>
        </w:trPr>
        <w:tc>
          <w:tcPr>
            <w:tcW w:w="3465" w:type="dxa"/>
          </w:tcPr>
          <w:p w14:paraId="3C7305CC" w14:textId="38F66008" w:rsidR="00F36134" w:rsidRPr="00090406" w:rsidRDefault="00090406" w:rsidP="001409E6">
            <w:pPr>
              <w:pStyle w:val="TableParagraph"/>
              <w:rPr>
                <w:rFonts w:eastAsiaTheme="minorEastAsia" w:hint="eastAsia"/>
                <w:sz w:val="24"/>
                <w:lang w:eastAsia="zh-CN"/>
              </w:rPr>
            </w:pPr>
            <w:r>
              <w:rPr>
                <w:rFonts w:eastAsiaTheme="minorEastAsia" w:hint="eastAsia"/>
                <w:sz w:val="24"/>
                <w:lang w:eastAsia="zh-CN"/>
              </w:rPr>
              <w:t>0001</w:t>
            </w:r>
          </w:p>
        </w:tc>
        <w:tc>
          <w:tcPr>
            <w:tcW w:w="6705" w:type="dxa"/>
          </w:tcPr>
          <w:p w14:paraId="23B24185" w14:textId="680AABD1" w:rsidR="00F36134" w:rsidRDefault="00F36134" w:rsidP="001409E6">
            <w:pPr>
              <w:pStyle w:val="TableParagraph"/>
              <w:ind w:left="123"/>
              <w:rPr>
                <w:sz w:val="24"/>
              </w:rPr>
            </w:pPr>
          </w:p>
        </w:tc>
      </w:tr>
      <w:tr w:rsidR="00F36134" w14:paraId="6F9127AA" w14:textId="77777777" w:rsidTr="001409E6">
        <w:trPr>
          <w:trHeight w:val="629"/>
        </w:trPr>
        <w:tc>
          <w:tcPr>
            <w:tcW w:w="3465" w:type="dxa"/>
          </w:tcPr>
          <w:p w14:paraId="72DA09FF" w14:textId="7FAE9803" w:rsidR="00F36134" w:rsidRPr="00090406" w:rsidRDefault="00090406" w:rsidP="001409E6">
            <w:pPr>
              <w:pStyle w:val="TableParagraph"/>
              <w:rPr>
                <w:rFonts w:eastAsiaTheme="minorEastAsia" w:hint="eastAsia"/>
                <w:sz w:val="24"/>
                <w:lang w:eastAsia="zh-CN"/>
              </w:rPr>
            </w:pPr>
            <w:r>
              <w:rPr>
                <w:rFonts w:eastAsiaTheme="minorEastAsia" w:hint="eastAsia"/>
                <w:sz w:val="24"/>
                <w:lang w:eastAsia="zh-CN"/>
              </w:rPr>
              <w:t>0002</w:t>
            </w:r>
          </w:p>
        </w:tc>
        <w:tc>
          <w:tcPr>
            <w:tcW w:w="6705" w:type="dxa"/>
          </w:tcPr>
          <w:p w14:paraId="31BE60B7" w14:textId="7C6E4D29" w:rsidR="00F36134" w:rsidRDefault="00F36134" w:rsidP="001409E6">
            <w:pPr>
              <w:pStyle w:val="TableParagraph"/>
              <w:ind w:left="123"/>
              <w:rPr>
                <w:sz w:val="24"/>
              </w:rPr>
            </w:pPr>
          </w:p>
        </w:tc>
      </w:tr>
    </w:tbl>
    <w:p w14:paraId="276229F5" w14:textId="77777777" w:rsidR="00F36134" w:rsidRPr="00F36134" w:rsidRDefault="00F36134" w:rsidP="00F36134">
      <w:pPr>
        <w:widowControl w:val="0"/>
        <w:tabs>
          <w:tab w:val="left" w:pos="619"/>
        </w:tabs>
        <w:autoSpaceDE w:val="0"/>
        <w:autoSpaceDN w:val="0"/>
        <w:spacing w:before="114" w:after="0"/>
        <w:ind w:left="353"/>
        <w:rPr>
          <w:rFonts w:ascii="Times New Roman" w:eastAsiaTheme="minorEastAsia" w:hAnsi="Times New Roman"/>
          <w:sz w:val="24"/>
          <w:lang w:eastAsia="zh-CN"/>
        </w:rPr>
      </w:pPr>
    </w:p>
    <w:p w14:paraId="1D41A7A2" w14:textId="5E116AB1" w:rsidR="0044326B" w:rsidRPr="0044326B" w:rsidRDefault="0044326B" w:rsidP="0044326B">
      <w:pPr>
        <w:widowControl w:val="0"/>
        <w:tabs>
          <w:tab w:val="left" w:pos="619"/>
        </w:tabs>
        <w:autoSpaceDE w:val="0"/>
        <w:autoSpaceDN w:val="0"/>
        <w:spacing w:before="129" w:after="0"/>
        <w:ind w:left="353"/>
        <w:rPr>
          <w:rFonts w:eastAsiaTheme="minorEastAsia"/>
          <w:sz w:val="24"/>
          <w:lang w:eastAsia="zh-CN"/>
        </w:rPr>
      </w:pPr>
    </w:p>
    <w:p w14:paraId="529F32C4" w14:textId="77777777" w:rsidR="0044326B" w:rsidRPr="0044326B" w:rsidRDefault="0044326B" w:rsidP="0044326B">
      <w:pPr>
        <w:rPr>
          <w:rFonts w:eastAsiaTheme="minorEastAsia"/>
          <w:lang w:eastAsia="zh-CN"/>
        </w:rPr>
      </w:pPr>
    </w:p>
    <w:sectPr w:rsidR="0044326B" w:rsidRPr="0044326B" w:rsidSect="00874392">
      <w:headerReference w:type="default" r:id="rId48"/>
      <w:footerReference w:type="default" r:id="rId49"/>
      <w:headerReference w:type="first" r:id="rId50"/>
      <w:footerReference w:type="first" r:id="rId51"/>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Gu, Cheng" w:date="2025-05-23T11:22:00Z" w:initials="CG">
    <w:p w14:paraId="018128BE"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5304AA3C" w14:textId="77777777" w:rsidR="00DE3B4B" w:rsidRDefault="00DE3B4B" w:rsidP="00DE3B4B">
      <w:pPr>
        <w:pStyle w:val="CommentText"/>
      </w:pPr>
    </w:p>
    <w:p w14:paraId="187A5246" w14:textId="77777777" w:rsidR="00DE3B4B" w:rsidRDefault="00DE3B4B" w:rsidP="00DE3B4B">
      <w:pPr>
        <w:pStyle w:val="CommentText"/>
      </w:pPr>
    </w:p>
  </w:comment>
  <w:comment w:id="77" w:author="Neelima Rajesh" w:date="2025-05-20T10:01:00Z" w:initials="NR">
    <w:p w14:paraId="77F8F95C" w14:textId="259A25D2" w:rsidR="00D92129" w:rsidRDefault="00D92129" w:rsidP="00D92129">
      <w:pPr>
        <w:pStyle w:val="CommentText"/>
      </w:pPr>
      <w:r>
        <w:rPr>
          <w:rStyle w:val="CommentReference"/>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8" w:author="Gu, Cheng [2]" w:date="2025-05-20T16:19:00Z" w:initials="GC">
    <w:p w14:paraId="40CB5C7B" w14:textId="570BCB47" w:rsidR="000C7D23" w:rsidRDefault="000C7D23">
      <w:pPr>
        <w:pStyle w:val="CommentText"/>
      </w:pPr>
      <w:r>
        <w:rPr>
          <w:rStyle w:val="CommentReference"/>
        </w:rPr>
        <w:annotationRef/>
      </w:r>
      <w:r w:rsidRPr="12767ED2">
        <w:t xml:space="preserve">user select MLP, then activity no and IDH will automatically fetched. </w:t>
      </w:r>
    </w:p>
    <w:p w14:paraId="415EE2D1" w14:textId="241C3839" w:rsidR="000C7D23" w:rsidRDefault="000C7D23">
      <w:pPr>
        <w:pStyle w:val="CommentText"/>
      </w:pPr>
      <w:r w:rsidRPr="7ADBEAC5">
        <w:t>So user only need to select MLP and enter batch number.</w:t>
      </w:r>
    </w:p>
  </w:comment>
  <w:comment w:id="79" w:author="Neelima Rajesh" w:date="2025-05-20T10:04:00Z" w:initials="NR">
    <w:p w14:paraId="17B39B12" w14:textId="77777777" w:rsidR="00D92129" w:rsidRDefault="00D92129" w:rsidP="00D92129">
      <w:pPr>
        <w:pStyle w:val="CommentText"/>
      </w:pPr>
      <w:r>
        <w:rPr>
          <w:rStyle w:val="CommentReference"/>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80" w:author="Gu, Cheng [2]" w:date="2025-05-20T16:26:00Z" w:initials="GC">
    <w:p w14:paraId="6C86D98F" w14:textId="08502821" w:rsidR="000C7D23" w:rsidRDefault="000C7D23">
      <w:pPr>
        <w:pStyle w:val="CommentText"/>
      </w:pPr>
      <w:r>
        <w:rPr>
          <w:rStyle w:val="CommentReference"/>
        </w:rPr>
        <w:annotationRef/>
      </w:r>
      <w:r w:rsidRPr="5C48578D">
        <w:t xml:space="preserve">Once inspection lot is received , sample field 'hen_inspection_lot' will record the inspec lot number. </w:t>
      </w:r>
    </w:p>
    <w:p w14:paraId="32F7555F" w14:textId="0A924A81" w:rsidR="000C7D23" w:rsidRDefault="000C7D23">
      <w:pPr>
        <w:pStyle w:val="CommentText"/>
      </w:pPr>
      <w:r w:rsidRPr="779A09B8">
        <w:t>once sample result is send to SAP successfully , filed 'hen has sent' will be set to yes.</w:t>
      </w:r>
    </w:p>
    <w:p w14:paraId="06FE4976" w14:textId="09A41DEB" w:rsidR="000C7D23" w:rsidRDefault="000C7D23">
      <w:pPr>
        <w:pStyle w:val="CommentText"/>
      </w:pPr>
    </w:p>
  </w:comment>
  <w:comment w:id="86" w:author="Neelima Rajesh" w:date="2025-05-20T10:09:00Z" w:initials="NR">
    <w:p w14:paraId="06CEE36D" w14:textId="77777777" w:rsidR="00E87A9F" w:rsidRDefault="00E87A9F" w:rsidP="00E87A9F">
      <w:pPr>
        <w:pStyle w:val="CommentText"/>
      </w:pPr>
      <w:r>
        <w:rPr>
          <w:rStyle w:val="CommentReference"/>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87" w:author="Gu, Cheng [2]" w:date="2025-05-20T16:29:00Z" w:initials="GC">
    <w:p w14:paraId="12BB5913" w14:textId="4E0DEA6C" w:rsidR="000C7D23" w:rsidRDefault="000C7D23">
      <w:pPr>
        <w:pStyle w:val="CommentText"/>
      </w:pPr>
      <w:r>
        <w:rPr>
          <w:rStyle w:val="CommentReference"/>
        </w:rPr>
        <w:annotationRef/>
      </w:r>
      <w:r w:rsidRPr="2D4A8A2F">
        <w:t>pushing to SAP will work when inspection lot received</w:t>
      </w:r>
    </w:p>
  </w:comment>
  <w:comment w:id="89" w:author="Gu, Cheng" w:date="2025-05-23T11:22:00Z" w:initials="CG">
    <w:p w14:paraId="2B08C56F"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0A8AF26B" w14:textId="77777777" w:rsidR="00DE3B4B" w:rsidRDefault="00DE3B4B" w:rsidP="00DE3B4B">
      <w:pPr>
        <w:pStyle w:val="CommentText"/>
      </w:pPr>
    </w:p>
    <w:p w14:paraId="282E6A49" w14:textId="77777777" w:rsidR="00DE3B4B" w:rsidRDefault="00DE3B4B" w:rsidP="00DE3B4B">
      <w:pPr>
        <w:pStyle w:val="CommentText"/>
      </w:pPr>
    </w:p>
  </w:comment>
  <w:comment w:id="94" w:author="Neelima Rajesh" w:date="2025-05-20T10:12:00Z" w:initials="NR">
    <w:p w14:paraId="258940CB" w14:textId="21DE39E3" w:rsidR="00E87A9F" w:rsidRDefault="00E87A9F" w:rsidP="00E87A9F">
      <w:pPr>
        <w:pStyle w:val="CommentText"/>
      </w:pPr>
      <w:r>
        <w:rPr>
          <w:rStyle w:val="CommentReference"/>
        </w:rPr>
        <w:annotationRef/>
      </w:r>
      <w:r>
        <w:rPr>
          <w:lang w:val="en-US"/>
        </w:rPr>
        <w:t>As JIT sample is coming from MES, it should have label. So, can’t we start with Sample receive. On scanning, system understands it as JIT or not. If it is JIT, it should follow JIT workflow</w:t>
      </w:r>
    </w:p>
  </w:comment>
  <w:comment w:id="95" w:author="Gu, Cheng [2]" w:date="2025-05-20T16:38:00Z" w:initials="GC">
    <w:p w14:paraId="4B93E6EA" w14:textId="47CF046D" w:rsidR="000C7D23" w:rsidRDefault="000C7D23">
      <w:pPr>
        <w:pStyle w:val="CommentText"/>
      </w:pPr>
      <w:r>
        <w:rPr>
          <w:rStyle w:val="CommentReference"/>
        </w:rPr>
        <w:annotationRef/>
      </w:r>
      <w:r w:rsidRPr="64CD155B">
        <w:t>out of scope</w:t>
      </w:r>
    </w:p>
  </w:comment>
  <w:comment w:id="123" w:author="Neelima Rajesh" w:date="2025-07-30T10:56:00Z" w:initials="NR">
    <w:p w14:paraId="5D4BDEF5" w14:textId="1258A111" w:rsidR="004673C0" w:rsidRDefault="009E3706">
      <w:pPr>
        <w:pStyle w:val="CommentText"/>
      </w:pPr>
      <w:r>
        <w:rPr>
          <w:rStyle w:val="CommentReference"/>
        </w:rPr>
        <w:annotationRef/>
      </w:r>
      <w:r w:rsidRPr="314A6141">
        <w:t>All plants may/may not have DCS and MES, so we need to have a configuration for the same. Also, in case they have MES and DCS, the url is different. Need a configuration at plant level for the same</w:t>
      </w:r>
    </w:p>
  </w:comment>
  <w:comment w:id="124" w:author="Xiao, Mengran" w:date="2025-07-30T13:05:00Z" w:initials="XM">
    <w:p w14:paraId="770BA81C" w14:textId="77C58EEF" w:rsidR="004673C0" w:rsidRDefault="009E3706">
      <w:pPr>
        <w:pStyle w:val="CommentText"/>
      </w:pPr>
      <w:r>
        <w:rPr>
          <w:rStyle w:val="CommentReference"/>
        </w:rPr>
        <w:annotationRef/>
      </w:r>
      <w:r w:rsidRPr="4DCE69CD">
        <w:t>Ok. we can configure this based on plant level, however we need to confirm it's plant lever, not production line level. could u confirm this as we think it's production line level according previous email</w:t>
      </w:r>
    </w:p>
  </w:comment>
  <w:comment w:id="125" w:author="Xiao, Mengran" w:date="2025-08-15T12:12:00Z" w:initials="MX">
    <w:p w14:paraId="4219B940" w14:textId="77777777" w:rsidR="005B7204" w:rsidRDefault="005B7204" w:rsidP="005B7204">
      <w:pPr>
        <w:pStyle w:val="CommentText"/>
      </w:pPr>
      <w:r>
        <w:rPr>
          <w:rStyle w:val="CommentReference"/>
        </w:rPr>
        <w:annotationRef/>
      </w:r>
      <w:r>
        <w:rPr>
          <w:lang w:val="en-US"/>
        </w:rPr>
        <w:t>Already confirmed,MES&amp;DCS url configured on plant level; if send back configured on production level</w:t>
      </w:r>
    </w:p>
  </w:comment>
  <w:comment w:id="126" w:author="Neelima Rajesh" w:date="2025-08-22T10:09:00Z" w:initials="NR">
    <w:p w14:paraId="4EC19971" w14:textId="1B2FEC50" w:rsidR="000B25E0" w:rsidRDefault="000B25E0">
      <w:pPr>
        <w:pStyle w:val="CommentText"/>
      </w:pPr>
      <w:r>
        <w:rPr>
          <w:rStyle w:val="CommentReference"/>
        </w:rPr>
        <w:annotationRef/>
      </w:r>
      <w:r w:rsidRPr="3D99BA92">
        <w:t>What is the action from QCLAD end in case there is a failure. When will you resend the data and when you will not.</w:t>
      </w:r>
    </w:p>
  </w:comment>
  <w:comment w:id="127" w:author="Xiao, Mengran" w:date="2025-08-22T13:30:00Z" w:initials="MX">
    <w:p w14:paraId="1CF6BA7C" w14:textId="77777777" w:rsidR="007644E1" w:rsidRDefault="007644E1" w:rsidP="007644E1">
      <w:pPr>
        <w:pStyle w:val="CommentText"/>
      </w:pPr>
      <w:r>
        <w:rPr>
          <w:rStyle w:val="CommentReference"/>
        </w:rPr>
        <w:annotationRef/>
      </w:r>
      <w:r>
        <w:rPr>
          <w:lang w:val="en-US"/>
        </w:rPr>
        <w:t>Actually, in QCLAD, we can configure whether or not to resend, so it depends on the MES whether they need QCLAD to resend or not.</w:t>
      </w:r>
    </w:p>
    <w:p w14:paraId="3224D57A" w14:textId="77777777" w:rsidR="007644E1" w:rsidRDefault="007644E1" w:rsidP="007644E1">
      <w:pPr>
        <w:pStyle w:val="CommentText"/>
      </w:pPr>
      <w:r>
        <w:t>Based on previous SAP experience, most cases require resending, while some special cases do not. Therefore, we can currently design the system to resend until successful in case of failure, and make adjustments based on specific circumstances during later sit testing.</w:t>
      </w:r>
    </w:p>
  </w:comment>
  <w:comment w:id="128" w:author="Neelima Rajesh" w:date="2025-08-22T12:34:00Z" w:initials="NR">
    <w:p w14:paraId="5CCB99D8" w14:textId="0D5AEB5A" w:rsidR="00337C60" w:rsidRDefault="00337C60">
      <w:pPr>
        <w:pStyle w:val="CommentText"/>
      </w:pPr>
      <w:r>
        <w:rPr>
          <w:rStyle w:val="CommentReference"/>
        </w:rPr>
        <w:annotationRef/>
      </w:r>
      <w:r w:rsidRPr="2007E678">
        <w:t xml:space="preserve">In case of invalid sample number, it does not make sense to resend right? Other than network issues I am not sure whether resending is effective or not. Pls check with Vegam team also. </w:t>
      </w:r>
    </w:p>
  </w:comment>
  <w:comment w:id="129" w:author="Xiao, Mengran" w:date="2025-08-22T14:01:00Z" w:initials="MX">
    <w:p w14:paraId="13C315E7" w14:textId="77777777" w:rsidR="00D56C14" w:rsidRDefault="00D56C14" w:rsidP="00D56C14">
      <w:pPr>
        <w:pStyle w:val="CommentText"/>
      </w:pPr>
      <w:r>
        <w:rPr>
          <w:rStyle w:val="CommentReference"/>
        </w:rPr>
        <w:annotationRef/>
      </w:r>
      <w:r>
        <w:rPr>
          <w:lang w:val="en-US"/>
        </w:rPr>
        <w:t>Yes, for code 0003, it’s meaningless to resend, will send email check with Vegam team</w:t>
      </w:r>
    </w:p>
  </w:comment>
  <w:comment w:id="130" w:author="Neelima Rajesh" w:date="2025-07-30T10:31:00Z" w:initials="NR">
    <w:p w14:paraId="6087322B" w14:textId="4E185064" w:rsidR="004673C0" w:rsidRDefault="009E3706">
      <w:pPr>
        <w:pStyle w:val="CommentText"/>
      </w:pPr>
      <w:r>
        <w:rPr>
          <w:rStyle w:val="CommentReference"/>
        </w:rPr>
        <w:annotationRef/>
      </w:r>
      <w:r w:rsidRPr="476E899E">
        <w:t>In case there is a failure, we need to provide the error message. Will details be logged in Interface log?</w:t>
      </w:r>
    </w:p>
  </w:comment>
  <w:comment w:id="131" w:author="Xiao, Mengran" w:date="2025-07-30T13:02:00Z" w:initials="XM">
    <w:p w14:paraId="42D4A0AB" w14:textId="3B051BCD" w:rsidR="004673C0" w:rsidRDefault="009E3706">
      <w:pPr>
        <w:pStyle w:val="CommentText"/>
      </w:pPr>
      <w:r>
        <w:rPr>
          <w:rStyle w:val="CommentReference"/>
        </w:rPr>
        <w:annotationRef/>
      </w:r>
      <w:r w:rsidRPr="2D0E3CBA">
        <w:t>currently we design the return code align by both parties, u can refer to 3.2.2.4.2.5 error handling. we will continue to add return code lists during in subsequent tests if we found more scenarios</w:t>
      </w:r>
    </w:p>
  </w:comment>
  <w:comment w:id="132" w:author="Neelima Rajesh" w:date="2025-08-22T10:10:00Z" w:initials="NR">
    <w:p w14:paraId="4E0DA38F" w14:textId="2A175C6E" w:rsidR="000B25E0" w:rsidRDefault="000B25E0">
      <w:pPr>
        <w:pStyle w:val="CommentText"/>
      </w:pPr>
      <w:r>
        <w:rPr>
          <w:rStyle w:val="CommentReference"/>
        </w:rPr>
        <w:annotationRef/>
      </w:r>
      <w:r w:rsidRPr="2431A7C2">
        <w:t>We should also have interface logs for MES to see the input and response for investigations if required</w:t>
      </w:r>
    </w:p>
  </w:comment>
  <w:comment w:id="133" w:author="Xiao, Mengran" w:date="2025-08-22T13:31:00Z" w:initials="MX">
    <w:p w14:paraId="57F86D8F" w14:textId="77777777" w:rsidR="00777488" w:rsidRDefault="00777488" w:rsidP="00777488">
      <w:pPr>
        <w:pStyle w:val="CommentText"/>
      </w:pPr>
      <w:r>
        <w:rPr>
          <w:rStyle w:val="CommentReference"/>
        </w:rPr>
        <w:annotationRef/>
      </w:r>
      <w:r>
        <w:rPr>
          <w:lang w:val="en-US"/>
        </w:rPr>
        <w:t>Yes, it will be the same as the SAP interface log.</w:t>
      </w:r>
    </w:p>
  </w:comment>
  <w:comment w:id="134" w:author="Neelima Rajesh" w:date="2025-08-22T10:15:00Z" w:initials="NR">
    <w:p w14:paraId="4BFE7778" w14:textId="198686A1" w:rsidR="000B25E0" w:rsidRDefault="000B25E0">
      <w:pPr>
        <w:pStyle w:val="CommentText"/>
      </w:pPr>
      <w:r>
        <w:rPr>
          <w:rStyle w:val="CommentReference"/>
        </w:rPr>
        <w:annotationRef/>
      </w:r>
      <w:r w:rsidRPr="111C3457">
        <w:t xml:space="preserve">We have rejected and when MES is sending a physical sample, QCLAD may not have a virtual sample, so how will the user receive it. Is it better to give the popup of resample for all scenarios except full Reject. </w:t>
      </w:r>
    </w:p>
  </w:comment>
  <w:comment w:id="135" w:author="Xiao, Mengran" w:date="2025-08-22T13:36:00Z" w:initials="MX">
    <w:p w14:paraId="3BF2E074" w14:textId="77777777" w:rsidR="008C12D0" w:rsidRDefault="008C12D0" w:rsidP="008C12D0">
      <w:pPr>
        <w:pStyle w:val="CommentText"/>
      </w:pPr>
      <w:r>
        <w:rPr>
          <w:rStyle w:val="CommentReference"/>
        </w:rPr>
        <w:annotationRef/>
      </w:r>
      <w:r>
        <w:rPr>
          <w:lang w:val="en-US"/>
        </w:rPr>
        <w:t>For the resampling pop-up window in QCLAD, this is just a reminder that clicking the 'Yes' button cannot link to the resampling function.</w:t>
      </w:r>
    </w:p>
    <w:p w14:paraId="6361D2D2" w14:textId="77777777" w:rsidR="008C12D0" w:rsidRDefault="008C12D0" w:rsidP="008C12D0">
      <w:pPr>
        <w:pStyle w:val="CommentText"/>
      </w:pPr>
      <w:r>
        <w:rPr>
          <w:lang w:val="en-US"/>
        </w:rPr>
        <w:t>Therefore, it’s better to show the message to inform user to execute resample action</w:t>
      </w:r>
    </w:p>
  </w:comment>
  <w:comment w:id="136" w:author="Neelima Rajesh" w:date="2025-08-22T12:38:00Z" w:initials="NR">
    <w:p w14:paraId="67D20E1A" w14:textId="7DAF270D" w:rsidR="00726677" w:rsidRDefault="00726677">
      <w:pPr>
        <w:pStyle w:val="CommentText"/>
      </w:pPr>
      <w:r>
        <w:rPr>
          <w:rStyle w:val="CommentReference"/>
        </w:rPr>
        <w:annotationRef/>
      </w:r>
      <w:r w:rsidRPr="0740989C">
        <w:t>Yes, that is fine. We need to create pop-up. In case the sample is not created at the time of physical sample reaching, if virtual sample is not available what should the user do?</w:t>
      </w:r>
    </w:p>
  </w:comment>
  <w:comment w:id="137" w:author="Xiao, Mengran" w:date="2025-08-22T13:54:00Z" w:initials="MX">
    <w:p w14:paraId="61605557" w14:textId="77777777" w:rsidR="004818ED" w:rsidRDefault="004818ED" w:rsidP="004818ED">
      <w:pPr>
        <w:pStyle w:val="CommentText"/>
      </w:pPr>
      <w:r>
        <w:rPr>
          <w:rStyle w:val="CommentReference"/>
        </w:rPr>
        <w:annotationRef/>
      </w:r>
      <w:r>
        <w:t>As for this, I remember that a reminder pops up in the scan reception window, right? The scan reception window is the bridge between virtual samples and real samples. At that time, if a physical sample has already arrived at the laboratory but a virtual sample has not been created, the scan window will display that there is no such sample and that a sample needs to be created first.</w:t>
      </w:r>
    </w:p>
  </w:comment>
  <w:comment w:id="138" w:author="Neelima Rajesh" w:date="2025-08-26T16:18:00Z" w:initials="NR">
    <w:p w14:paraId="4BE89665" w14:textId="34A48A79" w:rsidR="006104F8" w:rsidRDefault="009B0784">
      <w:pPr>
        <w:pStyle w:val="CommentText"/>
      </w:pPr>
      <w:r>
        <w:rPr>
          <w:rStyle w:val="CommentReference"/>
        </w:rPr>
        <w:annotationRef/>
      </w:r>
      <w:r w:rsidRPr="355B0C32">
        <w:t>Ok. Will the message be provided to user.</w:t>
      </w:r>
    </w:p>
  </w:comment>
  <w:comment w:id="139" w:author="Neelima Rajesh" w:date="2025-08-22T10:12:00Z" w:initials="NR">
    <w:p w14:paraId="5DA06F3F" w14:textId="4B601433" w:rsidR="000B25E0" w:rsidRDefault="000B25E0">
      <w:pPr>
        <w:pStyle w:val="CommentText"/>
      </w:pPr>
      <w:r>
        <w:rPr>
          <w:rStyle w:val="CommentReference"/>
        </w:rPr>
        <w:annotationRef/>
      </w:r>
      <w:r w:rsidRPr="326537F8">
        <w:t>In case the data is not available in adjustment table, how we will manage?</w:t>
      </w:r>
    </w:p>
  </w:comment>
  <w:comment w:id="140" w:author="Xiao, Mengran" w:date="2025-08-22T13:37:00Z" w:initials="MX">
    <w:p w14:paraId="60853349" w14:textId="77777777" w:rsidR="008F2422" w:rsidRDefault="008F2422" w:rsidP="008F2422">
      <w:pPr>
        <w:pStyle w:val="CommentText"/>
      </w:pPr>
      <w:r>
        <w:rPr>
          <w:rStyle w:val="CommentReference"/>
        </w:rPr>
        <w:annotationRef/>
      </w:r>
      <w:r>
        <w:rPr>
          <w:lang w:val="en-US"/>
        </w:rPr>
        <w:t>In prototype, we keep the button of add, user can add the information maunally</w:t>
      </w:r>
    </w:p>
  </w:comment>
  <w:comment w:id="141" w:author="Neelima Rajesh" w:date="2025-08-22T10:28:00Z" w:initials="NR">
    <w:p w14:paraId="339CD5D2" w14:textId="4BA86979" w:rsidR="000B25E0" w:rsidRDefault="000B25E0">
      <w:pPr>
        <w:pStyle w:val="CommentText"/>
      </w:pPr>
      <w:r>
        <w:rPr>
          <w:rStyle w:val="CommentReference"/>
        </w:rPr>
        <w:annotationRef/>
      </w:r>
      <w:r w:rsidRPr="193B09E7">
        <w:t>Please give a pop-up with "Yes" or "No" to warn users whether you really need to do this or not. This is to prevent the accidental and this can create issues in supply chain</w:t>
      </w:r>
    </w:p>
  </w:comment>
  <w:comment w:id="142" w:author="Xiao, Mengran" w:date="2025-08-22T13:11:00Z" w:initials="XM">
    <w:p w14:paraId="662BE513" w14:textId="2464368B" w:rsidR="000B25E0" w:rsidRDefault="000B25E0">
      <w:pPr>
        <w:pStyle w:val="CommentText"/>
      </w:pPr>
      <w:r>
        <w:rPr>
          <w:rStyle w:val="CommentReference"/>
        </w:rPr>
        <w:annotationRef/>
      </w:r>
      <w:r w:rsidRPr="6B87E3C3">
        <w:t>understood, already checked with zhenjuan, we can add this pop up window and no need more effort. The content has been added and the prototype diagram has been adjusted.</w:t>
      </w:r>
    </w:p>
  </w:comment>
  <w:comment w:id="143" w:author="Neelima Rajesh" w:date="2025-07-30T10:51:00Z" w:initials="NR">
    <w:p w14:paraId="7455EBC1" w14:textId="458B0B23" w:rsidR="004673C0" w:rsidRDefault="009E3706">
      <w:pPr>
        <w:pStyle w:val="CommentText"/>
      </w:pPr>
      <w:r>
        <w:rPr>
          <w:rStyle w:val="CommentReference"/>
        </w:rPr>
        <w:annotationRef/>
      </w:r>
      <w:r w:rsidRPr="1B2159B7">
        <w:t>JSON file provided by MES to be sent to DCS team for alignment and make sure both teams are having similar mechanism for authentication and JSON structure.</w:t>
      </w:r>
    </w:p>
  </w:comment>
  <w:comment w:id="144" w:author="Xiao, Mengran" w:date="2025-07-30T12:59:00Z" w:initials="XM">
    <w:p w14:paraId="3223F727" w14:textId="27AC59FD" w:rsidR="004673C0" w:rsidRDefault="009E3706">
      <w:pPr>
        <w:pStyle w:val="CommentText"/>
      </w:pPr>
      <w:r>
        <w:rPr>
          <w:rStyle w:val="CommentReference"/>
        </w:rPr>
        <w:annotationRef/>
      </w:r>
      <w:r w:rsidRPr="147FA969">
        <w:t>yes, u can refer to the description of 3.2.2.4.2.7 system logic 7.</w:t>
      </w:r>
    </w:p>
  </w:comment>
  <w:comment w:id="145" w:author="Neelima Rajesh" w:date="2025-07-30T10:54:00Z" w:initials="NR">
    <w:p w14:paraId="3B367AD2" w14:textId="072FD299" w:rsidR="004673C0" w:rsidRDefault="009E3706">
      <w:pPr>
        <w:pStyle w:val="CommentText"/>
      </w:pPr>
      <w:r>
        <w:rPr>
          <w:rStyle w:val="CommentReference"/>
        </w:rPr>
        <w:annotationRef/>
      </w:r>
      <w:r w:rsidRPr="7CFE689E">
        <w:t>In case of failure, will system request user to do MES adjustment. How do we ensure MES adjustment is done in QCLAD?</w:t>
      </w:r>
    </w:p>
  </w:comment>
  <w:comment w:id="146" w:author="Xiao, Mengran" w:date="2025-07-30T12:56:00Z" w:initials="XM">
    <w:p w14:paraId="6631EB6D" w14:textId="0C0C652D" w:rsidR="004673C0" w:rsidRDefault="009E3706">
      <w:pPr>
        <w:pStyle w:val="CommentText"/>
      </w:pPr>
      <w:r>
        <w:rPr>
          <w:rStyle w:val="CommentReference"/>
        </w:rPr>
        <w:annotationRef/>
      </w:r>
      <w:r w:rsidRPr="71D1493C">
        <w:t>Actually, we didn‘t design the function of forcing the user to adjust, which should have been a user-selected action according to previous meetings, if it's necessary for users, we need to confirm how the whole process is in QCLAD and then add here</w:t>
      </w:r>
    </w:p>
  </w:comment>
  <w:comment w:id="147" w:author="Neelima Rajesh" w:date="2025-08-22T10:25:00Z" w:initials="NR">
    <w:p w14:paraId="2A84BBF7" w14:textId="1C70B92A" w:rsidR="000B25E0" w:rsidRDefault="000B25E0">
      <w:pPr>
        <w:pStyle w:val="CommentText"/>
      </w:pPr>
      <w:r>
        <w:rPr>
          <w:rStyle w:val="CommentReference"/>
        </w:rPr>
        <w:annotationRef/>
      </w:r>
      <w:r w:rsidRPr="785E5F25">
        <w:t>Does it make sense to create a pop-up screen to check whether they need to do adjustment or not?</w:t>
      </w:r>
    </w:p>
  </w:comment>
  <w:comment w:id="148" w:author="Xiao, Mengran" w:date="2025-08-22T13:15:00Z" w:initials="XM">
    <w:p w14:paraId="71ACF35E" w14:textId="715CD136" w:rsidR="000B25E0" w:rsidRDefault="000B25E0">
      <w:pPr>
        <w:pStyle w:val="CommentText"/>
      </w:pPr>
      <w:r>
        <w:rPr>
          <w:rStyle w:val="CommentReference"/>
        </w:rPr>
        <w:annotationRef/>
      </w:r>
      <w:r w:rsidRPr="1FEDB4D1">
        <w:t>I need some clarification on this requirement. Should the pop-up appear when you click a button, or automatically if the result is out of spec?</w:t>
      </w:r>
    </w:p>
    <w:p w14:paraId="1F4A5805" w14:textId="33067475" w:rsidR="000B25E0" w:rsidRDefault="000B25E0">
      <w:pPr>
        <w:pStyle w:val="CommentText"/>
      </w:pPr>
      <w:r w:rsidRPr="638F2E67">
        <w:t>The first option (on click) doesn't make much sense. If it's the second one (automatic), we'll need to re-estimate the time needed for it.</w:t>
      </w:r>
    </w:p>
  </w:comment>
  <w:comment w:id="149" w:author="Neelima Rajesh" w:date="2025-08-22T12:36:00Z" w:initials="NR">
    <w:p w14:paraId="2E308DC8" w14:textId="7859EEBB" w:rsidR="00217A7A" w:rsidRDefault="00217A7A">
      <w:pPr>
        <w:pStyle w:val="CommentText"/>
      </w:pPr>
      <w:r>
        <w:rPr>
          <w:rStyle w:val="CommentReference"/>
        </w:rPr>
        <w:annotationRef/>
      </w:r>
      <w:r w:rsidRPr="01B755B7">
        <w:t>In case of any MIC got rejected, how will the usage decision be sent to MES. So, we need to open a pop-up right to select the right usage decision for rejection?</w:t>
      </w:r>
    </w:p>
  </w:comment>
  <w:comment w:id="150" w:author="Xiao, Mengran" w:date="2025-08-22T13:41:00Z" w:initials="MX">
    <w:p w14:paraId="7372EBC1" w14:textId="77777777" w:rsidR="001C08DF" w:rsidRDefault="001C08DF" w:rsidP="001C08DF">
      <w:pPr>
        <w:pStyle w:val="CommentText"/>
      </w:pPr>
      <w:r>
        <w:rPr>
          <w:rStyle w:val="CommentReference"/>
        </w:rPr>
        <w:annotationRef/>
      </w:r>
      <w:r>
        <w:t xml:space="preserve"> For this scenario, I checked with frank</w:t>
      </w:r>
      <w:r>
        <w:rPr>
          <w:lang w:val="en-US"/>
        </w:rPr>
        <w:t>, usually, not all rejections require adjustment information to be added. Users must judge for themselves which ones need adjustment. Otherwise, without clear rules, the system cannot provide absolute prompts, which would instead result in pop-up prompts every time there is an out-of-spec situation, increasing the number of clicks required by users.</w:t>
      </w:r>
    </w:p>
  </w:comment>
  <w:comment w:id="151" w:author="Neelima Rajesh" w:date="2025-08-27T16:45:00Z" w:initials="NR">
    <w:p w14:paraId="3818CECB" w14:textId="5A06058E" w:rsidR="00075A6D" w:rsidRDefault="00075A6D">
      <w:pPr>
        <w:pStyle w:val="CommentText"/>
      </w:pPr>
      <w:r>
        <w:rPr>
          <w:rStyle w:val="CommentReference"/>
        </w:rPr>
        <w:annotationRef/>
      </w:r>
      <w:r w:rsidRPr="35B97881">
        <w:t>In peer review, should it be adjustment and user needs to do usage decision from Authorization folder, right?</w:t>
      </w:r>
    </w:p>
  </w:comment>
  <w:comment w:id="152" w:author="Xiao, Mengran" w:date="2025-08-28T09:09:00Z" w:initials="XM">
    <w:p w14:paraId="5B604858" w14:textId="6C455D4C" w:rsidR="00075A6D" w:rsidRDefault="00075A6D">
      <w:pPr>
        <w:pStyle w:val="CommentText"/>
      </w:pPr>
      <w:r>
        <w:rPr>
          <w:rStyle w:val="CommentReference"/>
        </w:rPr>
        <w:annotationRef/>
      </w:r>
      <w:r w:rsidRPr="41FE504D">
        <w:t>Users need to adjust tests during peer review while deciding whether to send usage decision results to MES. As shown in the subsequent prototype diagram, if different adjustment choices are made for each item, users can independently select which decision result to send to MES. As Frank and David mentioned, they will only send one result to MES. This simultaneously fulfills your expectation of completing two steps within a single window. Additionally, our recommendation against performing usage decisions in the Authorized folder stems from user experience considerations. While technically feasible, as you observed, if users conduct numerous tests in a single day, the limited items in the peer review folder, while make it difficult to readily identify which specific tests were performed that day within the Authorized folder. My actual suggestion is to involve users in defining their entire workflow. Technically, QCLAD can support any workflow, but the Standard Operating Procedure (SOP) should be determined by the customer themselves.</w:t>
      </w:r>
    </w:p>
  </w:comment>
  <w:comment w:id="153" w:author="Neelima Rajesh" w:date="2025-08-26T16:21:00Z" w:initials="NR">
    <w:p w14:paraId="27DE2074" w14:textId="31EF6E6E" w:rsidR="006104F8" w:rsidRDefault="009B0784">
      <w:pPr>
        <w:pStyle w:val="CommentText"/>
      </w:pPr>
      <w:r>
        <w:rPr>
          <w:rStyle w:val="CommentReference"/>
        </w:rPr>
        <w:annotationRef/>
      </w:r>
      <w:r w:rsidRPr="202D343B">
        <w:t>Do we complete usage decision in MES adjustment screen? In that case how do we ensure the usage decision is done if there is a rejection and what will you send to MES if user does not do Adjustment right click</w:t>
      </w:r>
    </w:p>
  </w:comment>
  <w:comment w:id="154" w:author="Xiao, Mengran" w:date="2025-08-28T13:08:00Z" w:initials="XM">
    <w:p w14:paraId="4C19EA9E" w14:textId="1180E1E9" w:rsidR="00A658BB" w:rsidRDefault="00A658BB">
      <w:pPr>
        <w:pStyle w:val="CommentText"/>
      </w:pPr>
      <w:r>
        <w:rPr>
          <w:rStyle w:val="CommentReference"/>
        </w:rPr>
        <w:annotationRef/>
      </w:r>
      <w:r w:rsidRPr="4832F7F8">
        <w:t>two options has sent to henkel team via email</w:t>
      </w:r>
    </w:p>
  </w:comment>
  <w:comment w:id="155" w:author="Neelima Rajesh" w:date="2025-09-03T15:29:00Z" w:initials="NR">
    <w:p w14:paraId="598C2C31" w14:textId="5DC08EB6" w:rsidR="00246088" w:rsidRDefault="00246088">
      <w:pPr>
        <w:pStyle w:val="CommentText"/>
      </w:pPr>
      <w:r>
        <w:rPr>
          <w:rStyle w:val="CommentReference"/>
        </w:rPr>
        <w:annotationRef/>
      </w:r>
      <w:r w:rsidRPr="5A1A5244">
        <w:t>Not sure whether Vegam team will consider adjustment materials for all usage decision other than Reject with adjustment. If not, you should give option for user to select adjustment. Kindly check with Dhanraj</w:t>
      </w:r>
    </w:p>
  </w:comment>
  <w:comment w:id="156" w:author="Xiao, Mengran" w:date="2025-09-03T16:33:00Z" w:initials="XM">
    <w:p w14:paraId="35ED45E9" w14:textId="604DE929" w:rsidR="002C0591" w:rsidRDefault="002C0591">
      <w:pPr>
        <w:pStyle w:val="CommentText"/>
      </w:pPr>
      <w:r>
        <w:rPr>
          <w:rStyle w:val="CommentReference"/>
        </w:rPr>
        <w:annotationRef/>
      </w:r>
      <w:r w:rsidRPr="063E53EE">
        <w:t>Ok, I can send email to Dhanraj</w:t>
      </w:r>
    </w:p>
  </w:comment>
  <w:comment w:id="157" w:author="Neelima Rajesh" w:date="2025-09-03T15:27:00Z" w:initials="NR">
    <w:p w14:paraId="6CD7F5E3" w14:textId="137AA7E5" w:rsidR="00246088" w:rsidRDefault="00246088">
      <w:pPr>
        <w:pStyle w:val="CommentText"/>
      </w:pPr>
      <w:r>
        <w:rPr>
          <w:rStyle w:val="CommentReference"/>
        </w:rPr>
        <w:annotationRef/>
      </w:r>
      <w:r w:rsidRPr="1775CEDC">
        <w:t>A popup screen is required for confirmation to avoid any mistake in selecting usage decision</w:t>
      </w:r>
    </w:p>
  </w:comment>
  <w:comment w:id="158" w:author="Xiao, Mengran" w:date="2025-09-03T16:32:00Z" w:initials="XM">
    <w:p w14:paraId="6D14E6CF" w14:textId="0589FCD7" w:rsidR="002C0591" w:rsidRDefault="002C0591">
      <w:pPr>
        <w:pStyle w:val="CommentText"/>
      </w:pPr>
      <w:r>
        <w:rPr>
          <w:rStyle w:val="CommentReference"/>
        </w:rPr>
        <w:annotationRef/>
      </w:r>
      <w:r w:rsidRPr="72C15707">
        <w:t>Sure, only for option_Reject with off spec, right?</w:t>
      </w:r>
    </w:p>
  </w:comment>
  <w:comment w:id="159" w:author="Neelima Rajesh" w:date="2025-09-05T13:45:00Z" w:initials="NR">
    <w:p w14:paraId="24F1D302" w14:textId="00953A02" w:rsidR="003908E4" w:rsidRDefault="003908E4">
      <w:pPr>
        <w:pStyle w:val="CommentText"/>
      </w:pPr>
      <w:r>
        <w:rPr>
          <w:rStyle w:val="CommentReference"/>
        </w:rPr>
        <w:annotationRef/>
      </w:r>
      <w:r w:rsidRPr="68014934">
        <w:t xml:space="preserve">Is it possible to add a column which is the destination system SFS or DCS for plant team to check whether results are pushed to SFS or DCS team? </w:t>
      </w:r>
    </w:p>
  </w:comment>
  <w:comment w:id="160" w:author="Neelima Rajesh" w:date="2025-09-05T14:02:00Z" w:initials="NR">
    <w:p w14:paraId="6D50648F" w14:textId="34033499" w:rsidR="002E6854" w:rsidRDefault="00000000">
      <w:pPr>
        <w:pStyle w:val="CommentText"/>
      </w:pPr>
      <w:r>
        <w:rPr>
          <w:rStyle w:val="CommentReference"/>
        </w:rPr>
        <w:annotationRef/>
      </w:r>
      <w:r w:rsidRPr="5A386341">
        <w:t>Mengran, please update this also.</w:t>
      </w:r>
    </w:p>
  </w:comment>
  <w:comment w:id="161" w:author="Xiao, Mengran" w:date="2025-09-05T15:17:00Z" w:initials="XM">
    <w:p w14:paraId="5DEFAB6B" w14:textId="02B4849C" w:rsidR="002E6854" w:rsidRDefault="00000000">
      <w:pPr>
        <w:pStyle w:val="CommentText"/>
      </w:pPr>
      <w:r>
        <w:rPr>
          <w:rStyle w:val="CommentReference"/>
        </w:rPr>
        <w:annotationRef/>
      </w:r>
      <w:r w:rsidRPr="012DD824">
        <w:t>Sure, no problem, updated</w:t>
      </w:r>
    </w:p>
  </w:comment>
  <w:comment w:id="162" w:author="Neelima Rajesh" w:date="2025-07-30T11:00:00Z" w:initials="NR">
    <w:p w14:paraId="04EE8E2F" w14:textId="287CF0E1" w:rsidR="004673C0" w:rsidRDefault="009E3706">
      <w:pPr>
        <w:pStyle w:val="CommentText"/>
      </w:pPr>
      <w:r>
        <w:rPr>
          <w:rStyle w:val="CommentReference"/>
        </w:rPr>
        <w:annotationRef/>
      </w:r>
      <w:r w:rsidRPr="43D526AF">
        <w:t>Need a popup to screen to create a resample in case user are expecting a new sample from MES after adjustment process is completed</w:t>
      </w:r>
    </w:p>
  </w:comment>
  <w:comment w:id="163" w:author="Xiao, Mengran" w:date="2025-07-30T12:50:00Z" w:initials="XM">
    <w:p w14:paraId="71E2EA47" w14:textId="143A321B" w:rsidR="004673C0" w:rsidRDefault="009E3706">
      <w:pPr>
        <w:pStyle w:val="CommentText"/>
      </w:pPr>
      <w:r>
        <w:rPr>
          <w:rStyle w:val="CommentReference"/>
        </w:rPr>
        <w:annotationRef/>
      </w:r>
      <w:r w:rsidRPr="75455E06">
        <w:t>Sure, as we discussed and aligned before, we design a pop up window to inform users to resample, u can see the prototype as above_option2</w:t>
      </w:r>
    </w:p>
  </w:comment>
  <w:comment w:id="164" w:author="Neelima Rajesh" w:date="2025-09-05T13:44:00Z" w:initials="NR">
    <w:p w14:paraId="7EF65CA7" w14:textId="2C334AF4" w:rsidR="003908E4" w:rsidRDefault="003908E4">
      <w:pPr>
        <w:pStyle w:val="CommentText"/>
      </w:pPr>
      <w:r>
        <w:rPr>
          <w:rStyle w:val="CommentReference"/>
        </w:rPr>
        <w:annotationRef/>
      </w:r>
      <w:r w:rsidRPr="51279CBC">
        <w:t>Needs to send to MES or DCS. This should also be a configuration required at production line</w:t>
      </w:r>
    </w:p>
  </w:comment>
  <w:comment w:id="165" w:author="Xiao, Mengran" w:date="2025-09-05T14:51:00Z" w:initials="XM">
    <w:p w14:paraId="2E9789AE" w14:textId="386E01EA" w:rsidR="003908E4" w:rsidRDefault="003908E4">
      <w:pPr>
        <w:pStyle w:val="CommentText"/>
      </w:pPr>
      <w:r>
        <w:rPr>
          <w:rStyle w:val="CommentReference"/>
        </w:rPr>
        <w:annotationRef/>
      </w:r>
      <w:r w:rsidRPr="1FCA4E79">
        <w:t>Yes, exactly, update this in detail</w:t>
      </w:r>
    </w:p>
  </w:comment>
  <w:comment w:id="167" w:author="Neelima Rajesh" w:date="2025-07-30T12:35:00Z" w:initials="NR">
    <w:p w14:paraId="4063EE06" w14:textId="1BB127BA" w:rsidR="004673C0" w:rsidRDefault="009E3706">
      <w:pPr>
        <w:pStyle w:val="CommentText"/>
      </w:pPr>
      <w:r>
        <w:rPr>
          <w:rStyle w:val="CommentReference"/>
        </w:rPr>
        <w:annotationRef/>
      </w:r>
      <w:r w:rsidRPr="763439D6">
        <w:t xml:space="preserve">In case there is a difference, you will update it else keep it as it is. </w:t>
      </w:r>
    </w:p>
  </w:comment>
  <w:comment w:id="168" w:author="Xiao, Mengran" w:date="2025-07-30T13:45:00Z" w:initials="XM">
    <w:p w14:paraId="055E2BD8" w14:textId="06381B2B" w:rsidR="004673C0" w:rsidRDefault="009E3706">
      <w:pPr>
        <w:pStyle w:val="CommentText"/>
      </w:pPr>
      <w:r>
        <w:rPr>
          <w:rStyle w:val="CommentReference"/>
        </w:rPr>
        <w:annotationRef/>
      </w:r>
      <w:r w:rsidRPr="1EF7AC52">
        <w:t>Ok, will update this statement</w:t>
      </w:r>
    </w:p>
  </w:comment>
  <w:comment w:id="169" w:author="Neelima Rajesh" w:date="2025-08-26T16:24:00Z" w:initials="NR">
    <w:p w14:paraId="53667D40" w14:textId="74F4F9FA" w:rsidR="006104F8" w:rsidRDefault="009B0784">
      <w:pPr>
        <w:pStyle w:val="CommentText"/>
      </w:pPr>
      <w:r>
        <w:rPr>
          <w:rStyle w:val="CommentReference"/>
        </w:rPr>
        <w:annotationRef/>
      </w:r>
      <w:r w:rsidRPr="6F8BDF1B">
        <w:t>If production line is configured at DCS, details to be sent only to DCS else only to MES. Both URLs will be configured at plant level.</w:t>
      </w:r>
    </w:p>
  </w:comment>
  <w:comment w:id="172" w:author="Neelima Rajesh" w:date="2025-07-30T10:56:00Z" w:initials="NR">
    <w:p w14:paraId="3CC0F862" w14:textId="7A8AC6BF" w:rsidR="004673C0" w:rsidRDefault="009E3706">
      <w:pPr>
        <w:pStyle w:val="CommentText"/>
      </w:pPr>
      <w:r>
        <w:rPr>
          <w:rStyle w:val="CommentReference"/>
        </w:rPr>
        <w:annotationRef/>
      </w:r>
      <w:r w:rsidRPr="63BD2053">
        <w:t>All plants may/may not have DCS and MES, so we need to have a configuration for the same. Also, in case they have MES and DCS, the url is different. Need a configuration at plant level for the same</w:t>
      </w:r>
    </w:p>
  </w:comment>
  <w:comment w:id="173" w:author="Xiao, Mengran" w:date="2025-07-30T13:05:00Z" w:initials="XM">
    <w:p w14:paraId="3ACD666F" w14:textId="6391FEEB" w:rsidR="004673C0" w:rsidRDefault="009E3706">
      <w:pPr>
        <w:pStyle w:val="CommentText"/>
      </w:pPr>
      <w:r>
        <w:rPr>
          <w:rStyle w:val="CommentReference"/>
        </w:rPr>
        <w:annotationRef/>
      </w:r>
      <w:r w:rsidRPr="7AA82549">
        <w:t>Ok. we can configure this based on plant level, however we need to confirm it's plant lever, not production line level. could u confirm this as we think it's production line level according previous email</w:t>
      </w:r>
    </w:p>
  </w:comment>
  <w:comment w:id="174" w:author="Neelima Rajesh" w:date="2025-08-26T16:27:00Z" w:initials="NR">
    <w:p w14:paraId="0E392FE5" w14:textId="61E31753" w:rsidR="006104F8" w:rsidRDefault="009B0784">
      <w:pPr>
        <w:pStyle w:val="CommentText"/>
      </w:pPr>
      <w:r>
        <w:rPr>
          <w:rStyle w:val="CommentReference"/>
        </w:rPr>
        <w:annotationRef/>
      </w:r>
      <w:r w:rsidRPr="38BEB660">
        <w:t>Only for display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D4BDEF5" w15:done="0"/>
  <w15:commentEx w15:paraId="770BA81C" w15:paraIdParent="5D4BDEF5" w15:done="0"/>
  <w15:commentEx w15:paraId="4219B940" w15:paraIdParent="5D4BDEF5" w15:done="0"/>
  <w15:commentEx w15:paraId="4EC19971" w15:done="0"/>
  <w15:commentEx w15:paraId="3224D57A" w15:paraIdParent="4EC19971" w15:done="0"/>
  <w15:commentEx w15:paraId="5CCB99D8" w15:paraIdParent="4EC19971" w15:done="0"/>
  <w15:commentEx w15:paraId="13C315E7" w15:paraIdParent="4EC19971" w15:done="0"/>
  <w15:commentEx w15:paraId="6087322B" w15:done="0"/>
  <w15:commentEx w15:paraId="42D4A0AB" w15:paraIdParent="6087322B" w15:done="0"/>
  <w15:commentEx w15:paraId="4E0DA38F" w15:paraIdParent="6087322B" w15:done="0"/>
  <w15:commentEx w15:paraId="57F86D8F" w15:paraIdParent="6087322B" w15:done="0"/>
  <w15:commentEx w15:paraId="4BFE7778" w15:done="0"/>
  <w15:commentEx w15:paraId="6361D2D2" w15:paraIdParent="4BFE7778" w15:done="0"/>
  <w15:commentEx w15:paraId="67D20E1A" w15:paraIdParent="4BFE7778" w15:done="0"/>
  <w15:commentEx w15:paraId="61605557" w15:paraIdParent="4BFE7778" w15:done="0"/>
  <w15:commentEx w15:paraId="4BE89665" w15:paraIdParent="4BFE7778" w15:done="0"/>
  <w15:commentEx w15:paraId="5DA06F3F" w15:done="0"/>
  <w15:commentEx w15:paraId="60853349" w15:paraIdParent="5DA06F3F" w15:done="0"/>
  <w15:commentEx w15:paraId="339CD5D2" w15:done="0"/>
  <w15:commentEx w15:paraId="662BE513" w15:paraIdParent="339CD5D2" w15:done="0"/>
  <w15:commentEx w15:paraId="7455EBC1" w15:done="0"/>
  <w15:commentEx w15:paraId="3223F727" w15:paraIdParent="7455EBC1" w15:done="0"/>
  <w15:commentEx w15:paraId="3B367AD2" w15:done="0"/>
  <w15:commentEx w15:paraId="6631EB6D" w15:paraIdParent="3B367AD2" w15:done="0"/>
  <w15:commentEx w15:paraId="2A84BBF7" w15:paraIdParent="3B367AD2" w15:done="0"/>
  <w15:commentEx w15:paraId="1F4A5805" w15:paraIdParent="3B367AD2" w15:done="0"/>
  <w15:commentEx w15:paraId="2E308DC8" w15:paraIdParent="3B367AD2" w15:done="0"/>
  <w15:commentEx w15:paraId="7372EBC1" w15:paraIdParent="3B367AD2" w15:done="0"/>
  <w15:commentEx w15:paraId="3818CECB" w15:done="0"/>
  <w15:commentEx w15:paraId="5B604858" w15:paraIdParent="3818CECB" w15:done="0"/>
  <w15:commentEx w15:paraId="27DE2074" w15:done="0"/>
  <w15:commentEx w15:paraId="4C19EA9E" w15:paraIdParent="27DE2074" w15:done="0"/>
  <w15:commentEx w15:paraId="598C2C31" w15:done="0"/>
  <w15:commentEx w15:paraId="35ED45E9" w15:paraIdParent="598C2C31" w15:done="0"/>
  <w15:commentEx w15:paraId="6CD7F5E3" w15:done="0"/>
  <w15:commentEx w15:paraId="6D14E6CF" w15:paraIdParent="6CD7F5E3" w15:done="0"/>
  <w15:commentEx w15:paraId="24F1D302" w15:done="0"/>
  <w15:commentEx w15:paraId="6D50648F" w15:paraIdParent="24F1D302" w15:done="0"/>
  <w15:commentEx w15:paraId="5DEFAB6B" w15:paraIdParent="24F1D302" w15:done="0"/>
  <w15:commentEx w15:paraId="04EE8E2F" w15:done="0"/>
  <w15:commentEx w15:paraId="71E2EA47" w15:paraIdParent="04EE8E2F" w15:done="0"/>
  <w15:commentEx w15:paraId="7EF65CA7" w15:done="0"/>
  <w15:commentEx w15:paraId="2E9789AE" w15:paraIdParent="7EF65CA7" w15:done="0"/>
  <w15:commentEx w15:paraId="4063EE06" w15:done="0"/>
  <w15:commentEx w15:paraId="055E2BD8" w15:paraIdParent="4063EE06" w15:done="0"/>
  <w15:commentEx w15:paraId="53667D40" w15:done="0"/>
  <w15:commentEx w15:paraId="3CC0F862" w15:done="0"/>
  <w15:commentEx w15:paraId="3ACD666F" w15:paraIdParent="3CC0F862" w15:done="0"/>
  <w15:commentEx w15:paraId="0E392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4C56C62D" w16cex:dateUtc="2025-07-30T03:56:00Z">
    <w16cex:extLst>
      <w16:ext w16:uri="{CE6994B0-6A32-4C9F-8C6B-6E91EDA988CE}">
        <cr:reactions xmlns:cr="http://schemas.microsoft.com/office/comments/2020/reactions">
          <cr:reaction reactionType="1">
            <cr:reactionInfo dateUtc="2025-08-22T03:07:50Z">
              <cr:user userId="S::neelima.rajesh@henkel.com::e9b51af5-5a03-4d45-baba-6827527d3602" userProvider="AD" userName="Neelima Rajesh"/>
            </cr:reactionInfo>
          </cr:reaction>
        </cr:reactions>
      </w16:ext>
    </w16cex:extLst>
  </w16cex:commentExtensible>
  <w16cex:commentExtensible w16cex:durableId="20F56BC2" w16cex:dateUtc="2025-07-30T05:05:00Z"/>
  <w16cex:commentExtensible w16cex:durableId="1540E190" w16cex:dateUtc="2025-08-15T04:12:00Z"/>
  <w16cex:commentExtensible w16cex:durableId="3A40E0B6" w16cex:dateUtc="2025-08-22T03:09:00Z"/>
  <w16cex:commentExtensible w16cex:durableId="1E5F39F1" w16cex:dateUtc="2025-08-22T05:30:00Z"/>
  <w16cex:commentExtensible w16cex:durableId="47081129" w16cex:dateUtc="2025-08-22T05:34:00Z"/>
  <w16cex:commentExtensible w16cex:durableId="0A14D9E2" w16cex:dateUtc="2025-08-22T06:01:00Z"/>
  <w16cex:commentExtensible w16cex:durableId="68FAC6D9" w16cex:dateUtc="2025-07-30T03:31:00Z"/>
  <w16cex:commentExtensible w16cex:durableId="330BD41A" w16cex:dateUtc="2025-07-30T05:02:00Z"/>
  <w16cex:commentExtensible w16cex:durableId="0A8C81B4" w16cex:dateUtc="2025-08-22T03:10:00Z"/>
  <w16cex:commentExtensible w16cex:durableId="7EAE6D08" w16cex:dateUtc="2025-08-22T05:31:00Z"/>
  <w16cex:commentExtensible w16cex:durableId="71DFC76E" w16cex:dateUtc="2025-08-22T03:15:00Z"/>
  <w16cex:commentExtensible w16cex:durableId="4ECCFF3D" w16cex:dateUtc="2025-08-22T05:36:00Z"/>
  <w16cex:commentExtensible w16cex:durableId="2D580EA2" w16cex:dateUtc="2025-08-22T05:38:00Z"/>
  <w16cex:commentExtensible w16cex:durableId="1A402F2B" w16cex:dateUtc="2025-08-22T05:54:00Z"/>
  <w16cex:commentExtensible w16cex:durableId="6780CC05" w16cex:dateUtc="2025-08-26T09:18:00Z"/>
  <w16cex:commentExtensible w16cex:durableId="1413CA59" w16cex:dateUtc="2025-08-22T03:12:00Z">
    <w16cex:extLst>
      <w16:ext w16:uri="{CE6994B0-6A32-4C9F-8C6B-6E91EDA988CE}">
        <cr:reactions xmlns:cr="http://schemas.microsoft.com/office/comments/2020/reactions">
          <cr:reaction reactionType="1">
            <cr:reactionInfo dateUtc="2025-08-22T05:38:27Z">
              <cr:user userId="S::neelima.rajesh@henkel.com::e9b51af5-5a03-4d45-baba-6827527d3602" userProvider="AD" userName="Neelima Rajesh"/>
            </cr:reactionInfo>
          </cr:reaction>
        </cr:reactions>
      </w16:ext>
    </w16cex:extLst>
  </w16cex:commentExtensible>
  <w16cex:commentExtensible w16cex:durableId="47A636DF" w16cex:dateUtc="2025-08-22T05:37:00Z"/>
  <w16cex:commentExtensible w16cex:durableId="59C85B7B" w16cex:dateUtc="2025-08-22T03:28:00Z">
    <w16cex:extLst>
      <w16:ext w16:uri="{CE6994B0-6A32-4C9F-8C6B-6E91EDA988CE}">
        <cr:reactions xmlns:cr="http://schemas.microsoft.com/office/comments/2020/reactions">
          <cr:reaction reactionType="1">
            <cr:reactionInfo dateUtc="2025-08-22T05:35:20Z">
              <cr:user userId="S::neelima.rajesh@henkel.com::e9b51af5-5a03-4d45-baba-6827527d3602" userProvider="AD" userName="Neelima Rajesh"/>
            </cr:reactionInfo>
          </cr:reaction>
        </cr:reactions>
      </w16:ext>
    </w16cex:extLst>
  </w16cex:commentExtensible>
  <w16cex:commentExtensible w16cex:durableId="40163E2F" w16cex:dateUtc="2025-08-22T05:11:00Z"/>
  <w16cex:commentExtensible w16cex:durableId="05982F3D" w16cex:dateUtc="2025-07-30T03:51:00Z"/>
  <w16cex:commentExtensible w16cex:durableId="12D09EAB" w16cex:dateUtc="2025-07-30T04:59:00Z"/>
  <w16cex:commentExtensible w16cex:durableId="088E9CFA" w16cex:dateUtc="2025-07-30T03:54:00Z"/>
  <w16cex:commentExtensible w16cex:durableId="098077C3" w16cex:dateUtc="2025-07-30T04:56:00Z"/>
  <w16cex:commentExtensible w16cex:durableId="4029906A" w16cex:dateUtc="2025-08-22T03:25:00Z"/>
  <w16cex:commentExtensible w16cex:durableId="68F0433E" w16cex:dateUtc="2025-08-22T05:15:00Z"/>
  <w16cex:commentExtensible w16cex:durableId="74BE1144" w16cex:dateUtc="2025-08-22T05:36:00Z"/>
  <w16cex:commentExtensible w16cex:durableId="72B827DF" w16cex:dateUtc="2025-08-22T05:41:00Z"/>
  <w16cex:commentExtensible w16cex:durableId="4D35CCAC" w16cex:dateUtc="2025-08-27T09:45:00Z"/>
  <w16cex:commentExtensible w16cex:durableId="1B79E0CA" w16cex:dateUtc="2025-08-28T01:09:00Z"/>
  <w16cex:commentExtensible w16cex:durableId="1A816F18" w16cex:dateUtc="2025-08-26T09:21:00Z"/>
  <w16cex:commentExtensible w16cex:durableId="7830E88D" w16cex:dateUtc="2025-08-28T05:08:00Z"/>
  <w16cex:commentExtensible w16cex:durableId="22708DE2" w16cex:dateUtc="2025-09-03T08:29:00Z"/>
  <w16cex:commentExtensible w16cex:durableId="453B1B4F" w16cex:dateUtc="2025-09-03T08:33:00Z"/>
  <w16cex:commentExtensible w16cex:durableId="1638D3AD" w16cex:dateUtc="2025-09-03T08:27:00Z"/>
  <w16cex:commentExtensible w16cex:durableId="5D6CF033" w16cex:dateUtc="2025-09-03T08:32:00Z"/>
  <w16cex:commentExtensible w16cex:durableId="56C020BC" w16cex:dateUtc="2025-09-05T06:45:00Z"/>
  <w16cex:commentExtensible w16cex:durableId="17DDAB0C" w16cex:dateUtc="2025-09-05T07:02:00Z"/>
  <w16cex:commentExtensible w16cex:durableId="4D746A67" w16cex:dateUtc="2025-09-05T07:17:00Z"/>
  <w16cex:commentExtensible w16cex:durableId="0A22F1A8" w16cex:dateUtc="2025-07-30T04:00:00Z"/>
  <w16cex:commentExtensible w16cex:durableId="07B1B985" w16cex:dateUtc="2025-07-30T04:50:00Z">
    <w16cex:extLst>
      <w16:ext w16:uri="{CE6994B0-6A32-4C9F-8C6B-6E91EDA988CE}">
        <cr:reactions xmlns:cr="http://schemas.microsoft.com/office/comments/2020/reactions">
          <cr:reaction reactionType="1">
            <cr:reactionInfo dateUtc="2025-08-22T03:17:30Z">
              <cr:user userId="S::neelima.rajesh@henkel.com::e9b51af5-5a03-4d45-baba-6827527d3602" userProvider="AD" userName="Neelima Rajesh"/>
            </cr:reactionInfo>
          </cr:reaction>
        </cr:reactions>
      </w16:ext>
    </w16cex:extLst>
  </w16cex:commentExtensible>
  <w16cex:commentExtensible w16cex:durableId="71F426AE" w16cex:dateUtc="2025-09-05T06:44:00Z"/>
  <w16cex:commentExtensible w16cex:durableId="0D672552" w16cex:dateUtc="2025-09-05T06:51:00Z"/>
  <w16cex:commentExtensible w16cex:durableId="5D62AE3E" w16cex:dateUtc="2025-07-30T05:35:00Z"/>
  <w16cex:commentExtensible w16cex:durableId="334BC2A4" w16cex:dateUtc="2025-07-30T05:45:00Z"/>
  <w16cex:commentExtensible w16cex:durableId="3166F3FF" w16cex:dateUtc="2025-08-26T09:24:00Z"/>
  <w16cex:commentExtensible w16cex:durableId="76D306AD" w16cex:dateUtc="2025-07-30T03:56:00Z"/>
  <w16cex:commentExtensible w16cex:durableId="6486E5ED" w16cex:dateUtc="2025-07-30T05:05:00Z"/>
  <w16cex:commentExtensible w16cex:durableId="193E607C" w16cex:dateUtc="2025-08-26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D4BDEF5" w16cid:durableId="4C56C62D"/>
  <w16cid:commentId w16cid:paraId="770BA81C" w16cid:durableId="20F56BC2"/>
  <w16cid:commentId w16cid:paraId="4219B940" w16cid:durableId="1540E190"/>
  <w16cid:commentId w16cid:paraId="4EC19971" w16cid:durableId="3A40E0B6"/>
  <w16cid:commentId w16cid:paraId="3224D57A" w16cid:durableId="1E5F39F1"/>
  <w16cid:commentId w16cid:paraId="5CCB99D8" w16cid:durableId="47081129"/>
  <w16cid:commentId w16cid:paraId="13C315E7" w16cid:durableId="0A14D9E2"/>
  <w16cid:commentId w16cid:paraId="6087322B" w16cid:durableId="68FAC6D9"/>
  <w16cid:commentId w16cid:paraId="42D4A0AB" w16cid:durableId="330BD41A"/>
  <w16cid:commentId w16cid:paraId="4E0DA38F" w16cid:durableId="0A8C81B4"/>
  <w16cid:commentId w16cid:paraId="57F86D8F" w16cid:durableId="7EAE6D08"/>
  <w16cid:commentId w16cid:paraId="4BFE7778" w16cid:durableId="71DFC76E"/>
  <w16cid:commentId w16cid:paraId="6361D2D2" w16cid:durableId="4ECCFF3D"/>
  <w16cid:commentId w16cid:paraId="67D20E1A" w16cid:durableId="2D580EA2"/>
  <w16cid:commentId w16cid:paraId="61605557" w16cid:durableId="1A402F2B"/>
  <w16cid:commentId w16cid:paraId="4BE89665" w16cid:durableId="6780CC05"/>
  <w16cid:commentId w16cid:paraId="5DA06F3F" w16cid:durableId="1413CA59"/>
  <w16cid:commentId w16cid:paraId="60853349" w16cid:durableId="47A636DF"/>
  <w16cid:commentId w16cid:paraId="339CD5D2" w16cid:durableId="59C85B7B"/>
  <w16cid:commentId w16cid:paraId="662BE513" w16cid:durableId="40163E2F"/>
  <w16cid:commentId w16cid:paraId="7455EBC1" w16cid:durableId="05982F3D"/>
  <w16cid:commentId w16cid:paraId="3223F727" w16cid:durableId="12D09EAB"/>
  <w16cid:commentId w16cid:paraId="3B367AD2" w16cid:durableId="088E9CFA"/>
  <w16cid:commentId w16cid:paraId="6631EB6D" w16cid:durableId="098077C3"/>
  <w16cid:commentId w16cid:paraId="2A84BBF7" w16cid:durableId="4029906A"/>
  <w16cid:commentId w16cid:paraId="1F4A5805" w16cid:durableId="68F0433E"/>
  <w16cid:commentId w16cid:paraId="2E308DC8" w16cid:durableId="74BE1144"/>
  <w16cid:commentId w16cid:paraId="7372EBC1" w16cid:durableId="72B827DF"/>
  <w16cid:commentId w16cid:paraId="3818CECB" w16cid:durableId="4D35CCAC"/>
  <w16cid:commentId w16cid:paraId="5B604858" w16cid:durableId="1B79E0CA"/>
  <w16cid:commentId w16cid:paraId="27DE2074" w16cid:durableId="1A816F18"/>
  <w16cid:commentId w16cid:paraId="4C19EA9E" w16cid:durableId="7830E88D"/>
  <w16cid:commentId w16cid:paraId="598C2C31" w16cid:durableId="22708DE2"/>
  <w16cid:commentId w16cid:paraId="35ED45E9" w16cid:durableId="453B1B4F"/>
  <w16cid:commentId w16cid:paraId="6CD7F5E3" w16cid:durableId="1638D3AD"/>
  <w16cid:commentId w16cid:paraId="6D14E6CF" w16cid:durableId="5D6CF033"/>
  <w16cid:commentId w16cid:paraId="24F1D302" w16cid:durableId="56C020BC"/>
  <w16cid:commentId w16cid:paraId="6D50648F" w16cid:durableId="17DDAB0C"/>
  <w16cid:commentId w16cid:paraId="5DEFAB6B" w16cid:durableId="4D746A67"/>
  <w16cid:commentId w16cid:paraId="04EE8E2F" w16cid:durableId="0A22F1A8"/>
  <w16cid:commentId w16cid:paraId="71E2EA47" w16cid:durableId="07B1B985"/>
  <w16cid:commentId w16cid:paraId="7EF65CA7" w16cid:durableId="71F426AE"/>
  <w16cid:commentId w16cid:paraId="2E9789AE" w16cid:durableId="0D672552"/>
  <w16cid:commentId w16cid:paraId="4063EE06" w16cid:durableId="5D62AE3E"/>
  <w16cid:commentId w16cid:paraId="055E2BD8" w16cid:durableId="334BC2A4"/>
  <w16cid:commentId w16cid:paraId="53667D40" w16cid:durableId="3166F3FF"/>
  <w16cid:commentId w16cid:paraId="3CC0F862" w16cid:durableId="76D306AD"/>
  <w16cid:commentId w16cid:paraId="3ACD666F" w16cid:durableId="6486E5ED"/>
  <w16cid:commentId w16cid:paraId="0E392FE5" w16cid:durableId="193E60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4A6E" w14:textId="77777777" w:rsidR="00DA3B48" w:rsidRDefault="00DA3B48" w:rsidP="00A10A86">
      <w:pPr>
        <w:spacing w:before="0" w:after="0"/>
      </w:pPr>
      <w:r>
        <w:separator/>
      </w:r>
    </w:p>
  </w:endnote>
  <w:endnote w:type="continuationSeparator" w:id="0">
    <w:p w14:paraId="054AC55A" w14:textId="77777777" w:rsidR="00DA3B48" w:rsidRDefault="00DA3B48" w:rsidP="00A10A86">
      <w:pPr>
        <w:spacing w:before="0" w:after="0"/>
      </w:pPr>
      <w:r>
        <w:continuationSeparator/>
      </w:r>
    </w:p>
  </w:endnote>
  <w:endnote w:type="continuationNotice" w:id="1">
    <w:p w14:paraId="2B58781E" w14:textId="77777777" w:rsidR="00DA3B48" w:rsidRDefault="00DA3B4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T Flexa R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16AA2444"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7E1860">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p w14:paraId="0501922E" w14:textId="77777777" w:rsidR="00A8674B" w:rsidRDefault="00A867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6CCF9F6A"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7E1860">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p w14:paraId="766668D6" w14:textId="77777777" w:rsidR="00A8674B" w:rsidRDefault="00A867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58CC" w14:textId="77777777" w:rsidR="00DA3B48" w:rsidRDefault="00DA3B48" w:rsidP="00A10A86">
      <w:pPr>
        <w:spacing w:before="0" w:after="0"/>
      </w:pPr>
      <w:r>
        <w:separator/>
      </w:r>
    </w:p>
  </w:footnote>
  <w:footnote w:type="continuationSeparator" w:id="0">
    <w:p w14:paraId="57D2EFA4" w14:textId="77777777" w:rsidR="00DA3B48" w:rsidRDefault="00DA3B48" w:rsidP="00A10A86">
      <w:pPr>
        <w:spacing w:before="0" w:after="0"/>
      </w:pPr>
      <w:r>
        <w:continuationSeparator/>
      </w:r>
    </w:p>
  </w:footnote>
  <w:footnote w:type="continuationNotice" w:id="1">
    <w:p w14:paraId="09C28EB5" w14:textId="77777777" w:rsidR="00DA3B48" w:rsidRDefault="00DA3B4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Header"/>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textHash int2:hashCode="HIdQnEH7CLlLUz" int2:id="jnlfnmXI">
      <int2:state int2:value="Rejected" int2:type="spell"/>
    </int2:textHash>
    <int2:bookmark int2:bookmarkName="_Int_6zslqgeZ" int2:invalidationBookmarkName="" int2:hashCode="lY9X9X1yow8ynu" int2:id="8aSHtUl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A9C"/>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4F9"/>
    <w:multiLevelType w:val="hybridMultilevel"/>
    <w:tmpl w:val="47AE63B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032397"/>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B15CD"/>
    <w:multiLevelType w:val="multilevel"/>
    <w:tmpl w:val="1C3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55B72"/>
    <w:multiLevelType w:val="hybridMultilevel"/>
    <w:tmpl w:val="BFCA186E"/>
    <w:lvl w:ilvl="0" w:tplc="AAFAADD8">
      <w:start w:val="1"/>
      <w:numFmt w:val="bullet"/>
      <w:lvlText w:val=""/>
      <w:lvlJc w:val="left"/>
      <w:pPr>
        <w:tabs>
          <w:tab w:val="num" w:pos="720"/>
        </w:tabs>
        <w:ind w:left="720" w:hanging="360"/>
      </w:pPr>
      <w:rPr>
        <w:rFonts w:ascii="Wingdings" w:hAnsi="Wingdings" w:hint="default"/>
      </w:rPr>
    </w:lvl>
    <w:lvl w:ilvl="1" w:tplc="D924C886" w:tentative="1">
      <w:start w:val="1"/>
      <w:numFmt w:val="bullet"/>
      <w:lvlText w:val=""/>
      <w:lvlJc w:val="left"/>
      <w:pPr>
        <w:tabs>
          <w:tab w:val="num" w:pos="1440"/>
        </w:tabs>
        <w:ind w:left="1440" w:hanging="360"/>
      </w:pPr>
      <w:rPr>
        <w:rFonts w:ascii="Wingdings" w:hAnsi="Wingdings" w:hint="default"/>
      </w:rPr>
    </w:lvl>
    <w:lvl w:ilvl="2" w:tplc="710C6342" w:tentative="1">
      <w:start w:val="1"/>
      <w:numFmt w:val="bullet"/>
      <w:lvlText w:val=""/>
      <w:lvlJc w:val="left"/>
      <w:pPr>
        <w:tabs>
          <w:tab w:val="num" w:pos="2160"/>
        </w:tabs>
        <w:ind w:left="2160" w:hanging="360"/>
      </w:pPr>
      <w:rPr>
        <w:rFonts w:ascii="Wingdings" w:hAnsi="Wingdings" w:hint="default"/>
      </w:rPr>
    </w:lvl>
    <w:lvl w:ilvl="3" w:tplc="6C7A131A">
      <w:start w:val="1"/>
      <w:numFmt w:val="bullet"/>
      <w:lvlText w:val=""/>
      <w:lvlJc w:val="left"/>
      <w:pPr>
        <w:tabs>
          <w:tab w:val="num" w:pos="2880"/>
        </w:tabs>
        <w:ind w:left="2880" w:hanging="360"/>
      </w:pPr>
      <w:rPr>
        <w:rFonts w:ascii="Wingdings" w:hAnsi="Wingdings" w:hint="default"/>
      </w:rPr>
    </w:lvl>
    <w:lvl w:ilvl="4" w:tplc="4B5437F0" w:tentative="1">
      <w:start w:val="1"/>
      <w:numFmt w:val="bullet"/>
      <w:lvlText w:val=""/>
      <w:lvlJc w:val="left"/>
      <w:pPr>
        <w:tabs>
          <w:tab w:val="num" w:pos="3600"/>
        </w:tabs>
        <w:ind w:left="3600" w:hanging="360"/>
      </w:pPr>
      <w:rPr>
        <w:rFonts w:ascii="Wingdings" w:hAnsi="Wingdings" w:hint="default"/>
      </w:rPr>
    </w:lvl>
    <w:lvl w:ilvl="5" w:tplc="615200AA" w:tentative="1">
      <w:start w:val="1"/>
      <w:numFmt w:val="bullet"/>
      <w:lvlText w:val=""/>
      <w:lvlJc w:val="left"/>
      <w:pPr>
        <w:tabs>
          <w:tab w:val="num" w:pos="4320"/>
        </w:tabs>
        <w:ind w:left="4320" w:hanging="360"/>
      </w:pPr>
      <w:rPr>
        <w:rFonts w:ascii="Wingdings" w:hAnsi="Wingdings" w:hint="default"/>
      </w:rPr>
    </w:lvl>
    <w:lvl w:ilvl="6" w:tplc="DBC496AA" w:tentative="1">
      <w:start w:val="1"/>
      <w:numFmt w:val="bullet"/>
      <w:lvlText w:val=""/>
      <w:lvlJc w:val="left"/>
      <w:pPr>
        <w:tabs>
          <w:tab w:val="num" w:pos="5040"/>
        </w:tabs>
        <w:ind w:left="5040" w:hanging="360"/>
      </w:pPr>
      <w:rPr>
        <w:rFonts w:ascii="Wingdings" w:hAnsi="Wingdings" w:hint="default"/>
      </w:rPr>
    </w:lvl>
    <w:lvl w:ilvl="7" w:tplc="767A85EC" w:tentative="1">
      <w:start w:val="1"/>
      <w:numFmt w:val="bullet"/>
      <w:lvlText w:val=""/>
      <w:lvlJc w:val="left"/>
      <w:pPr>
        <w:tabs>
          <w:tab w:val="num" w:pos="5760"/>
        </w:tabs>
        <w:ind w:left="5760" w:hanging="360"/>
      </w:pPr>
      <w:rPr>
        <w:rFonts w:ascii="Wingdings" w:hAnsi="Wingdings" w:hint="default"/>
      </w:rPr>
    </w:lvl>
    <w:lvl w:ilvl="8" w:tplc="48C66A1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3351DD"/>
    <w:multiLevelType w:val="hybridMultilevel"/>
    <w:tmpl w:val="B71E7D44"/>
    <w:lvl w:ilvl="0" w:tplc="17CE84FE">
      <w:start w:val="1"/>
      <w:numFmt w:val="bullet"/>
      <w:lvlText w:val=""/>
      <w:lvlJc w:val="left"/>
      <w:pPr>
        <w:tabs>
          <w:tab w:val="num" w:pos="720"/>
        </w:tabs>
        <w:ind w:left="720" w:hanging="360"/>
      </w:pPr>
      <w:rPr>
        <w:rFonts w:ascii="Wingdings" w:hAnsi="Wingdings" w:hint="default"/>
      </w:rPr>
    </w:lvl>
    <w:lvl w:ilvl="1" w:tplc="7CD6886C">
      <w:numFmt w:val="bullet"/>
      <w:lvlText w:val="–"/>
      <w:lvlJc w:val="left"/>
      <w:pPr>
        <w:tabs>
          <w:tab w:val="num" w:pos="1440"/>
        </w:tabs>
        <w:ind w:left="1440" w:hanging="360"/>
      </w:pPr>
      <w:rPr>
        <w:rFonts w:ascii="GT Flexa Rg" w:hAnsi="GT Flexa Rg" w:hint="default"/>
      </w:rPr>
    </w:lvl>
    <w:lvl w:ilvl="2" w:tplc="FE441B2C" w:tentative="1">
      <w:start w:val="1"/>
      <w:numFmt w:val="bullet"/>
      <w:lvlText w:val=""/>
      <w:lvlJc w:val="left"/>
      <w:pPr>
        <w:tabs>
          <w:tab w:val="num" w:pos="2160"/>
        </w:tabs>
        <w:ind w:left="2160" w:hanging="360"/>
      </w:pPr>
      <w:rPr>
        <w:rFonts w:ascii="Wingdings" w:hAnsi="Wingdings" w:hint="default"/>
      </w:rPr>
    </w:lvl>
    <w:lvl w:ilvl="3" w:tplc="AE1255EA">
      <w:numFmt w:val="bullet"/>
      <w:lvlText w:val=""/>
      <w:lvlJc w:val="left"/>
      <w:pPr>
        <w:tabs>
          <w:tab w:val="num" w:pos="2880"/>
        </w:tabs>
        <w:ind w:left="2880" w:hanging="360"/>
      </w:pPr>
      <w:rPr>
        <w:rFonts w:ascii="Wingdings" w:hAnsi="Wingdings" w:hint="default"/>
      </w:rPr>
    </w:lvl>
    <w:lvl w:ilvl="4" w:tplc="52BC482C" w:tentative="1">
      <w:start w:val="1"/>
      <w:numFmt w:val="bullet"/>
      <w:lvlText w:val=""/>
      <w:lvlJc w:val="left"/>
      <w:pPr>
        <w:tabs>
          <w:tab w:val="num" w:pos="3600"/>
        </w:tabs>
        <w:ind w:left="3600" w:hanging="360"/>
      </w:pPr>
      <w:rPr>
        <w:rFonts w:ascii="Wingdings" w:hAnsi="Wingdings" w:hint="default"/>
      </w:rPr>
    </w:lvl>
    <w:lvl w:ilvl="5" w:tplc="52BA054C" w:tentative="1">
      <w:start w:val="1"/>
      <w:numFmt w:val="bullet"/>
      <w:lvlText w:val=""/>
      <w:lvlJc w:val="left"/>
      <w:pPr>
        <w:tabs>
          <w:tab w:val="num" w:pos="4320"/>
        </w:tabs>
        <w:ind w:left="4320" w:hanging="360"/>
      </w:pPr>
      <w:rPr>
        <w:rFonts w:ascii="Wingdings" w:hAnsi="Wingdings" w:hint="default"/>
      </w:rPr>
    </w:lvl>
    <w:lvl w:ilvl="6" w:tplc="B0D2FF9A" w:tentative="1">
      <w:start w:val="1"/>
      <w:numFmt w:val="bullet"/>
      <w:lvlText w:val=""/>
      <w:lvlJc w:val="left"/>
      <w:pPr>
        <w:tabs>
          <w:tab w:val="num" w:pos="5040"/>
        </w:tabs>
        <w:ind w:left="5040" w:hanging="360"/>
      </w:pPr>
      <w:rPr>
        <w:rFonts w:ascii="Wingdings" w:hAnsi="Wingdings" w:hint="default"/>
      </w:rPr>
    </w:lvl>
    <w:lvl w:ilvl="7" w:tplc="40FA1D40" w:tentative="1">
      <w:start w:val="1"/>
      <w:numFmt w:val="bullet"/>
      <w:lvlText w:val=""/>
      <w:lvlJc w:val="left"/>
      <w:pPr>
        <w:tabs>
          <w:tab w:val="num" w:pos="5760"/>
        </w:tabs>
        <w:ind w:left="5760" w:hanging="360"/>
      </w:pPr>
      <w:rPr>
        <w:rFonts w:ascii="Wingdings" w:hAnsi="Wingdings" w:hint="default"/>
      </w:rPr>
    </w:lvl>
    <w:lvl w:ilvl="8" w:tplc="6C1AAD3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FB15D9"/>
    <w:multiLevelType w:val="multilevel"/>
    <w:tmpl w:val="9CEA2E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BF7794D"/>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F4485E"/>
    <w:multiLevelType w:val="hybridMultilevel"/>
    <w:tmpl w:val="DE7E3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8C2C9E"/>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70087"/>
    <w:multiLevelType w:val="hybridMultilevel"/>
    <w:tmpl w:val="E3BAD8E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 w15:restartNumberingAfterBreak="0">
    <w:nsid w:val="2A023923"/>
    <w:multiLevelType w:val="multilevel"/>
    <w:tmpl w:val="82546090"/>
    <w:lvl w:ilvl="0">
      <w:start w:val="3"/>
      <w:numFmt w:val="decimal"/>
      <w:lvlText w:val="%1"/>
      <w:lvlJc w:val="left"/>
      <w:pPr>
        <w:ind w:left="722" w:hanging="703"/>
      </w:pPr>
      <w:rPr>
        <w:rFonts w:hint="default"/>
        <w:lang w:val="en-US" w:eastAsia="en-US" w:bidi="ar-SA"/>
      </w:rPr>
    </w:lvl>
    <w:lvl w:ilvl="1">
      <w:start w:val="3"/>
      <w:numFmt w:val="decimal"/>
      <w:lvlText w:val="%1.%2"/>
      <w:lvlJc w:val="left"/>
      <w:pPr>
        <w:ind w:left="722" w:hanging="703"/>
      </w:pPr>
      <w:rPr>
        <w:rFonts w:hint="default"/>
        <w:lang w:val="en-US" w:eastAsia="en-US" w:bidi="ar-SA"/>
      </w:rPr>
    </w:lvl>
    <w:lvl w:ilvl="2">
      <w:start w:val="1"/>
      <w:numFmt w:val="decimal"/>
      <w:lvlText w:val="%1.%2.%3"/>
      <w:lvlJc w:val="left"/>
      <w:pPr>
        <w:ind w:left="722" w:hanging="703"/>
      </w:pPr>
      <w:rPr>
        <w:rFonts w:ascii="Arial" w:eastAsia="Arial" w:hAnsi="Arial" w:cs="Arial" w:hint="default"/>
        <w:b/>
        <w:bCs/>
        <w:i w:val="0"/>
        <w:iCs w:val="0"/>
        <w:color w:val="2980B9"/>
        <w:spacing w:val="0"/>
        <w:w w:val="100"/>
        <w:sz w:val="28"/>
        <w:szCs w:val="28"/>
        <w:lang w:val="en-US" w:eastAsia="en-US" w:bidi="ar-SA"/>
      </w:rPr>
    </w:lvl>
    <w:lvl w:ilvl="3">
      <w:start w:val="1"/>
      <w:numFmt w:val="decimal"/>
      <w:lvlText w:val="%4."/>
      <w:lvlJc w:val="left"/>
      <w:pPr>
        <w:ind w:left="620" w:hanging="267"/>
      </w:pPr>
      <w:rPr>
        <w:rFonts w:ascii="Times New Roman" w:eastAsia="Arial MT" w:hAnsi="Times New Roman" w:cs="Times New Roman" w:hint="default"/>
        <w:b w:val="0"/>
        <w:bCs w:val="0"/>
        <w:i w:val="0"/>
        <w:iCs w:val="0"/>
        <w:spacing w:val="0"/>
        <w:w w:val="100"/>
        <w:sz w:val="24"/>
        <w:szCs w:val="24"/>
        <w:lang w:val="en-US" w:eastAsia="en-US" w:bidi="ar-SA"/>
      </w:rPr>
    </w:lvl>
    <w:lvl w:ilvl="4">
      <w:numFmt w:val="bullet"/>
      <w:lvlText w:val="•"/>
      <w:lvlJc w:val="left"/>
      <w:pPr>
        <w:ind w:left="3927" w:hanging="267"/>
      </w:pPr>
      <w:rPr>
        <w:rFonts w:hint="default"/>
        <w:lang w:val="en-US" w:eastAsia="en-US" w:bidi="ar-SA"/>
      </w:rPr>
    </w:lvl>
    <w:lvl w:ilvl="5">
      <w:numFmt w:val="bullet"/>
      <w:lvlText w:val="•"/>
      <w:lvlJc w:val="left"/>
      <w:pPr>
        <w:ind w:left="4996" w:hanging="267"/>
      </w:pPr>
      <w:rPr>
        <w:rFonts w:hint="default"/>
        <w:lang w:val="en-US" w:eastAsia="en-US" w:bidi="ar-SA"/>
      </w:rPr>
    </w:lvl>
    <w:lvl w:ilvl="6">
      <w:numFmt w:val="bullet"/>
      <w:lvlText w:val="•"/>
      <w:lvlJc w:val="left"/>
      <w:pPr>
        <w:ind w:left="6065" w:hanging="267"/>
      </w:pPr>
      <w:rPr>
        <w:rFonts w:hint="default"/>
        <w:lang w:val="en-US" w:eastAsia="en-US" w:bidi="ar-SA"/>
      </w:rPr>
    </w:lvl>
    <w:lvl w:ilvl="7">
      <w:numFmt w:val="bullet"/>
      <w:lvlText w:val="•"/>
      <w:lvlJc w:val="left"/>
      <w:pPr>
        <w:ind w:left="7134" w:hanging="267"/>
      </w:pPr>
      <w:rPr>
        <w:rFonts w:hint="default"/>
        <w:lang w:val="en-US" w:eastAsia="en-US" w:bidi="ar-SA"/>
      </w:rPr>
    </w:lvl>
    <w:lvl w:ilvl="8">
      <w:numFmt w:val="bullet"/>
      <w:lvlText w:val="•"/>
      <w:lvlJc w:val="left"/>
      <w:pPr>
        <w:ind w:left="8203" w:hanging="267"/>
      </w:pPr>
      <w:rPr>
        <w:rFonts w:hint="default"/>
        <w:lang w:val="en-US" w:eastAsia="en-US" w:bidi="ar-SA"/>
      </w:rPr>
    </w:lvl>
  </w:abstractNum>
  <w:abstractNum w:abstractNumId="12" w15:restartNumberingAfterBreak="0">
    <w:nsid w:val="2E6E7D2C"/>
    <w:multiLevelType w:val="hybridMultilevel"/>
    <w:tmpl w:val="8BC2226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0403EC2"/>
    <w:multiLevelType w:val="hybridMultilevel"/>
    <w:tmpl w:val="C854F50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9B21487"/>
    <w:multiLevelType w:val="hybridMultilevel"/>
    <w:tmpl w:val="9C88B63E"/>
    <w:lvl w:ilvl="0" w:tplc="04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407A414C"/>
    <w:multiLevelType w:val="hybridMultilevel"/>
    <w:tmpl w:val="8D68382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942DFD"/>
    <w:multiLevelType w:val="hybridMultilevel"/>
    <w:tmpl w:val="DD3E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57885"/>
    <w:multiLevelType w:val="multilevel"/>
    <w:tmpl w:val="0409001F"/>
    <w:lvl w:ilvl="0">
      <w:start w:val="1"/>
      <w:numFmt w:val="decimal"/>
      <w:lvlText w:val="%1."/>
      <w:lvlJc w:val="left"/>
      <w:pPr>
        <w:ind w:left="2160" w:hanging="360"/>
      </w:p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18" w15:restartNumberingAfterBreak="0">
    <w:nsid w:val="4ECF2523"/>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513996"/>
    <w:multiLevelType w:val="multilevel"/>
    <w:tmpl w:val="BEF8C34A"/>
    <w:lvl w:ilvl="0">
      <w:start w:val="3"/>
      <w:numFmt w:val="decimal"/>
      <w:lvlText w:val="%1"/>
      <w:lvlJc w:val="left"/>
      <w:pPr>
        <w:ind w:left="722" w:hanging="703"/>
      </w:pPr>
      <w:rPr>
        <w:rFonts w:hint="default"/>
        <w:lang w:val="en-US" w:eastAsia="en-US" w:bidi="ar-SA"/>
      </w:rPr>
    </w:lvl>
    <w:lvl w:ilvl="1">
      <w:start w:val="2"/>
      <w:numFmt w:val="decimal"/>
      <w:lvlText w:val="%1.%2"/>
      <w:lvlJc w:val="left"/>
      <w:pPr>
        <w:ind w:left="722" w:hanging="703"/>
      </w:pPr>
      <w:rPr>
        <w:rFonts w:hint="default"/>
        <w:lang w:val="en-US" w:eastAsia="en-US" w:bidi="ar-SA"/>
      </w:rPr>
    </w:lvl>
    <w:lvl w:ilvl="2">
      <w:start w:val="1"/>
      <w:numFmt w:val="decimal"/>
      <w:lvlText w:val="%1.%2.%3"/>
      <w:lvlJc w:val="left"/>
      <w:pPr>
        <w:ind w:left="722" w:hanging="703"/>
      </w:pPr>
      <w:rPr>
        <w:rFonts w:ascii="Arial" w:eastAsia="Arial" w:hAnsi="Arial" w:cs="Arial" w:hint="default"/>
        <w:b/>
        <w:bCs/>
        <w:i w:val="0"/>
        <w:iCs w:val="0"/>
        <w:color w:val="2980B9"/>
        <w:spacing w:val="0"/>
        <w:w w:val="100"/>
        <w:sz w:val="28"/>
        <w:szCs w:val="28"/>
        <w:lang w:val="en-US" w:eastAsia="en-US" w:bidi="ar-SA"/>
      </w:rPr>
    </w:lvl>
    <w:lvl w:ilvl="3">
      <w:start w:val="1"/>
      <w:numFmt w:val="decimal"/>
      <w:lvlText w:val="%4."/>
      <w:lvlJc w:val="left"/>
      <w:pPr>
        <w:ind w:left="620" w:hanging="267"/>
      </w:pPr>
      <w:rPr>
        <w:rFonts w:ascii="Times New Roman" w:eastAsia="Arial MT" w:hAnsi="Times New Roman" w:cs="Times New Roman" w:hint="default"/>
        <w:b w:val="0"/>
        <w:bCs w:val="0"/>
        <w:i w:val="0"/>
        <w:iCs w:val="0"/>
        <w:spacing w:val="0"/>
        <w:w w:val="100"/>
        <w:sz w:val="24"/>
        <w:szCs w:val="24"/>
        <w:lang w:val="en-US" w:eastAsia="en-US" w:bidi="ar-SA"/>
      </w:rPr>
    </w:lvl>
    <w:lvl w:ilvl="4">
      <w:numFmt w:val="bullet"/>
      <w:lvlText w:val="•"/>
      <w:lvlJc w:val="left"/>
      <w:pPr>
        <w:ind w:left="3927" w:hanging="267"/>
      </w:pPr>
      <w:rPr>
        <w:rFonts w:hint="default"/>
        <w:lang w:val="en-US" w:eastAsia="en-US" w:bidi="ar-SA"/>
      </w:rPr>
    </w:lvl>
    <w:lvl w:ilvl="5">
      <w:numFmt w:val="bullet"/>
      <w:lvlText w:val="•"/>
      <w:lvlJc w:val="left"/>
      <w:pPr>
        <w:ind w:left="4996" w:hanging="267"/>
      </w:pPr>
      <w:rPr>
        <w:rFonts w:hint="default"/>
        <w:lang w:val="en-US" w:eastAsia="en-US" w:bidi="ar-SA"/>
      </w:rPr>
    </w:lvl>
    <w:lvl w:ilvl="6">
      <w:numFmt w:val="bullet"/>
      <w:lvlText w:val="•"/>
      <w:lvlJc w:val="left"/>
      <w:pPr>
        <w:ind w:left="6065" w:hanging="267"/>
      </w:pPr>
      <w:rPr>
        <w:rFonts w:hint="default"/>
        <w:lang w:val="en-US" w:eastAsia="en-US" w:bidi="ar-SA"/>
      </w:rPr>
    </w:lvl>
    <w:lvl w:ilvl="7">
      <w:numFmt w:val="bullet"/>
      <w:lvlText w:val="•"/>
      <w:lvlJc w:val="left"/>
      <w:pPr>
        <w:ind w:left="7134" w:hanging="267"/>
      </w:pPr>
      <w:rPr>
        <w:rFonts w:hint="default"/>
        <w:lang w:val="en-US" w:eastAsia="en-US" w:bidi="ar-SA"/>
      </w:rPr>
    </w:lvl>
    <w:lvl w:ilvl="8">
      <w:numFmt w:val="bullet"/>
      <w:lvlText w:val="•"/>
      <w:lvlJc w:val="left"/>
      <w:pPr>
        <w:ind w:left="8203" w:hanging="267"/>
      </w:pPr>
      <w:rPr>
        <w:rFonts w:hint="default"/>
        <w:lang w:val="en-US" w:eastAsia="en-US" w:bidi="ar-SA"/>
      </w:rPr>
    </w:lvl>
  </w:abstractNum>
  <w:abstractNum w:abstractNumId="20" w15:restartNumberingAfterBreak="0">
    <w:nsid w:val="56496D14"/>
    <w:multiLevelType w:val="hybridMultilevel"/>
    <w:tmpl w:val="BDC4AF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81C723B"/>
    <w:multiLevelType w:val="hybridMultilevel"/>
    <w:tmpl w:val="8964601C"/>
    <w:lvl w:ilvl="0" w:tplc="FFFFFFFF">
      <w:start w:val="1"/>
      <w:numFmt w:val="decimal"/>
      <w:lvlText w:val="%1."/>
      <w:lvlJc w:val="left"/>
      <w:pPr>
        <w:ind w:left="847" w:hanging="360"/>
      </w:pPr>
      <w:rPr>
        <w:rFonts w:hint="default"/>
      </w:r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22" w15:restartNumberingAfterBreak="0">
    <w:nsid w:val="58FC7CE5"/>
    <w:multiLevelType w:val="multilevel"/>
    <w:tmpl w:val="70F4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8B5988"/>
    <w:multiLevelType w:val="hybridMultilevel"/>
    <w:tmpl w:val="FD286B5A"/>
    <w:lvl w:ilvl="0" w:tplc="CCAEB8B4">
      <w:start w:val="1"/>
      <w:numFmt w:val="bullet"/>
      <w:lvlText w:val=""/>
      <w:lvlJc w:val="left"/>
      <w:pPr>
        <w:tabs>
          <w:tab w:val="num" w:pos="720"/>
        </w:tabs>
        <w:ind w:left="720" w:hanging="360"/>
      </w:pPr>
      <w:rPr>
        <w:rFonts w:ascii="Wingdings" w:hAnsi="Wingdings" w:hint="default"/>
      </w:rPr>
    </w:lvl>
    <w:lvl w:ilvl="1" w:tplc="73AC12A0" w:tentative="1">
      <w:start w:val="1"/>
      <w:numFmt w:val="bullet"/>
      <w:lvlText w:val=""/>
      <w:lvlJc w:val="left"/>
      <w:pPr>
        <w:tabs>
          <w:tab w:val="num" w:pos="1440"/>
        </w:tabs>
        <w:ind w:left="1440" w:hanging="360"/>
      </w:pPr>
      <w:rPr>
        <w:rFonts w:ascii="Wingdings" w:hAnsi="Wingdings" w:hint="default"/>
      </w:rPr>
    </w:lvl>
    <w:lvl w:ilvl="2" w:tplc="CBB0B120" w:tentative="1">
      <w:start w:val="1"/>
      <w:numFmt w:val="bullet"/>
      <w:lvlText w:val=""/>
      <w:lvlJc w:val="left"/>
      <w:pPr>
        <w:tabs>
          <w:tab w:val="num" w:pos="2160"/>
        </w:tabs>
        <w:ind w:left="2160" w:hanging="360"/>
      </w:pPr>
      <w:rPr>
        <w:rFonts w:ascii="Wingdings" w:hAnsi="Wingdings" w:hint="default"/>
      </w:rPr>
    </w:lvl>
    <w:lvl w:ilvl="3" w:tplc="96F84260" w:tentative="1">
      <w:start w:val="1"/>
      <w:numFmt w:val="bullet"/>
      <w:lvlText w:val=""/>
      <w:lvlJc w:val="left"/>
      <w:pPr>
        <w:tabs>
          <w:tab w:val="num" w:pos="2880"/>
        </w:tabs>
        <w:ind w:left="2880" w:hanging="360"/>
      </w:pPr>
      <w:rPr>
        <w:rFonts w:ascii="Wingdings" w:hAnsi="Wingdings" w:hint="default"/>
      </w:rPr>
    </w:lvl>
    <w:lvl w:ilvl="4" w:tplc="D2B035B4" w:tentative="1">
      <w:start w:val="1"/>
      <w:numFmt w:val="bullet"/>
      <w:lvlText w:val=""/>
      <w:lvlJc w:val="left"/>
      <w:pPr>
        <w:tabs>
          <w:tab w:val="num" w:pos="3600"/>
        </w:tabs>
        <w:ind w:left="3600" w:hanging="360"/>
      </w:pPr>
      <w:rPr>
        <w:rFonts w:ascii="Wingdings" w:hAnsi="Wingdings" w:hint="default"/>
      </w:rPr>
    </w:lvl>
    <w:lvl w:ilvl="5" w:tplc="A5BA5382" w:tentative="1">
      <w:start w:val="1"/>
      <w:numFmt w:val="bullet"/>
      <w:lvlText w:val=""/>
      <w:lvlJc w:val="left"/>
      <w:pPr>
        <w:tabs>
          <w:tab w:val="num" w:pos="4320"/>
        </w:tabs>
        <w:ind w:left="4320" w:hanging="360"/>
      </w:pPr>
      <w:rPr>
        <w:rFonts w:ascii="Wingdings" w:hAnsi="Wingdings" w:hint="default"/>
      </w:rPr>
    </w:lvl>
    <w:lvl w:ilvl="6" w:tplc="3490C184" w:tentative="1">
      <w:start w:val="1"/>
      <w:numFmt w:val="bullet"/>
      <w:lvlText w:val=""/>
      <w:lvlJc w:val="left"/>
      <w:pPr>
        <w:tabs>
          <w:tab w:val="num" w:pos="5040"/>
        </w:tabs>
        <w:ind w:left="5040" w:hanging="360"/>
      </w:pPr>
      <w:rPr>
        <w:rFonts w:ascii="Wingdings" w:hAnsi="Wingdings" w:hint="default"/>
      </w:rPr>
    </w:lvl>
    <w:lvl w:ilvl="7" w:tplc="6E16DCB2" w:tentative="1">
      <w:start w:val="1"/>
      <w:numFmt w:val="bullet"/>
      <w:lvlText w:val=""/>
      <w:lvlJc w:val="left"/>
      <w:pPr>
        <w:tabs>
          <w:tab w:val="num" w:pos="5760"/>
        </w:tabs>
        <w:ind w:left="5760" w:hanging="360"/>
      </w:pPr>
      <w:rPr>
        <w:rFonts w:ascii="Wingdings" w:hAnsi="Wingdings" w:hint="default"/>
      </w:rPr>
    </w:lvl>
    <w:lvl w:ilvl="8" w:tplc="2C7A8CA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5" w15:restartNumberingAfterBreak="0">
    <w:nsid w:val="68B94422"/>
    <w:multiLevelType w:val="hybridMultilevel"/>
    <w:tmpl w:val="0DD29FC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70011E0"/>
    <w:multiLevelType w:val="hybridMultilevel"/>
    <w:tmpl w:val="8964601C"/>
    <w:lvl w:ilvl="0" w:tplc="64849CD0">
      <w:start w:val="1"/>
      <w:numFmt w:val="decimal"/>
      <w:lvlText w:val="%1."/>
      <w:lvlJc w:val="left"/>
      <w:pPr>
        <w:ind w:left="847" w:hanging="360"/>
      </w:pPr>
      <w:rPr>
        <w:rFonts w:hint="default"/>
      </w:r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27" w15:restartNumberingAfterBreak="0">
    <w:nsid w:val="77FB28B9"/>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80367"/>
    <w:multiLevelType w:val="multilevel"/>
    <w:tmpl w:val="8088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81366">
    <w:abstractNumId w:val="24"/>
  </w:num>
  <w:num w:numId="2" w16cid:durableId="740785887">
    <w:abstractNumId w:val="2"/>
  </w:num>
  <w:num w:numId="3" w16cid:durableId="107550233">
    <w:abstractNumId w:val="0"/>
  </w:num>
  <w:num w:numId="4" w16cid:durableId="1432164501">
    <w:abstractNumId w:val="15"/>
  </w:num>
  <w:num w:numId="5" w16cid:durableId="351761310">
    <w:abstractNumId w:val="18"/>
  </w:num>
  <w:num w:numId="6" w16cid:durableId="1766488583">
    <w:abstractNumId w:val="9"/>
  </w:num>
  <w:num w:numId="7" w16cid:durableId="1918707464">
    <w:abstractNumId w:val="5"/>
  </w:num>
  <w:num w:numId="8" w16cid:durableId="1117258033">
    <w:abstractNumId w:val="4"/>
  </w:num>
  <w:num w:numId="9" w16cid:durableId="1206596380">
    <w:abstractNumId w:val="23"/>
  </w:num>
  <w:num w:numId="10" w16cid:durableId="298196039">
    <w:abstractNumId w:val="1"/>
  </w:num>
  <w:num w:numId="11" w16cid:durableId="1023358103">
    <w:abstractNumId w:val="13"/>
  </w:num>
  <w:num w:numId="12" w16cid:durableId="1752001351">
    <w:abstractNumId w:val="26"/>
  </w:num>
  <w:num w:numId="13" w16cid:durableId="232081213">
    <w:abstractNumId w:val="27"/>
  </w:num>
  <w:num w:numId="14" w16cid:durableId="1477603380">
    <w:abstractNumId w:val="7"/>
  </w:num>
  <w:num w:numId="15" w16cid:durableId="2129884683">
    <w:abstractNumId w:val="25"/>
  </w:num>
  <w:num w:numId="16" w16cid:durableId="1135875051">
    <w:abstractNumId w:val="20"/>
  </w:num>
  <w:num w:numId="17" w16cid:durableId="1195770917">
    <w:abstractNumId w:val="12"/>
  </w:num>
  <w:num w:numId="18" w16cid:durableId="1249726713">
    <w:abstractNumId w:val="3"/>
  </w:num>
  <w:num w:numId="19" w16cid:durableId="2068798753">
    <w:abstractNumId w:val="28"/>
  </w:num>
  <w:num w:numId="20" w16cid:durableId="1952395446">
    <w:abstractNumId w:val="22"/>
  </w:num>
  <w:num w:numId="21" w16cid:durableId="2101755716">
    <w:abstractNumId w:val="19"/>
  </w:num>
  <w:num w:numId="22" w16cid:durableId="316569179">
    <w:abstractNumId w:val="16"/>
  </w:num>
  <w:num w:numId="23" w16cid:durableId="163251667">
    <w:abstractNumId w:val="8"/>
  </w:num>
  <w:num w:numId="24" w16cid:durableId="362830343">
    <w:abstractNumId w:val="11"/>
  </w:num>
  <w:num w:numId="25" w16cid:durableId="1492477265">
    <w:abstractNumId w:val="10"/>
  </w:num>
  <w:num w:numId="26" w16cid:durableId="20103287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6705891">
    <w:abstractNumId w:val="14"/>
  </w:num>
  <w:num w:numId="28" w16cid:durableId="1860775737">
    <w:abstractNumId w:val="17"/>
  </w:num>
  <w:num w:numId="29" w16cid:durableId="278268664">
    <w:abstractNumId w:val="2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Xiao, Mengran">
    <w15:presenceInfo w15:providerId="AD" w15:userId="S::mengran.xiao@thermofisher.com::0331391d-0438-4e9d-b2f6-46790c92e1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0C7"/>
    <w:rsid w:val="000019BD"/>
    <w:rsid w:val="00001D61"/>
    <w:rsid w:val="00002CC3"/>
    <w:rsid w:val="000035C8"/>
    <w:rsid w:val="00004772"/>
    <w:rsid w:val="00004C7E"/>
    <w:rsid w:val="00004EE2"/>
    <w:rsid w:val="00005216"/>
    <w:rsid w:val="00005300"/>
    <w:rsid w:val="00005679"/>
    <w:rsid w:val="00005E41"/>
    <w:rsid w:val="000063B7"/>
    <w:rsid w:val="00006874"/>
    <w:rsid w:val="000069ED"/>
    <w:rsid w:val="00006F8C"/>
    <w:rsid w:val="0000707F"/>
    <w:rsid w:val="0000729A"/>
    <w:rsid w:val="0000798C"/>
    <w:rsid w:val="00007BC9"/>
    <w:rsid w:val="00007FAD"/>
    <w:rsid w:val="0001034D"/>
    <w:rsid w:val="0001049F"/>
    <w:rsid w:val="0001094A"/>
    <w:rsid w:val="00010B39"/>
    <w:rsid w:val="00010C4F"/>
    <w:rsid w:val="00010DC8"/>
    <w:rsid w:val="000114C1"/>
    <w:rsid w:val="0001186F"/>
    <w:rsid w:val="00011E7E"/>
    <w:rsid w:val="00011F01"/>
    <w:rsid w:val="000120AC"/>
    <w:rsid w:val="00012419"/>
    <w:rsid w:val="000126C1"/>
    <w:rsid w:val="00012A61"/>
    <w:rsid w:val="00012EF1"/>
    <w:rsid w:val="00013E39"/>
    <w:rsid w:val="000143D1"/>
    <w:rsid w:val="0001442E"/>
    <w:rsid w:val="000146DE"/>
    <w:rsid w:val="000147D3"/>
    <w:rsid w:val="00014CD2"/>
    <w:rsid w:val="00015304"/>
    <w:rsid w:val="000156D2"/>
    <w:rsid w:val="00015728"/>
    <w:rsid w:val="000158B1"/>
    <w:rsid w:val="000159FE"/>
    <w:rsid w:val="00015D82"/>
    <w:rsid w:val="00016AD0"/>
    <w:rsid w:val="00016DB5"/>
    <w:rsid w:val="00016F56"/>
    <w:rsid w:val="00017585"/>
    <w:rsid w:val="00017B4D"/>
    <w:rsid w:val="00017FC4"/>
    <w:rsid w:val="000209A9"/>
    <w:rsid w:val="00020E30"/>
    <w:rsid w:val="00020F64"/>
    <w:rsid w:val="00020FD4"/>
    <w:rsid w:val="00021686"/>
    <w:rsid w:val="00021AC9"/>
    <w:rsid w:val="00021E1A"/>
    <w:rsid w:val="000228C8"/>
    <w:rsid w:val="000229B6"/>
    <w:rsid w:val="00022A39"/>
    <w:rsid w:val="00022CEF"/>
    <w:rsid w:val="00023746"/>
    <w:rsid w:val="00023967"/>
    <w:rsid w:val="00023D1D"/>
    <w:rsid w:val="00023D5A"/>
    <w:rsid w:val="000241D3"/>
    <w:rsid w:val="000243B9"/>
    <w:rsid w:val="00024913"/>
    <w:rsid w:val="00024BEE"/>
    <w:rsid w:val="00024D44"/>
    <w:rsid w:val="00025121"/>
    <w:rsid w:val="0002527B"/>
    <w:rsid w:val="00025487"/>
    <w:rsid w:val="000255ED"/>
    <w:rsid w:val="00025732"/>
    <w:rsid w:val="000257B5"/>
    <w:rsid w:val="00025BA5"/>
    <w:rsid w:val="00026009"/>
    <w:rsid w:val="0002620B"/>
    <w:rsid w:val="00026649"/>
    <w:rsid w:val="000267AF"/>
    <w:rsid w:val="0002684F"/>
    <w:rsid w:val="00026A6D"/>
    <w:rsid w:val="00026C78"/>
    <w:rsid w:val="00026D72"/>
    <w:rsid w:val="00027006"/>
    <w:rsid w:val="000272A5"/>
    <w:rsid w:val="000274C5"/>
    <w:rsid w:val="00027FB8"/>
    <w:rsid w:val="00027FD3"/>
    <w:rsid w:val="0002AE7A"/>
    <w:rsid w:val="0003078E"/>
    <w:rsid w:val="0003135B"/>
    <w:rsid w:val="0003142E"/>
    <w:rsid w:val="000314E7"/>
    <w:rsid w:val="00031C48"/>
    <w:rsid w:val="000322D4"/>
    <w:rsid w:val="000329F0"/>
    <w:rsid w:val="00032E0D"/>
    <w:rsid w:val="000334DD"/>
    <w:rsid w:val="000336B1"/>
    <w:rsid w:val="00033A6A"/>
    <w:rsid w:val="000340D2"/>
    <w:rsid w:val="000350B2"/>
    <w:rsid w:val="00035303"/>
    <w:rsid w:val="00035685"/>
    <w:rsid w:val="000357B0"/>
    <w:rsid w:val="00035B87"/>
    <w:rsid w:val="00035C8C"/>
    <w:rsid w:val="00035EAB"/>
    <w:rsid w:val="00035FAD"/>
    <w:rsid w:val="00035FFF"/>
    <w:rsid w:val="0003608D"/>
    <w:rsid w:val="0003628C"/>
    <w:rsid w:val="00036AC9"/>
    <w:rsid w:val="000379FC"/>
    <w:rsid w:val="00037AAA"/>
    <w:rsid w:val="00037C34"/>
    <w:rsid w:val="00040379"/>
    <w:rsid w:val="00040E79"/>
    <w:rsid w:val="00040E8E"/>
    <w:rsid w:val="000413D0"/>
    <w:rsid w:val="00041669"/>
    <w:rsid w:val="00041767"/>
    <w:rsid w:val="00041819"/>
    <w:rsid w:val="00041CEF"/>
    <w:rsid w:val="00041E3A"/>
    <w:rsid w:val="00041EDC"/>
    <w:rsid w:val="0004211E"/>
    <w:rsid w:val="000423F1"/>
    <w:rsid w:val="0004271A"/>
    <w:rsid w:val="00042F0E"/>
    <w:rsid w:val="00042F45"/>
    <w:rsid w:val="0004363F"/>
    <w:rsid w:val="00043C31"/>
    <w:rsid w:val="00043C55"/>
    <w:rsid w:val="00044A19"/>
    <w:rsid w:val="000450D4"/>
    <w:rsid w:val="00045D0B"/>
    <w:rsid w:val="00046050"/>
    <w:rsid w:val="000460DC"/>
    <w:rsid w:val="000462D2"/>
    <w:rsid w:val="000463BE"/>
    <w:rsid w:val="000467BC"/>
    <w:rsid w:val="00046BCC"/>
    <w:rsid w:val="00047397"/>
    <w:rsid w:val="000474B9"/>
    <w:rsid w:val="00047905"/>
    <w:rsid w:val="0004795C"/>
    <w:rsid w:val="00047DB7"/>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4F87"/>
    <w:rsid w:val="00055034"/>
    <w:rsid w:val="00055471"/>
    <w:rsid w:val="000556E5"/>
    <w:rsid w:val="00055890"/>
    <w:rsid w:val="00055A56"/>
    <w:rsid w:val="00055B65"/>
    <w:rsid w:val="00056207"/>
    <w:rsid w:val="000566BF"/>
    <w:rsid w:val="00056DA5"/>
    <w:rsid w:val="00057512"/>
    <w:rsid w:val="00057BE4"/>
    <w:rsid w:val="00057C51"/>
    <w:rsid w:val="00057DF2"/>
    <w:rsid w:val="00057E93"/>
    <w:rsid w:val="00061130"/>
    <w:rsid w:val="0006195B"/>
    <w:rsid w:val="0006199B"/>
    <w:rsid w:val="00061A97"/>
    <w:rsid w:val="00061FDE"/>
    <w:rsid w:val="00062387"/>
    <w:rsid w:val="00062A3A"/>
    <w:rsid w:val="00062D3F"/>
    <w:rsid w:val="0006368E"/>
    <w:rsid w:val="0006467B"/>
    <w:rsid w:val="000646E1"/>
    <w:rsid w:val="00064DEC"/>
    <w:rsid w:val="000652FD"/>
    <w:rsid w:val="0006587F"/>
    <w:rsid w:val="00065E8B"/>
    <w:rsid w:val="000665A4"/>
    <w:rsid w:val="0006702F"/>
    <w:rsid w:val="0006704A"/>
    <w:rsid w:val="000679F4"/>
    <w:rsid w:val="00067B5A"/>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5A6D"/>
    <w:rsid w:val="000764E7"/>
    <w:rsid w:val="0007659B"/>
    <w:rsid w:val="00077471"/>
    <w:rsid w:val="00077552"/>
    <w:rsid w:val="0007794E"/>
    <w:rsid w:val="00077AF9"/>
    <w:rsid w:val="00077B85"/>
    <w:rsid w:val="00080573"/>
    <w:rsid w:val="0008059E"/>
    <w:rsid w:val="00080672"/>
    <w:rsid w:val="00080905"/>
    <w:rsid w:val="00080CD8"/>
    <w:rsid w:val="00080EC8"/>
    <w:rsid w:val="0008150D"/>
    <w:rsid w:val="00081629"/>
    <w:rsid w:val="00081684"/>
    <w:rsid w:val="000817CB"/>
    <w:rsid w:val="00081CE4"/>
    <w:rsid w:val="000828AD"/>
    <w:rsid w:val="00082928"/>
    <w:rsid w:val="00082C61"/>
    <w:rsid w:val="00082CB3"/>
    <w:rsid w:val="00083816"/>
    <w:rsid w:val="000838D9"/>
    <w:rsid w:val="00083C12"/>
    <w:rsid w:val="0008486C"/>
    <w:rsid w:val="00084B6B"/>
    <w:rsid w:val="00084DE4"/>
    <w:rsid w:val="00085354"/>
    <w:rsid w:val="00085D5A"/>
    <w:rsid w:val="00085E7F"/>
    <w:rsid w:val="000866D7"/>
    <w:rsid w:val="0008687C"/>
    <w:rsid w:val="000868A7"/>
    <w:rsid w:val="0008699B"/>
    <w:rsid w:val="00086A47"/>
    <w:rsid w:val="000878B8"/>
    <w:rsid w:val="00087F38"/>
    <w:rsid w:val="00090406"/>
    <w:rsid w:val="000906BE"/>
    <w:rsid w:val="000907AC"/>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61A0"/>
    <w:rsid w:val="00096478"/>
    <w:rsid w:val="00096997"/>
    <w:rsid w:val="00096C00"/>
    <w:rsid w:val="00096DAA"/>
    <w:rsid w:val="000975CE"/>
    <w:rsid w:val="0009792D"/>
    <w:rsid w:val="00097A06"/>
    <w:rsid w:val="00097E2D"/>
    <w:rsid w:val="000A0F30"/>
    <w:rsid w:val="000A1673"/>
    <w:rsid w:val="000A1841"/>
    <w:rsid w:val="000A18D0"/>
    <w:rsid w:val="000A26B5"/>
    <w:rsid w:val="000A278F"/>
    <w:rsid w:val="000A283A"/>
    <w:rsid w:val="000A299D"/>
    <w:rsid w:val="000A2A52"/>
    <w:rsid w:val="000A31F0"/>
    <w:rsid w:val="000A356F"/>
    <w:rsid w:val="000A3742"/>
    <w:rsid w:val="000A378B"/>
    <w:rsid w:val="000A3847"/>
    <w:rsid w:val="000A3C40"/>
    <w:rsid w:val="000A40CF"/>
    <w:rsid w:val="000A42DD"/>
    <w:rsid w:val="000A4AD4"/>
    <w:rsid w:val="000A4B5D"/>
    <w:rsid w:val="000A5E5F"/>
    <w:rsid w:val="000A61F0"/>
    <w:rsid w:val="000A627E"/>
    <w:rsid w:val="000A6499"/>
    <w:rsid w:val="000A6770"/>
    <w:rsid w:val="000A6BD0"/>
    <w:rsid w:val="000A6CFF"/>
    <w:rsid w:val="000A7677"/>
    <w:rsid w:val="000A7A70"/>
    <w:rsid w:val="000B1038"/>
    <w:rsid w:val="000B1C86"/>
    <w:rsid w:val="000B1D5C"/>
    <w:rsid w:val="000B239B"/>
    <w:rsid w:val="000B25E0"/>
    <w:rsid w:val="000B2FD1"/>
    <w:rsid w:val="000B33FC"/>
    <w:rsid w:val="000B3463"/>
    <w:rsid w:val="000B36B8"/>
    <w:rsid w:val="000B39A1"/>
    <w:rsid w:val="000B3D99"/>
    <w:rsid w:val="000B3E8A"/>
    <w:rsid w:val="000B3EE5"/>
    <w:rsid w:val="000B3F83"/>
    <w:rsid w:val="000B47C3"/>
    <w:rsid w:val="000B4AFF"/>
    <w:rsid w:val="000B531C"/>
    <w:rsid w:val="000B57DE"/>
    <w:rsid w:val="000B5B5C"/>
    <w:rsid w:val="000B5FB2"/>
    <w:rsid w:val="000B6190"/>
    <w:rsid w:val="000B6220"/>
    <w:rsid w:val="000B6BF7"/>
    <w:rsid w:val="000B72AA"/>
    <w:rsid w:val="000B775B"/>
    <w:rsid w:val="000B7F05"/>
    <w:rsid w:val="000C03D1"/>
    <w:rsid w:val="000C05D3"/>
    <w:rsid w:val="000C092D"/>
    <w:rsid w:val="000C0E61"/>
    <w:rsid w:val="000C157B"/>
    <w:rsid w:val="000C1BA2"/>
    <w:rsid w:val="000C269C"/>
    <w:rsid w:val="000C27C4"/>
    <w:rsid w:val="000C2D7A"/>
    <w:rsid w:val="000C2F4A"/>
    <w:rsid w:val="000C31A8"/>
    <w:rsid w:val="000C357A"/>
    <w:rsid w:val="000C375E"/>
    <w:rsid w:val="000C44E3"/>
    <w:rsid w:val="000C460A"/>
    <w:rsid w:val="000C48FE"/>
    <w:rsid w:val="000C494C"/>
    <w:rsid w:val="000C4DAF"/>
    <w:rsid w:val="000C50B5"/>
    <w:rsid w:val="000C50F1"/>
    <w:rsid w:val="000C5476"/>
    <w:rsid w:val="000C5674"/>
    <w:rsid w:val="000C56AA"/>
    <w:rsid w:val="000C6AE5"/>
    <w:rsid w:val="000C7386"/>
    <w:rsid w:val="000C7654"/>
    <w:rsid w:val="000C79C4"/>
    <w:rsid w:val="000C7AC4"/>
    <w:rsid w:val="000C7D23"/>
    <w:rsid w:val="000C7F58"/>
    <w:rsid w:val="000CE6AD"/>
    <w:rsid w:val="000D0AC5"/>
    <w:rsid w:val="000D0EC8"/>
    <w:rsid w:val="000D115E"/>
    <w:rsid w:val="000D1208"/>
    <w:rsid w:val="000D1241"/>
    <w:rsid w:val="000D148C"/>
    <w:rsid w:val="000D17DA"/>
    <w:rsid w:val="000D1915"/>
    <w:rsid w:val="000D1E25"/>
    <w:rsid w:val="000D23DB"/>
    <w:rsid w:val="000D24C3"/>
    <w:rsid w:val="000D3816"/>
    <w:rsid w:val="000D3968"/>
    <w:rsid w:val="000D3DD7"/>
    <w:rsid w:val="000D3F69"/>
    <w:rsid w:val="000D4201"/>
    <w:rsid w:val="000D44BE"/>
    <w:rsid w:val="000D4EF2"/>
    <w:rsid w:val="000D53A0"/>
    <w:rsid w:val="000D54EE"/>
    <w:rsid w:val="000D5967"/>
    <w:rsid w:val="000D637B"/>
    <w:rsid w:val="000D67B1"/>
    <w:rsid w:val="000D6D22"/>
    <w:rsid w:val="000D6EF4"/>
    <w:rsid w:val="000D707B"/>
    <w:rsid w:val="000D72AE"/>
    <w:rsid w:val="000D766F"/>
    <w:rsid w:val="000D7843"/>
    <w:rsid w:val="000E069D"/>
    <w:rsid w:val="000E0D65"/>
    <w:rsid w:val="000E0F31"/>
    <w:rsid w:val="000E1077"/>
    <w:rsid w:val="000E1663"/>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E7EE2"/>
    <w:rsid w:val="000F04A6"/>
    <w:rsid w:val="000F0522"/>
    <w:rsid w:val="000F0847"/>
    <w:rsid w:val="000F094D"/>
    <w:rsid w:val="000F094E"/>
    <w:rsid w:val="000F0BDA"/>
    <w:rsid w:val="000F1078"/>
    <w:rsid w:val="000F13AF"/>
    <w:rsid w:val="000F1C3A"/>
    <w:rsid w:val="000F2494"/>
    <w:rsid w:val="000F25ED"/>
    <w:rsid w:val="000F2B0D"/>
    <w:rsid w:val="000F2C2E"/>
    <w:rsid w:val="000F2D1A"/>
    <w:rsid w:val="000F3094"/>
    <w:rsid w:val="000F31A2"/>
    <w:rsid w:val="000F33D7"/>
    <w:rsid w:val="000F34F3"/>
    <w:rsid w:val="000F3B6B"/>
    <w:rsid w:val="000F447B"/>
    <w:rsid w:val="000F480D"/>
    <w:rsid w:val="000F4C1E"/>
    <w:rsid w:val="000F5D04"/>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343"/>
    <w:rsid w:val="00103DCD"/>
    <w:rsid w:val="0010434F"/>
    <w:rsid w:val="00104687"/>
    <w:rsid w:val="00105517"/>
    <w:rsid w:val="001055F6"/>
    <w:rsid w:val="00105797"/>
    <w:rsid w:val="00105AFC"/>
    <w:rsid w:val="0010604B"/>
    <w:rsid w:val="001062B6"/>
    <w:rsid w:val="00106534"/>
    <w:rsid w:val="00106A88"/>
    <w:rsid w:val="00107138"/>
    <w:rsid w:val="001071C8"/>
    <w:rsid w:val="0010733E"/>
    <w:rsid w:val="0010780B"/>
    <w:rsid w:val="00107833"/>
    <w:rsid w:val="00107B7E"/>
    <w:rsid w:val="00107C5E"/>
    <w:rsid w:val="00110184"/>
    <w:rsid w:val="0011043B"/>
    <w:rsid w:val="00110BF1"/>
    <w:rsid w:val="00110F85"/>
    <w:rsid w:val="001119F2"/>
    <w:rsid w:val="00111B45"/>
    <w:rsid w:val="00111B62"/>
    <w:rsid w:val="00112003"/>
    <w:rsid w:val="00112146"/>
    <w:rsid w:val="001127B5"/>
    <w:rsid w:val="00112ED2"/>
    <w:rsid w:val="00112F67"/>
    <w:rsid w:val="00113112"/>
    <w:rsid w:val="00113668"/>
    <w:rsid w:val="00113ABD"/>
    <w:rsid w:val="001142D5"/>
    <w:rsid w:val="001143EE"/>
    <w:rsid w:val="00114B24"/>
    <w:rsid w:val="00114ECF"/>
    <w:rsid w:val="001159B1"/>
    <w:rsid w:val="00115B52"/>
    <w:rsid w:val="00115D3E"/>
    <w:rsid w:val="001165DE"/>
    <w:rsid w:val="001166EC"/>
    <w:rsid w:val="00116897"/>
    <w:rsid w:val="00116AED"/>
    <w:rsid w:val="0011768A"/>
    <w:rsid w:val="00117836"/>
    <w:rsid w:val="001179F4"/>
    <w:rsid w:val="00117A05"/>
    <w:rsid w:val="00117A6D"/>
    <w:rsid w:val="00117F0E"/>
    <w:rsid w:val="001209F0"/>
    <w:rsid w:val="00120ADA"/>
    <w:rsid w:val="00120BEE"/>
    <w:rsid w:val="00120CAD"/>
    <w:rsid w:val="0012135C"/>
    <w:rsid w:val="00121C0E"/>
    <w:rsid w:val="001228E1"/>
    <w:rsid w:val="00122F8D"/>
    <w:rsid w:val="001231C0"/>
    <w:rsid w:val="00123573"/>
    <w:rsid w:val="00123660"/>
    <w:rsid w:val="001245A6"/>
    <w:rsid w:val="00124652"/>
    <w:rsid w:val="001246AB"/>
    <w:rsid w:val="001247D9"/>
    <w:rsid w:val="00124AA4"/>
    <w:rsid w:val="00124D2F"/>
    <w:rsid w:val="00124DA2"/>
    <w:rsid w:val="00125476"/>
    <w:rsid w:val="00125FC2"/>
    <w:rsid w:val="00125FF9"/>
    <w:rsid w:val="00126015"/>
    <w:rsid w:val="001260A2"/>
    <w:rsid w:val="00126522"/>
    <w:rsid w:val="001265E8"/>
    <w:rsid w:val="00126822"/>
    <w:rsid w:val="00126FAA"/>
    <w:rsid w:val="0012701E"/>
    <w:rsid w:val="0012749C"/>
    <w:rsid w:val="00127AC2"/>
    <w:rsid w:val="00127B00"/>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A0F"/>
    <w:rsid w:val="00134F98"/>
    <w:rsid w:val="00135818"/>
    <w:rsid w:val="001359FC"/>
    <w:rsid w:val="00135A60"/>
    <w:rsid w:val="00135D62"/>
    <w:rsid w:val="00136B8F"/>
    <w:rsid w:val="00137644"/>
    <w:rsid w:val="00137C4B"/>
    <w:rsid w:val="00137C9F"/>
    <w:rsid w:val="00137F5B"/>
    <w:rsid w:val="001403BB"/>
    <w:rsid w:val="001404D6"/>
    <w:rsid w:val="00140569"/>
    <w:rsid w:val="001409E6"/>
    <w:rsid w:val="00140D3E"/>
    <w:rsid w:val="00140D82"/>
    <w:rsid w:val="001416C0"/>
    <w:rsid w:val="00141881"/>
    <w:rsid w:val="00141B76"/>
    <w:rsid w:val="00141EDC"/>
    <w:rsid w:val="00142136"/>
    <w:rsid w:val="001424CC"/>
    <w:rsid w:val="00142883"/>
    <w:rsid w:val="00142ED0"/>
    <w:rsid w:val="00142EE9"/>
    <w:rsid w:val="001431D0"/>
    <w:rsid w:val="0014343A"/>
    <w:rsid w:val="00143673"/>
    <w:rsid w:val="00143685"/>
    <w:rsid w:val="00144085"/>
    <w:rsid w:val="0014476B"/>
    <w:rsid w:val="00144BFE"/>
    <w:rsid w:val="00144D3D"/>
    <w:rsid w:val="001451EA"/>
    <w:rsid w:val="0014529A"/>
    <w:rsid w:val="001460F5"/>
    <w:rsid w:val="001464E8"/>
    <w:rsid w:val="00146535"/>
    <w:rsid w:val="00146D4D"/>
    <w:rsid w:val="00147156"/>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3E47"/>
    <w:rsid w:val="001543EF"/>
    <w:rsid w:val="001545CC"/>
    <w:rsid w:val="00154914"/>
    <w:rsid w:val="001558DF"/>
    <w:rsid w:val="001558EB"/>
    <w:rsid w:val="00155D83"/>
    <w:rsid w:val="00156ADC"/>
    <w:rsid w:val="00156B38"/>
    <w:rsid w:val="00156C9A"/>
    <w:rsid w:val="001575EC"/>
    <w:rsid w:val="0015774D"/>
    <w:rsid w:val="0016022B"/>
    <w:rsid w:val="00160339"/>
    <w:rsid w:val="0016062F"/>
    <w:rsid w:val="001606B7"/>
    <w:rsid w:val="00160ECC"/>
    <w:rsid w:val="00161095"/>
    <w:rsid w:val="00161A72"/>
    <w:rsid w:val="001620AB"/>
    <w:rsid w:val="00162125"/>
    <w:rsid w:val="00162351"/>
    <w:rsid w:val="001628A5"/>
    <w:rsid w:val="00162F32"/>
    <w:rsid w:val="00163227"/>
    <w:rsid w:val="001632B5"/>
    <w:rsid w:val="00163C85"/>
    <w:rsid w:val="00163E77"/>
    <w:rsid w:val="00164620"/>
    <w:rsid w:val="0016498B"/>
    <w:rsid w:val="00164E3D"/>
    <w:rsid w:val="00164EA5"/>
    <w:rsid w:val="00164EBF"/>
    <w:rsid w:val="00164FFE"/>
    <w:rsid w:val="001651F1"/>
    <w:rsid w:val="00165630"/>
    <w:rsid w:val="00165777"/>
    <w:rsid w:val="00165F1E"/>
    <w:rsid w:val="0016612C"/>
    <w:rsid w:val="001662F1"/>
    <w:rsid w:val="00167151"/>
    <w:rsid w:val="001671A3"/>
    <w:rsid w:val="00167CB1"/>
    <w:rsid w:val="0017013D"/>
    <w:rsid w:val="001706FD"/>
    <w:rsid w:val="00170871"/>
    <w:rsid w:val="00171355"/>
    <w:rsid w:val="00171477"/>
    <w:rsid w:val="0017157E"/>
    <w:rsid w:val="001716E7"/>
    <w:rsid w:val="00171B57"/>
    <w:rsid w:val="0017211D"/>
    <w:rsid w:val="001728E9"/>
    <w:rsid w:val="00172D20"/>
    <w:rsid w:val="0017335B"/>
    <w:rsid w:val="001733A4"/>
    <w:rsid w:val="0017373F"/>
    <w:rsid w:val="00173D92"/>
    <w:rsid w:val="00173E84"/>
    <w:rsid w:val="00173F8C"/>
    <w:rsid w:val="001745C7"/>
    <w:rsid w:val="00174AD2"/>
    <w:rsid w:val="001754AC"/>
    <w:rsid w:val="001756C4"/>
    <w:rsid w:val="00175CBB"/>
    <w:rsid w:val="00176052"/>
    <w:rsid w:val="001764D1"/>
    <w:rsid w:val="00177288"/>
    <w:rsid w:val="001773C4"/>
    <w:rsid w:val="001778ED"/>
    <w:rsid w:val="00177BE8"/>
    <w:rsid w:val="0017D9B7"/>
    <w:rsid w:val="00180935"/>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60ED"/>
    <w:rsid w:val="00186408"/>
    <w:rsid w:val="001867E9"/>
    <w:rsid w:val="00186DBF"/>
    <w:rsid w:val="00187170"/>
    <w:rsid w:val="00187813"/>
    <w:rsid w:val="00187BB7"/>
    <w:rsid w:val="00187C24"/>
    <w:rsid w:val="00187C65"/>
    <w:rsid w:val="0019085E"/>
    <w:rsid w:val="00190866"/>
    <w:rsid w:val="00190B72"/>
    <w:rsid w:val="00190E28"/>
    <w:rsid w:val="00191217"/>
    <w:rsid w:val="00191B31"/>
    <w:rsid w:val="001922F3"/>
    <w:rsid w:val="001928B1"/>
    <w:rsid w:val="00192980"/>
    <w:rsid w:val="00192AAD"/>
    <w:rsid w:val="00192BA5"/>
    <w:rsid w:val="00193289"/>
    <w:rsid w:val="001941D6"/>
    <w:rsid w:val="0019461F"/>
    <w:rsid w:val="00194E4E"/>
    <w:rsid w:val="0019523F"/>
    <w:rsid w:val="001952E2"/>
    <w:rsid w:val="00196074"/>
    <w:rsid w:val="0019636E"/>
    <w:rsid w:val="00196BF9"/>
    <w:rsid w:val="001973CB"/>
    <w:rsid w:val="00197497"/>
    <w:rsid w:val="00197963"/>
    <w:rsid w:val="00197BAC"/>
    <w:rsid w:val="00197BE7"/>
    <w:rsid w:val="00197DAB"/>
    <w:rsid w:val="001A03FA"/>
    <w:rsid w:val="001A06AA"/>
    <w:rsid w:val="001A12BF"/>
    <w:rsid w:val="001A197E"/>
    <w:rsid w:val="001A1BA2"/>
    <w:rsid w:val="001A1F57"/>
    <w:rsid w:val="001A2075"/>
    <w:rsid w:val="001A26F5"/>
    <w:rsid w:val="001A2922"/>
    <w:rsid w:val="001A296C"/>
    <w:rsid w:val="001A2A58"/>
    <w:rsid w:val="001A2D46"/>
    <w:rsid w:val="001A2E0A"/>
    <w:rsid w:val="001A2FCD"/>
    <w:rsid w:val="001A3C16"/>
    <w:rsid w:val="001A4302"/>
    <w:rsid w:val="001A4459"/>
    <w:rsid w:val="001A450D"/>
    <w:rsid w:val="001A47C7"/>
    <w:rsid w:val="001A4B53"/>
    <w:rsid w:val="001A5466"/>
    <w:rsid w:val="001A54B7"/>
    <w:rsid w:val="001A557D"/>
    <w:rsid w:val="001A58BA"/>
    <w:rsid w:val="001A5985"/>
    <w:rsid w:val="001A647A"/>
    <w:rsid w:val="001A6657"/>
    <w:rsid w:val="001A7573"/>
    <w:rsid w:val="001ADAE3"/>
    <w:rsid w:val="001B0007"/>
    <w:rsid w:val="001B033D"/>
    <w:rsid w:val="001B0AB2"/>
    <w:rsid w:val="001B10A1"/>
    <w:rsid w:val="001B1689"/>
    <w:rsid w:val="001B18FB"/>
    <w:rsid w:val="001B1A6F"/>
    <w:rsid w:val="001B26E3"/>
    <w:rsid w:val="001B2DEA"/>
    <w:rsid w:val="001B3549"/>
    <w:rsid w:val="001B3973"/>
    <w:rsid w:val="001B3BED"/>
    <w:rsid w:val="001B3C0D"/>
    <w:rsid w:val="001B3EB6"/>
    <w:rsid w:val="001B4341"/>
    <w:rsid w:val="001B473C"/>
    <w:rsid w:val="001B4A1F"/>
    <w:rsid w:val="001B4D86"/>
    <w:rsid w:val="001B5944"/>
    <w:rsid w:val="001B59D3"/>
    <w:rsid w:val="001B5FCA"/>
    <w:rsid w:val="001B60E9"/>
    <w:rsid w:val="001B658F"/>
    <w:rsid w:val="001B699B"/>
    <w:rsid w:val="001B6B50"/>
    <w:rsid w:val="001B719F"/>
    <w:rsid w:val="001B72C0"/>
    <w:rsid w:val="001B7868"/>
    <w:rsid w:val="001B7ACA"/>
    <w:rsid w:val="001C0409"/>
    <w:rsid w:val="001C08DF"/>
    <w:rsid w:val="001C1834"/>
    <w:rsid w:val="001C198B"/>
    <w:rsid w:val="001C19B9"/>
    <w:rsid w:val="001C1D84"/>
    <w:rsid w:val="001C1DF6"/>
    <w:rsid w:val="001C207F"/>
    <w:rsid w:val="001C22D2"/>
    <w:rsid w:val="001C23E5"/>
    <w:rsid w:val="001C26C8"/>
    <w:rsid w:val="001C2E8F"/>
    <w:rsid w:val="001C3B50"/>
    <w:rsid w:val="001C3BA1"/>
    <w:rsid w:val="001C4EFB"/>
    <w:rsid w:val="001C4F61"/>
    <w:rsid w:val="001C550C"/>
    <w:rsid w:val="001C5FC7"/>
    <w:rsid w:val="001C7707"/>
    <w:rsid w:val="001C77D7"/>
    <w:rsid w:val="001C78EF"/>
    <w:rsid w:val="001C7A31"/>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2D3"/>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BDB"/>
    <w:rsid w:val="001E1EB6"/>
    <w:rsid w:val="001E2994"/>
    <w:rsid w:val="001E2BBD"/>
    <w:rsid w:val="001E2F97"/>
    <w:rsid w:val="001E3298"/>
    <w:rsid w:val="001E340F"/>
    <w:rsid w:val="001E35CA"/>
    <w:rsid w:val="001E3B70"/>
    <w:rsid w:val="001E3E46"/>
    <w:rsid w:val="001E3EBA"/>
    <w:rsid w:val="001E402C"/>
    <w:rsid w:val="001E42AF"/>
    <w:rsid w:val="001E4A46"/>
    <w:rsid w:val="001E4E15"/>
    <w:rsid w:val="001E55EF"/>
    <w:rsid w:val="001E5BDE"/>
    <w:rsid w:val="001E65E2"/>
    <w:rsid w:val="001E6D82"/>
    <w:rsid w:val="001E7044"/>
    <w:rsid w:val="001E729F"/>
    <w:rsid w:val="001E759E"/>
    <w:rsid w:val="001E78B2"/>
    <w:rsid w:val="001E7A63"/>
    <w:rsid w:val="001E7DF6"/>
    <w:rsid w:val="001F0323"/>
    <w:rsid w:val="001F0B7C"/>
    <w:rsid w:val="001F16FD"/>
    <w:rsid w:val="001F1893"/>
    <w:rsid w:val="001F257D"/>
    <w:rsid w:val="001F2EA8"/>
    <w:rsid w:val="001F3ABB"/>
    <w:rsid w:val="001F4A2C"/>
    <w:rsid w:val="001F574C"/>
    <w:rsid w:val="001F5E36"/>
    <w:rsid w:val="001F609D"/>
    <w:rsid w:val="001F615F"/>
    <w:rsid w:val="001F6695"/>
    <w:rsid w:val="001F7E14"/>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D05"/>
    <w:rsid w:val="00203A56"/>
    <w:rsid w:val="00203C9F"/>
    <w:rsid w:val="002040B6"/>
    <w:rsid w:val="0020447A"/>
    <w:rsid w:val="002044C4"/>
    <w:rsid w:val="002044DA"/>
    <w:rsid w:val="0020498D"/>
    <w:rsid w:val="00205732"/>
    <w:rsid w:val="00205F39"/>
    <w:rsid w:val="002061E6"/>
    <w:rsid w:val="002066CB"/>
    <w:rsid w:val="0020680F"/>
    <w:rsid w:val="00207C6F"/>
    <w:rsid w:val="00207EA2"/>
    <w:rsid w:val="00207F2B"/>
    <w:rsid w:val="00210008"/>
    <w:rsid w:val="00210766"/>
    <w:rsid w:val="00211DB6"/>
    <w:rsid w:val="00211F99"/>
    <w:rsid w:val="0021275D"/>
    <w:rsid w:val="00212CB7"/>
    <w:rsid w:val="00212E5B"/>
    <w:rsid w:val="00213224"/>
    <w:rsid w:val="00213BDA"/>
    <w:rsid w:val="00213C25"/>
    <w:rsid w:val="00213E60"/>
    <w:rsid w:val="00213F2E"/>
    <w:rsid w:val="0021431E"/>
    <w:rsid w:val="0021467D"/>
    <w:rsid w:val="002159AE"/>
    <w:rsid w:val="00215EBE"/>
    <w:rsid w:val="0021602A"/>
    <w:rsid w:val="00216161"/>
    <w:rsid w:val="0021684C"/>
    <w:rsid w:val="002168F5"/>
    <w:rsid w:val="00216B0A"/>
    <w:rsid w:val="00216F92"/>
    <w:rsid w:val="00217135"/>
    <w:rsid w:val="00217473"/>
    <w:rsid w:val="002177BB"/>
    <w:rsid w:val="00217A7A"/>
    <w:rsid w:val="00217DB1"/>
    <w:rsid w:val="00217FC0"/>
    <w:rsid w:val="00220D43"/>
    <w:rsid w:val="00221143"/>
    <w:rsid w:val="002215CD"/>
    <w:rsid w:val="00221AD4"/>
    <w:rsid w:val="00221D2F"/>
    <w:rsid w:val="00221D63"/>
    <w:rsid w:val="00221F5F"/>
    <w:rsid w:val="0022237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5F29"/>
    <w:rsid w:val="00226205"/>
    <w:rsid w:val="0022675B"/>
    <w:rsid w:val="00226DEF"/>
    <w:rsid w:val="002270C9"/>
    <w:rsid w:val="002277DC"/>
    <w:rsid w:val="0022789D"/>
    <w:rsid w:val="002279A1"/>
    <w:rsid w:val="002279AF"/>
    <w:rsid w:val="002305E0"/>
    <w:rsid w:val="00230E93"/>
    <w:rsid w:val="00231045"/>
    <w:rsid w:val="00231443"/>
    <w:rsid w:val="002314D4"/>
    <w:rsid w:val="0023194A"/>
    <w:rsid w:val="00231965"/>
    <w:rsid w:val="00231AAE"/>
    <w:rsid w:val="00231BFE"/>
    <w:rsid w:val="002325E9"/>
    <w:rsid w:val="002328D8"/>
    <w:rsid w:val="0023298E"/>
    <w:rsid w:val="00233743"/>
    <w:rsid w:val="0023381A"/>
    <w:rsid w:val="0023398E"/>
    <w:rsid w:val="00233A6B"/>
    <w:rsid w:val="00233AB4"/>
    <w:rsid w:val="00234108"/>
    <w:rsid w:val="0023413D"/>
    <w:rsid w:val="002357AE"/>
    <w:rsid w:val="00235B7A"/>
    <w:rsid w:val="002365D0"/>
    <w:rsid w:val="00236620"/>
    <w:rsid w:val="00236B0A"/>
    <w:rsid w:val="00236CF0"/>
    <w:rsid w:val="00236D01"/>
    <w:rsid w:val="00237242"/>
    <w:rsid w:val="002375AB"/>
    <w:rsid w:val="0023763C"/>
    <w:rsid w:val="002378B2"/>
    <w:rsid w:val="00240A3A"/>
    <w:rsid w:val="00240CEA"/>
    <w:rsid w:val="00240DF3"/>
    <w:rsid w:val="00240F1A"/>
    <w:rsid w:val="00241735"/>
    <w:rsid w:val="00241A20"/>
    <w:rsid w:val="002420F2"/>
    <w:rsid w:val="00242862"/>
    <w:rsid w:val="00242AEE"/>
    <w:rsid w:val="00243123"/>
    <w:rsid w:val="0024384C"/>
    <w:rsid w:val="00243C5C"/>
    <w:rsid w:val="00243CD1"/>
    <w:rsid w:val="00243E07"/>
    <w:rsid w:val="0024497F"/>
    <w:rsid w:val="00244C14"/>
    <w:rsid w:val="00244E61"/>
    <w:rsid w:val="002451C3"/>
    <w:rsid w:val="00245718"/>
    <w:rsid w:val="00245941"/>
    <w:rsid w:val="00245A9C"/>
    <w:rsid w:val="00246088"/>
    <w:rsid w:val="00246819"/>
    <w:rsid w:val="002468ED"/>
    <w:rsid w:val="00246A3B"/>
    <w:rsid w:val="00246B50"/>
    <w:rsid w:val="00246D68"/>
    <w:rsid w:val="00247089"/>
    <w:rsid w:val="00247436"/>
    <w:rsid w:val="00247EB0"/>
    <w:rsid w:val="00250304"/>
    <w:rsid w:val="002513E3"/>
    <w:rsid w:val="0025168F"/>
    <w:rsid w:val="002517A1"/>
    <w:rsid w:val="002518DC"/>
    <w:rsid w:val="002521EF"/>
    <w:rsid w:val="00252352"/>
    <w:rsid w:val="00252C5B"/>
    <w:rsid w:val="0025343B"/>
    <w:rsid w:val="00253BA7"/>
    <w:rsid w:val="0025424D"/>
    <w:rsid w:val="00254409"/>
    <w:rsid w:val="00254834"/>
    <w:rsid w:val="00254D4B"/>
    <w:rsid w:val="00254F16"/>
    <w:rsid w:val="0025526B"/>
    <w:rsid w:val="0025533E"/>
    <w:rsid w:val="002554E2"/>
    <w:rsid w:val="00255665"/>
    <w:rsid w:val="00255733"/>
    <w:rsid w:val="002557ED"/>
    <w:rsid w:val="00255A50"/>
    <w:rsid w:val="00255C50"/>
    <w:rsid w:val="00256091"/>
    <w:rsid w:val="002561C8"/>
    <w:rsid w:val="00256363"/>
    <w:rsid w:val="002564DF"/>
    <w:rsid w:val="00256929"/>
    <w:rsid w:val="0025702E"/>
    <w:rsid w:val="00257B18"/>
    <w:rsid w:val="002605D4"/>
    <w:rsid w:val="00260969"/>
    <w:rsid w:val="00260AAC"/>
    <w:rsid w:val="0026123F"/>
    <w:rsid w:val="0026143E"/>
    <w:rsid w:val="00261539"/>
    <w:rsid w:val="00261961"/>
    <w:rsid w:val="00261C27"/>
    <w:rsid w:val="002622BE"/>
    <w:rsid w:val="002624AD"/>
    <w:rsid w:val="00262566"/>
    <w:rsid w:val="00262C05"/>
    <w:rsid w:val="00263192"/>
    <w:rsid w:val="0026322F"/>
    <w:rsid w:val="002634BD"/>
    <w:rsid w:val="00263533"/>
    <w:rsid w:val="00263792"/>
    <w:rsid w:val="002639B0"/>
    <w:rsid w:val="0026421B"/>
    <w:rsid w:val="002648C4"/>
    <w:rsid w:val="002652FC"/>
    <w:rsid w:val="002653AA"/>
    <w:rsid w:val="002655D6"/>
    <w:rsid w:val="00265A85"/>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ADE"/>
    <w:rsid w:val="00273B23"/>
    <w:rsid w:val="00273F65"/>
    <w:rsid w:val="0027460D"/>
    <w:rsid w:val="0027489C"/>
    <w:rsid w:val="002749D9"/>
    <w:rsid w:val="00274ED0"/>
    <w:rsid w:val="002751AF"/>
    <w:rsid w:val="002756CD"/>
    <w:rsid w:val="0027573C"/>
    <w:rsid w:val="00276062"/>
    <w:rsid w:val="00276090"/>
    <w:rsid w:val="002761E8"/>
    <w:rsid w:val="00276204"/>
    <w:rsid w:val="00276223"/>
    <w:rsid w:val="00276F10"/>
    <w:rsid w:val="00277747"/>
    <w:rsid w:val="00277F7E"/>
    <w:rsid w:val="002805C3"/>
    <w:rsid w:val="002808C9"/>
    <w:rsid w:val="00280C00"/>
    <w:rsid w:val="00281709"/>
    <w:rsid w:val="0028227D"/>
    <w:rsid w:val="002823A7"/>
    <w:rsid w:val="002823D5"/>
    <w:rsid w:val="00282566"/>
    <w:rsid w:val="002825CA"/>
    <w:rsid w:val="00282920"/>
    <w:rsid w:val="0028340D"/>
    <w:rsid w:val="0028389F"/>
    <w:rsid w:val="002838B2"/>
    <w:rsid w:val="002838C6"/>
    <w:rsid w:val="00283BBA"/>
    <w:rsid w:val="0028422C"/>
    <w:rsid w:val="00284872"/>
    <w:rsid w:val="002848D1"/>
    <w:rsid w:val="00284DA0"/>
    <w:rsid w:val="00284F52"/>
    <w:rsid w:val="002852B4"/>
    <w:rsid w:val="00285B6E"/>
    <w:rsid w:val="00286336"/>
    <w:rsid w:val="002865A2"/>
    <w:rsid w:val="00286815"/>
    <w:rsid w:val="00286CE4"/>
    <w:rsid w:val="00286CEA"/>
    <w:rsid w:val="00286E45"/>
    <w:rsid w:val="00287133"/>
    <w:rsid w:val="00287494"/>
    <w:rsid w:val="002874D0"/>
    <w:rsid w:val="00287583"/>
    <w:rsid w:val="00287985"/>
    <w:rsid w:val="00287B59"/>
    <w:rsid w:val="0029024F"/>
    <w:rsid w:val="00290E58"/>
    <w:rsid w:val="00290FB7"/>
    <w:rsid w:val="002916AF"/>
    <w:rsid w:val="002916EE"/>
    <w:rsid w:val="00291751"/>
    <w:rsid w:val="00292044"/>
    <w:rsid w:val="002922C3"/>
    <w:rsid w:val="002922EC"/>
    <w:rsid w:val="00292809"/>
    <w:rsid w:val="00292C70"/>
    <w:rsid w:val="00292C7F"/>
    <w:rsid w:val="00292D1B"/>
    <w:rsid w:val="002935E8"/>
    <w:rsid w:val="002938DE"/>
    <w:rsid w:val="00293AF7"/>
    <w:rsid w:val="00293DF3"/>
    <w:rsid w:val="00294014"/>
    <w:rsid w:val="00294044"/>
    <w:rsid w:val="002943EF"/>
    <w:rsid w:val="0029440A"/>
    <w:rsid w:val="00294B47"/>
    <w:rsid w:val="002951E5"/>
    <w:rsid w:val="002956EF"/>
    <w:rsid w:val="00295B0F"/>
    <w:rsid w:val="0029657A"/>
    <w:rsid w:val="002965D0"/>
    <w:rsid w:val="002965DD"/>
    <w:rsid w:val="002970F2"/>
    <w:rsid w:val="002979BF"/>
    <w:rsid w:val="0029B66B"/>
    <w:rsid w:val="002A0C1C"/>
    <w:rsid w:val="002A0CAB"/>
    <w:rsid w:val="002A0E8C"/>
    <w:rsid w:val="002A1130"/>
    <w:rsid w:val="002A1599"/>
    <w:rsid w:val="002A18FE"/>
    <w:rsid w:val="002A2125"/>
    <w:rsid w:val="002A22C1"/>
    <w:rsid w:val="002A2439"/>
    <w:rsid w:val="002A271A"/>
    <w:rsid w:val="002A2C19"/>
    <w:rsid w:val="002A2CBE"/>
    <w:rsid w:val="002A3009"/>
    <w:rsid w:val="002A3833"/>
    <w:rsid w:val="002A3D32"/>
    <w:rsid w:val="002A4AB6"/>
    <w:rsid w:val="002A4E48"/>
    <w:rsid w:val="002A4F5B"/>
    <w:rsid w:val="002A5605"/>
    <w:rsid w:val="002A5B35"/>
    <w:rsid w:val="002A5CBB"/>
    <w:rsid w:val="002A5DCA"/>
    <w:rsid w:val="002A5F6D"/>
    <w:rsid w:val="002A608C"/>
    <w:rsid w:val="002A6449"/>
    <w:rsid w:val="002A6A73"/>
    <w:rsid w:val="002A7CF1"/>
    <w:rsid w:val="002A7DFD"/>
    <w:rsid w:val="002B05D3"/>
    <w:rsid w:val="002B08BB"/>
    <w:rsid w:val="002B09AF"/>
    <w:rsid w:val="002B0CE0"/>
    <w:rsid w:val="002B1222"/>
    <w:rsid w:val="002B198C"/>
    <w:rsid w:val="002B309F"/>
    <w:rsid w:val="002B320B"/>
    <w:rsid w:val="002B32F2"/>
    <w:rsid w:val="002B3336"/>
    <w:rsid w:val="002B33BC"/>
    <w:rsid w:val="002B3DD4"/>
    <w:rsid w:val="002B3EAB"/>
    <w:rsid w:val="002B40D5"/>
    <w:rsid w:val="002B464E"/>
    <w:rsid w:val="002B475F"/>
    <w:rsid w:val="002B5299"/>
    <w:rsid w:val="002B5642"/>
    <w:rsid w:val="002B5F93"/>
    <w:rsid w:val="002B60B4"/>
    <w:rsid w:val="002B60E1"/>
    <w:rsid w:val="002B6172"/>
    <w:rsid w:val="002B6428"/>
    <w:rsid w:val="002B70F2"/>
    <w:rsid w:val="002B7396"/>
    <w:rsid w:val="002B79F0"/>
    <w:rsid w:val="002C0174"/>
    <w:rsid w:val="002C02E3"/>
    <w:rsid w:val="002C0553"/>
    <w:rsid w:val="002C0591"/>
    <w:rsid w:val="002C0BE2"/>
    <w:rsid w:val="002C0F9E"/>
    <w:rsid w:val="002C131E"/>
    <w:rsid w:val="002C1698"/>
    <w:rsid w:val="002C1A2A"/>
    <w:rsid w:val="002C1F87"/>
    <w:rsid w:val="002C1F8E"/>
    <w:rsid w:val="002C2794"/>
    <w:rsid w:val="002C2E5C"/>
    <w:rsid w:val="002C3516"/>
    <w:rsid w:val="002C35C0"/>
    <w:rsid w:val="002C36A2"/>
    <w:rsid w:val="002C3960"/>
    <w:rsid w:val="002C3A5C"/>
    <w:rsid w:val="002C421E"/>
    <w:rsid w:val="002C43A2"/>
    <w:rsid w:val="002C4576"/>
    <w:rsid w:val="002C4655"/>
    <w:rsid w:val="002C4B2B"/>
    <w:rsid w:val="002C4B9A"/>
    <w:rsid w:val="002C4BD1"/>
    <w:rsid w:val="002C4C42"/>
    <w:rsid w:val="002C54FB"/>
    <w:rsid w:val="002C58D9"/>
    <w:rsid w:val="002C5BAD"/>
    <w:rsid w:val="002C5D9B"/>
    <w:rsid w:val="002C5E0C"/>
    <w:rsid w:val="002C5FF2"/>
    <w:rsid w:val="002C64C5"/>
    <w:rsid w:val="002C64EC"/>
    <w:rsid w:val="002C6521"/>
    <w:rsid w:val="002C6990"/>
    <w:rsid w:val="002C745C"/>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4B2F"/>
    <w:rsid w:val="002D5704"/>
    <w:rsid w:val="002D5709"/>
    <w:rsid w:val="002D585A"/>
    <w:rsid w:val="002D5E6C"/>
    <w:rsid w:val="002D60B3"/>
    <w:rsid w:val="002D6EFD"/>
    <w:rsid w:val="002D7A4F"/>
    <w:rsid w:val="002D7B97"/>
    <w:rsid w:val="002E10EE"/>
    <w:rsid w:val="002E16C3"/>
    <w:rsid w:val="002E1D25"/>
    <w:rsid w:val="002E1E4F"/>
    <w:rsid w:val="002E1E97"/>
    <w:rsid w:val="002E2077"/>
    <w:rsid w:val="002E211B"/>
    <w:rsid w:val="002E26C7"/>
    <w:rsid w:val="002E2E18"/>
    <w:rsid w:val="002E3123"/>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616"/>
    <w:rsid w:val="002E6854"/>
    <w:rsid w:val="002E6F3B"/>
    <w:rsid w:val="002E744A"/>
    <w:rsid w:val="002E744C"/>
    <w:rsid w:val="002E763B"/>
    <w:rsid w:val="002E7DA0"/>
    <w:rsid w:val="002E7F95"/>
    <w:rsid w:val="002F001B"/>
    <w:rsid w:val="002F0191"/>
    <w:rsid w:val="002F0664"/>
    <w:rsid w:val="002F07F2"/>
    <w:rsid w:val="002F09D3"/>
    <w:rsid w:val="002F106B"/>
    <w:rsid w:val="002F15FF"/>
    <w:rsid w:val="002F163E"/>
    <w:rsid w:val="002F1CC2"/>
    <w:rsid w:val="002F2480"/>
    <w:rsid w:val="002F291C"/>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1E66"/>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961"/>
    <w:rsid w:val="00307B1E"/>
    <w:rsid w:val="00310009"/>
    <w:rsid w:val="0031045A"/>
    <w:rsid w:val="00310805"/>
    <w:rsid w:val="00310C67"/>
    <w:rsid w:val="00310DA7"/>
    <w:rsid w:val="003114E9"/>
    <w:rsid w:val="00311DAA"/>
    <w:rsid w:val="0031259F"/>
    <w:rsid w:val="00313244"/>
    <w:rsid w:val="003137C4"/>
    <w:rsid w:val="003138E8"/>
    <w:rsid w:val="003139A4"/>
    <w:rsid w:val="00313EDB"/>
    <w:rsid w:val="00314097"/>
    <w:rsid w:val="003143B1"/>
    <w:rsid w:val="00314684"/>
    <w:rsid w:val="003146FC"/>
    <w:rsid w:val="0031479E"/>
    <w:rsid w:val="003148A3"/>
    <w:rsid w:val="00314AD3"/>
    <w:rsid w:val="00314CD6"/>
    <w:rsid w:val="00314D35"/>
    <w:rsid w:val="00314DEF"/>
    <w:rsid w:val="00314E14"/>
    <w:rsid w:val="00314F95"/>
    <w:rsid w:val="00315003"/>
    <w:rsid w:val="0031592C"/>
    <w:rsid w:val="00315EAF"/>
    <w:rsid w:val="00315F18"/>
    <w:rsid w:val="00316008"/>
    <w:rsid w:val="00316930"/>
    <w:rsid w:val="003172F7"/>
    <w:rsid w:val="00317303"/>
    <w:rsid w:val="00317635"/>
    <w:rsid w:val="003176A9"/>
    <w:rsid w:val="00317AFC"/>
    <w:rsid w:val="003203CC"/>
    <w:rsid w:val="00320FBE"/>
    <w:rsid w:val="003214B4"/>
    <w:rsid w:val="00321E35"/>
    <w:rsid w:val="0032211F"/>
    <w:rsid w:val="00322876"/>
    <w:rsid w:val="00322A69"/>
    <w:rsid w:val="00322D73"/>
    <w:rsid w:val="00322FB5"/>
    <w:rsid w:val="00323558"/>
    <w:rsid w:val="0032379F"/>
    <w:rsid w:val="00323DF4"/>
    <w:rsid w:val="00323DF8"/>
    <w:rsid w:val="00323E96"/>
    <w:rsid w:val="003245BE"/>
    <w:rsid w:val="0032648C"/>
    <w:rsid w:val="00326B01"/>
    <w:rsid w:val="00326B76"/>
    <w:rsid w:val="00327092"/>
    <w:rsid w:val="003275AB"/>
    <w:rsid w:val="003278E8"/>
    <w:rsid w:val="00330A6E"/>
    <w:rsid w:val="00330C4E"/>
    <w:rsid w:val="00331082"/>
    <w:rsid w:val="00331086"/>
    <w:rsid w:val="0033124B"/>
    <w:rsid w:val="00331555"/>
    <w:rsid w:val="00331BED"/>
    <w:rsid w:val="00332261"/>
    <w:rsid w:val="00332C54"/>
    <w:rsid w:val="00332E64"/>
    <w:rsid w:val="0033327A"/>
    <w:rsid w:val="003337E7"/>
    <w:rsid w:val="00333916"/>
    <w:rsid w:val="00333964"/>
    <w:rsid w:val="00333C90"/>
    <w:rsid w:val="00333CA0"/>
    <w:rsid w:val="00333EBD"/>
    <w:rsid w:val="00334B1B"/>
    <w:rsid w:val="003353E3"/>
    <w:rsid w:val="00335EB3"/>
    <w:rsid w:val="00335FD1"/>
    <w:rsid w:val="00336615"/>
    <w:rsid w:val="00336C36"/>
    <w:rsid w:val="003371DA"/>
    <w:rsid w:val="00337B06"/>
    <w:rsid w:val="00337C60"/>
    <w:rsid w:val="0034024A"/>
    <w:rsid w:val="003403DD"/>
    <w:rsid w:val="003408B8"/>
    <w:rsid w:val="003408CF"/>
    <w:rsid w:val="0034175A"/>
    <w:rsid w:val="0034181C"/>
    <w:rsid w:val="00341825"/>
    <w:rsid w:val="00341A3E"/>
    <w:rsid w:val="00341B93"/>
    <w:rsid w:val="003426C9"/>
    <w:rsid w:val="00342825"/>
    <w:rsid w:val="00342B0B"/>
    <w:rsid w:val="00342F9B"/>
    <w:rsid w:val="00343EBC"/>
    <w:rsid w:val="0034447D"/>
    <w:rsid w:val="00344988"/>
    <w:rsid w:val="003453FD"/>
    <w:rsid w:val="003456A0"/>
    <w:rsid w:val="00345BDF"/>
    <w:rsid w:val="00347173"/>
    <w:rsid w:val="00347265"/>
    <w:rsid w:val="00347329"/>
    <w:rsid w:val="00347B4B"/>
    <w:rsid w:val="00347C39"/>
    <w:rsid w:val="003503BC"/>
    <w:rsid w:val="00350AAD"/>
    <w:rsid w:val="00351767"/>
    <w:rsid w:val="00351F86"/>
    <w:rsid w:val="00351FCE"/>
    <w:rsid w:val="00352601"/>
    <w:rsid w:val="003528FF"/>
    <w:rsid w:val="00352938"/>
    <w:rsid w:val="00353068"/>
    <w:rsid w:val="003535DF"/>
    <w:rsid w:val="003538B7"/>
    <w:rsid w:val="00353A4F"/>
    <w:rsid w:val="0035520C"/>
    <w:rsid w:val="0035538F"/>
    <w:rsid w:val="00355541"/>
    <w:rsid w:val="00355849"/>
    <w:rsid w:val="00355975"/>
    <w:rsid w:val="003561B5"/>
    <w:rsid w:val="003562F5"/>
    <w:rsid w:val="0035666A"/>
    <w:rsid w:val="003569CF"/>
    <w:rsid w:val="00356C3D"/>
    <w:rsid w:val="003570EC"/>
    <w:rsid w:val="003579C3"/>
    <w:rsid w:val="00357B63"/>
    <w:rsid w:val="00357B6B"/>
    <w:rsid w:val="00357C44"/>
    <w:rsid w:val="00360800"/>
    <w:rsid w:val="00360BC2"/>
    <w:rsid w:val="00360DD2"/>
    <w:rsid w:val="00360F30"/>
    <w:rsid w:val="00361047"/>
    <w:rsid w:val="00361369"/>
    <w:rsid w:val="003621CF"/>
    <w:rsid w:val="00362353"/>
    <w:rsid w:val="003625B8"/>
    <w:rsid w:val="003631B6"/>
    <w:rsid w:val="003631E0"/>
    <w:rsid w:val="0036336A"/>
    <w:rsid w:val="0036340B"/>
    <w:rsid w:val="00363E5D"/>
    <w:rsid w:val="00363EB0"/>
    <w:rsid w:val="0036403E"/>
    <w:rsid w:val="00364226"/>
    <w:rsid w:val="003646B8"/>
    <w:rsid w:val="0036474B"/>
    <w:rsid w:val="00364CCF"/>
    <w:rsid w:val="00364EDE"/>
    <w:rsid w:val="0036500D"/>
    <w:rsid w:val="00365577"/>
    <w:rsid w:val="00365F2D"/>
    <w:rsid w:val="0036655C"/>
    <w:rsid w:val="00366E4C"/>
    <w:rsid w:val="0036719C"/>
    <w:rsid w:val="00367CDD"/>
    <w:rsid w:val="003707C1"/>
    <w:rsid w:val="00370845"/>
    <w:rsid w:val="003713D6"/>
    <w:rsid w:val="00371FDE"/>
    <w:rsid w:val="00372CE6"/>
    <w:rsid w:val="00372DC2"/>
    <w:rsid w:val="00372E19"/>
    <w:rsid w:val="0037308A"/>
    <w:rsid w:val="00373434"/>
    <w:rsid w:val="003737A9"/>
    <w:rsid w:val="00373881"/>
    <w:rsid w:val="0037388B"/>
    <w:rsid w:val="00373A03"/>
    <w:rsid w:val="00373E3A"/>
    <w:rsid w:val="0037470B"/>
    <w:rsid w:val="0037531B"/>
    <w:rsid w:val="003757B1"/>
    <w:rsid w:val="003759D6"/>
    <w:rsid w:val="00375A40"/>
    <w:rsid w:val="00375D26"/>
    <w:rsid w:val="00375D57"/>
    <w:rsid w:val="00375D9A"/>
    <w:rsid w:val="00375FB3"/>
    <w:rsid w:val="00376E1F"/>
    <w:rsid w:val="00376E5D"/>
    <w:rsid w:val="00376F40"/>
    <w:rsid w:val="0037715A"/>
    <w:rsid w:val="003774A2"/>
    <w:rsid w:val="00377742"/>
    <w:rsid w:val="00377827"/>
    <w:rsid w:val="0037798B"/>
    <w:rsid w:val="003779DD"/>
    <w:rsid w:val="00380062"/>
    <w:rsid w:val="00380167"/>
    <w:rsid w:val="00380782"/>
    <w:rsid w:val="00381201"/>
    <w:rsid w:val="00381560"/>
    <w:rsid w:val="003816AD"/>
    <w:rsid w:val="00381ADC"/>
    <w:rsid w:val="00382046"/>
    <w:rsid w:val="003822A3"/>
    <w:rsid w:val="003826BD"/>
    <w:rsid w:val="0038286B"/>
    <w:rsid w:val="00382A19"/>
    <w:rsid w:val="00382B2E"/>
    <w:rsid w:val="00382BF7"/>
    <w:rsid w:val="00382DDF"/>
    <w:rsid w:val="00382EC0"/>
    <w:rsid w:val="00383067"/>
    <w:rsid w:val="00384237"/>
    <w:rsid w:val="00384A47"/>
    <w:rsid w:val="00384AD1"/>
    <w:rsid w:val="00384B85"/>
    <w:rsid w:val="00384C99"/>
    <w:rsid w:val="00384D6E"/>
    <w:rsid w:val="00384EA0"/>
    <w:rsid w:val="003858E9"/>
    <w:rsid w:val="00385A8C"/>
    <w:rsid w:val="00385B62"/>
    <w:rsid w:val="003869AA"/>
    <w:rsid w:val="00386C5C"/>
    <w:rsid w:val="00386F8B"/>
    <w:rsid w:val="00387216"/>
    <w:rsid w:val="003872C9"/>
    <w:rsid w:val="00390391"/>
    <w:rsid w:val="00390647"/>
    <w:rsid w:val="00390748"/>
    <w:rsid w:val="0039074D"/>
    <w:rsid w:val="00390770"/>
    <w:rsid w:val="0039086F"/>
    <w:rsid w:val="003908E4"/>
    <w:rsid w:val="00390D76"/>
    <w:rsid w:val="00390EC5"/>
    <w:rsid w:val="0039139B"/>
    <w:rsid w:val="0039183F"/>
    <w:rsid w:val="00391FBB"/>
    <w:rsid w:val="00392169"/>
    <w:rsid w:val="0039271F"/>
    <w:rsid w:val="003932DB"/>
    <w:rsid w:val="0039356D"/>
    <w:rsid w:val="00393BA3"/>
    <w:rsid w:val="0039469E"/>
    <w:rsid w:val="00395121"/>
    <w:rsid w:val="003953C3"/>
    <w:rsid w:val="00395863"/>
    <w:rsid w:val="00395C8B"/>
    <w:rsid w:val="00396154"/>
    <w:rsid w:val="0039623F"/>
    <w:rsid w:val="00396567"/>
    <w:rsid w:val="00396733"/>
    <w:rsid w:val="00396B29"/>
    <w:rsid w:val="00396EE8"/>
    <w:rsid w:val="00397188"/>
    <w:rsid w:val="00397480"/>
    <w:rsid w:val="003979B2"/>
    <w:rsid w:val="00397A49"/>
    <w:rsid w:val="00397E4F"/>
    <w:rsid w:val="003A0117"/>
    <w:rsid w:val="003A0197"/>
    <w:rsid w:val="003A0820"/>
    <w:rsid w:val="003A0E72"/>
    <w:rsid w:val="003A110F"/>
    <w:rsid w:val="003A1266"/>
    <w:rsid w:val="003A1541"/>
    <w:rsid w:val="003A17FB"/>
    <w:rsid w:val="003A1A7C"/>
    <w:rsid w:val="003A1DE8"/>
    <w:rsid w:val="003A2092"/>
    <w:rsid w:val="003A20E0"/>
    <w:rsid w:val="003A26F6"/>
    <w:rsid w:val="003A282B"/>
    <w:rsid w:val="003A2D78"/>
    <w:rsid w:val="003A2E9B"/>
    <w:rsid w:val="003A33DF"/>
    <w:rsid w:val="003A3410"/>
    <w:rsid w:val="003A379A"/>
    <w:rsid w:val="003A44E1"/>
    <w:rsid w:val="003A4BE6"/>
    <w:rsid w:val="003A4C69"/>
    <w:rsid w:val="003A4D1E"/>
    <w:rsid w:val="003A54C4"/>
    <w:rsid w:val="003A55F1"/>
    <w:rsid w:val="003A57FB"/>
    <w:rsid w:val="003A586F"/>
    <w:rsid w:val="003A5F22"/>
    <w:rsid w:val="003A65A7"/>
    <w:rsid w:val="003A68A5"/>
    <w:rsid w:val="003A6BF7"/>
    <w:rsid w:val="003A6CD6"/>
    <w:rsid w:val="003A714D"/>
    <w:rsid w:val="003A74A7"/>
    <w:rsid w:val="003A7653"/>
    <w:rsid w:val="003A7F46"/>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5E4E"/>
    <w:rsid w:val="003C5E66"/>
    <w:rsid w:val="003C6D7A"/>
    <w:rsid w:val="003C7263"/>
    <w:rsid w:val="003C754A"/>
    <w:rsid w:val="003C7856"/>
    <w:rsid w:val="003C78DC"/>
    <w:rsid w:val="003D023C"/>
    <w:rsid w:val="003D064A"/>
    <w:rsid w:val="003D0732"/>
    <w:rsid w:val="003D0A43"/>
    <w:rsid w:val="003D0D37"/>
    <w:rsid w:val="003D1017"/>
    <w:rsid w:val="003D139E"/>
    <w:rsid w:val="003D1CF0"/>
    <w:rsid w:val="003D2A3F"/>
    <w:rsid w:val="003D2CBD"/>
    <w:rsid w:val="003D3146"/>
    <w:rsid w:val="003D31A0"/>
    <w:rsid w:val="003D3ADA"/>
    <w:rsid w:val="003D3BFB"/>
    <w:rsid w:val="003D46BA"/>
    <w:rsid w:val="003D4864"/>
    <w:rsid w:val="003D4A66"/>
    <w:rsid w:val="003D546C"/>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11E"/>
    <w:rsid w:val="003E1DF6"/>
    <w:rsid w:val="003E29B7"/>
    <w:rsid w:val="003E2A42"/>
    <w:rsid w:val="003E2A7D"/>
    <w:rsid w:val="003E2BD6"/>
    <w:rsid w:val="003E2C12"/>
    <w:rsid w:val="003E2E92"/>
    <w:rsid w:val="003E30D2"/>
    <w:rsid w:val="003E3352"/>
    <w:rsid w:val="003E33E7"/>
    <w:rsid w:val="003E34F9"/>
    <w:rsid w:val="003E362B"/>
    <w:rsid w:val="003E4478"/>
    <w:rsid w:val="003E4524"/>
    <w:rsid w:val="003E4A17"/>
    <w:rsid w:val="003E4D05"/>
    <w:rsid w:val="003E4F58"/>
    <w:rsid w:val="003E513B"/>
    <w:rsid w:val="003E5913"/>
    <w:rsid w:val="003E5EA1"/>
    <w:rsid w:val="003E5F33"/>
    <w:rsid w:val="003E5FAF"/>
    <w:rsid w:val="003E613D"/>
    <w:rsid w:val="003E631D"/>
    <w:rsid w:val="003E6505"/>
    <w:rsid w:val="003E659F"/>
    <w:rsid w:val="003E6715"/>
    <w:rsid w:val="003E6721"/>
    <w:rsid w:val="003E675C"/>
    <w:rsid w:val="003E67E7"/>
    <w:rsid w:val="003E69DA"/>
    <w:rsid w:val="003E6BB8"/>
    <w:rsid w:val="003E6DB0"/>
    <w:rsid w:val="003E6DD1"/>
    <w:rsid w:val="003E6F3C"/>
    <w:rsid w:val="003E74CD"/>
    <w:rsid w:val="003E7670"/>
    <w:rsid w:val="003E7713"/>
    <w:rsid w:val="003E7D73"/>
    <w:rsid w:val="003E7F71"/>
    <w:rsid w:val="003F0215"/>
    <w:rsid w:val="003F03E2"/>
    <w:rsid w:val="003F0A83"/>
    <w:rsid w:val="003F0F5E"/>
    <w:rsid w:val="003F11C9"/>
    <w:rsid w:val="003F13F8"/>
    <w:rsid w:val="003F1418"/>
    <w:rsid w:val="003F184C"/>
    <w:rsid w:val="003F21D1"/>
    <w:rsid w:val="003F2555"/>
    <w:rsid w:val="003F2B96"/>
    <w:rsid w:val="003F342D"/>
    <w:rsid w:val="003F35EA"/>
    <w:rsid w:val="003F3640"/>
    <w:rsid w:val="003F395D"/>
    <w:rsid w:val="003F4266"/>
    <w:rsid w:val="003F43DD"/>
    <w:rsid w:val="003F43FE"/>
    <w:rsid w:val="003F4402"/>
    <w:rsid w:val="003F4876"/>
    <w:rsid w:val="003F4B7F"/>
    <w:rsid w:val="003F4E3D"/>
    <w:rsid w:val="003F55B1"/>
    <w:rsid w:val="003F5814"/>
    <w:rsid w:val="003F5DA3"/>
    <w:rsid w:val="003F5F0C"/>
    <w:rsid w:val="003F64AF"/>
    <w:rsid w:val="003F6556"/>
    <w:rsid w:val="003F683A"/>
    <w:rsid w:val="003F71DB"/>
    <w:rsid w:val="003F7DDA"/>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195"/>
    <w:rsid w:val="0040461A"/>
    <w:rsid w:val="004048DF"/>
    <w:rsid w:val="00404A0C"/>
    <w:rsid w:val="00404AD7"/>
    <w:rsid w:val="00404DE2"/>
    <w:rsid w:val="00405144"/>
    <w:rsid w:val="004051A7"/>
    <w:rsid w:val="0040554F"/>
    <w:rsid w:val="004059E2"/>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A64"/>
    <w:rsid w:val="00414BB9"/>
    <w:rsid w:val="00414D08"/>
    <w:rsid w:val="004151EC"/>
    <w:rsid w:val="00415822"/>
    <w:rsid w:val="004159A8"/>
    <w:rsid w:val="00415D86"/>
    <w:rsid w:val="00415D8E"/>
    <w:rsid w:val="004160AD"/>
    <w:rsid w:val="00416D2E"/>
    <w:rsid w:val="00416D3A"/>
    <w:rsid w:val="004172D3"/>
    <w:rsid w:val="004173C9"/>
    <w:rsid w:val="00417D7A"/>
    <w:rsid w:val="004206B8"/>
    <w:rsid w:val="0042075A"/>
    <w:rsid w:val="0042180F"/>
    <w:rsid w:val="0042195F"/>
    <w:rsid w:val="00422095"/>
    <w:rsid w:val="004224D7"/>
    <w:rsid w:val="00422AA7"/>
    <w:rsid w:val="00422DCF"/>
    <w:rsid w:val="004232B7"/>
    <w:rsid w:val="00423A4E"/>
    <w:rsid w:val="00423E11"/>
    <w:rsid w:val="00423F38"/>
    <w:rsid w:val="004240A4"/>
    <w:rsid w:val="0042447E"/>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1C7B"/>
    <w:rsid w:val="0043225C"/>
    <w:rsid w:val="00432DE6"/>
    <w:rsid w:val="004331DF"/>
    <w:rsid w:val="004336D5"/>
    <w:rsid w:val="004338C5"/>
    <w:rsid w:val="004339A1"/>
    <w:rsid w:val="00433E91"/>
    <w:rsid w:val="0043508F"/>
    <w:rsid w:val="00435434"/>
    <w:rsid w:val="00435453"/>
    <w:rsid w:val="004357D6"/>
    <w:rsid w:val="00436143"/>
    <w:rsid w:val="00436A79"/>
    <w:rsid w:val="00436C09"/>
    <w:rsid w:val="00436ECA"/>
    <w:rsid w:val="004371A6"/>
    <w:rsid w:val="004371B3"/>
    <w:rsid w:val="004371CD"/>
    <w:rsid w:val="00437564"/>
    <w:rsid w:val="00437649"/>
    <w:rsid w:val="0043780D"/>
    <w:rsid w:val="00437909"/>
    <w:rsid w:val="00437E7B"/>
    <w:rsid w:val="00437EF5"/>
    <w:rsid w:val="0044015E"/>
    <w:rsid w:val="0044033A"/>
    <w:rsid w:val="00440660"/>
    <w:rsid w:val="00440982"/>
    <w:rsid w:val="00440C81"/>
    <w:rsid w:val="0044119D"/>
    <w:rsid w:val="00441217"/>
    <w:rsid w:val="0044193F"/>
    <w:rsid w:val="004419F0"/>
    <w:rsid w:val="004423F1"/>
    <w:rsid w:val="00442692"/>
    <w:rsid w:val="0044271B"/>
    <w:rsid w:val="00442806"/>
    <w:rsid w:val="00442DDD"/>
    <w:rsid w:val="00442F49"/>
    <w:rsid w:val="00442F6F"/>
    <w:rsid w:val="00443016"/>
    <w:rsid w:val="0044326B"/>
    <w:rsid w:val="00443B32"/>
    <w:rsid w:val="00443D24"/>
    <w:rsid w:val="0044418E"/>
    <w:rsid w:val="004448F2"/>
    <w:rsid w:val="00444F1F"/>
    <w:rsid w:val="00444FBB"/>
    <w:rsid w:val="00445306"/>
    <w:rsid w:val="00445831"/>
    <w:rsid w:val="00445DC5"/>
    <w:rsid w:val="00445E6E"/>
    <w:rsid w:val="00446C9E"/>
    <w:rsid w:val="00446DFE"/>
    <w:rsid w:val="00447028"/>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2E69"/>
    <w:rsid w:val="00453417"/>
    <w:rsid w:val="00454102"/>
    <w:rsid w:val="004549C0"/>
    <w:rsid w:val="00454EA4"/>
    <w:rsid w:val="0045514D"/>
    <w:rsid w:val="00455313"/>
    <w:rsid w:val="0045568F"/>
    <w:rsid w:val="00455C06"/>
    <w:rsid w:val="00455DF3"/>
    <w:rsid w:val="00455E50"/>
    <w:rsid w:val="004560AD"/>
    <w:rsid w:val="004561B7"/>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3A0C"/>
    <w:rsid w:val="0046452B"/>
    <w:rsid w:val="00464ADE"/>
    <w:rsid w:val="00465BA0"/>
    <w:rsid w:val="00465EF7"/>
    <w:rsid w:val="004668EB"/>
    <w:rsid w:val="00466B57"/>
    <w:rsid w:val="0046709B"/>
    <w:rsid w:val="00467293"/>
    <w:rsid w:val="004673C0"/>
    <w:rsid w:val="00467808"/>
    <w:rsid w:val="00467BB6"/>
    <w:rsid w:val="00470D3A"/>
    <w:rsid w:val="0047131A"/>
    <w:rsid w:val="004715DD"/>
    <w:rsid w:val="004718BA"/>
    <w:rsid w:val="00471B47"/>
    <w:rsid w:val="00471EE2"/>
    <w:rsid w:val="0047244F"/>
    <w:rsid w:val="00472835"/>
    <w:rsid w:val="00472AC4"/>
    <w:rsid w:val="00473194"/>
    <w:rsid w:val="00473850"/>
    <w:rsid w:val="004739E2"/>
    <w:rsid w:val="00473A8D"/>
    <w:rsid w:val="0047415F"/>
    <w:rsid w:val="00475409"/>
    <w:rsid w:val="0047552D"/>
    <w:rsid w:val="0047574D"/>
    <w:rsid w:val="0047575E"/>
    <w:rsid w:val="00475FF1"/>
    <w:rsid w:val="00477172"/>
    <w:rsid w:val="0047758A"/>
    <w:rsid w:val="00477F51"/>
    <w:rsid w:val="0048077D"/>
    <w:rsid w:val="0048101E"/>
    <w:rsid w:val="0048149B"/>
    <w:rsid w:val="004818ED"/>
    <w:rsid w:val="00481B99"/>
    <w:rsid w:val="00481C3E"/>
    <w:rsid w:val="00481E50"/>
    <w:rsid w:val="004823CA"/>
    <w:rsid w:val="00482B17"/>
    <w:rsid w:val="00482CF4"/>
    <w:rsid w:val="004831DF"/>
    <w:rsid w:val="0048399C"/>
    <w:rsid w:val="00483C85"/>
    <w:rsid w:val="00483D44"/>
    <w:rsid w:val="00483E13"/>
    <w:rsid w:val="004841DA"/>
    <w:rsid w:val="00484206"/>
    <w:rsid w:val="00484249"/>
    <w:rsid w:val="004843B1"/>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2ED1"/>
    <w:rsid w:val="004934ED"/>
    <w:rsid w:val="00493B1F"/>
    <w:rsid w:val="00493FBB"/>
    <w:rsid w:val="00494381"/>
    <w:rsid w:val="00494391"/>
    <w:rsid w:val="0049457E"/>
    <w:rsid w:val="00494671"/>
    <w:rsid w:val="00494755"/>
    <w:rsid w:val="00494C97"/>
    <w:rsid w:val="00494D16"/>
    <w:rsid w:val="00494E95"/>
    <w:rsid w:val="0049519B"/>
    <w:rsid w:val="004955B7"/>
    <w:rsid w:val="004956A9"/>
    <w:rsid w:val="0049571E"/>
    <w:rsid w:val="00495C03"/>
    <w:rsid w:val="004960DF"/>
    <w:rsid w:val="00496592"/>
    <w:rsid w:val="00496870"/>
    <w:rsid w:val="00496DCC"/>
    <w:rsid w:val="00496F40"/>
    <w:rsid w:val="00497289"/>
    <w:rsid w:val="00497378"/>
    <w:rsid w:val="0049741A"/>
    <w:rsid w:val="00497EC6"/>
    <w:rsid w:val="004A0138"/>
    <w:rsid w:val="004A0504"/>
    <w:rsid w:val="004A07C0"/>
    <w:rsid w:val="004A0BFC"/>
    <w:rsid w:val="004A10D9"/>
    <w:rsid w:val="004A15EF"/>
    <w:rsid w:val="004A2126"/>
    <w:rsid w:val="004A2306"/>
    <w:rsid w:val="004A2482"/>
    <w:rsid w:val="004A282B"/>
    <w:rsid w:val="004A2889"/>
    <w:rsid w:val="004A292B"/>
    <w:rsid w:val="004A2AA5"/>
    <w:rsid w:val="004A2B08"/>
    <w:rsid w:val="004A2B46"/>
    <w:rsid w:val="004A2D10"/>
    <w:rsid w:val="004A2D4E"/>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020"/>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86C"/>
    <w:rsid w:val="004B4B1A"/>
    <w:rsid w:val="004B4D8C"/>
    <w:rsid w:val="004B5016"/>
    <w:rsid w:val="004B5160"/>
    <w:rsid w:val="004B5842"/>
    <w:rsid w:val="004B59FF"/>
    <w:rsid w:val="004B6220"/>
    <w:rsid w:val="004B625F"/>
    <w:rsid w:val="004B6609"/>
    <w:rsid w:val="004B6A1F"/>
    <w:rsid w:val="004B6E2C"/>
    <w:rsid w:val="004B78EE"/>
    <w:rsid w:val="004B7CAF"/>
    <w:rsid w:val="004C0366"/>
    <w:rsid w:val="004C0626"/>
    <w:rsid w:val="004C0726"/>
    <w:rsid w:val="004C08C1"/>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4E18"/>
    <w:rsid w:val="004E50CF"/>
    <w:rsid w:val="004E5C63"/>
    <w:rsid w:val="004E5E06"/>
    <w:rsid w:val="004E66BC"/>
    <w:rsid w:val="004E6DA8"/>
    <w:rsid w:val="004E7095"/>
    <w:rsid w:val="004E75D3"/>
    <w:rsid w:val="004E7C15"/>
    <w:rsid w:val="004F0035"/>
    <w:rsid w:val="004F09FA"/>
    <w:rsid w:val="004F0A77"/>
    <w:rsid w:val="004F0DA5"/>
    <w:rsid w:val="004F0DBD"/>
    <w:rsid w:val="004F117A"/>
    <w:rsid w:val="004F129A"/>
    <w:rsid w:val="004F2427"/>
    <w:rsid w:val="004F2539"/>
    <w:rsid w:val="004F267A"/>
    <w:rsid w:val="004F2CD0"/>
    <w:rsid w:val="004F2EF2"/>
    <w:rsid w:val="004F3290"/>
    <w:rsid w:val="004F32C1"/>
    <w:rsid w:val="004F32C4"/>
    <w:rsid w:val="004F3C99"/>
    <w:rsid w:val="004F439D"/>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865"/>
    <w:rsid w:val="00504ADE"/>
    <w:rsid w:val="00504DE3"/>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06B7"/>
    <w:rsid w:val="00510F80"/>
    <w:rsid w:val="005110C9"/>
    <w:rsid w:val="0051147F"/>
    <w:rsid w:val="00511816"/>
    <w:rsid w:val="00511AB3"/>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56D0"/>
    <w:rsid w:val="0051576C"/>
    <w:rsid w:val="00516438"/>
    <w:rsid w:val="00516BD0"/>
    <w:rsid w:val="00516E60"/>
    <w:rsid w:val="00517A12"/>
    <w:rsid w:val="00517A2E"/>
    <w:rsid w:val="005201E2"/>
    <w:rsid w:val="00520337"/>
    <w:rsid w:val="00520876"/>
    <w:rsid w:val="00520968"/>
    <w:rsid w:val="00521169"/>
    <w:rsid w:val="0052149B"/>
    <w:rsid w:val="005217EA"/>
    <w:rsid w:val="0052188D"/>
    <w:rsid w:val="00521FDC"/>
    <w:rsid w:val="00523AAA"/>
    <w:rsid w:val="00523AF1"/>
    <w:rsid w:val="00523C29"/>
    <w:rsid w:val="00523C8B"/>
    <w:rsid w:val="0052466E"/>
    <w:rsid w:val="00525423"/>
    <w:rsid w:val="005256E6"/>
    <w:rsid w:val="005257FB"/>
    <w:rsid w:val="00526052"/>
    <w:rsid w:val="00526C4B"/>
    <w:rsid w:val="00527040"/>
    <w:rsid w:val="00527253"/>
    <w:rsid w:val="00527296"/>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965"/>
    <w:rsid w:val="00532BE4"/>
    <w:rsid w:val="00532DA5"/>
    <w:rsid w:val="0053305B"/>
    <w:rsid w:val="005330AF"/>
    <w:rsid w:val="00534255"/>
    <w:rsid w:val="00534379"/>
    <w:rsid w:val="005343B5"/>
    <w:rsid w:val="005344EF"/>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C41"/>
    <w:rsid w:val="00541E7F"/>
    <w:rsid w:val="00542159"/>
    <w:rsid w:val="005421E9"/>
    <w:rsid w:val="0054245F"/>
    <w:rsid w:val="0054267A"/>
    <w:rsid w:val="00542F25"/>
    <w:rsid w:val="00543249"/>
    <w:rsid w:val="005437DE"/>
    <w:rsid w:val="005437FB"/>
    <w:rsid w:val="00543B5B"/>
    <w:rsid w:val="00543FC0"/>
    <w:rsid w:val="005442F8"/>
    <w:rsid w:val="00544533"/>
    <w:rsid w:val="00544BDD"/>
    <w:rsid w:val="00545CF5"/>
    <w:rsid w:val="0054623E"/>
    <w:rsid w:val="00546E81"/>
    <w:rsid w:val="005478F2"/>
    <w:rsid w:val="00550286"/>
    <w:rsid w:val="0055076D"/>
    <w:rsid w:val="00550837"/>
    <w:rsid w:val="00550EFD"/>
    <w:rsid w:val="00551433"/>
    <w:rsid w:val="0055146C"/>
    <w:rsid w:val="00551662"/>
    <w:rsid w:val="005517E5"/>
    <w:rsid w:val="00552345"/>
    <w:rsid w:val="00552440"/>
    <w:rsid w:val="00552896"/>
    <w:rsid w:val="00552ABA"/>
    <w:rsid w:val="00552BD9"/>
    <w:rsid w:val="00552CB4"/>
    <w:rsid w:val="00552CDE"/>
    <w:rsid w:val="00552E03"/>
    <w:rsid w:val="005530B2"/>
    <w:rsid w:val="005532A0"/>
    <w:rsid w:val="0055339A"/>
    <w:rsid w:val="005534EC"/>
    <w:rsid w:val="00553562"/>
    <w:rsid w:val="00553C7E"/>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1F9"/>
    <w:rsid w:val="005604C0"/>
    <w:rsid w:val="005609C3"/>
    <w:rsid w:val="00561DDC"/>
    <w:rsid w:val="00562753"/>
    <w:rsid w:val="00562DA8"/>
    <w:rsid w:val="0056310E"/>
    <w:rsid w:val="0056333D"/>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60"/>
    <w:rsid w:val="00571297"/>
    <w:rsid w:val="00571396"/>
    <w:rsid w:val="005717D3"/>
    <w:rsid w:val="005717E4"/>
    <w:rsid w:val="00571D33"/>
    <w:rsid w:val="00571FA7"/>
    <w:rsid w:val="00572786"/>
    <w:rsid w:val="00572902"/>
    <w:rsid w:val="00572AE0"/>
    <w:rsid w:val="005731F6"/>
    <w:rsid w:val="00573565"/>
    <w:rsid w:val="0057358F"/>
    <w:rsid w:val="005735ED"/>
    <w:rsid w:val="00573FA4"/>
    <w:rsid w:val="00574663"/>
    <w:rsid w:val="00574858"/>
    <w:rsid w:val="00574B64"/>
    <w:rsid w:val="00574BBE"/>
    <w:rsid w:val="00574D1E"/>
    <w:rsid w:val="0057563F"/>
    <w:rsid w:val="005756A0"/>
    <w:rsid w:val="005766CA"/>
    <w:rsid w:val="00576877"/>
    <w:rsid w:val="005775B9"/>
    <w:rsid w:val="005775DF"/>
    <w:rsid w:val="00577EC0"/>
    <w:rsid w:val="005804A9"/>
    <w:rsid w:val="0058065B"/>
    <w:rsid w:val="00580DF9"/>
    <w:rsid w:val="00581391"/>
    <w:rsid w:val="005816D0"/>
    <w:rsid w:val="005816DA"/>
    <w:rsid w:val="00581725"/>
    <w:rsid w:val="00581768"/>
    <w:rsid w:val="00581ED4"/>
    <w:rsid w:val="005828CF"/>
    <w:rsid w:val="0058296C"/>
    <w:rsid w:val="00582B01"/>
    <w:rsid w:val="00582CA5"/>
    <w:rsid w:val="005832AD"/>
    <w:rsid w:val="00583491"/>
    <w:rsid w:val="0058358E"/>
    <w:rsid w:val="005837D7"/>
    <w:rsid w:val="00583F98"/>
    <w:rsid w:val="00583FF2"/>
    <w:rsid w:val="00584085"/>
    <w:rsid w:val="00584226"/>
    <w:rsid w:val="005848F0"/>
    <w:rsid w:val="00584C9D"/>
    <w:rsid w:val="00584CA5"/>
    <w:rsid w:val="00584CD5"/>
    <w:rsid w:val="00584FF9"/>
    <w:rsid w:val="00585023"/>
    <w:rsid w:val="00585538"/>
    <w:rsid w:val="00585A24"/>
    <w:rsid w:val="00585AD4"/>
    <w:rsid w:val="00585FA3"/>
    <w:rsid w:val="005862DF"/>
    <w:rsid w:val="00586450"/>
    <w:rsid w:val="00586534"/>
    <w:rsid w:val="005873EC"/>
    <w:rsid w:val="0058774F"/>
    <w:rsid w:val="00590026"/>
    <w:rsid w:val="005904CD"/>
    <w:rsid w:val="00590DCB"/>
    <w:rsid w:val="00590EA9"/>
    <w:rsid w:val="00591C49"/>
    <w:rsid w:val="00591E9E"/>
    <w:rsid w:val="00592124"/>
    <w:rsid w:val="0059216C"/>
    <w:rsid w:val="00593069"/>
    <w:rsid w:val="005935C1"/>
    <w:rsid w:val="00593684"/>
    <w:rsid w:val="005936E6"/>
    <w:rsid w:val="005937A2"/>
    <w:rsid w:val="00593B45"/>
    <w:rsid w:val="00593C2C"/>
    <w:rsid w:val="00593CC5"/>
    <w:rsid w:val="00593D26"/>
    <w:rsid w:val="00593FD7"/>
    <w:rsid w:val="005946AC"/>
    <w:rsid w:val="005946C3"/>
    <w:rsid w:val="00594762"/>
    <w:rsid w:val="00594B3D"/>
    <w:rsid w:val="00594D21"/>
    <w:rsid w:val="00594D82"/>
    <w:rsid w:val="00594E19"/>
    <w:rsid w:val="0059578E"/>
    <w:rsid w:val="00595BAF"/>
    <w:rsid w:val="00595E84"/>
    <w:rsid w:val="00596066"/>
    <w:rsid w:val="005960F0"/>
    <w:rsid w:val="0059689B"/>
    <w:rsid w:val="00596BD7"/>
    <w:rsid w:val="005974DA"/>
    <w:rsid w:val="005977FB"/>
    <w:rsid w:val="00597C23"/>
    <w:rsid w:val="005A01DE"/>
    <w:rsid w:val="005A03CA"/>
    <w:rsid w:val="005A0F85"/>
    <w:rsid w:val="005A1151"/>
    <w:rsid w:val="005A12F9"/>
    <w:rsid w:val="005A14EE"/>
    <w:rsid w:val="005A177C"/>
    <w:rsid w:val="005A1A5F"/>
    <w:rsid w:val="005A1E68"/>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52C"/>
    <w:rsid w:val="005A5E8A"/>
    <w:rsid w:val="005A60F3"/>
    <w:rsid w:val="005A6983"/>
    <w:rsid w:val="005A6B00"/>
    <w:rsid w:val="005A6E01"/>
    <w:rsid w:val="005A7715"/>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825"/>
    <w:rsid w:val="005B2F48"/>
    <w:rsid w:val="005B346A"/>
    <w:rsid w:val="005B46FB"/>
    <w:rsid w:val="005B4A64"/>
    <w:rsid w:val="005B4EC8"/>
    <w:rsid w:val="005B5555"/>
    <w:rsid w:val="005B56D7"/>
    <w:rsid w:val="005B5D5F"/>
    <w:rsid w:val="005B610D"/>
    <w:rsid w:val="005B631D"/>
    <w:rsid w:val="005B6465"/>
    <w:rsid w:val="005B651E"/>
    <w:rsid w:val="005B65DB"/>
    <w:rsid w:val="005B675A"/>
    <w:rsid w:val="005B6834"/>
    <w:rsid w:val="005B6842"/>
    <w:rsid w:val="005B6CE7"/>
    <w:rsid w:val="005B7204"/>
    <w:rsid w:val="005B76E4"/>
    <w:rsid w:val="005B7A84"/>
    <w:rsid w:val="005B7B98"/>
    <w:rsid w:val="005B7DDD"/>
    <w:rsid w:val="005B7E57"/>
    <w:rsid w:val="005C002E"/>
    <w:rsid w:val="005C0441"/>
    <w:rsid w:val="005C069F"/>
    <w:rsid w:val="005C16BB"/>
    <w:rsid w:val="005C1D4A"/>
    <w:rsid w:val="005C1DED"/>
    <w:rsid w:val="005C1E38"/>
    <w:rsid w:val="005C2575"/>
    <w:rsid w:val="005C31FF"/>
    <w:rsid w:val="005C39A5"/>
    <w:rsid w:val="005C3A9E"/>
    <w:rsid w:val="005C3CC3"/>
    <w:rsid w:val="005C41AF"/>
    <w:rsid w:val="005C462F"/>
    <w:rsid w:val="005C4FD4"/>
    <w:rsid w:val="005C4FE5"/>
    <w:rsid w:val="005C51A8"/>
    <w:rsid w:val="005C549F"/>
    <w:rsid w:val="005C55AF"/>
    <w:rsid w:val="005C5663"/>
    <w:rsid w:val="005C57D0"/>
    <w:rsid w:val="005C5DEF"/>
    <w:rsid w:val="005C6103"/>
    <w:rsid w:val="005C67A8"/>
    <w:rsid w:val="005C7388"/>
    <w:rsid w:val="005C796A"/>
    <w:rsid w:val="005C79E0"/>
    <w:rsid w:val="005C7D90"/>
    <w:rsid w:val="005C7DF4"/>
    <w:rsid w:val="005C7F79"/>
    <w:rsid w:val="005D06CA"/>
    <w:rsid w:val="005D06D2"/>
    <w:rsid w:val="005D10B4"/>
    <w:rsid w:val="005D1545"/>
    <w:rsid w:val="005D1CE1"/>
    <w:rsid w:val="005D1DB2"/>
    <w:rsid w:val="005D1F88"/>
    <w:rsid w:val="005D259C"/>
    <w:rsid w:val="005D29BA"/>
    <w:rsid w:val="005D4065"/>
    <w:rsid w:val="005D40A1"/>
    <w:rsid w:val="005D44F6"/>
    <w:rsid w:val="005D4769"/>
    <w:rsid w:val="005D48E9"/>
    <w:rsid w:val="005D4A92"/>
    <w:rsid w:val="005D4FD0"/>
    <w:rsid w:val="005D53CC"/>
    <w:rsid w:val="005D5445"/>
    <w:rsid w:val="005D5635"/>
    <w:rsid w:val="005D6060"/>
    <w:rsid w:val="005D6A2B"/>
    <w:rsid w:val="005D73E8"/>
    <w:rsid w:val="005D7706"/>
    <w:rsid w:val="005D7C41"/>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979"/>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26D"/>
    <w:rsid w:val="005F067A"/>
    <w:rsid w:val="005F084F"/>
    <w:rsid w:val="005F0A49"/>
    <w:rsid w:val="005F0AD9"/>
    <w:rsid w:val="005F11A7"/>
    <w:rsid w:val="005F1828"/>
    <w:rsid w:val="005F20BA"/>
    <w:rsid w:val="005F2432"/>
    <w:rsid w:val="005F293E"/>
    <w:rsid w:val="005F2EC4"/>
    <w:rsid w:val="005F33CD"/>
    <w:rsid w:val="005F384B"/>
    <w:rsid w:val="005F41CA"/>
    <w:rsid w:val="005F460B"/>
    <w:rsid w:val="005F478E"/>
    <w:rsid w:val="005F4963"/>
    <w:rsid w:val="005F506C"/>
    <w:rsid w:val="005F5280"/>
    <w:rsid w:val="005F5705"/>
    <w:rsid w:val="005F5BAF"/>
    <w:rsid w:val="005F5CE2"/>
    <w:rsid w:val="005F6099"/>
    <w:rsid w:val="005F676F"/>
    <w:rsid w:val="005F6C89"/>
    <w:rsid w:val="005F6C9A"/>
    <w:rsid w:val="005F6CFC"/>
    <w:rsid w:val="005F6F2A"/>
    <w:rsid w:val="005F7273"/>
    <w:rsid w:val="006003D3"/>
    <w:rsid w:val="00600501"/>
    <w:rsid w:val="00600560"/>
    <w:rsid w:val="006009A7"/>
    <w:rsid w:val="00600F64"/>
    <w:rsid w:val="00601BEB"/>
    <w:rsid w:val="00601D25"/>
    <w:rsid w:val="00601E10"/>
    <w:rsid w:val="00602F51"/>
    <w:rsid w:val="006031D5"/>
    <w:rsid w:val="00603C65"/>
    <w:rsid w:val="00603F5C"/>
    <w:rsid w:val="006044F3"/>
    <w:rsid w:val="006045DD"/>
    <w:rsid w:val="00605158"/>
    <w:rsid w:val="0060539C"/>
    <w:rsid w:val="0060559C"/>
    <w:rsid w:val="00605E16"/>
    <w:rsid w:val="00605F97"/>
    <w:rsid w:val="0060642A"/>
    <w:rsid w:val="00606EEC"/>
    <w:rsid w:val="0060737B"/>
    <w:rsid w:val="006077A6"/>
    <w:rsid w:val="006079E3"/>
    <w:rsid w:val="00607A98"/>
    <w:rsid w:val="00607C5D"/>
    <w:rsid w:val="00610125"/>
    <w:rsid w:val="006104F8"/>
    <w:rsid w:val="00610740"/>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6A6"/>
    <w:rsid w:val="00613746"/>
    <w:rsid w:val="006145D4"/>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99C"/>
    <w:rsid w:val="00617D88"/>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276"/>
    <w:rsid w:val="00624571"/>
    <w:rsid w:val="006245B5"/>
    <w:rsid w:val="00624B9F"/>
    <w:rsid w:val="00624D6E"/>
    <w:rsid w:val="00624F87"/>
    <w:rsid w:val="006260AF"/>
    <w:rsid w:val="006261F1"/>
    <w:rsid w:val="0062673B"/>
    <w:rsid w:val="00626848"/>
    <w:rsid w:val="00626EA1"/>
    <w:rsid w:val="00626FDA"/>
    <w:rsid w:val="00627285"/>
    <w:rsid w:val="0062746B"/>
    <w:rsid w:val="006276F8"/>
    <w:rsid w:val="006278D7"/>
    <w:rsid w:val="00627C2B"/>
    <w:rsid w:val="006302E7"/>
    <w:rsid w:val="00630470"/>
    <w:rsid w:val="00630B96"/>
    <w:rsid w:val="00630BA0"/>
    <w:rsid w:val="00630BC3"/>
    <w:rsid w:val="00630D4B"/>
    <w:rsid w:val="00631350"/>
    <w:rsid w:val="00631CB2"/>
    <w:rsid w:val="00631D70"/>
    <w:rsid w:val="00631E47"/>
    <w:rsid w:val="00632115"/>
    <w:rsid w:val="00632749"/>
    <w:rsid w:val="00632836"/>
    <w:rsid w:val="006336A3"/>
    <w:rsid w:val="0063390C"/>
    <w:rsid w:val="00634E4E"/>
    <w:rsid w:val="00634F60"/>
    <w:rsid w:val="006352FB"/>
    <w:rsid w:val="00635B3F"/>
    <w:rsid w:val="00635FA8"/>
    <w:rsid w:val="00636378"/>
    <w:rsid w:val="00636600"/>
    <w:rsid w:val="00636608"/>
    <w:rsid w:val="00636CDF"/>
    <w:rsid w:val="00636DEC"/>
    <w:rsid w:val="00637441"/>
    <w:rsid w:val="00637597"/>
    <w:rsid w:val="00637613"/>
    <w:rsid w:val="00637E3B"/>
    <w:rsid w:val="00640033"/>
    <w:rsid w:val="00640180"/>
    <w:rsid w:val="00640305"/>
    <w:rsid w:val="00640383"/>
    <w:rsid w:val="006404D5"/>
    <w:rsid w:val="00640679"/>
    <w:rsid w:val="0064070D"/>
    <w:rsid w:val="0064112B"/>
    <w:rsid w:val="006412E9"/>
    <w:rsid w:val="00641E79"/>
    <w:rsid w:val="0064264A"/>
    <w:rsid w:val="00642912"/>
    <w:rsid w:val="00642A99"/>
    <w:rsid w:val="00642ADE"/>
    <w:rsid w:val="00642C20"/>
    <w:rsid w:val="0064328F"/>
    <w:rsid w:val="00643882"/>
    <w:rsid w:val="00643C11"/>
    <w:rsid w:val="00643D8C"/>
    <w:rsid w:val="0064416E"/>
    <w:rsid w:val="006446AC"/>
    <w:rsid w:val="00644757"/>
    <w:rsid w:val="006450F8"/>
    <w:rsid w:val="00645400"/>
    <w:rsid w:val="0064561F"/>
    <w:rsid w:val="0064567D"/>
    <w:rsid w:val="006456C8"/>
    <w:rsid w:val="00645E37"/>
    <w:rsid w:val="0064607F"/>
    <w:rsid w:val="006461DC"/>
    <w:rsid w:val="006462A3"/>
    <w:rsid w:val="00646AC0"/>
    <w:rsid w:val="0064759A"/>
    <w:rsid w:val="0064766A"/>
    <w:rsid w:val="006478D6"/>
    <w:rsid w:val="006479B0"/>
    <w:rsid w:val="00647D8D"/>
    <w:rsid w:val="00647DAB"/>
    <w:rsid w:val="00650261"/>
    <w:rsid w:val="00650324"/>
    <w:rsid w:val="00650342"/>
    <w:rsid w:val="006503C3"/>
    <w:rsid w:val="006507AF"/>
    <w:rsid w:val="00650D8B"/>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357"/>
    <w:rsid w:val="00657824"/>
    <w:rsid w:val="006602D3"/>
    <w:rsid w:val="006603C1"/>
    <w:rsid w:val="00660461"/>
    <w:rsid w:val="006607BE"/>
    <w:rsid w:val="006608EA"/>
    <w:rsid w:val="0066099A"/>
    <w:rsid w:val="00660BD0"/>
    <w:rsid w:val="0066160F"/>
    <w:rsid w:val="00661C03"/>
    <w:rsid w:val="00661E12"/>
    <w:rsid w:val="00661F8B"/>
    <w:rsid w:val="00662237"/>
    <w:rsid w:val="00662348"/>
    <w:rsid w:val="006623FF"/>
    <w:rsid w:val="006624F9"/>
    <w:rsid w:val="00662848"/>
    <w:rsid w:val="00662D59"/>
    <w:rsid w:val="006632B8"/>
    <w:rsid w:val="006634F0"/>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14B"/>
    <w:rsid w:val="00666848"/>
    <w:rsid w:val="006668D7"/>
    <w:rsid w:val="00666D44"/>
    <w:rsid w:val="00667226"/>
    <w:rsid w:val="006676DA"/>
    <w:rsid w:val="006679EA"/>
    <w:rsid w:val="00667C87"/>
    <w:rsid w:val="0067033C"/>
    <w:rsid w:val="00670C16"/>
    <w:rsid w:val="00670EF4"/>
    <w:rsid w:val="0067158C"/>
    <w:rsid w:val="00671816"/>
    <w:rsid w:val="00671EF8"/>
    <w:rsid w:val="00672312"/>
    <w:rsid w:val="00672339"/>
    <w:rsid w:val="00672377"/>
    <w:rsid w:val="00672890"/>
    <w:rsid w:val="0067329C"/>
    <w:rsid w:val="006734FA"/>
    <w:rsid w:val="0067357C"/>
    <w:rsid w:val="0067397B"/>
    <w:rsid w:val="00673C1A"/>
    <w:rsid w:val="00673D63"/>
    <w:rsid w:val="00673E31"/>
    <w:rsid w:val="0067432C"/>
    <w:rsid w:val="00674331"/>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2B2"/>
    <w:rsid w:val="006804FB"/>
    <w:rsid w:val="0068063F"/>
    <w:rsid w:val="00680D0D"/>
    <w:rsid w:val="0068134C"/>
    <w:rsid w:val="0068138B"/>
    <w:rsid w:val="006813E1"/>
    <w:rsid w:val="00681501"/>
    <w:rsid w:val="0068172A"/>
    <w:rsid w:val="00681EDB"/>
    <w:rsid w:val="00682627"/>
    <w:rsid w:val="0068300B"/>
    <w:rsid w:val="00683622"/>
    <w:rsid w:val="00684CA5"/>
    <w:rsid w:val="0068528B"/>
    <w:rsid w:val="0068550E"/>
    <w:rsid w:val="00685542"/>
    <w:rsid w:val="00685A3E"/>
    <w:rsid w:val="00685A40"/>
    <w:rsid w:val="00685B8E"/>
    <w:rsid w:val="0068659D"/>
    <w:rsid w:val="00686DEB"/>
    <w:rsid w:val="006878B9"/>
    <w:rsid w:val="0068791C"/>
    <w:rsid w:val="00687B34"/>
    <w:rsid w:val="00687C2D"/>
    <w:rsid w:val="00687DA3"/>
    <w:rsid w:val="00687E9F"/>
    <w:rsid w:val="00687EE8"/>
    <w:rsid w:val="00687F61"/>
    <w:rsid w:val="00690265"/>
    <w:rsid w:val="006902B5"/>
    <w:rsid w:val="006902FC"/>
    <w:rsid w:val="00690977"/>
    <w:rsid w:val="006922A9"/>
    <w:rsid w:val="0069254D"/>
    <w:rsid w:val="006928E1"/>
    <w:rsid w:val="00692A51"/>
    <w:rsid w:val="00692B60"/>
    <w:rsid w:val="00692B7C"/>
    <w:rsid w:val="00692BB7"/>
    <w:rsid w:val="0069313B"/>
    <w:rsid w:val="00693640"/>
    <w:rsid w:val="00694729"/>
    <w:rsid w:val="00694B90"/>
    <w:rsid w:val="0069509D"/>
    <w:rsid w:val="006952B1"/>
    <w:rsid w:val="00695461"/>
    <w:rsid w:val="00695867"/>
    <w:rsid w:val="006959A6"/>
    <w:rsid w:val="00696194"/>
    <w:rsid w:val="00696683"/>
    <w:rsid w:val="0069672F"/>
    <w:rsid w:val="006973C2"/>
    <w:rsid w:val="00697D36"/>
    <w:rsid w:val="00697DAB"/>
    <w:rsid w:val="00697F6B"/>
    <w:rsid w:val="006A0106"/>
    <w:rsid w:val="006A0151"/>
    <w:rsid w:val="006A096F"/>
    <w:rsid w:val="006A09C7"/>
    <w:rsid w:val="006A0F62"/>
    <w:rsid w:val="006A148B"/>
    <w:rsid w:val="006A1AB2"/>
    <w:rsid w:val="006A2058"/>
    <w:rsid w:val="006A2081"/>
    <w:rsid w:val="006A2095"/>
    <w:rsid w:val="006A231B"/>
    <w:rsid w:val="006A274D"/>
    <w:rsid w:val="006A3017"/>
    <w:rsid w:val="006A342E"/>
    <w:rsid w:val="006A3B18"/>
    <w:rsid w:val="006A3B74"/>
    <w:rsid w:val="006A3BBF"/>
    <w:rsid w:val="006A3E88"/>
    <w:rsid w:val="006A40E2"/>
    <w:rsid w:val="006A46B0"/>
    <w:rsid w:val="006A47C2"/>
    <w:rsid w:val="006A5218"/>
    <w:rsid w:val="006A6245"/>
    <w:rsid w:val="006A656C"/>
    <w:rsid w:val="006A661C"/>
    <w:rsid w:val="006A66B0"/>
    <w:rsid w:val="006A66E6"/>
    <w:rsid w:val="006A6A6B"/>
    <w:rsid w:val="006A6BF5"/>
    <w:rsid w:val="006A6D01"/>
    <w:rsid w:val="006A722C"/>
    <w:rsid w:val="006A72EB"/>
    <w:rsid w:val="006A763E"/>
    <w:rsid w:val="006A7752"/>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3C37"/>
    <w:rsid w:val="006B407C"/>
    <w:rsid w:val="006B413C"/>
    <w:rsid w:val="006B41A8"/>
    <w:rsid w:val="006B4DE7"/>
    <w:rsid w:val="006B53C7"/>
    <w:rsid w:val="006B5626"/>
    <w:rsid w:val="006B5F47"/>
    <w:rsid w:val="006B5FF8"/>
    <w:rsid w:val="006B6038"/>
    <w:rsid w:val="006B6288"/>
    <w:rsid w:val="006B64B0"/>
    <w:rsid w:val="006B65B8"/>
    <w:rsid w:val="006B6C1B"/>
    <w:rsid w:val="006B6C60"/>
    <w:rsid w:val="006B6FB1"/>
    <w:rsid w:val="006B7258"/>
    <w:rsid w:val="006B7437"/>
    <w:rsid w:val="006B7A38"/>
    <w:rsid w:val="006B7AD7"/>
    <w:rsid w:val="006B7CF5"/>
    <w:rsid w:val="006B7E5F"/>
    <w:rsid w:val="006B7FEB"/>
    <w:rsid w:val="006C0B68"/>
    <w:rsid w:val="006C1138"/>
    <w:rsid w:val="006C154E"/>
    <w:rsid w:val="006C1615"/>
    <w:rsid w:val="006C210B"/>
    <w:rsid w:val="006C2194"/>
    <w:rsid w:val="006C286A"/>
    <w:rsid w:val="006C2B19"/>
    <w:rsid w:val="006C2B78"/>
    <w:rsid w:val="006C2D56"/>
    <w:rsid w:val="006C3295"/>
    <w:rsid w:val="006C3411"/>
    <w:rsid w:val="006C354A"/>
    <w:rsid w:val="006C392A"/>
    <w:rsid w:val="006C3ACC"/>
    <w:rsid w:val="006C474F"/>
    <w:rsid w:val="006C48B7"/>
    <w:rsid w:val="006C552F"/>
    <w:rsid w:val="006C5C79"/>
    <w:rsid w:val="006C5E5D"/>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049"/>
    <w:rsid w:val="006D4DA0"/>
    <w:rsid w:val="006D4DE3"/>
    <w:rsid w:val="006D51BE"/>
    <w:rsid w:val="006D5371"/>
    <w:rsid w:val="006D56CF"/>
    <w:rsid w:val="006D5894"/>
    <w:rsid w:val="006D59CA"/>
    <w:rsid w:val="006D5DF8"/>
    <w:rsid w:val="006D5E50"/>
    <w:rsid w:val="006D6024"/>
    <w:rsid w:val="006D606D"/>
    <w:rsid w:val="006D67BF"/>
    <w:rsid w:val="006D6829"/>
    <w:rsid w:val="006D6972"/>
    <w:rsid w:val="006D7271"/>
    <w:rsid w:val="006D7C16"/>
    <w:rsid w:val="006E00F8"/>
    <w:rsid w:val="006E0230"/>
    <w:rsid w:val="006E0281"/>
    <w:rsid w:val="006E05AC"/>
    <w:rsid w:val="006E08C4"/>
    <w:rsid w:val="006E0BD7"/>
    <w:rsid w:val="006E0CD5"/>
    <w:rsid w:val="006E13C8"/>
    <w:rsid w:val="006E2F52"/>
    <w:rsid w:val="006E2FA8"/>
    <w:rsid w:val="006E302A"/>
    <w:rsid w:val="006E3212"/>
    <w:rsid w:val="006E46EE"/>
    <w:rsid w:val="006E46F4"/>
    <w:rsid w:val="006E4829"/>
    <w:rsid w:val="006E4A98"/>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40"/>
    <w:rsid w:val="006F1AE5"/>
    <w:rsid w:val="006F2551"/>
    <w:rsid w:val="006F27D5"/>
    <w:rsid w:val="006F3103"/>
    <w:rsid w:val="006F313D"/>
    <w:rsid w:val="006F34E6"/>
    <w:rsid w:val="006F3760"/>
    <w:rsid w:val="006F3EC0"/>
    <w:rsid w:val="006F3FC8"/>
    <w:rsid w:val="006F4C09"/>
    <w:rsid w:val="006F4E96"/>
    <w:rsid w:val="006F4F58"/>
    <w:rsid w:val="006F576E"/>
    <w:rsid w:val="006F584D"/>
    <w:rsid w:val="006F6348"/>
    <w:rsid w:val="006F64CD"/>
    <w:rsid w:val="006F6D49"/>
    <w:rsid w:val="006F769E"/>
    <w:rsid w:val="006F7803"/>
    <w:rsid w:val="006F7932"/>
    <w:rsid w:val="006F7F0E"/>
    <w:rsid w:val="00700323"/>
    <w:rsid w:val="0070089C"/>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8A2"/>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3E0B"/>
    <w:rsid w:val="007140A5"/>
    <w:rsid w:val="0071493C"/>
    <w:rsid w:val="00714965"/>
    <w:rsid w:val="00714B15"/>
    <w:rsid w:val="00714E13"/>
    <w:rsid w:val="00714FC1"/>
    <w:rsid w:val="00714FC8"/>
    <w:rsid w:val="00715199"/>
    <w:rsid w:val="00715233"/>
    <w:rsid w:val="0071549B"/>
    <w:rsid w:val="0071582C"/>
    <w:rsid w:val="00715B11"/>
    <w:rsid w:val="00716381"/>
    <w:rsid w:val="0071644F"/>
    <w:rsid w:val="00716BEE"/>
    <w:rsid w:val="00716E66"/>
    <w:rsid w:val="0071753F"/>
    <w:rsid w:val="00717768"/>
    <w:rsid w:val="00717A6A"/>
    <w:rsid w:val="00717D1B"/>
    <w:rsid w:val="00720092"/>
    <w:rsid w:val="00720163"/>
    <w:rsid w:val="007203C3"/>
    <w:rsid w:val="007206F4"/>
    <w:rsid w:val="00720B1E"/>
    <w:rsid w:val="00720E38"/>
    <w:rsid w:val="00721219"/>
    <w:rsid w:val="00721372"/>
    <w:rsid w:val="0072187B"/>
    <w:rsid w:val="007218A9"/>
    <w:rsid w:val="00722365"/>
    <w:rsid w:val="00722616"/>
    <w:rsid w:val="00722717"/>
    <w:rsid w:val="00722E00"/>
    <w:rsid w:val="00722E01"/>
    <w:rsid w:val="00723944"/>
    <w:rsid w:val="00723A5D"/>
    <w:rsid w:val="007242F4"/>
    <w:rsid w:val="0072447D"/>
    <w:rsid w:val="00724C11"/>
    <w:rsid w:val="007256BC"/>
    <w:rsid w:val="007258AA"/>
    <w:rsid w:val="00725969"/>
    <w:rsid w:val="00726052"/>
    <w:rsid w:val="00726172"/>
    <w:rsid w:val="007261B9"/>
    <w:rsid w:val="00726677"/>
    <w:rsid w:val="00726A7B"/>
    <w:rsid w:val="00726EBF"/>
    <w:rsid w:val="00726F0C"/>
    <w:rsid w:val="0072739E"/>
    <w:rsid w:val="0072744D"/>
    <w:rsid w:val="007277F1"/>
    <w:rsid w:val="00727993"/>
    <w:rsid w:val="00727CDF"/>
    <w:rsid w:val="00727E1C"/>
    <w:rsid w:val="007309CB"/>
    <w:rsid w:val="00730C84"/>
    <w:rsid w:val="00731039"/>
    <w:rsid w:val="00731075"/>
    <w:rsid w:val="00731300"/>
    <w:rsid w:val="0073193E"/>
    <w:rsid w:val="00731976"/>
    <w:rsid w:val="00732794"/>
    <w:rsid w:val="007327C2"/>
    <w:rsid w:val="0073291C"/>
    <w:rsid w:val="00732A73"/>
    <w:rsid w:val="00732B9A"/>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205"/>
    <w:rsid w:val="00740887"/>
    <w:rsid w:val="00740BBA"/>
    <w:rsid w:val="0074107F"/>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12F"/>
    <w:rsid w:val="00750458"/>
    <w:rsid w:val="00750B0F"/>
    <w:rsid w:val="00750CD2"/>
    <w:rsid w:val="00750F79"/>
    <w:rsid w:val="00750F80"/>
    <w:rsid w:val="00751678"/>
    <w:rsid w:val="007518C2"/>
    <w:rsid w:val="007521E8"/>
    <w:rsid w:val="007526AC"/>
    <w:rsid w:val="00752EE7"/>
    <w:rsid w:val="00753120"/>
    <w:rsid w:val="00753EC9"/>
    <w:rsid w:val="00753ED1"/>
    <w:rsid w:val="0075420D"/>
    <w:rsid w:val="0075481D"/>
    <w:rsid w:val="00754854"/>
    <w:rsid w:val="0075497D"/>
    <w:rsid w:val="007549EB"/>
    <w:rsid w:val="00754ACF"/>
    <w:rsid w:val="00754D38"/>
    <w:rsid w:val="00754F48"/>
    <w:rsid w:val="00755623"/>
    <w:rsid w:val="007562ED"/>
    <w:rsid w:val="00756444"/>
    <w:rsid w:val="00756506"/>
    <w:rsid w:val="00756695"/>
    <w:rsid w:val="007566BC"/>
    <w:rsid w:val="007566F8"/>
    <w:rsid w:val="00756CD1"/>
    <w:rsid w:val="00756E40"/>
    <w:rsid w:val="00757010"/>
    <w:rsid w:val="0075725E"/>
    <w:rsid w:val="00761172"/>
    <w:rsid w:val="00761321"/>
    <w:rsid w:val="00761422"/>
    <w:rsid w:val="00761822"/>
    <w:rsid w:val="00761852"/>
    <w:rsid w:val="007622EA"/>
    <w:rsid w:val="007625C7"/>
    <w:rsid w:val="007625CB"/>
    <w:rsid w:val="00762777"/>
    <w:rsid w:val="00762E7C"/>
    <w:rsid w:val="0076306F"/>
    <w:rsid w:val="007632B3"/>
    <w:rsid w:val="00763639"/>
    <w:rsid w:val="00763A0B"/>
    <w:rsid w:val="00763E48"/>
    <w:rsid w:val="007644E1"/>
    <w:rsid w:val="00764797"/>
    <w:rsid w:val="007647AA"/>
    <w:rsid w:val="00764C57"/>
    <w:rsid w:val="0076508B"/>
    <w:rsid w:val="007655B8"/>
    <w:rsid w:val="00765B5C"/>
    <w:rsid w:val="0076629B"/>
    <w:rsid w:val="007664C6"/>
    <w:rsid w:val="007667F6"/>
    <w:rsid w:val="00766CE9"/>
    <w:rsid w:val="00767256"/>
    <w:rsid w:val="00767521"/>
    <w:rsid w:val="007677A8"/>
    <w:rsid w:val="00767AE7"/>
    <w:rsid w:val="00767D38"/>
    <w:rsid w:val="00770B27"/>
    <w:rsid w:val="00770DAC"/>
    <w:rsid w:val="00770FA3"/>
    <w:rsid w:val="00770FE1"/>
    <w:rsid w:val="00771060"/>
    <w:rsid w:val="007717AC"/>
    <w:rsid w:val="00771E29"/>
    <w:rsid w:val="00771EC3"/>
    <w:rsid w:val="0077222B"/>
    <w:rsid w:val="007724E2"/>
    <w:rsid w:val="0077263C"/>
    <w:rsid w:val="00772671"/>
    <w:rsid w:val="007729F9"/>
    <w:rsid w:val="00772A5E"/>
    <w:rsid w:val="00772B12"/>
    <w:rsid w:val="007734D1"/>
    <w:rsid w:val="0077369E"/>
    <w:rsid w:val="00773FF1"/>
    <w:rsid w:val="00774026"/>
    <w:rsid w:val="007746AA"/>
    <w:rsid w:val="0077490F"/>
    <w:rsid w:val="00774B12"/>
    <w:rsid w:val="00774DD9"/>
    <w:rsid w:val="007758C7"/>
    <w:rsid w:val="00775A51"/>
    <w:rsid w:val="00775BA8"/>
    <w:rsid w:val="00775CC1"/>
    <w:rsid w:val="00775EF0"/>
    <w:rsid w:val="00776115"/>
    <w:rsid w:val="007765CE"/>
    <w:rsid w:val="00776724"/>
    <w:rsid w:val="00776D84"/>
    <w:rsid w:val="00776F18"/>
    <w:rsid w:val="00776FF3"/>
    <w:rsid w:val="0077745C"/>
    <w:rsid w:val="00777488"/>
    <w:rsid w:val="00777546"/>
    <w:rsid w:val="007775BB"/>
    <w:rsid w:val="007776E9"/>
    <w:rsid w:val="0077792E"/>
    <w:rsid w:val="00777A74"/>
    <w:rsid w:val="0078023A"/>
    <w:rsid w:val="0078026A"/>
    <w:rsid w:val="0078036B"/>
    <w:rsid w:val="00780451"/>
    <w:rsid w:val="00780590"/>
    <w:rsid w:val="00780910"/>
    <w:rsid w:val="00780D4D"/>
    <w:rsid w:val="007811E7"/>
    <w:rsid w:val="007813D0"/>
    <w:rsid w:val="0078164D"/>
    <w:rsid w:val="00781892"/>
    <w:rsid w:val="0078192F"/>
    <w:rsid w:val="00781C30"/>
    <w:rsid w:val="00781E1B"/>
    <w:rsid w:val="00782D4A"/>
    <w:rsid w:val="00782DBE"/>
    <w:rsid w:val="0078345A"/>
    <w:rsid w:val="007836E7"/>
    <w:rsid w:val="007838BC"/>
    <w:rsid w:val="00783B43"/>
    <w:rsid w:val="00783B6B"/>
    <w:rsid w:val="00783C61"/>
    <w:rsid w:val="00783D13"/>
    <w:rsid w:val="00783F31"/>
    <w:rsid w:val="007840F7"/>
    <w:rsid w:val="00784553"/>
    <w:rsid w:val="007845AC"/>
    <w:rsid w:val="0078462F"/>
    <w:rsid w:val="007846BB"/>
    <w:rsid w:val="00784C53"/>
    <w:rsid w:val="00784C6C"/>
    <w:rsid w:val="00784D70"/>
    <w:rsid w:val="00784E08"/>
    <w:rsid w:val="00784EAC"/>
    <w:rsid w:val="0078524B"/>
    <w:rsid w:val="007852FF"/>
    <w:rsid w:val="007854FB"/>
    <w:rsid w:val="00785BFB"/>
    <w:rsid w:val="00785F3D"/>
    <w:rsid w:val="00785FEE"/>
    <w:rsid w:val="007861FA"/>
    <w:rsid w:val="0078698E"/>
    <w:rsid w:val="00786D08"/>
    <w:rsid w:val="00786ED3"/>
    <w:rsid w:val="0078705E"/>
    <w:rsid w:val="007878E2"/>
    <w:rsid w:val="007879A0"/>
    <w:rsid w:val="00787F58"/>
    <w:rsid w:val="007907C5"/>
    <w:rsid w:val="00790903"/>
    <w:rsid w:val="00790EB7"/>
    <w:rsid w:val="00790EE2"/>
    <w:rsid w:val="00791046"/>
    <w:rsid w:val="0079136B"/>
    <w:rsid w:val="007913FA"/>
    <w:rsid w:val="00791B06"/>
    <w:rsid w:val="00792327"/>
    <w:rsid w:val="007929E6"/>
    <w:rsid w:val="00792A84"/>
    <w:rsid w:val="0079302E"/>
    <w:rsid w:val="007930C2"/>
    <w:rsid w:val="007932A4"/>
    <w:rsid w:val="007937AE"/>
    <w:rsid w:val="0079409E"/>
    <w:rsid w:val="00794618"/>
    <w:rsid w:val="007947BF"/>
    <w:rsid w:val="00794B17"/>
    <w:rsid w:val="00795027"/>
    <w:rsid w:val="00795AB0"/>
    <w:rsid w:val="00795EF4"/>
    <w:rsid w:val="00796055"/>
    <w:rsid w:val="0079625D"/>
    <w:rsid w:val="007962E0"/>
    <w:rsid w:val="007969F3"/>
    <w:rsid w:val="00796B42"/>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5A"/>
    <w:rsid w:val="007A33BE"/>
    <w:rsid w:val="007A3575"/>
    <w:rsid w:val="007A37E8"/>
    <w:rsid w:val="007A3DE7"/>
    <w:rsid w:val="007A4276"/>
    <w:rsid w:val="007A4386"/>
    <w:rsid w:val="007A4399"/>
    <w:rsid w:val="007A44C3"/>
    <w:rsid w:val="007A5B06"/>
    <w:rsid w:val="007A5B45"/>
    <w:rsid w:val="007A612A"/>
    <w:rsid w:val="007A659F"/>
    <w:rsid w:val="007A681F"/>
    <w:rsid w:val="007A684D"/>
    <w:rsid w:val="007A6AD9"/>
    <w:rsid w:val="007A6C91"/>
    <w:rsid w:val="007A7771"/>
    <w:rsid w:val="007A7840"/>
    <w:rsid w:val="007A7D87"/>
    <w:rsid w:val="007A7E1C"/>
    <w:rsid w:val="007A7E76"/>
    <w:rsid w:val="007A7F2F"/>
    <w:rsid w:val="007B1523"/>
    <w:rsid w:val="007B15AB"/>
    <w:rsid w:val="007B1BC9"/>
    <w:rsid w:val="007B2082"/>
    <w:rsid w:val="007B2486"/>
    <w:rsid w:val="007B26D1"/>
    <w:rsid w:val="007B314E"/>
    <w:rsid w:val="007B32B5"/>
    <w:rsid w:val="007B3374"/>
    <w:rsid w:val="007B34E4"/>
    <w:rsid w:val="007B35B2"/>
    <w:rsid w:val="007B3690"/>
    <w:rsid w:val="007B372E"/>
    <w:rsid w:val="007B3DCB"/>
    <w:rsid w:val="007B4191"/>
    <w:rsid w:val="007B42E8"/>
    <w:rsid w:val="007B447B"/>
    <w:rsid w:val="007B4D4D"/>
    <w:rsid w:val="007B54ED"/>
    <w:rsid w:val="007B5557"/>
    <w:rsid w:val="007B5BF3"/>
    <w:rsid w:val="007B5CE1"/>
    <w:rsid w:val="007B5EDF"/>
    <w:rsid w:val="007B6101"/>
    <w:rsid w:val="007B6499"/>
    <w:rsid w:val="007B6B62"/>
    <w:rsid w:val="007B6C35"/>
    <w:rsid w:val="007B6D81"/>
    <w:rsid w:val="007B6E64"/>
    <w:rsid w:val="007B6E9C"/>
    <w:rsid w:val="007B6F9A"/>
    <w:rsid w:val="007B758F"/>
    <w:rsid w:val="007B772D"/>
    <w:rsid w:val="007B7996"/>
    <w:rsid w:val="007C05ED"/>
    <w:rsid w:val="007C076B"/>
    <w:rsid w:val="007C08DD"/>
    <w:rsid w:val="007C1F3F"/>
    <w:rsid w:val="007C2034"/>
    <w:rsid w:val="007C20B5"/>
    <w:rsid w:val="007C233C"/>
    <w:rsid w:val="007C255E"/>
    <w:rsid w:val="007C2677"/>
    <w:rsid w:val="007C2C6F"/>
    <w:rsid w:val="007C2CE6"/>
    <w:rsid w:val="007C2D16"/>
    <w:rsid w:val="007C2E69"/>
    <w:rsid w:val="007C2F80"/>
    <w:rsid w:val="007C35E4"/>
    <w:rsid w:val="007C3890"/>
    <w:rsid w:val="007C3C4C"/>
    <w:rsid w:val="007C404A"/>
    <w:rsid w:val="007C41DD"/>
    <w:rsid w:val="007C4293"/>
    <w:rsid w:val="007C4409"/>
    <w:rsid w:val="007C4A3C"/>
    <w:rsid w:val="007C5CD8"/>
    <w:rsid w:val="007C5DFE"/>
    <w:rsid w:val="007C5EB2"/>
    <w:rsid w:val="007C6096"/>
    <w:rsid w:val="007C64F1"/>
    <w:rsid w:val="007C6E93"/>
    <w:rsid w:val="007C6FBF"/>
    <w:rsid w:val="007C7032"/>
    <w:rsid w:val="007C74FB"/>
    <w:rsid w:val="007C786F"/>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515A"/>
    <w:rsid w:val="007D5359"/>
    <w:rsid w:val="007D5372"/>
    <w:rsid w:val="007D5F2D"/>
    <w:rsid w:val="007D6096"/>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860"/>
    <w:rsid w:val="007E1A82"/>
    <w:rsid w:val="007E1B9B"/>
    <w:rsid w:val="007E2618"/>
    <w:rsid w:val="007E2A92"/>
    <w:rsid w:val="007E2B38"/>
    <w:rsid w:val="007E2B8C"/>
    <w:rsid w:val="007E2C65"/>
    <w:rsid w:val="007E2CBC"/>
    <w:rsid w:val="007E38F2"/>
    <w:rsid w:val="007E4BA3"/>
    <w:rsid w:val="007E5049"/>
    <w:rsid w:val="007E523C"/>
    <w:rsid w:val="007E5E11"/>
    <w:rsid w:val="007E6067"/>
    <w:rsid w:val="007E6126"/>
    <w:rsid w:val="007E63C1"/>
    <w:rsid w:val="007E670B"/>
    <w:rsid w:val="007E6F9D"/>
    <w:rsid w:val="007E75CB"/>
    <w:rsid w:val="007E7858"/>
    <w:rsid w:val="007E7C25"/>
    <w:rsid w:val="007F0152"/>
    <w:rsid w:val="007F04BC"/>
    <w:rsid w:val="007F085A"/>
    <w:rsid w:val="007F0E88"/>
    <w:rsid w:val="007F0FA4"/>
    <w:rsid w:val="007F165F"/>
    <w:rsid w:val="007F18C8"/>
    <w:rsid w:val="007F201A"/>
    <w:rsid w:val="007F2026"/>
    <w:rsid w:val="007F2201"/>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7F2"/>
    <w:rsid w:val="007F7850"/>
    <w:rsid w:val="007F7C91"/>
    <w:rsid w:val="008000B1"/>
    <w:rsid w:val="008006E6"/>
    <w:rsid w:val="0080074D"/>
    <w:rsid w:val="00800940"/>
    <w:rsid w:val="00800E58"/>
    <w:rsid w:val="00800F2F"/>
    <w:rsid w:val="008017E0"/>
    <w:rsid w:val="008017EB"/>
    <w:rsid w:val="008018BC"/>
    <w:rsid w:val="00801A7A"/>
    <w:rsid w:val="00801DC7"/>
    <w:rsid w:val="00802100"/>
    <w:rsid w:val="0080211C"/>
    <w:rsid w:val="00802855"/>
    <w:rsid w:val="008031DE"/>
    <w:rsid w:val="00803400"/>
    <w:rsid w:val="00803404"/>
    <w:rsid w:val="0080356F"/>
    <w:rsid w:val="00803EDF"/>
    <w:rsid w:val="00804E6E"/>
    <w:rsid w:val="00804FF9"/>
    <w:rsid w:val="00805063"/>
    <w:rsid w:val="00805236"/>
    <w:rsid w:val="00805AA7"/>
    <w:rsid w:val="00805CC8"/>
    <w:rsid w:val="00805F25"/>
    <w:rsid w:val="00805F6C"/>
    <w:rsid w:val="008066CF"/>
    <w:rsid w:val="00806766"/>
    <w:rsid w:val="008069ED"/>
    <w:rsid w:val="008071DE"/>
    <w:rsid w:val="008074CF"/>
    <w:rsid w:val="00807E70"/>
    <w:rsid w:val="00807F14"/>
    <w:rsid w:val="0081009A"/>
    <w:rsid w:val="00810885"/>
    <w:rsid w:val="00810A24"/>
    <w:rsid w:val="00810AAB"/>
    <w:rsid w:val="00810CD2"/>
    <w:rsid w:val="00811752"/>
    <w:rsid w:val="008117D1"/>
    <w:rsid w:val="00811CB2"/>
    <w:rsid w:val="0081221E"/>
    <w:rsid w:val="00812288"/>
    <w:rsid w:val="00812DAD"/>
    <w:rsid w:val="0081304F"/>
    <w:rsid w:val="00813EEA"/>
    <w:rsid w:val="008147E7"/>
    <w:rsid w:val="00814916"/>
    <w:rsid w:val="00814DA5"/>
    <w:rsid w:val="00815AEC"/>
    <w:rsid w:val="00815FA9"/>
    <w:rsid w:val="00816619"/>
    <w:rsid w:val="00816680"/>
    <w:rsid w:val="008167C5"/>
    <w:rsid w:val="00817334"/>
    <w:rsid w:val="00817B2E"/>
    <w:rsid w:val="00817DE7"/>
    <w:rsid w:val="00820A39"/>
    <w:rsid w:val="00820ACE"/>
    <w:rsid w:val="00820E9F"/>
    <w:rsid w:val="00821882"/>
    <w:rsid w:val="0082207A"/>
    <w:rsid w:val="00822128"/>
    <w:rsid w:val="008222F4"/>
    <w:rsid w:val="00822791"/>
    <w:rsid w:val="008227AE"/>
    <w:rsid w:val="00822CC5"/>
    <w:rsid w:val="00823095"/>
    <w:rsid w:val="008230D5"/>
    <w:rsid w:val="00823977"/>
    <w:rsid w:val="0082407B"/>
    <w:rsid w:val="0082410D"/>
    <w:rsid w:val="00824828"/>
    <w:rsid w:val="00824EE0"/>
    <w:rsid w:val="008269E0"/>
    <w:rsid w:val="00827031"/>
    <w:rsid w:val="0082717C"/>
    <w:rsid w:val="008277FF"/>
    <w:rsid w:val="0082798D"/>
    <w:rsid w:val="00827D12"/>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661"/>
    <w:rsid w:val="00834C81"/>
    <w:rsid w:val="00834E5D"/>
    <w:rsid w:val="00834EA0"/>
    <w:rsid w:val="00835F94"/>
    <w:rsid w:val="008360D0"/>
    <w:rsid w:val="00836292"/>
    <w:rsid w:val="008362E3"/>
    <w:rsid w:val="00836AD1"/>
    <w:rsid w:val="00836C16"/>
    <w:rsid w:val="00836CF3"/>
    <w:rsid w:val="00836DE3"/>
    <w:rsid w:val="0083769D"/>
    <w:rsid w:val="00837A8C"/>
    <w:rsid w:val="00837C13"/>
    <w:rsid w:val="008400F2"/>
    <w:rsid w:val="008402A8"/>
    <w:rsid w:val="00840345"/>
    <w:rsid w:val="00840369"/>
    <w:rsid w:val="008404F9"/>
    <w:rsid w:val="0084058A"/>
    <w:rsid w:val="00840883"/>
    <w:rsid w:val="00840C12"/>
    <w:rsid w:val="00840F82"/>
    <w:rsid w:val="00841915"/>
    <w:rsid w:val="00842657"/>
    <w:rsid w:val="0084281C"/>
    <w:rsid w:val="00842928"/>
    <w:rsid w:val="00842AC0"/>
    <w:rsid w:val="00842F5B"/>
    <w:rsid w:val="0084300C"/>
    <w:rsid w:val="008436CA"/>
    <w:rsid w:val="00843C00"/>
    <w:rsid w:val="00844470"/>
    <w:rsid w:val="00844528"/>
    <w:rsid w:val="00844773"/>
    <w:rsid w:val="008447DC"/>
    <w:rsid w:val="008449A9"/>
    <w:rsid w:val="008449B8"/>
    <w:rsid w:val="00845003"/>
    <w:rsid w:val="0084518F"/>
    <w:rsid w:val="00845CC7"/>
    <w:rsid w:val="00845E44"/>
    <w:rsid w:val="00845F36"/>
    <w:rsid w:val="00846E95"/>
    <w:rsid w:val="00847668"/>
    <w:rsid w:val="008476D6"/>
    <w:rsid w:val="00847847"/>
    <w:rsid w:val="0084799A"/>
    <w:rsid w:val="00847BFA"/>
    <w:rsid w:val="00847F25"/>
    <w:rsid w:val="0085076C"/>
    <w:rsid w:val="0085145F"/>
    <w:rsid w:val="008518FB"/>
    <w:rsid w:val="00851A29"/>
    <w:rsid w:val="00851A3F"/>
    <w:rsid w:val="00851CC5"/>
    <w:rsid w:val="00851D2F"/>
    <w:rsid w:val="00851EDD"/>
    <w:rsid w:val="00851EF2"/>
    <w:rsid w:val="00852400"/>
    <w:rsid w:val="0085268F"/>
    <w:rsid w:val="008536E2"/>
    <w:rsid w:val="008538F4"/>
    <w:rsid w:val="00853E18"/>
    <w:rsid w:val="00853E65"/>
    <w:rsid w:val="0085413F"/>
    <w:rsid w:val="00854208"/>
    <w:rsid w:val="0085454A"/>
    <w:rsid w:val="0085463B"/>
    <w:rsid w:val="00854F36"/>
    <w:rsid w:val="0085513A"/>
    <w:rsid w:val="00855235"/>
    <w:rsid w:val="0085567F"/>
    <w:rsid w:val="00855A4A"/>
    <w:rsid w:val="00855A96"/>
    <w:rsid w:val="00855B89"/>
    <w:rsid w:val="00855FDE"/>
    <w:rsid w:val="0085646D"/>
    <w:rsid w:val="008567D4"/>
    <w:rsid w:val="0085743A"/>
    <w:rsid w:val="008574CA"/>
    <w:rsid w:val="008578FF"/>
    <w:rsid w:val="00857E43"/>
    <w:rsid w:val="00860754"/>
    <w:rsid w:val="0086084E"/>
    <w:rsid w:val="008618E0"/>
    <w:rsid w:val="00861F52"/>
    <w:rsid w:val="008625CC"/>
    <w:rsid w:val="00862EB2"/>
    <w:rsid w:val="008638ED"/>
    <w:rsid w:val="00863AEB"/>
    <w:rsid w:val="008643E0"/>
    <w:rsid w:val="00864510"/>
    <w:rsid w:val="00864554"/>
    <w:rsid w:val="00864680"/>
    <w:rsid w:val="008646A6"/>
    <w:rsid w:val="00864707"/>
    <w:rsid w:val="00864853"/>
    <w:rsid w:val="008648AC"/>
    <w:rsid w:val="00864A3D"/>
    <w:rsid w:val="00864BD0"/>
    <w:rsid w:val="00864C96"/>
    <w:rsid w:val="008651C3"/>
    <w:rsid w:val="0086535C"/>
    <w:rsid w:val="00865D42"/>
    <w:rsid w:val="00865F2F"/>
    <w:rsid w:val="0086639B"/>
    <w:rsid w:val="00866453"/>
    <w:rsid w:val="00866C9F"/>
    <w:rsid w:val="008672DB"/>
    <w:rsid w:val="00867389"/>
    <w:rsid w:val="00867500"/>
    <w:rsid w:val="00867691"/>
    <w:rsid w:val="008678F6"/>
    <w:rsid w:val="00867C5C"/>
    <w:rsid w:val="0087039C"/>
    <w:rsid w:val="008705C2"/>
    <w:rsid w:val="00870B63"/>
    <w:rsid w:val="00871016"/>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5FFC"/>
    <w:rsid w:val="0087654A"/>
    <w:rsid w:val="008772B7"/>
    <w:rsid w:val="0087745D"/>
    <w:rsid w:val="00877470"/>
    <w:rsid w:val="00877EF2"/>
    <w:rsid w:val="008804E2"/>
    <w:rsid w:val="008808E5"/>
    <w:rsid w:val="00880C38"/>
    <w:rsid w:val="00881482"/>
    <w:rsid w:val="0088186E"/>
    <w:rsid w:val="00881A4F"/>
    <w:rsid w:val="00881B43"/>
    <w:rsid w:val="00881C4B"/>
    <w:rsid w:val="008822D4"/>
    <w:rsid w:val="00882757"/>
    <w:rsid w:val="008828BA"/>
    <w:rsid w:val="008830B5"/>
    <w:rsid w:val="0088397D"/>
    <w:rsid w:val="00883DAE"/>
    <w:rsid w:val="00883DBE"/>
    <w:rsid w:val="00883F66"/>
    <w:rsid w:val="008842EA"/>
    <w:rsid w:val="00885427"/>
    <w:rsid w:val="00885607"/>
    <w:rsid w:val="0088565F"/>
    <w:rsid w:val="00885940"/>
    <w:rsid w:val="00885FDA"/>
    <w:rsid w:val="00886280"/>
    <w:rsid w:val="00886BBB"/>
    <w:rsid w:val="00886E9E"/>
    <w:rsid w:val="0088721C"/>
    <w:rsid w:val="00887825"/>
    <w:rsid w:val="008879E4"/>
    <w:rsid w:val="00887CD0"/>
    <w:rsid w:val="00890085"/>
    <w:rsid w:val="00890979"/>
    <w:rsid w:val="00890ECF"/>
    <w:rsid w:val="0089121F"/>
    <w:rsid w:val="0089135C"/>
    <w:rsid w:val="00891D1A"/>
    <w:rsid w:val="00892520"/>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E7C"/>
    <w:rsid w:val="008970C7"/>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7D7"/>
    <w:rsid w:val="008A2CCD"/>
    <w:rsid w:val="008A2E9B"/>
    <w:rsid w:val="008A350F"/>
    <w:rsid w:val="008A3914"/>
    <w:rsid w:val="008A3C07"/>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AC3"/>
    <w:rsid w:val="008B1B4A"/>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122"/>
    <w:rsid w:val="008B76C3"/>
    <w:rsid w:val="008B7E5C"/>
    <w:rsid w:val="008C0144"/>
    <w:rsid w:val="008C02B7"/>
    <w:rsid w:val="008C0469"/>
    <w:rsid w:val="008C0554"/>
    <w:rsid w:val="008C07B7"/>
    <w:rsid w:val="008C0A2E"/>
    <w:rsid w:val="008C12D0"/>
    <w:rsid w:val="008C146E"/>
    <w:rsid w:val="008C1675"/>
    <w:rsid w:val="008C193F"/>
    <w:rsid w:val="008C24C1"/>
    <w:rsid w:val="008C24D1"/>
    <w:rsid w:val="008C3E6E"/>
    <w:rsid w:val="008C405B"/>
    <w:rsid w:val="008C4160"/>
    <w:rsid w:val="008C46ED"/>
    <w:rsid w:val="008C476F"/>
    <w:rsid w:val="008C4BD3"/>
    <w:rsid w:val="008C4D63"/>
    <w:rsid w:val="008C4F30"/>
    <w:rsid w:val="008C53D0"/>
    <w:rsid w:val="008C59FD"/>
    <w:rsid w:val="008C5C61"/>
    <w:rsid w:val="008C5FA2"/>
    <w:rsid w:val="008C6303"/>
    <w:rsid w:val="008C6477"/>
    <w:rsid w:val="008C6667"/>
    <w:rsid w:val="008C6986"/>
    <w:rsid w:val="008C6AD5"/>
    <w:rsid w:val="008C6E0B"/>
    <w:rsid w:val="008C70B4"/>
    <w:rsid w:val="008C78C3"/>
    <w:rsid w:val="008C796D"/>
    <w:rsid w:val="008D0448"/>
    <w:rsid w:val="008D0AD8"/>
    <w:rsid w:val="008D0FD3"/>
    <w:rsid w:val="008D1221"/>
    <w:rsid w:val="008D1D5E"/>
    <w:rsid w:val="008D1D87"/>
    <w:rsid w:val="008D1DAD"/>
    <w:rsid w:val="008D2995"/>
    <w:rsid w:val="008D2D12"/>
    <w:rsid w:val="008D300A"/>
    <w:rsid w:val="008D36DB"/>
    <w:rsid w:val="008D413C"/>
    <w:rsid w:val="008D4805"/>
    <w:rsid w:val="008D4BDA"/>
    <w:rsid w:val="008D4DC7"/>
    <w:rsid w:val="008D5650"/>
    <w:rsid w:val="008D57E5"/>
    <w:rsid w:val="008D5835"/>
    <w:rsid w:val="008D5A17"/>
    <w:rsid w:val="008D5B0E"/>
    <w:rsid w:val="008D623A"/>
    <w:rsid w:val="008D647B"/>
    <w:rsid w:val="008D682C"/>
    <w:rsid w:val="008D6FB2"/>
    <w:rsid w:val="008D7592"/>
    <w:rsid w:val="008D7AAB"/>
    <w:rsid w:val="008D7CDE"/>
    <w:rsid w:val="008E0107"/>
    <w:rsid w:val="008E084D"/>
    <w:rsid w:val="008E0D14"/>
    <w:rsid w:val="008E0F80"/>
    <w:rsid w:val="008E1255"/>
    <w:rsid w:val="008E177C"/>
    <w:rsid w:val="008E2AEA"/>
    <w:rsid w:val="008E3A6D"/>
    <w:rsid w:val="008E3B79"/>
    <w:rsid w:val="008E3E0B"/>
    <w:rsid w:val="008E40CA"/>
    <w:rsid w:val="008E4900"/>
    <w:rsid w:val="008E524D"/>
    <w:rsid w:val="008E5265"/>
    <w:rsid w:val="008E56ED"/>
    <w:rsid w:val="008E5BC6"/>
    <w:rsid w:val="008E635B"/>
    <w:rsid w:val="008E6360"/>
    <w:rsid w:val="008E64BE"/>
    <w:rsid w:val="008E6F07"/>
    <w:rsid w:val="008E7360"/>
    <w:rsid w:val="008E7661"/>
    <w:rsid w:val="008E77BB"/>
    <w:rsid w:val="008E7EBC"/>
    <w:rsid w:val="008F0199"/>
    <w:rsid w:val="008F0D91"/>
    <w:rsid w:val="008F1215"/>
    <w:rsid w:val="008F1D66"/>
    <w:rsid w:val="008F1FB8"/>
    <w:rsid w:val="008F2203"/>
    <w:rsid w:val="008F2346"/>
    <w:rsid w:val="008F2422"/>
    <w:rsid w:val="008F2588"/>
    <w:rsid w:val="008F26E4"/>
    <w:rsid w:val="008F2834"/>
    <w:rsid w:val="008F299A"/>
    <w:rsid w:val="008F29DC"/>
    <w:rsid w:val="008F3217"/>
    <w:rsid w:val="008F33CE"/>
    <w:rsid w:val="008F384D"/>
    <w:rsid w:val="008F3A71"/>
    <w:rsid w:val="008F3ADD"/>
    <w:rsid w:val="008F3AE0"/>
    <w:rsid w:val="008F40CA"/>
    <w:rsid w:val="008F41F8"/>
    <w:rsid w:val="008F425D"/>
    <w:rsid w:val="008F4A65"/>
    <w:rsid w:val="008F53FC"/>
    <w:rsid w:val="008F5EAD"/>
    <w:rsid w:val="008F65C3"/>
    <w:rsid w:val="008F7003"/>
    <w:rsid w:val="008F74FA"/>
    <w:rsid w:val="008F79A1"/>
    <w:rsid w:val="008F7CB3"/>
    <w:rsid w:val="008F7FB8"/>
    <w:rsid w:val="00900036"/>
    <w:rsid w:val="00900C45"/>
    <w:rsid w:val="00901208"/>
    <w:rsid w:val="009014D1"/>
    <w:rsid w:val="00901558"/>
    <w:rsid w:val="00901B9E"/>
    <w:rsid w:val="009025E1"/>
    <w:rsid w:val="00902743"/>
    <w:rsid w:val="0090315F"/>
    <w:rsid w:val="00903178"/>
    <w:rsid w:val="0090360D"/>
    <w:rsid w:val="0090364D"/>
    <w:rsid w:val="00903F54"/>
    <w:rsid w:val="00904511"/>
    <w:rsid w:val="00904CF3"/>
    <w:rsid w:val="00904E12"/>
    <w:rsid w:val="0090506C"/>
    <w:rsid w:val="009051CC"/>
    <w:rsid w:val="00905390"/>
    <w:rsid w:val="0090585A"/>
    <w:rsid w:val="00905C90"/>
    <w:rsid w:val="0090605E"/>
    <w:rsid w:val="00906727"/>
    <w:rsid w:val="009068B3"/>
    <w:rsid w:val="00906C3B"/>
    <w:rsid w:val="00906F8F"/>
    <w:rsid w:val="00907101"/>
    <w:rsid w:val="0090761D"/>
    <w:rsid w:val="009078F2"/>
    <w:rsid w:val="00907DFC"/>
    <w:rsid w:val="00907F51"/>
    <w:rsid w:val="0091034E"/>
    <w:rsid w:val="00910493"/>
    <w:rsid w:val="009106DC"/>
    <w:rsid w:val="00910E56"/>
    <w:rsid w:val="00910EDF"/>
    <w:rsid w:val="0091152C"/>
    <w:rsid w:val="00911A35"/>
    <w:rsid w:val="00911A38"/>
    <w:rsid w:val="00911E73"/>
    <w:rsid w:val="009126F4"/>
    <w:rsid w:val="009133EB"/>
    <w:rsid w:val="00913876"/>
    <w:rsid w:val="00913998"/>
    <w:rsid w:val="00913ECC"/>
    <w:rsid w:val="0091402C"/>
    <w:rsid w:val="009140BA"/>
    <w:rsid w:val="00914A82"/>
    <w:rsid w:val="00914ABE"/>
    <w:rsid w:val="00914DE0"/>
    <w:rsid w:val="00914EA7"/>
    <w:rsid w:val="009156AC"/>
    <w:rsid w:val="00915976"/>
    <w:rsid w:val="009168EF"/>
    <w:rsid w:val="009169C9"/>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E89"/>
    <w:rsid w:val="00925F5F"/>
    <w:rsid w:val="009264EA"/>
    <w:rsid w:val="009265A8"/>
    <w:rsid w:val="00926783"/>
    <w:rsid w:val="0092705C"/>
    <w:rsid w:val="0092751D"/>
    <w:rsid w:val="00927877"/>
    <w:rsid w:val="00927B3A"/>
    <w:rsid w:val="00927B72"/>
    <w:rsid w:val="00927E97"/>
    <w:rsid w:val="00930064"/>
    <w:rsid w:val="0093021E"/>
    <w:rsid w:val="00930C1E"/>
    <w:rsid w:val="00931233"/>
    <w:rsid w:val="00931F04"/>
    <w:rsid w:val="009325E8"/>
    <w:rsid w:val="0093279D"/>
    <w:rsid w:val="00932A7C"/>
    <w:rsid w:val="00932F58"/>
    <w:rsid w:val="009335DE"/>
    <w:rsid w:val="0093370C"/>
    <w:rsid w:val="00933D59"/>
    <w:rsid w:val="009341FE"/>
    <w:rsid w:val="0093445A"/>
    <w:rsid w:val="00934566"/>
    <w:rsid w:val="0093466D"/>
    <w:rsid w:val="009349B4"/>
    <w:rsid w:val="00934A7E"/>
    <w:rsid w:val="00935D9A"/>
    <w:rsid w:val="00935EE3"/>
    <w:rsid w:val="0093602E"/>
    <w:rsid w:val="0093655E"/>
    <w:rsid w:val="00936952"/>
    <w:rsid w:val="0093720D"/>
    <w:rsid w:val="00937621"/>
    <w:rsid w:val="00937645"/>
    <w:rsid w:val="00937685"/>
    <w:rsid w:val="009379D0"/>
    <w:rsid w:val="00937C5D"/>
    <w:rsid w:val="00937EFA"/>
    <w:rsid w:val="009407A9"/>
    <w:rsid w:val="00940AAA"/>
    <w:rsid w:val="009415C2"/>
    <w:rsid w:val="00941C15"/>
    <w:rsid w:val="00941EAB"/>
    <w:rsid w:val="00941FD3"/>
    <w:rsid w:val="009421BA"/>
    <w:rsid w:val="0094264A"/>
    <w:rsid w:val="00942EA3"/>
    <w:rsid w:val="009430DD"/>
    <w:rsid w:val="00943135"/>
    <w:rsid w:val="009435E4"/>
    <w:rsid w:val="00943B5B"/>
    <w:rsid w:val="00943CC9"/>
    <w:rsid w:val="00943E2B"/>
    <w:rsid w:val="00944199"/>
    <w:rsid w:val="00944B7C"/>
    <w:rsid w:val="009462B5"/>
    <w:rsid w:val="00946C2D"/>
    <w:rsid w:val="00946D68"/>
    <w:rsid w:val="00946E72"/>
    <w:rsid w:val="00947F45"/>
    <w:rsid w:val="009516BC"/>
    <w:rsid w:val="00951C2A"/>
    <w:rsid w:val="00951D18"/>
    <w:rsid w:val="00952697"/>
    <w:rsid w:val="00952A50"/>
    <w:rsid w:val="00953599"/>
    <w:rsid w:val="0095396C"/>
    <w:rsid w:val="00953EF8"/>
    <w:rsid w:val="0095416A"/>
    <w:rsid w:val="00954624"/>
    <w:rsid w:val="00954B91"/>
    <w:rsid w:val="00954CE0"/>
    <w:rsid w:val="00954D16"/>
    <w:rsid w:val="009550D7"/>
    <w:rsid w:val="009551FE"/>
    <w:rsid w:val="00955C53"/>
    <w:rsid w:val="00955E6E"/>
    <w:rsid w:val="009563B5"/>
    <w:rsid w:val="00956563"/>
    <w:rsid w:val="00956910"/>
    <w:rsid w:val="0095691A"/>
    <w:rsid w:val="00956CC7"/>
    <w:rsid w:val="00957517"/>
    <w:rsid w:val="00957956"/>
    <w:rsid w:val="00957AC3"/>
    <w:rsid w:val="0096027C"/>
    <w:rsid w:val="0096033F"/>
    <w:rsid w:val="009607C7"/>
    <w:rsid w:val="009608E5"/>
    <w:rsid w:val="00961196"/>
    <w:rsid w:val="0096120F"/>
    <w:rsid w:val="00961805"/>
    <w:rsid w:val="00961BDC"/>
    <w:rsid w:val="00961F83"/>
    <w:rsid w:val="009620A8"/>
    <w:rsid w:val="0096271D"/>
    <w:rsid w:val="00963484"/>
    <w:rsid w:val="0096358A"/>
    <w:rsid w:val="00963A36"/>
    <w:rsid w:val="00963C00"/>
    <w:rsid w:val="00964146"/>
    <w:rsid w:val="0096426A"/>
    <w:rsid w:val="00964B18"/>
    <w:rsid w:val="00964CDA"/>
    <w:rsid w:val="009655BA"/>
    <w:rsid w:val="00965766"/>
    <w:rsid w:val="00965B6B"/>
    <w:rsid w:val="00965C63"/>
    <w:rsid w:val="00965D1A"/>
    <w:rsid w:val="00965FB4"/>
    <w:rsid w:val="009661CD"/>
    <w:rsid w:val="0096643D"/>
    <w:rsid w:val="00966857"/>
    <w:rsid w:val="00967158"/>
    <w:rsid w:val="00967297"/>
    <w:rsid w:val="0096746C"/>
    <w:rsid w:val="00967D26"/>
    <w:rsid w:val="009701AA"/>
    <w:rsid w:val="00970708"/>
    <w:rsid w:val="00970762"/>
    <w:rsid w:val="00970C00"/>
    <w:rsid w:val="00970F19"/>
    <w:rsid w:val="009712B2"/>
    <w:rsid w:val="009712B3"/>
    <w:rsid w:val="009717A9"/>
    <w:rsid w:val="00971B17"/>
    <w:rsid w:val="00972565"/>
    <w:rsid w:val="00972959"/>
    <w:rsid w:val="00972A14"/>
    <w:rsid w:val="00972E64"/>
    <w:rsid w:val="00973740"/>
    <w:rsid w:val="00973BCF"/>
    <w:rsid w:val="00974100"/>
    <w:rsid w:val="0097472D"/>
    <w:rsid w:val="00974E71"/>
    <w:rsid w:val="00975057"/>
    <w:rsid w:val="00975091"/>
    <w:rsid w:val="00975439"/>
    <w:rsid w:val="00976322"/>
    <w:rsid w:val="009763DB"/>
    <w:rsid w:val="00976501"/>
    <w:rsid w:val="009765AB"/>
    <w:rsid w:val="009765EF"/>
    <w:rsid w:val="009767E5"/>
    <w:rsid w:val="009773E1"/>
    <w:rsid w:val="0098098C"/>
    <w:rsid w:val="00980AB2"/>
    <w:rsid w:val="00980F18"/>
    <w:rsid w:val="00981105"/>
    <w:rsid w:val="00982006"/>
    <w:rsid w:val="009829CB"/>
    <w:rsid w:val="00982BC3"/>
    <w:rsid w:val="00983621"/>
    <w:rsid w:val="00983D7F"/>
    <w:rsid w:val="00983EC7"/>
    <w:rsid w:val="00984428"/>
    <w:rsid w:val="009848F2"/>
    <w:rsid w:val="00985775"/>
    <w:rsid w:val="00986488"/>
    <w:rsid w:val="00986BC0"/>
    <w:rsid w:val="00986E2D"/>
    <w:rsid w:val="00986ECF"/>
    <w:rsid w:val="00986F6A"/>
    <w:rsid w:val="00987007"/>
    <w:rsid w:val="009870DF"/>
    <w:rsid w:val="009871C8"/>
    <w:rsid w:val="009873C1"/>
    <w:rsid w:val="00987C61"/>
    <w:rsid w:val="00987D55"/>
    <w:rsid w:val="009901B6"/>
    <w:rsid w:val="00990700"/>
    <w:rsid w:val="00990F1B"/>
    <w:rsid w:val="00991120"/>
    <w:rsid w:val="00991139"/>
    <w:rsid w:val="009912E5"/>
    <w:rsid w:val="00991904"/>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5820"/>
    <w:rsid w:val="0099661C"/>
    <w:rsid w:val="00996686"/>
    <w:rsid w:val="009969D9"/>
    <w:rsid w:val="00996FBC"/>
    <w:rsid w:val="00997678"/>
    <w:rsid w:val="009A061E"/>
    <w:rsid w:val="009A07F6"/>
    <w:rsid w:val="009A0E46"/>
    <w:rsid w:val="009A1D4E"/>
    <w:rsid w:val="009A2704"/>
    <w:rsid w:val="009A2756"/>
    <w:rsid w:val="009A2FAA"/>
    <w:rsid w:val="009A3C77"/>
    <w:rsid w:val="009A425F"/>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0784"/>
    <w:rsid w:val="009B1012"/>
    <w:rsid w:val="009B10C4"/>
    <w:rsid w:val="009B1829"/>
    <w:rsid w:val="009B1A3B"/>
    <w:rsid w:val="009B1E96"/>
    <w:rsid w:val="009B2254"/>
    <w:rsid w:val="009B23B3"/>
    <w:rsid w:val="009B24C7"/>
    <w:rsid w:val="009B2C78"/>
    <w:rsid w:val="009B3710"/>
    <w:rsid w:val="009B387E"/>
    <w:rsid w:val="009B3CE2"/>
    <w:rsid w:val="009B464C"/>
    <w:rsid w:val="009B47DA"/>
    <w:rsid w:val="009B49FF"/>
    <w:rsid w:val="009B4C71"/>
    <w:rsid w:val="009B4D79"/>
    <w:rsid w:val="009B4F49"/>
    <w:rsid w:val="009B5138"/>
    <w:rsid w:val="009B52DA"/>
    <w:rsid w:val="009B63BB"/>
    <w:rsid w:val="009B7F4C"/>
    <w:rsid w:val="009B7F5C"/>
    <w:rsid w:val="009C0620"/>
    <w:rsid w:val="009C0820"/>
    <w:rsid w:val="009C160C"/>
    <w:rsid w:val="009C1D2C"/>
    <w:rsid w:val="009C229E"/>
    <w:rsid w:val="009C24CD"/>
    <w:rsid w:val="009C25E6"/>
    <w:rsid w:val="009C2F9C"/>
    <w:rsid w:val="009C2FAE"/>
    <w:rsid w:val="009C34FD"/>
    <w:rsid w:val="009C3631"/>
    <w:rsid w:val="009C3AD1"/>
    <w:rsid w:val="009C4978"/>
    <w:rsid w:val="009C4DC6"/>
    <w:rsid w:val="009C4FAE"/>
    <w:rsid w:val="009C5468"/>
    <w:rsid w:val="009C5576"/>
    <w:rsid w:val="009C5FB2"/>
    <w:rsid w:val="009C749F"/>
    <w:rsid w:val="009C77DC"/>
    <w:rsid w:val="009C7911"/>
    <w:rsid w:val="009C7C6D"/>
    <w:rsid w:val="009C7F32"/>
    <w:rsid w:val="009D00AB"/>
    <w:rsid w:val="009D051E"/>
    <w:rsid w:val="009D1B81"/>
    <w:rsid w:val="009D1E97"/>
    <w:rsid w:val="009D27D2"/>
    <w:rsid w:val="009D2A3B"/>
    <w:rsid w:val="009D3320"/>
    <w:rsid w:val="009D368A"/>
    <w:rsid w:val="009D385A"/>
    <w:rsid w:val="009D39C4"/>
    <w:rsid w:val="009D4013"/>
    <w:rsid w:val="009D40A5"/>
    <w:rsid w:val="009D4551"/>
    <w:rsid w:val="009D492F"/>
    <w:rsid w:val="009D4F63"/>
    <w:rsid w:val="009D501D"/>
    <w:rsid w:val="009D5569"/>
    <w:rsid w:val="009D5C10"/>
    <w:rsid w:val="009D644A"/>
    <w:rsid w:val="009D6776"/>
    <w:rsid w:val="009D6B91"/>
    <w:rsid w:val="009D6C81"/>
    <w:rsid w:val="009D6CAB"/>
    <w:rsid w:val="009D7007"/>
    <w:rsid w:val="009D73C6"/>
    <w:rsid w:val="009D73FD"/>
    <w:rsid w:val="009D7E2C"/>
    <w:rsid w:val="009E0278"/>
    <w:rsid w:val="009E035F"/>
    <w:rsid w:val="009E046C"/>
    <w:rsid w:val="009E0AD9"/>
    <w:rsid w:val="009E0FAC"/>
    <w:rsid w:val="009E0FB0"/>
    <w:rsid w:val="009E0FF8"/>
    <w:rsid w:val="009E134A"/>
    <w:rsid w:val="009E16CE"/>
    <w:rsid w:val="009E1798"/>
    <w:rsid w:val="009E18C8"/>
    <w:rsid w:val="009E1B05"/>
    <w:rsid w:val="009E1C03"/>
    <w:rsid w:val="009E1C64"/>
    <w:rsid w:val="009E1E5C"/>
    <w:rsid w:val="009E1FD8"/>
    <w:rsid w:val="009E2180"/>
    <w:rsid w:val="009E2331"/>
    <w:rsid w:val="009E24B7"/>
    <w:rsid w:val="009E26ED"/>
    <w:rsid w:val="009E28A5"/>
    <w:rsid w:val="009E290F"/>
    <w:rsid w:val="009E34BF"/>
    <w:rsid w:val="009E3706"/>
    <w:rsid w:val="009E38FB"/>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6AE"/>
    <w:rsid w:val="009E6846"/>
    <w:rsid w:val="009E6E75"/>
    <w:rsid w:val="009E70ED"/>
    <w:rsid w:val="009E71B4"/>
    <w:rsid w:val="009E7214"/>
    <w:rsid w:val="009E78F6"/>
    <w:rsid w:val="009E7CC7"/>
    <w:rsid w:val="009F0943"/>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9F7F79"/>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161"/>
    <w:rsid w:val="00A03706"/>
    <w:rsid w:val="00A038AA"/>
    <w:rsid w:val="00A03F45"/>
    <w:rsid w:val="00A0403A"/>
    <w:rsid w:val="00A04086"/>
    <w:rsid w:val="00A04100"/>
    <w:rsid w:val="00A0439D"/>
    <w:rsid w:val="00A04780"/>
    <w:rsid w:val="00A04967"/>
    <w:rsid w:val="00A04E30"/>
    <w:rsid w:val="00A05017"/>
    <w:rsid w:val="00A05A4B"/>
    <w:rsid w:val="00A05B92"/>
    <w:rsid w:val="00A05C00"/>
    <w:rsid w:val="00A062EB"/>
    <w:rsid w:val="00A068B8"/>
    <w:rsid w:val="00A069D0"/>
    <w:rsid w:val="00A06C3E"/>
    <w:rsid w:val="00A07314"/>
    <w:rsid w:val="00A07412"/>
    <w:rsid w:val="00A07BA5"/>
    <w:rsid w:val="00A10A86"/>
    <w:rsid w:val="00A10ACD"/>
    <w:rsid w:val="00A10AFA"/>
    <w:rsid w:val="00A11130"/>
    <w:rsid w:val="00A11BBF"/>
    <w:rsid w:val="00A11DE7"/>
    <w:rsid w:val="00A11F7E"/>
    <w:rsid w:val="00A122E0"/>
    <w:rsid w:val="00A12600"/>
    <w:rsid w:val="00A12867"/>
    <w:rsid w:val="00A12D41"/>
    <w:rsid w:val="00A131C3"/>
    <w:rsid w:val="00A13338"/>
    <w:rsid w:val="00A137F2"/>
    <w:rsid w:val="00A14129"/>
    <w:rsid w:val="00A141C9"/>
    <w:rsid w:val="00A14492"/>
    <w:rsid w:val="00A151F1"/>
    <w:rsid w:val="00A15607"/>
    <w:rsid w:val="00A15CB9"/>
    <w:rsid w:val="00A1617F"/>
    <w:rsid w:val="00A163A0"/>
    <w:rsid w:val="00A16DC1"/>
    <w:rsid w:val="00A16F13"/>
    <w:rsid w:val="00A174FD"/>
    <w:rsid w:val="00A17578"/>
    <w:rsid w:val="00A176DF"/>
    <w:rsid w:val="00A17791"/>
    <w:rsid w:val="00A1797F"/>
    <w:rsid w:val="00A2006A"/>
    <w:rsid w:val="00A20684"/>
    <w:rsid w:val="00A21192"/>
    <w:rsid w:val="00A21263"/>
    <w:rsid w:val="00A2141B"/>
    <w:rsid w:val="00A21E03"/>
    <w:rsid w:val="00A22069"/>
    <w:rsid w:val="00A22329"/>
    <w:rsid w:val="00A22A92"/>
    <w:rsid w:val="00A2301C"/>
    <w:rsid w:val="00A23111"/>
    <w:rsid w:val="00A23506"/>
    <w:rsid w:val="00A236CA"/>
    <w:rsid w:val="00A23D22"/>
    <w:rsid w:val="00A2408F"/>
    <w:rsid w:val="00A2409C"/>
    <w:rsid w:val="00A246F2"/>
    <w:rsid w:val="00A24BAC"/>
    <w:rsid w:val="00A24E2C"/>
    <w:rsid w:val="00A256F2"/>
    <w:rsid w:val="00A26496"/>
    <w:rsid w:val="00A2709D"/>
    <w:rsid w:val="00A275EC"/>
    <w:rsid w:val="00A27602"/>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80A"/>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D51"/>
    <w:rsid w:val="00A43E06"/>
    <w:rsid w:val="00A4423C"/>
    <w:rsid w:val="00A44456"/>
    <w:rsid w:val="00A4450C"/>
    <w:rsid w:val="00A44570"/>
    <w:rsid w:val="00A4477C"/>
    <w:rsid w:val="00A449D0"/>
    <w:rsid w:val="00A44C4E"/>
    <w:rsid w:val="00A45B9E"/>
    <w:rsid w:val="00A45F15"/>
    <w:rsid w:val="00A46202"/>
    <w:rsid w:val="00A465E4"/>
    <w:rsid w:val="00A46855"/>
    <w:rsid w:val="00A46E91"/>
    <w:rsid w:val="00A46EEF"/>
    <w:rsid w:val="00A46FA2"/>
    <w:rsid w:val="00A4705C"/>
    <w:rsid w:val="00A47B75"/>
    <w:rsid w:val="00A5020B"/>
    <w:rsid w:val="00A506E1"/>
    <w:rsid w:val="00A507A2"/>
    <w:rsid w:val="00A508E6"/>
    <w:rsid w:val="00A509A9"/>
    <w:rsid w:val="00A50E03"/>
    <w:rsid w:val="00A50E85"/>
    <w:rsid w:val="00A5107F"/>
    <w:rsid w:val="00A510BD"/>
    <w:rsid w:val="00A515EA"/>
    <w:rsid w:val="00A51F03"/>
    <w:rsid w:val="00A51FB7"/>
    <w:rsid w:val="00A52666"/>
    <w:rsid w:val="00A526E7"/>
    <w:rsid w:val="00A52A5C"/>
    <w:rsid w:val="00A5357B"/>
    <w:rsid w:val="00A53A41"/>
    <w:rsid w:val="00A53F61"/>
    <w:rsid w:val="00A54538"/>
    <w:rsid w:val="00A54640"/>
    <w:rsid w:val="00A54C19"/>
    <w:rsid w:val="00A54D8C"/>
    <w:rsid w:val="00A554AA"/>
    <w:rsid w:val="00A55EEE"/>
    <w:rsid w:val="00A55F89"/>
    <w:rsid w:val="00A5631B"/>
    <w:rsid w:val="00A56668"/>
    <w:rsid w:val="00A566DD"/>
    <w:rsid w:val="00A5719A"/>
    <w:rsid w:val="00A57D56"/>
    <w:rsid w:val="00A60056"/>
    <w:rsid w:val="00A60173"/>
    <w:rsid w:val="00A60553"/>
    <w:rsid w:val="00A6098B"/>
    <w:rsid w:val="00A609B8"/>
    <w:rsid w:val="00A60AEB"/>
    <w:rsid w:val="00A60F39"/>
    <w:rsid w:val="00A612D6"/>
    <w:rsid w:val="00A61790"/>
    <w:rsid w:val="00A6274E"/>
    <w:rsid w:val="00A62D91"/>
    <w:rsid w:val="00A62E65"/>
    <w:rsid w:val="00A6314F"/>
    <w:rsid w:val="00A632F8"/>
    <w:rsid w:val="00A6339B"/>
    <w:rsid w:val="00A6348E"/>
    <w:rsid w:val="00A636A1"/>
    <w:rsid w:val="00A63B7D"/>
    <w:rsid w:val="00A63E16"/>
    <w:rsid w:val="00A63E36"/>
    <w:rsid w:val="00A6415E"/>
    <w:rsid w:val="00A64435"/>
    <w:rsid w:val="00A645A8"/>
    <w:rsid w:val="00A6504E"/>
    <w:rsid w:val="00A657EF"/>
    <w:rsid w:val="00A658BB"/>
    <w:rsid w:val="00A65AEC"/>
    <w:rsid w:val="00A660DF"/>
    <w:rsid w:val="00A66267"/>
    <w:rsid w:val="00A66381"/>
    <w:rsid w:val="00A66DE5"/>
    <w:rsid w:val="00A67144"/>
    <w:rsid w:val="00A67232"/>
    <w:rsid w:val="00A6753F"/>
    <w:rsid w:val="00A676BE"/>
    <w:rsid w:val="00A67C17"/>
    <w:rsid w:val="00A704CC"/>
    <w:rsid w:val="00A7054A"/>
    <w:rsid w:val="00A70A8A"/>
    <w:rsid w:val="00A70CD2"/>
    <w:rsid w:val="00A71439"/>
    <w:rsid w:val="00A714B9"/>
    <w:rsid w:val="00A716A4"/>
    <w:rsid w:val="00A71C50"/>
    <w:rsid w:val="00A722E7"/>
    <w:rsid w:val="00A72CD1"/>
    <w:rsid w:val="00A72D6D"/>
    <w:rsid w:val="00A730D7"/>
    <w:rsid w:val="00A7356B"/>
    <w:rsid w:val="00A738BC"/>
    <w:rsid w:val="00A7430C"/>
    <w:rsid w:val="00A74695"/>
    <w:rsid w:val="00A75028"/>
    <w:rsid w:val="00A7524E"/>
    <w:rsid w:val="00A756B0"/>
    <w:rsid w:val="00A7582C"/>
    <w:rsid w:val="00A75DB2"/>
    <w:rsid w:val="00A75E44"/>
    <w:rsid w:val="00A7630B"/>
    <w:rsid w:val="00A76AC2"/>
    <w:rsid w:val="00A76AEF"/>
    <w:rsid w:val="00A77B3A"/>
    <w:rsid w:val="00A77CEE"/>
    <w:rsid w:val="00A80672"/>
    <w:rsid w:val="00A80850"/>
    <w:rsid w:val="00A809E3"/>
    <w:rsid w:val="00A80A81"/>
    <w:rsid w:val="00A80CC9"/>
    <w:rsid w:val="00A80E18"/>
    <w:rsid w:val="00A8123E"/>
    <w:rsid w:val="00A819E2"/>
    <w:rsid w:val="00A82618"/>
    <w:rsid w:val="00A829A3"/>
    <w:rsid w:val="00A82A25"/>
    <w:rsid w:val="00A82B5D"/>
    <w:rsid w:val="00A82CB7"/>
    <w:rsid w:val="00A83BAC"/>
    <w:rsid w:val="00A83F3E"/>
    <w:rsid w:val="00A840EE"/>
    <w:rsid w:val="00A84B1D"/>
    <w:rsid w:val="00A84D99"/>
    <w:rsid w:val="00A85070"/>
    <w:rsid w:val="00A8547A"/>
    <w:rsid w:val="00A86190"/>
    <w:rsid w:val="00A8619B"/>
    <w:rsid w:val="00A86293"/>
    <w:rsid w:val="00A8642F"/>
    <w:rsid w:val="00A8674B"/>
    <w:rsid w:val="00A86C5E"/>
    <w:rsid w:val="00A86CF8"/>
    <w:rsid w:val="00A86EC5"/>
    <w:rsid w:val="00A8770D"/>
    <w:rsid w:val="00A877D4"/>
    <w:rsid w:val="00A8796B"/>
    <w:rsid w:val="00A87E66"/>
    <w:rsid w:val="00A906F2"/>
    <w:rsid w:val="00A90777"/>
    <w:rsid w:val="00A90965"/>
    <w:rsid w:val="00A90D13"/>
    <w:rsid w:val="00A91161"/>
    <w:rsid w:val="00A91437"/>
    <w:rsid w:val="00A915B4"/>
    <w:rsid w:val="00A91E43"/>
    <w:rsid w:val="00A92129"/>
    <w:rsid w:val="00A927F2"/>
    <w:rsid w:val="00A92ACA"/>
    <w:rsid w:val="00A92E2C"/>
    <w:rsid w:val="00A9321A"/>
    <w:rsid w:val="00A93588"/>
    <w:rsid w:val="00A93646"/>
    <w:rsid w:val="00A9377C"/>
    <w:rsid w:val="00A94057"/>
    <w:rsid w:val="00A940CF"/>
    <w:rsid w:val="00A946B2"/>
    <w:rsid w:val="00A9511A"/>
    <w:rsid w:val="00A9546F"/>
    <w:rsid w:val="00A955A0"/>
    <w:rsid w:val="00A95EA0"/>
    <w:rsid w:val="00A96C1A"/>
    <w:rsid w:val="00A96FB6"/>
    <w:rsid w:val="00A97803"/>
    <w:rsid w:val="00A979D6"/>
    <w:rsid w:val="00A97B88"/>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0679"/>
    <w:rsid w:val="00AB07A8"/>
    <w:rsid w:val="00AB1AE2"/>
    <w:rsid w:val="00AB1B6D"/>
    <w:rsid w:val="00AB203A"/>
    <w:rsid w:val="00AB2FF0"/>
    <w:rsid w:val="00AB3136"/>
    <w:rsid w:val="00AB3430"/>
    <w:rsid w:val="00AB35CF"/>
    <w:rsid w:val="00AB3A57"/>
    <w:rsid w:val="00AB3D6A"/>
    <w:rsid w:val="00AB4082"/>
    <w:rsid w:val="00AB420C"/>
    <w:rsid w:val="00AB4652"/>
    <w:rsid w:val="00AB4788"/>
    <w:rsid w:val="00AB4C5B"/>
    <w:rsid w:val="00AB4F33"/>
    <w:rsid w:val="00AB4FB3"/>
    <w:rsid w:val="00AB56F5"/>
    <w:rsid w:val="00AB5F82"/>
    <w:rsid w:val="00AB72EF"/>
    <w:rsid w:val="00AB7546"/>
    <w:rsid w:val="00AB79B1"/>
    <w:rsid w:val="00AB7C57"/>
    <w:rsid w:val="00AB7CAE"/>
    <w:rsid w:val="00AC0699"/>
    <w:rsid w:val="00AC1D7B"/>
    <w:rsid w:val="00AC1EC5"/>
    <w:rsid w:val="00AC2223"/>
    <w:rsid w:val="00AC237B"/>
    <w:rsid w:val="00AC2633"/>
    <w:rsid w:val="00AC267F"/>
    <w:rsid w:val="00AC2C0B"/>
    <w:rsid w:val="00AC2E76"/>
    <w:rsid w:val="00AC32D0"/>
    <w:rsid w:val="00AC41BC"/>
    <w:rsid w:val="00AC4E24"/>
    <w:rsid w:val="00AC511D"/>
    <w:rsid w:val="00AC5468"/>
    <w:rsid w:val="00AC555E"/>
    <w:rsid w:val="00AC5681"/>
    <w:rsid w:val="00AC58FB"/>
    <w:rsid w:val="00AC5F7F"/>
    <w:rsid w:val="00AC5FEB"/>
    <w:rsid w:val="00AC63CD"/>
    <w:rsid w:val="00AC68A9"/>
    <w:rsid w:val="00AC6B72"/>
    <w:rsid w:val="00AC6E50"/>
    <w:rsid w:val="00AC75C0"/>
    <w:rsid w:val="00AC772F"/>
    <w:rsid w:val="00AC776D"/>
    <w:rsid w:val="00AC7D9D"/>
    <w:rsid w:val="00AC7ECE"/>
    <w:rsid w:val="00AD012E"/>
    <w:rsid w:val="00AD01CB"/>
    <w:rsid w:val="00AD0B2A"/>
    <w:rsid w:val="00AD0D7D"/>
    <w:rsid w:val="00AD0DFF"/>
    <w:rsid w:val="00AD0F2E"/>
    <w:rsid w:val="00AD209D"/>
    <w:rsid w:val="00AD2167"/>
    <w:rsid w:val="00AD29C7"/>
    <w:rsid w:val="00AD34B4"/>
    <w:rsid w:val="00AD3651"/>
    <w:rsid w:val="00AD43B3"/>
    <w:rsid w:val="00AD4564"/>
    <w:rsid w:val="00AD4B00"/>
    <w:rsid w:val="00AD4C28"/>
    <w:rsid w:val="00AD4E79"/>
    <w:rsid w:val="00AD5433"/>
    <w:rsid w:val="00AD5C91"/>
    <w:rsid w:val="00AD5CA1"/>
    <w:rsid w:val="00AD5EBB"/>
    <w:rsid w:val="00AD5F9D"/>
    <w:rsid w:val="00AD6014"/>
    <w:rsid w:val="00AD6414"/>
    <w:rsid w:val="00AD6587"/>
    <w:rsid w:val="00AD66FF"/>
    <w:rsid w:val="00AD6D14"/>
    <w:rsid w:val="00AD6E8D"/>
    <w:rsid w:val="00AD6FF4"/>
    <w:rsid w:val="00AD7219"/>
    <w:rsid w:val="00AD776D"/>
    <w:rsid w:val="00AD7861"/>
    <w:rsid w:val="00AD7FF9"/>
    <w:rsid w:val="00AE05F8"/>
    <w:rsid w:val="00AE0B26"/>
    <w:rsid w:val="00AE0CD5"/>
    <w:rsid w:val="00AE0D20"/>
    <w:rsid w:val="00AE0E8E"/>
    <w:rsid w:val="00AE1443"/>
    <w:rsid w:val="00AE18BC"/>
    <w:rsid w:val="00AE1C3B"/>
    <w:rsid w:val="00AE1F81"/>
    <w:rsid w:val="00AE2756"/>
    <w:rsid w:val="00AE284D"/>
    <w:rsid w:val="00AE3EF8"/>
    <w:rsid w:val="00AE454D"/>
    <w:rsid w:val="00AE52BE"/>
    <w:rsid w:val="00AE5C46"/>
    <w:rsid w:val="00AE6049"/>
    <w:rsid w:val="00AE62CC"/>
    <w:rsid w:val="00AE661C"/>
    <w:rsid w:val="00AE728F"/>
    <w:rsid w:val="00AE7417"/>
    <w:rsid w:val="00AE785F"/>
    <w:rsid w:val="00AE7FB2"/>
    <w:rsid w:val="00AF0587"/>
    <w:rsid w:val="00AF0C3B"/>
    <w:rsid w:val="00AF17A5"/>
    <w:rsid w:val="00AF2BEC"/>
    <w:rsid w:val="00AF2F1D"/>
    <w:rsid w:val="00AF2F74"/>
    <w:rsid w:val="00AF3096"/>
    <w:rsid w:val="00AF30CE"/>
    <w:rsid w:val="00AF3371"/>
    <w:rsid w:val="00AF3C25"/>
    <w:rsid w:val="00AF3DD9"/>
    <w:rsid w:val="00AF3EB9"/>
    <w:rsid w:val="00AF3ECE"/>
    <w:rsid w:val="00AF43F2"/>
    <w:rsid w:val="00AF45E5"/>
    <w:rsid w:val="00AF4775"/>
    <w:rsid w:val="00AF4B9C"/>
    <w:rsid w:val="00AF4C05"/>
    <w:rsid w:val="00AF511E"/>
    <w:rsid w:val="00AF5220"/>
    <w:rsid w:val="00AF5782"/>
    <w:rsid w:val="00AF57AE"/>
    <w:rsid w:val="00AF5922"/>
    <w:rsid w:val="00AF5BC9"/>
    <w:rsid w:val="00AF5DCC"/>
    <w:rsid w:val="00AF5DF4"/>
    <w:rsid w:val="00AF68BC"/>
    <w:rsid w:val="00AF6911"/>
    <w:rsid w:val="00AF691A"/>
    <w:rsid w:val="00AF69F5"/>
    <w:rsid w:val="00AF74EC"/>
    <w:rsid w:val="00AF788F"/>
    <w:rsid w:val="00B002C0"/>
    <w:rsid w:val="00B0080C"/>
    <w:rsid w:val="00B0088F"/>
    <w:rsid w:val="00B00EDA"/>
    <w:rsid w:val="00B00F56"/>
    <w:rsid w:val="00B019E1"/>
    <w:rsid w:val="00B021AD"/>
    <w:rsid w:val="00B02785"/>
    <w:rsid w:val="00B029CA"/>
    <w:rsid w:val="00B02DD1"/>
    <w:rsid w:val="00B02E72"/>
    <w:rsid w:val="00B0317E"/>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2CC9"/>
    <w:rsid w:val="00B1320C"/>
    <w:rsid w:val="00B1334D"/>
    <w:rsid w:val="00B1356A"/>
    <w:rsid w:val="00B140C8"/>
    <w:rsid w:val="00B140F3"/>
    <w:rsid w:val="00B143FA"/>
    <w:rsid w:val="00B1462A"/>
    <w:rsid w:val="00B14C07"/>
    <w:rsid w:val="00B15EEB"/>
    <w:rsid w:val="00B1605A"/>
    <w:rsid w:val="00B1694A"/>
    <w:rsid w:val="00B16C19"/>
    <w:rsid w:val="00B170FB"/>
    <w:rsid w:val="00B177A6"/>
    <w:rsid w:val="00B17A1C"/>
    <w:rsid w:val="00B203B6"/>
    <w:rsid w:val="00B2102C"/>
    <w:rsid w:val="00B2166F"/>
    <w:rsid w:val="00B217D4"/>
    <w:rsid w:val="00B21984"/>
    <w:rsid w:val="00B21B08"/>
    <w:rsid w:val="00B2241E"/>
    <w:rsid w:val="00B22CDA"/>
    <w:rsid w:val="00B22D1B"/>
    <w:rsid w:val="00B22DAC"/>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542"/>
    <w:rsid w:val="00B275E0"/>
    <w:rsid w:val="00B27F0A"/>
    <w:rsid w:val="00B27F49"/>
    <w:rsid w:val="00B3008E"/>
    <w:rsid w:val="00B301EA"/>
    <w:rsid w:val="00B3024E"/>
    <w:rsid w:val="00B30796"/>
    <w:rsid w:val="00B30E61"/>
    <w:rsid w:val="00B3142E"/>
    <w:rsid w:val="00B31D57"/>
    <w:rsid w:val="00B31E48"/>
    <w:rsid w:val="00B3243F"/>
    <w:rsid w:val="00B3277D"/>
    <w:rsid w:val="00B33623"/>
    <w:rsid w:val="00B33895"/>
    <w:rsid w:val="00B33AF9"/>
    <w:rsid w:val="00B344FE"/>
    <w:rsid w:val="00B3457B"/>
    <w:rsid w:val="00B34AF3"/>
    <w:rsid w:val="00B34D5B"/>
    <w:rsid w:val="00B34DEC"/>
    <w:rsid w:val="00B35282"/>
    <w:rsid w:val="00B35457"/>
    <w:rsid w:val="00B3556B"/>
    <w:rsid w:val="00B35573"/>
    <w:rsid w:val="00B3587C"/>
    <w:rsid w:val="00B35A01"/>
    <w:rsid w:val="00B35F52"/>
    <w:rsid w:val="00B35FDC"/>
    <w:rsid w:val="00B36545"/>
    <w:rsid w:val="00B36A41"/>
    <w:rsid w:val="00B370A5"/>
    <w:rsid w:val="00B3748C"/>
    <w:rsid w:val="00B3786C"/>
    <w:rsid w:val="00B37920"/>
    <w:rsid w:val="00B37B94"/>
    <w:rsid w:val="00B37DFB"/>
    <w:rsid w:val="00B40690"/>
    <w:rsid w:val="00B40D02"/>
    <w:rsid w:val="00B40EF7"/>
    <w:rsid w:val="00B41536"/>
    <w:rsid w:val="00B423A3"/>
    <w:rsid w:val="00B425C8"/>
    <w:rsid w:val="00B42801"/>
    <w:rsid w:val="00B42950"/>
    <w:rsid w:val="00B431DF"/>
    <w:rsid w:val="00B43B44"/>
    <w:rsid w:val="00B43DB6"/>
    <w:rsid w:val="00B4411A"/>
    <w:rsid w:val="00B442DB"/>
    <w:rsid w:val="00B448C2"/>
    <w:rsid w:val="00B44ABC"/>
    <w:rsid w:val="00B44C50"/>
    <w:rsid w:val="00B45342"/>
    <w:rsid w:val="00B454E4"/>
    <w:rsid w:val="00B454EF"/>
    <w:rsid w:val="00B45AD8"/>
    <w:rsid w:val="00B46ABF"/>
    <w:rsid w:val="00B46D0B"/>
    <w:rsid w:val="00B46FC0"/>
    <w:rsid w:val="00B47CDE"/>
    <w:rsid w:val="00B5013E"/>
    <w:rsid w:val="00B506A7"/>
    <w:rsid w:val="00B50E30"/>
    <w:rsid w:val="00B50FD0"/>
    <w:rsid w:val="00B51473"/>
    <w:rsid w:val="00B51B72"/>
    <w:rsid w:val="00B51B77"/>
    <w:rsid w:val="00B52035"/>
    <w:rsid w:val="00B524D7"/>
    <w:rsid w:val="00B52737"/>
    <w:rsid w:val="00B52AC4"/>
    <w:rsid w:val="00B53197"/>
    <w:rsid w:val="00B53544"/>
    <w:rsid w:val="00B5363B"/>
    <w:rsid w:val="00B5366F"/>
    <w:rsid w:val="00B537BA"/>
    <w:rsid w:val="00B54289"/>
    <w:rsid w:val="00B5444F"/>
    <w:rsid w:val="00B54C36"/>
    <w:rsid w:val="00B54FFC"/>
    <w:rsid w:val="00B559A4"/>
    <w:rsid w:val="00B55A58"/>
    <w:rsid w:val="00B55A90"/>
    <w:rsid w:val="00B56D79"/>
    <w:rsid w:val="00B571EE"/>
    <w:rsid w:val="00B57AB2"/>
    <w:rsid w:val="00B57C05"/>
    <w:rsid w:val="00B57CAB"/>
    <w:rsid w:val="00B60163"/>
    <w:rsid w:val="00B606B1"/>
    <w:rsid w:val="00B60822"/>
    <w:rsid w:val="00B60A32"/>
    <w:rsid w:val="00B60C4A"/>
    <w:rsid w:val="00B60C84"/>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2C3"/>
    <w:rsid w:val="00B643BB"/>
    <w:rsid w:val="00B64AE1"/>
    <w:rsid w:val="00B64B60"/>
    <w:rsid w:val="00B64CD5"/>
    <w:rsid w:val="00B650D8"/>
    <w:rsid w:val="00B6515D"/>
    <w:rsid w:val="00B652FD"/>
    <w:rsid w:val="00B66B70"/>
    <w:rsid w:val="00B66C73"/>
    <w:rsid w:val="00B66CA3"/>
    <w:rsid w:val="00B66EBD"/>
    <w:rsid w:val="00B672ED"/>
    <w:rsid w:val="00B676DA"/>
    <w:rsid w:val="00B67983"/>
    <w:rsid w:val="00B67A08"/>
    <w:rsid w:val="00B7039D"/>
    <w:rsid w:val="00B703D2"/>
    <w:rsid w:val="00B70D2C"/>
    <w:rsid w:val="00B70DD1"/>
    <w:rsid w:val="00B713B0"/>
    <w:rsid w:val="00B713C8"/>
    <w:rsid w:val="00B71F33"/>
    <w:rsid w:val="00B7265F"/>
    <w:rsid w:val="00B72C24"/>
    <w:rsid w:val="00B72D6F"/>
    <w:rsid w:val="00B735AD"/>
    <w:rsid w:val="00B73784"/>
    <w:rsid w:val="00B73A44"/>
    <w:rsid w:val="00B73BA9"/>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1F7"/>
    <w:rsid w:val="00B8298F"/>
    <w:rsid w:val="00B82A8A"/>
    <w:rsid w:val="00B82CA0"/>
    <w:rsid w:val="00B83219"/>
    <w:rsid w:val="00B8330F"/>
    <w:rsid w:val="00B834A9"/>
    <w:rsid w:val="00B846A1"/>
    <w:rsid w:val="00B85594"/>
    <w:rsid w:val="00B8562D"/>
    <w:rsid w:val="00B8588D"/>
    <w:rsid w:val="00B85CFC"/>
    <w:rsid w:val="00B862EA"/>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3E73"/>
    <w:rsid w:val="00B94A67"/>
    <w:rsid w:val="00B94E64"/>
    <w:rsid w:val="00B95234"/>
    <w:rsid w:val="00B954ED"/>
    <w:rsid w:val="00B95769"/>
    <w:rsid w:val="00B957B8"/>
    <w:rsid w:val="00B95BBE"/>
    <w:rsid w:val="00B966C7"/>
    <w:rsid w:val="00B96C54"/>
    <w:rsid w:val="00B972B3"/>
    <w:rsid w:val="00B9782B"/>
    <w:rsid w:val="00B978D7"/>
    <w:rsid w:val="00B97A0F"/>
    <w:rsid w:val="00B97A1E"/>
    <w:rsid w:val="00B97CAC"/>
    <w:rsid w:val="00BA01CD"/>
    <w:rsid w:val="00BA0472"/>
    <w:rsid w:val="00BA0506"/>
    <w:rsid w:val="00BA071A"/>
    <w:rsid w:val="00BA088D"/>
    <w:rsid w:val="00BA095E"/>
    <w:rsid w:val="00BA09F0"/>
    <w:rsid w:val="00BA0A9F"/>
    <w:rsid w:val="00BA1238"/>
    <w:rsid w:val="00BA1853"/>
    <w:rsid w:val="00BA1908"/>
    <w:rsid w:val="00BA1E3D"/>
    <w:rsid w:val="00BA223E"/>
    <w:rsid w:val="00BA2E1F"/>
    <w:rsid w:val="00BA2F72"/>
    <w:rsid w:val="00BA3096"/>
    <w:rsid w:val="00BA31CE"/>
    <w:rsid w:val="00BA3A22"/>
    <w:rsid w:val="00BA3B8A"/>
    <w:rsid w:val="00BA3C2C"/>
    <w:rsid w:val="00BA4428"/>
    <w:rsid w:val="00BA4452"/>
    <w:rsid w:val="00BA4E1A"/>
    <w:rsid w:val="00BA5822"/>
    <w:rsid w:val="00BA5980"/>
    <w:rsid w:val="00BA59BC"/>
    <w:rsid w:val="00BA6031"/>
    <w:rsid w:val="00BA6127"/>
    <w:rsid w:val="00BA6697"/>
    <w:rsid w:val="00BA67F9"/>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7C0"/>
    <w:rsid w:val="00BB2C7D"/>
    <w:rsid w:val="00BB2D70"/>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644"/>
    <w:rsid w:val="00BC076D"/>
    <w:rsid w:val="00BC0E95"/>
    <w:rsid w:val="00BC0F21"/>
    <w:rsid w:val="00BC1631"/>
    <w:rsid w:val="00BC1666"/>
    <w:rsid w:val="00BC2297"/>
    <w:rsid w:val="00BC23D7"/>
    <w:rsid w:val="00BC27AA"/>
    <w:rsid w:val="00BC2CCD"/>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11C7"/>
    <w:rsid w:val="00BD130C"/>
    <w:rsid w:val="00BD194C"/>
    <w:rsid w:val="00BD2D40"/>
    <w:rsid w:val="00BD2F18"/>
    <w:rsid w:val="00BD322B"/>
    <w:rsid w:val="00BD32BB"/>
    <w:rsid w:val="00BD3D6D"/>
    <w:rsid w:val="00BD4056"/>
    <w:rsid w:val="00BD4138"/>
    <w:rsid w:val="00BD421B"/>
    <w:rsid w:val="00BD4315"/>
    <w:rsid w:val="00BD4423"/>
    <w:rsid w:val="00BD4594"/>
    <w:rsid w:val="00BD4809"/>
    <w:rsid w:val="00BD4B00"/>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517"/>
    <w:rsid w:val="00BE4751"/>
    <w:rsid w:val="00BE47B7"/>
    <w:rsid w:val="00BE498C"/>
    <w:rsid w:val="00BE5227"/>
    <w:rsid w:val="00BE5D5C"/>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617"/>
    <w:rsid w:val="00BF1991"/>
    <w:rsid w:val="00BF19BC"/>
    <w:rsid w:val="00BF1EBE"/>
    <w:rsid w:val="00BF32DE"/>
    <w:rsid w:val="00BF39BA"/>
    <w:rsid w:val="00BF3C8E"/>
    <w:rsid w:val="00BF3CFF"/>
    <w:rsid w:val="00BF4518"/>
    <w:rsid w:val="00BF4B24"/>
    <w:rsid w:val="00BF550D"/>
    <w:rsid w:val="00BF6180"/>
    <w:rsid w:val="00BF6483"/>
    <w:rsid w:val="00BF67DD"/>
    <w:rsid w:val="00BF6D98"/>
    <w:rsid w:val="00BF71A5"/>
    <w:rsid w:val="00BF7556"/>
    <w:rsid w:val="00C003E5"/>
    <w:rsid w:val="00C005DF"/>
    <w:rsid w:val="00C00A23"/>
    <w:rsid w:val="00C0106E"/>
    <w:rsid w:val="00C0107D"/>
    <w:rsid w:val="00C015E7"/>
    <w:rsid w:val="00C01B3E"/>
    <w:rsid w:val="00C01B95"/>
    <w:rsid w:val="00C029F5"/>
    <w:rsid w:val="00C02A9B"/>
    <w:rsid w:val="00C0300A"/>
    <w:rsid w:val="00C0349B"/>
    <w:rsid w:val="00C03567"/>
    <w:rsid w:val="00C03712"/>
    <w:rsid w:val="00C04195"/>
    <w:rsid w:val="00C041A0"/>
    <w:rsid w:val="00C0446A"/>
    <w:rsid w:val="00C04494"/>
    <w:rsid w:val="00C0459A"/>
    <w:rsid w:val="00C04703"/>
    <w:rsid w:val="00C0476D"/>
    <w:rsid w:val="00C04BD2"/>
    <w:rsid w:val="00C04D4F"/>
    <w:rsid w:val="00C05052"/>
    <w:rsid w:val="00C0541A"/>
    <w:rsid w:val="00C061E9"/>
    <w:rsid w:val="00C06372"/>
    <w:rsid w:val="00C0675B"/>
    <w:rsid w:val="00C071D3"/>
    <w:rsid w:val="00C07C57"/>
    <w:rsid w:val="00C07DE4"/>
    <w:rsid w:val="00C105A0"/>
    <w:rsid w:val="00C10949"/>
    <w:rsid w:val="00C10AC0"/>
    <w:rsid w:val="00C10B22"/>
    <w:rsid w:val="00C11002"/>
    <w:rsid w:val="00C1113C"/>
    <w:rsid w:val="00C11219"/>
    <w:rsid w:val="00C11825"/>
    <w:rsid w:val="00C12056"/>
    <w:rsid w:val="00C12579"/>
    <w:rsid w:val="00C12AE8"/>
    <w:rsid w:val="00C12B58"/>
    <w:rsid w:val="00C12D4D"/>
    <w:rsid w:val="00C12E07"/>
    <w:rsid w:val="00C132D5"/>
    <w:rsid w:val="00C1364F"/>
    <w:rsid w:val="00C13BE0"/>
    <w:rsid w:val="00C13C71"/>
    <w:rsid w:val="00C13C7B"/>
    <w:rsid w:val="00C13E60"/>
    <w:rsid w:val="00C14068"/>
    <w:rsid w:val="00C15510"/>
    <w:rsid w:val="00C1561A"/>
    <w:rsid w:val="00C15866"/>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CF9"/>
    <w:rsid w:val="00C23E58"/>
    <w:rsid w:val="00C24076"/>
    <w:rsid w:val="00C24F11"/>
    <w:rsid w:val="00C2580E"/>
    <w:rsid w:val="00C263E8"/>
    <w:rsid w:val="00C2640E"/>
    <w:rsid w:val="00C26A90"/>
    <w:rsid w:val="00C26B82"/>
    <w:rsid w:val="00C2765C"/>
    <w:rsid w:val="00C27667"/>
    <w:rsid w:val="00C27B4A"/>
    <w:rsid w:val="00C27D4F"/>
    <w:rsid w:val="00C305BA"/>
    <w:rsid w:val="00C3061E"/>
    <w:rsid w:val="00C30D38"/>
    <w:rsid w:val="00C316DE"/>
    <w:rsid w:val="00C31B08"/>
    <w:rsid w:val="00C32223"/>
    <w:rsid w:val="00C32460"/>
    <w:rsid w:val="00C327C0"/>
    <w:rsid w:val="00C327D5"/>
    <w:rsid w:val="00C32C6C"/>
    <w:rsid w:val="00C32D5E"/>
    <w:rsid w:val="00C32FBF"/>
    <w:rsid w:val="00C33B06"/>
    <w:rsid w:val="00C340A7"/>
    <w:rsid w:val="00C3432C"/>
    <w:rsid w:val="00C34809"/>
    <w:rsid w:val="00C34833"/>
    <w:rsid w:val="00C34C01"/>
    <w:rsid w:val="00C34C86"/>
    <w:rsid w:val="00C3521C"/>
    <w:rsid w:val="00C35604"/>
    <w:rsid w:val="00C3594B"/>
    <w:rsid w:val="00C35BE9"/>
    <w:rsid w:val="00C35E89"/>
    <w:rsid w:val="00C36029"/>
    <w:rsid w:val="00C36130"/>
    <w:rsid w:val="00C36F6C"/>
    <w:rsid w:val="00C372F0"/>
    <w:rsid w:val="00C373B9"/>
    <w:rsid w:val="00C37679"/>
    <w:rsid w:val="00C37687"/>
    <w:rsid w:val="00C405BD"/>
    <w:rsid w:val="00C40E75"/>
    <w:rsid w:val="00C41215"/>
    <w:rsid w:val="00C41C9E"/>
    <w:rsid w:val="00C423A6"/>
    <w:rsid w:val="00C424E9"/>
    <w:rsid w:val="00C4254F"/>
    <w:rsid w:val="00C42582"/>
    <w:rsid w:val="00C42DBE"/>
    <w:rsid w:val="00C433F4"/>
    <w:rsid w:val="00C437BC"/>
    <w:rsid w:val="00C43BC7"/>
    <w:rsid w:val="00C440FD"/>
    <w:rsid w:val="00C443C3"/>
    <w:rsid w:val="00C44420"/>
    <w:rsid w:val="00C44449"/>
    <w:rsid w:val="00C44917"/>
    <w:rsid w:val="00C44AA6"/>
    <w:rsid w:val="00C44B35"/>
    <w:rsid w:val="00C44E1D"/>
    <w:rsid w:val="00C44EE9"/>
    <w:rsid w:val="00C454BC"/>
    <w:rsid w:val="00C45AAC"/>
    <w:rsid w:val="00C45DDD"/>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D7F"/>
    <w:rsid w:val="00C51E63"/>
    <w:rsid w:val="00C51FE0"/>
    <w:rsid w:val="00C520C1"/>
    <w:rsid w:val="00C5247B"/>
    <w:rsid w:val="00C52504"/>
    <w:rsid w:val="00C527F2"/>
    <w:rsid w:val="00C5294A"/>
    <w:rsid w:val="00C5310F"/>
    <w:rsid w:val="00C5320F"/>
    <w:rsid w:val="00C532A9"/>
    <w:rsid w:val="00C536F6"/>
    <w:rsid w:val="00C544EF"/>
    <w:rsid w:val="00C54C70"/>
    <w:rsid w:val="00C55188"/>
    <w:rsid w:val="00C55298"/>
    <w:rsid w:val="00C5540C"/>
    <w:rsid w:val="00C5553F"/>
    <w:rsid w:val="00C555F5"/>
    <w:rsid w:val="00C55E4A"/>
    <w:rsid w:val="00C562B7"/>
    <w:rsid w:val="00C5684A"/>
    <w:rsid w:val="00C569C6"/>
    <w:rsid w:val="00C56D2D"/>
    <w:rsid w:val="00C56E59"/>
    <w:rsid w:val="00C57015"/>
    <w:rsid w:val="00C570A2"/>
    <w:rsid w:val="00C6013D"/>
    <w:rsid w:val="00C6039E"/>
    <w:rsid w:val="00C603FF"/>
    <w:rsid w:val="00C608F7"/>
    <w:rsid w:val="00C614E6"/>
    <w:rsid w:val="00C6171B"/>
    <w:rsid w:val="00C61986"/>
    <w:rsid w:val="00C61B10"/>
    <w:rsid w:val="00C6214C"/>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DEC"/>
    <w:rsid w:val="00C65E7E"/>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67"/>
    <w:rsid w:val="00C752F6"/>
    <w:rsid w:val="00C75540"/>
    <w:rsid w:val="00C7612E"/>
    <w:rsid w:val="00C77546"/>
    <w:rsid w:val="00C77AB9"/>
    <w:rsid w:val="00C77E47"/>
    <w:rsid w:val="00C77F03"/>
    <w:rsid w:val="00C80056"/>
    <w:rsid w:val="00C80403"/>
    <w:rsid w:val="00C80790"/>
    <w:rsid w:val="00C808BA"/>
    <w:rsid w:val="00C80A22"/>
    <w:rsid w:val="00C8102F"/>
    <w:rsid w:val="00C8107A"/>
    <w:rsid w:val="00C81C12"/>
    <w:rsid w:val="00C81E09"/>
    <w:rsid w:val="00C824B6"/>
    <w:rsid w:val="00C8255B"/>
    <w:rsid w:val="00C825F5"/>
    <w:rsid w:val="00C82966"/>
    <w:rsid w:val="00C82EF2"/>
    <w:rsid w:val="00C8384F"/>
    <w:rsid w:val="00C84605"/>
    <w:rsid w:val="00C84B02"/>
    <w:rsid w:val="00C85436"/>
    <w:rsid w:val="00C85828"/>
    <w:rsid w:val="00C85861"/>
    <w:rsid w:val="00C85DCC"/>
    <w:rsid w:val="00C865A9"/>
    <w:rsid w:val="00C866A1"/>
    <w:rsid w:val="00C8690D"/>
    <w:rsid w:val="00C86A17"/>
    <w:rsid w:val="00C86F01"/>
    <w:rsid w:val="00C87389"/>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CB4"/>
    <w:rsid w:val="00C93F00"/>
    <w:rsid w:val="00C93FF1"/>
    <w:rsid w:val="00C943B9"/>
    <w:rsid w:val="00C94811"/>
    <w:rsid w:val="00C94909"/>
    <w:rsid w:val="00C94938"/>
    <w:rsid w:val="00C94EC4"/>
    <w:rsid w:val="00C9527E"/>
    <w:rsid w:val="00C95495"/>
    <w:rsid w:val="00C955D7"/>
    <w:rsid w:val="00C95C83"/>
    <w:rsid w:val="00C963E1"/>
    <w:rsid w:val="00C96964"/>
    <w:rsid w:val="00C96F9F"/>
    <w:rsid w:val="00C96FC7"/>
    <w:rsid w:val="00C97016"/>
    <w:rsid w:val="00C97C07"/>
    <w:rsid w:val="00CA0246"/>
    <w:rsid w:val="00CA0276"/>
    <w:rsid w:val="00CA05A3"/>
    <w:rsid w:val="00CA08AA"/>
    <w:rsid w:val="00CA08B7"/>
    <w:rsid w:val="00CA0915"/>
    <w:rsid w:val="00CA0E73"/>
    <w:rsid w:val="00CA1310"/>
    <w:rsid w:val="00CA2597"/>
    <w:rsid w:val="00CA2933"/>
    <w:rsid w:val="00CA2BD1"/>
    <w:rsid w:val="00CA2D47"/>
    <w:rsid w:val="00CA30AC"/>
    <w:rsid w:val="00CA3A03"/>
    <w:rsid w:val="00CA3C70"/>
    <w:rsid w:val="00CA3DC1"/>
    <w:rsid w:val="00CA473B"/>
    <w:rsid w:val="00CA4B92"/>
    <w:rsid w:val="00CA4F17"/>
    <w:rsid w:val="00CA4FC3"/>
    <w:rsid w:val="00CA5788"/>
    <w:rsid w:val="00CA594F"/>
    <w:rsid w:val="00CA5AC5"/>
    <w:rsid w:val="00CA5ED8"/>
    <w:rsid w:val="00CA674B"/>
    <w:rsid w:val="00CA6874"/>
    <w:rsid w:val="00CA69C2"/>
    <w:rsid w:val="00CA6BF5"/>
    <w:rsid w:val="00CA6C54"/>
    <w:rsid w:val="00CA6E80"/>
    <w:rsid w:val="00CA7018"/>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0EF"/>
    <w:rsid w:val="00CB529B"/>
    <w:rsid w:val="00CB52D5"/>
    <w:rsid w:val="00CB5565"/>
    <w:rsid w:val="00CB5965"/>
    <w:rsid w:val="00CB5998"/>
    <w:rsid w:val="00CB5C90"/>
    <w:rsid w:val="00CB60EC"/>
    <w:rsid w:val="00CB6198"/>
    <w:rsid w:val="00CB67D9"/>
    <w:rsid w:val="00CB711C"/>
    <w:rsid w:val="00CB71E3"/>
    <w:rsid w:val="00CB7798"/>
    <w:rsid w:val="00CB7E87"/>
    <w:rsid w:val="00CC0B01"/>
    <w:rsid w:val="00CC0E54"/>
    <w:rsid w:val="00CC1962"/>
    <w:rsid w:val="00CC19DE"/>
    <w:rsid w:val="00CC20B0"/>
    <w:rsid w:val="00CC2315"/>
    <w:rsid w:val="00CC248C"/>
    <w:rsid w:val="00CC281A"/>
    <w:rsid w:val="00CC2BD2"/>
    <w:rsid w:val="00CC2CEE"/>
    <w:rsid w:val="00CC30E0"/>
    <w:rsid w:val="00CC3428"/>
    <w:rsid w:val="00CC34C5"/>
    <w:rsid w:val="00CC3E6C"/>
    <w:rsid w:val="00CC409B"/>
    <w:rsid w:val="00CC41D8"/>
    <w:rsid w:val="00CC4692"/>
    <w:rsid w:val="00CC5075"/>
    <w:rsid w:val="00CC5954"/>
    <w:rsid w:val="00CC5C6B"/>
    <w:rsid w:val="00CC5F61"/>
    <w:rsid w:val="00CC5F63"/>
    <w:rsid w:val="00CC5F7B"/>
    <w:rsid w:val="00CC6068"/>
    <w:rsid w:val="00CC61FB"/>
    <w:rsid w:val="00CC6807"/>
    <w:rsid w:val="00CC6D15"/>
    <w:rsid w:val="00CC7266"/>
    <w:rsid w:val="00CC730D"/>
    <w:rsid w:val="00CC75C6"/>
    <w:rsid w:val="00CC7A62"/>
    <w:rsid w:val="00CC7C11"/>
    <w:rsid w:val="00CC7F06"/>
    <w:rsid w:val="00CD0BF5"/>
    <w:rsid w:val="00CD190B"/>
    <w:rsid w:val="00CD1E81"/>
    <w:rsid w:val="00CD1EAB"/>
    <w:rsid w:val="00CD22FC"/>
    <w:rsid w:val="00CD2453"/>
    <w:rsid w:val="00CD28D7"/>
    <w:rsid w:val="00CD292F"/>
    <w:rsid w:val="00CD30CD"/>
    <w:rsid w:val="00CD3359"/>
    <w:rsid w:val="00CD33AA"/>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7CA"/>
    <w:rsid w:val="00CF0825"/>
    <w:rsid w:val="00CF0AE2"/>
    <w:rsid w:val="00CF0EF7"/>
    <w:rsid w:val="00CF16F5"/>
    <w:rsid w:val="00CF1823"/>
    <w:rsid w:val="00CF193D"/>
    <w:rsid w:val="00CF2215"/>
    <w:rsid w:val="00CF2EA9"/>
    <w:rsid w:val="00CF4332"/>
    <w:rsid w:val="00CF449F"/>
    <w:rsid w:val="00CF460A"/>
    <w:rsid w:val="00CF4781"/>
    <w:rsid w:val="00CF4830"/>
    <w:rsid w:val="00CF5F62"/>
    <w:rsid w:val="00CF6A27"/>
    <w:rsid w:val="00CF74E0"/>
    <w:rsid w:val="00CF76EF"/>
    <w:rsid w:val="00CF7D41"/>
    <w:rsid w:val="00CF7F57"/>
    <w:rsid w:val="00D0044C"/>
    <w:rsid w:val="00D00A65"/>
    <w:rsid w:val="00D01065"/>
    <w:rsid w:val="00D0197E"/>
    <w:rsid w:val="00D019A2"/>
    <w:rsid w:val="00D01DAE"/>
    <w:rsid w:val="00D01E86"/>
    <w:rsid w:val="00D02360"/>
    <w:rsid w:val="00D02499"/>
    <w:rsid w:val="00D026EE"/>
    <w:rsid w:val="00D02772"/>
    <w:rsid w:val="00D034D3"/>
    <w:rsid w:val="00D0363B"/>
    <w:rsid w:val="00D03695"/>
    <w:rsid w:val="00D037E4"/>
    <w:rsid w:val="00D03CE3"/>
    <w:rsid w:val="00D03F1D"/>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1F7A"/>
    <w:rsid w:val="00D1213B"/>
    <w:rsid w:val="00D123FA"/>
    <w:rsid w:val="00D12578"/>
    <w:rsid w:val="00D1260D"/>
    <w:rsid w:val="00D1293D"/>
    <w:rsid w:val="00D13387"/>
    <w:rsid w:val="00D141EC"/>
    <w:rsid w:val="00D14D21"/>
    <w:rsid w:val="00D1544A"/>
    <w:rsid w:val="00D15519"/>
    <w:rsid w:val="00D157D1"/>
    <w:rsid w:val="00D15AE5"/>
    <w:rsid w:val="00D160DE"/>
    <w:rsid w:val="00D16649"/>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7"/>
    <w:rsid w:val="00D2352F"/>
    <w:rsid w:val="00D238E9"/>
    <w:rsid w:val="00D23E64"/>
    <w:rsid w:val="00D240A8"/>
    <w:rsid w:val="00D24367"/>
    <w:rsid w:val="00D246F9"/>
    <w:rsid w:val="00D2474F"/>
    <w:rsid w:val="00D247A9"/>
    <w:rsid w:val="00D24C4A"/>
    <w:rsid w:val="00D24DFF"/>
    <w:rsid w:val="00D25479"/>
    <w:rsid w:val="00D25966"/>
    <w:rsid w:val="00D259B6"/>
    <w:rsid w:val="00D25B65"/>
    <w:rsid w:val="00D25BB2"/>
    <w:rsid w:val="00D25F9B"/>
    <w:rsid w:val="00D26406"/>
    <w:rsid w:val="00D26542"/>
    <w:rsid w:val="00D26782"/>
    <w:rsid w:val="00D26E66"/>
    <w:rsid w:val="00D26F3B"/>
    <w:rsid w:val="00D27083"/>
    <w:rsid w:val="00D274C4"/>
    <w:rsid w:val="00D2799D"/>
    <w:rsid w:val="00D27E04"/>
    <w:rsid w:val="00D30011"/>
    <w:rsid w:val="00D3026D"/>
    <w:rsid w:val="00D30279"/>
    <w:rsid w:val="00D30331"/>
    <w:rsid w:val="00D309AF"/>
    <w:rsid w:val="00D309B2"/>
    <w:rsid w:val="00D30A57"/>
    <w:rsid w:val="00D315F6"/>
    <w:rsid w:val="00D31BFB"/>
    <w:rsid w:val="00D31D25"/>
    <w:rsid w:val="00D321A3"/>
    <w:rsid w:val="00D325D4"/>
    <w:rsid w:val="00D32AB7"/>
    <w:rsid w:val="00D32F17"/>
    <w:rsid w:val="00D337DA"/>
    <w:rsid w:val="00D33A89"/>
    <w:rsid w:val="00D33E2F"/>
    <w:rsid w:val="00D33F74"/>
    <w:rsid w:val="00D33FE3"/>
    <w:rsid w:val="00D3412B"/>
    <w:rsid w:val="00D341B1"/>
    <w:rsid w:val="00D34A4B"/>
    <w:rsid w:val="00D35062"/>
    <w:rsid w:val="00D3508E"/>
    <w:rsid w:val="00D357A8"/>
    <w:rsid w:val="00D3630F"/>
    <w:rsid w:val="00D3638F"/>
    <w:rsid w:val="00D367AD"/>
    <w:rsid w:val="00D36BC0"/>
    <w:rsid w:val="00D36C53"/>
    <w:rsid w:val="00D3709A"/>
    <w:rsid w:val="00D37506"/>
    <w:rsid w:val="00D375FC"/>
    <w:rsid w:val="00D37760"/>
    <w:rsid w:val="00D37816"/>
    <w:rsid w:val="00D4133A"/>
    <w:rsid w:val="00D41350"/>
    <w:rsid w:val="00D4175A"/>
    <w:rsid w:val="00D41D61"/>
    <w:rsid w:val="00D42378"/>
    <w:rsid w:val="00D42DB0"/>
    <w:rsid w:val="00D4304E"/>
    <w:rsid w:val="00D430E1"/>
    <w:rsid w:val="00D43534"/>
    <w:rsid w:val="00D435FF"/>
    <w:rsid w:val="00D4375A"/>
    <w:rsid w:val="00D43F09"/>
    <w:rsid w:val="00D442C2"/>
    <w:rsid w:val="00D445B8"/>
    <w:rsid w:val="00D44875"/>
    <w:rsid w:val="00D44C5D"/>
    <w:rsid w:val="00D4539C"/>
    <w:rsid w:val="00D45471"/>
    <w:rsid w:val="00D455D3"/>
    <w:rsid w:val="00D46123"/>
    <w:rsid w:val="00D464C5"/>
    <w:rsid w:val="00D466E2"/>
    <w:rsid w:val="00D467B9"/>
    <w:rsid w:val="00D46A1E"/>
    <w:rsid w:val="00D47BB3"/>
    <w:rsid w:val="00D47FF2"/>
    <w:rsid w:val="00D50187"/>
    <w:rsid w:val="00D509B6"/>
    <w:rsid w:val="00D51144"/>
    <w:rsid w:val="00D51A33"/>
    <w:rsid w:val="00D52871"/>
    <w:rsid w:val="00D52D71"/>
    <w:rsid w:val="00D52DA6"/>
    <w:rsid w:val="00D5319B"/>
    <w:rsid w:val="00D53819"/>
    <w:rsid w:val="00D53E06"/>
    <w:rsid w:val="00D544E5"/>
    <w:rsid w:val="00D54CFA"/>
    <w:rsid w:val="00D55236"/>
    <w:rsid w:val="00D553FE"/>
    <w:rsid w:val="00D55569"/>
    <w:rsid w:val="00D55A5D"/>
    <w:rsid w:val="00D55DA2"/>
    <w:rsid w:val="00D560F4"/>
    <w:rsid w:val="00D56425"/>
    <w:rsid w:val="00D56679"/>
    <w:rsid w:val="00D5699E"/>
    <w:rsid w:val="00D56ACD"/>
    <w:rsid w:val="00D56C14"/>
    <w:rsid w:val="00D56DB0"/>
    <w:rsid w:val="00D56F1C"/>
    <w:rsid w:val="00D5717B"/>
    <w:rsid w:val="00D5737B"/>
    <w:rsid w:val="00D57916"/>
    <w:rsid w:val="00D57B36"/>
    <w:rsid w:val="00D605A6"/>
    <w:rsid w:val="00D60A4F"/>
    <w:rsid w:val="00D6146D"/>
    <w:rsid w:val="00D616B4"/>
    <w:rsid w:val="00D6171E"/>
    <w:rsid w:val="00D6178D"/>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1B"/>
    <w:rsid w:val="00D66C41"/>
    <w:rsid w:val="00D66C4A"/>
    <w:rsid w:val="00D66D2A"/>
    <w:rsid w:val="00D6726E"/>
    <w:rsid w:val="00D6747B"/>
    <w:rsid w:val="00D70411"/>
    <w:rsid w:val="00D70983"/>
    <w:rsid w:val="00D70A89"/>
    <w:rsid w:val="00D70BD5"/>
    <w:rsid w:val="00D70CB8"/>
    <w:rsid w:val="00D70E7E"/>
    <w:rsid w:val="00D7132C"/>
    <w:rsid w:val="00D71FAF"/>
    <w:rsid w:val="00D72C77"/>
    <w:rsid w:val="00D72CC2"/>
    <w:rsid w:val="00D72E82"/>
    <w:rsid w:val="00D7373B"/>
    <w:rsid w:val="00D737D9"/>
    <w:rsid w:val="00D73B48"/>
    <w:rsid w:val="00D73F32"/>
    <w:rsid w:val="00D748CA"/>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146"/>
    <w:rsid w:val="00D83778"/>
    <w:rsid w:val="00D837C1"/>
    <w:rsid w:val="00D83D54"/>
    <w:rsid w:val="00D83D89"/>
    <w:rsid w:val="00D84C52"/>
    <w:rsid w:val="00D84DB9"/>
    <w:rsid w:val="00D85151"/>
    <w:rsid w:val="00D85C6F"/>
    <w:rsid w:val="00D86059"/>
    <w:rsid w:val="00D861AD"/>
    <w:rsid w:val="00D865E9"/>
    <w:rsid w:val="00D8690B"/>
    <w:rsid w:val="00D86B1C"/>
    <w:rsid w:val="00D86FD8"/>
    <w:rsid w:val="00D909D7"/>
    <w:rsid w:val="00D90C5E"/>
    <w:rsid w:val="00D90C75"/>
    <w:rsid w:val="00D90E3A"/>
    <w:rsid w:val="00D90E50"/>
    <w:rsid w:val="00D916D8"/>
    <w:rsid w:val="00D91882"/>
    <w:rsid w:val="00D92129"/>
    <w:rsid w:val="00D925D1"/>
    <w:rsid w:val="00D925F4"/>
    <w:rsid w:val="00D92BA5"/>
    <w:rsid w:val="00D92F2C"/>
    <w:rsid w:val="00D93256"/>
    <w:rsid w:val="00D93356"/>
    <w:rsid w:val="00D93639"/>
    <w:rsid w:val="00D9394E"/>
    <w:rsid w:val="00D93DBA"/>
    <w:rsid w:val="00D941DF"/>
    <w:rsid w:val="00D94360"/>
    <w:rsid w:val="00D94866"/>
    <w:rsid w:val="00D95587"/>
    <w:rsid w:val="00D95709"/>
    <w:rsid w:val="00D96857"/>
    <w:rsid w:val="00D972B4"/>
    <w:rsid w:val="00D973D5"/>
    <w:rsid w:val="00D97E09"/>
    <w:rsid w:val="00D97F59"/>
    <w:rsid w:val="00DA0F58"/>
    <w:rsid w:val="00DA1261"/>
    <w:rsid w:val="00DA1464"/>
    <w:rsid w:val="00DA14E3"/>
    <w:rsid w:val="00DA1A2D"/>
    <w:rsid w:val="00DA1B01"/>
    <w:rsid w:val="00DA1D5A"/>
    <w:rsid w:val="00DA1FB2"/>
    <w:rsid w:val="00DA1FE8"/>
    <w:rsid w:val="00DA23F4"/>
    <w:rsid w:val="00DA2493"/>
    <w:rsid w:val="00DA2A66"/>
    <w:rsid w:val="00DA323C"/>
    <w:rsid w:val="00DA3243"/>
    <w:rsid w:val="00DA37DA"/>
    <w:rsid w:val="00DA3B48"/>
    <w:rsid w:val="00DA455E"/>
    <w:rsid w:val="00DA46C2"/>
    <w:rsid w:val="00DA4924"/>
    <w:rsid w:val="00DA532E"/>
    <w:rsid w:val="00DA572C"/>
    <w:rsid w:val="00DA5B26"/>
    <w:rsid w:val="00DA5DBC"/>
    <w:rsid w:val="00DA5F83"/>
    <w:rsid w:val="00DA6BAC"/>
    <w:rsid w:val="00DA6D87"/>
    <w:rsid w:val="00DA77ED"/>
    <w:rsid w:val="00DB0214"/>
    <w:rsid w:val="00DB02E2"/>
    <w:rsid w:val="00DB03DA"/>
    <w:rsid w:val="00DB0812"/>
    <w:rsid w:val="00DB10D3"/>
    <w:rsid w:val="00DB14B5"/>
    <w:rsid w:val="00DB189E"/>
    <w:rsid w:val="00DB19AB"/>
    <w:rsid w:val="00DB1A59"/>
    <w:rsid w:val="00DB23FD"/>
    <w:rsid w:val="00DB2498"/>
    <w:rsid w:val="00DB253D"/>
    <w:rsid w:val="00DB2662"/>
    <w:rsid w:val="00DB284F"/>
    <w:rsid w:val="00DB2EE7"/>
    <w:rsid w:val="00DB31BE"/>
    <w:rsid w:val="00DB39B2"/>
    <w:rsid w:val="00DB3B13"/>
    <w:rsid w:val="00DB3D77"/>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AA6"/>
    <w:rsid w:val="00DC1AD8"/>
    <w:rsid w:val="00DC1AF9"/>
    <w:rsid w:val="00DC1B55"/>
    <w:rsid w:val="00DC1FC1"/>
    <w:rsid w:val="00DC2386"/>
    <w:rsid w:val="00DC28AD"/>
    <w:rsid w:val="00DC2B9D"/>
    <w:rsid w:val="00DC2FBF"/>
    <w:rsid w:val="00DC3182"/>
    <w:rsid w:val="00DC33E0"/>
    <w:rsid w:val="00DC3A0D"/>
    <w:rsid w:val="00DC3E91"/>
    <w:rsid w:val="00DC43BD"/>
    <w:rsid w:val="00DC44AB"/>
    <w:rsid w:val="00DC463D"/>
    <w:rsid w:val="00DC47E8"/>
    <w:rsid w:val="00DC49F1"/>
    <w:rsid w:val="00DC5ABD"/>
    <w:rsid w:val="00DC6045"/>
    <w:rsid w:val="00DC63B4"/>
    <w:rsid w:val="00DC6625"/>
    <w:rsid w:val="00DC7173"/>
    <w:rsid w:val="00DC735A"/>
    <w:rsid w:val="00DC789B"/>
    <w:rsid w:val="00DC7AC1"/>
    <w:rsid w:val="00DC7FED"/>
    <w:rsid w:val="00DD0B37"/>
    <w:rsid w:val="00DD1077"/>
    <w:rsid w:val="00DD12AB"/>
    <w:rsid w:val="00DD1397"/>
    <w:rsid w:val="00DD1825"/>
    <w:rsid w:val="00DD1890"/>
    <w:rsid w:val="00DD2263"/>
    <w:rsid w:val="00DD2341"/>
    <w:rsid w:val="00DD23DD"/>
    <w:rsid w:val="00DD266B"/>
    <w:rsid w:val="00DD2924"/>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864"/>
    <w:rsid w:val="00DE2A7D"/>
    <w:rsid w:val="00DE362B"/>
    <w:rsid w:val="00DE364C"/>
    <w:rsid w:val="00DE3898"/>
    <w:rsid w:val="00DE3A6C"/>
    <w:rsid w:val="00DE3B4B"/>
    <w:rsid w:val="00DE3E19"/>
    <w:rsid w:val="00DE4588"/>
    <w:rsid w:val="00DE45D6"/>
    <w:rsid w:val="00DE4EB1"/>
    <w:rsid w:val="00DE4ED0"/>
    <w:rsid w:val="00DE4FB5"/>
    <w:rsid w:val="00DE4FEA"/>
    <w:rsid w:val="00DE5148"/>
    <w:rsid w:val="00DE5289"/>
    <w:rsid w:val="00DE528D"/>
    <w:rsid w:val="00DE5860"/>
    <w:rsid w:val="00DE5B8F"/>
    <w:rsid w:val="00DE5EFB"/>
    <w:rsid w:val="00DE61B4"/>
    <w:rsid w:val="00DE6662"/>
    <w:rsid w:val="00DE6E70"/>
    <w:rsid w:val="00DE709B"/>
    <w:rsid w:val="00DE76D5"/>
    <w:rsid w:val="00DE7AFE"/>
    <w:rsid w:val="00DF03FD"/>
    <w:rsid w:val="00DF04D9"/>
    <w:rsid w:val="00DF0C5F"/>
    <w:rsid w:val="00DF143F"/>
    <w:rsid w:val="00DF19C3"/>
    <w:rsid w:val="00DF23C0"/>
    <w:rsid w:val="00DF277C"/>
    <w:rsid w:val="00DF2C28"/>
    <w:rsid w:val="00DF3080"/>
    <w:rsid w:val="00DF3365"/>
    <w:rsid w:val="00DF3442"/>
    <w:rsid w:val="00DF36D6"/>
    <w:rsid w:val="00DF39B9"/>
    <w:rsid w:val="00DF400A"/>
    <w:rsid w:val="00DF4238"/>
    <w:rsid w:val="00DF4430"/>
    <w:rsid w:val="00DF48D2"/>
    <w:rsid w:val="00DF4BF1"/>
    <w:rsid w:val="00DF4D03"/>
    <w:rsid w:val="00DF4DE1"/>
    <w:rsid w:val="00DF4FF2"/>
    <w:rsid w:val="00DF557B"/>
    <w:rsid w:val="00DF5A71"/>
    <w:rsid w:val="00DF5FD1"/>
    <w:rsid w:val="00DF68A6"/>
    <w:rsid w:val="00DF6C1F"/>
    <w:rsid w:val="00DF713A"/>
    <w:rsid w:val="00DF7258"/>
    <w:rsid w:val="00DF729D"/>
    <w:rsid w:val="00DF757F"/>
    <w:rsid w:val="00DF7824"/>
    <w:rsid w:val="00DF797F"/>
    <w:rsid w:val="00DF7AD6"/>
    <w:rsid w:val="00DF7DF6"/>
    <w:rsid w:val="00E0017E"/>
    <w:rsid w:val="00E00330"/>
    <w:rsid w:val="00E004F6"/>
    <w:rsid w:val="00E00946"/>
    <w:rsid w:val="00E00EE7"/>
    <w:rsid w:val="00E01055"/>
    <w:rsid w:val="00E0167F"/>
    <w:rsid w:val="00E0169D"/>
    <w:rsid w:val="00E016B6"/>
    <w:rsid w:val="00E01806"/>
    <w:rsid w:val="00E01A67"/>
    <w:rsid w:val="00E01BD5"/>
    <w:rsid w:val="00E02864"/>
    <w:rsid w:val="00E02B34"/>
    <w:rsid w:val="00E0342A"/>
    <w:rsid w:val="00E04962"/>
    <w:rsid w:val="00E04F76"/>
    <w:rsid w:val="00E05363"/>
    <w:rsid w:val="00E05737"/>
    <w:rsid w:val="00E05B8D"/>
    <w:rsid w:val="00E05E2E"/>
    <w:rsid w:val="00E06111"/>
    <w:rsid w:val="00E06993"/>
    <w:rsid w:val="00E0740C"/>
    <w:rsid w:val="00E07A74"/>
    <w:rsid w:val="00E07C21"/>
    <w:rsid w:val="00E07E87"/>
    <w:rsid w:val="00E102CA"/>
    <w:rsid w:val="00E10670"/>
    <w:rsid w:val="00E10E0C"/>
    <w:rsid w:val="00E10EE8"/>
    <w:rsid w:val="00E11248"/>
    <w:rsid w:val="00E1141B"/>
    <w:rsid w:val="00E117CC"/>
    <w:rsid w:val="00E11906"/>
    <w:rsid w:val="00E11A25"/>
    <w:rsid w:val="00E11B54"/>
    <w:rsid w:val="00E124CC"/>
    <w:rsid w:val="00E125FC"/>
    <w:rsid w:val="00E1268D"/>
    <w:rsid w:val="00E12FF3"/>
    <w:rsid w:val="00E13ABA"/>
    <w:rsid w:val="00E13D21"/>
    <w:rsid w:val="00E1487B"/>
    <w:rsid w:val="00E14AA2"/>
    <w:rsid w:val="00E151CF"/>
    <w:rsid w:val="00E15631"/>
    <w:rsid w:val="00E15DBA"/>
    <w:rsid w:val="00E15F98"/>
    <w:rsid w:val="00E16075"/>
    <w:rsid w:val="00E16499"/>
    <w:rsid w:val="00E168E1"/>
    <w:rsid w:val="00E16BC6"/>
    <w:rsid w:val="00E16D05"/>
    <w:rsid w:val="00E177CD"/>
    <w:rsid w:val="00E179F0"/>
    <w:rsid w:val="00E17EB7"/>
    <w:rsid w:val="00E2010E"/>
    <w:rsid w:val="00E208F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27"/>
    <w:rsid w:val="00E2539B"/>
    <w:rsid w:val="00E25879"/>
    <w:rsid w:val="00E258BC"/>
    <w:rsid w:val="00E25C5E"/>
    <w:rsid w:val="00E26373"/>
    <w:rsid w:val="00E2657F"/>
    <w:rsid w:val="00E26AE3"/>
    <w:rsid w:val="00E270D4"/>
    <w:rsid w:val="00E276A2"/>
    <w:rsid w:val="00E2773D"/>
    <w:rsid w:val="00E27E87"/>
    <w:rsid w:val="00E304AE"/>
    <w:rsid w:val="00E30BCD"/>
    <w:rsid w:val="00E30D6C"/>
    <w:rsid w:val="00E30F0E"/>
    <w:rsid w:val="00E31142"/>
    <w:rsid w:val="00E3184C"/>
    <w:rsid w:val="00E31B67"/>
    <w:rsid w:val="00E31F1A"/>
    <w:rsid w:val="00E31F2B"/>
    <w:rsid w:val="00E3217B"/>
    <w:rsid w:val="00E33894"/>
    <w:rsid w:val="00E343BD"/>
    <w:rsid w:val="00E34672"/>
    <w:rsid w:val="00E35270"/>
    <w:rsid w:val="00E35F74"/>
    <w:rsid w:val="00E3670A"/>
    <w:rsid w:val="00E36F9C"/>
    <w:rsid w:val="00E37271"/>
    <w:rsid w:val="00E37323"/>
    <w:rsid w:val="00E37820"/>
    <w:rsid w:val="00E378CF"/>
    <w:rsid w:val="00E37A7A"/>
    <w:rsid w:val="00E37EAA"/>
    <w:rsid w:val="00E40466"/>
    <w:rsid w:val="00E409EF"/>
    <w:rsid w:val="00E40AF5"/>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3D3"/>
    <w:rsid w:val="00E4751B"/>
    <w:rsid w:val="00E501A0"/>
    <w:rsid w:val="00E5048B"/>
    <w:rsid w:val="00E50D9B"/>
    <w:rsid w:val="00E50E51"/>
    <w:rsid w:val="00E50E74"/>
    <w:rsid w:val="00E51BF3"/>
    <w:rsid w:val="00E52567"/>
    <w:rsid w:val="00E52611"/>
    <w:rsid w:val="00E52861"/>
    <w:rsid w:val="00E52A8C"/>
    <w:rsid w:val="00E5313F"/>
    <w:rsid w:val="00E542FD"/>
    <w:rsid w:val="00E5467B"/>
    <w:rsid w:val="00E5481C"/>
    <w:rsid w:val="00E549A8"/>
    <w:rsid w:val="00E54A27"/>
    <w:rsid w:val="00E5540E"/>
    <w:rsid w:val="00E5559B"/>
    <w:rsid w:val="00E55CDE"/>
    <w:rsid w:val="00E564B5"/>
    <w:rsid w:val="00E568A0"/>
    <w:rsid w:val="00E56916"/>
    <w:rsid w:val="00E57AE8"/>
    <w:rsid w:val="00E57E37"/>
    <w:rsid w:val="00E60075"/>
    <w:rsid w:val="00E60118"/>
    <w:rsid w:val="00E6035B"/>
    <w:rsid w:val="00E609CF"/>
    <w:rsid w:val="00E60F07"/>
    <w:rsid w:val="00E612E1"/>
    <w:rsid w:val="00E613DC"/>
    <w:rsid w:val="00E61531"/>
    <w:rsid w:val="00E61585"/>
    <w:rsid w:val="00E6160E"/>
    <w:rsid w:val="00E618BA"/>
    <w:rsid w:val="00E61955"/>
    <w:rsid w:val="00E61EFA"/>
    <w:rsid w:val="00E62A77"/>
    <w:rsid w:val="00E62EC2"/>
    <w:rsid w:val="00E62FC6"/>
    <w:rsid w:val="00E63780"/>
    <w:rsid w:val="00E642FF"/>
    <w:rsid w:val="00E6434E"/>
    <w:rsid w:val="00E64B31"/>
    <w:rsid w:val="00E65348"/>
    <w:rsid w:val="00E65AEC"/>
    <w:rsid w:val="00E65E4A"/>
    <w:rsid w:val="00E65E54"/>
    <w:rsid w:val="00E65FD5"/>
    <w:rsid w:val="00E67001"/>
    <w:rsid w:val="00E670C8"/>
    <w:rsid w:val="00E672DF"/>
    <w:rsid w:val="00E67509"/>
    <w:rsid w:val="00E679A5"/>
    <w:rsid w:val="00E67D76"/>
    <w:rsid w:val="00E67FA0"/>
    <w:rsid w:val="00E702C3"/>
    <w:rsid w:val="00E70563"/>
    <w:rsid w:val="00E7085D"/>
    <w:rsid w:val="00E70B24"/>
    <w:rsid w:val="00E70B84"/>
    <w:rsid w:val="00E70FC3"/>
    <w:rsid w:val="00E713D7"/>
    <w:rsid w:val="00E713F7"/>
    <w:rsid w:val="00E715FF"/>
    <w:rsid w:val="00E71660"/>
    <w:rsid w:val="00E71F95"/>
    <w:rsid w:val="00E7244B"/>
    <w:rsid w:val="00E725A1"/>
    <w:rsid w:val="00E72E65"/>
    <w:rsid w:val="00E72F97"/>
    <w:rsid w:val="00E73330"/>
    <w:rsid w:val="00E74401"/>
    <w:rsid w:val="00E74782"/>
    <w:rsid w:val="00E74C7A"/>
    <w:rsid w:val="00E74F62"/>
    <w:rsid w:val="00E75678"/>
    <w:rsid w:val="00E758A7"/>
    <w:rsid w:val="00E758C6"/>
    <w:rsid w:val="00E75B84"/>
    <w:rsid w:val="00E761B0"/>
    <w:rsid w:val="00E76602"/>
    <w:rsid w:val="00E76701"/>
    <w:rsid w:val="00E7698F"/>
    <w:rsid w:val="00E77035"/>
    <w:rsid w:val="00E777CE"/>
    <w:rsid w:val="00E80883"/>
    <w:rsid w:val="00E8123F"/>
    <w:rsid w:val="00E81FE6"/>
    <w:rsid w:val="00E82270"/>
    <w:rsid w:val="00E827CB"/>
    <w:rsid w:val="00E82C80"/>
    <w:rsid w:val="00E83000"/>
    <w:rsid w:val="00E836DF"/>
    <w:rsid w:val="00E844C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1EEB"/>
    <w:rsid w:val="00E9203E"/>
    <w:rsid w:val="00E92433"/>
    <w:rsid w:val="00E9263A"/>
    <w:rsid w:val="00E92AD3"/>
    <w:rsid w:val="00E92BFC"/>
    <w:rsid w:val="00E92C1C"/>
    <w:rsid w:val="00E93142"/>
    <w:rsid w:val="00E93452"/>
    <w:rsid w:val="00E93559"/>
    <w:rsid w:val="00E93865"/>
    <w:rsid w:val="00E94319"/>
    <w:rsid w:val="00E94664"/>
    <w:rsid w:val="00E947E1"/>
    <w:rsid w:val="00E94D78"/>
    <w:rsid w:val="00E95A4F"/>
    <w:rsid w:val="00E95DE8"/>
    <w:rsid w:val="00E96419"/>
    <w:rsid w:val="00E96BFC"/>
    <w:rsid w:val="00E97331"/>
    <w:rsid w:val="00E97651"/>
    <w:rsid w:val="00E97896"/>
    <w:rsid w:val="00E978D4"/>
    <w:rsid w:val="00E97AE4"/>
    <w:rsid w:val="00EA0008"/>
    <w:rsid w:val="00EA0277"/>
    <w:rsid w:val="00EA0689"/>
    <w:rsid w:val="00EA0CA5"/>
    <w:rsid w:val="00EA1249"/>
    <w:rsid w:val="00EA1E01"/>
    <w:rsid w:val="00EA219C"/>
    <w:rsid w:val="00EA22C7"/>
    <w:rsid w:val="00EA25E5"/>
    <w:rsid w:val="00EA2798"/>
    <w:rsid w:val="00EA2AC6"/>
    <w:rsid w:val="00EA2E33"/>
    <w:rsid w:val="00EA2F7E"/>
    <w:rsid w:val="00EA31CF"/>
    <w:rsid w:val="00EA31F3"/>
    <w:rsid w:val="00EA33C3"/>
    <w:rsid w:val="00EA3407"/>
    <w:rsid w:val="00EA3755"/>
    <w:rsid w:val="00EA3BA7"/>
    <w:rsid w:val="00EA3C79"/>
    <w:rsid w:val="00EA3FBE"/>
    <w:rsid w:val="00EA44DF"/>
    <w:rsid w:val="00EA468D"/>
    <w:rsid w:val="00EA4D44"/>
    <w:rsid w:val="00EA5B87"/>
    <w:rsid w:val="00EA5C97"/>
    <w:rsid w:val="00EA5F08"/>
    <w:rsid w:val="00EA6441"/>
    <w:rsid w:val="00EA65A8"/>
    <w:rsid w:val="00EA65DF"/>
    <w:rsid w:val="00EA66C4"/>
    <w:rsid w:val="00EA6FE5"/>
    <w:rsid w:val="00EA6FF6"/>
    <w:rsid w:val="00EA73A7"/>
    <w:rsid w:val="00EA7553"/>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B0F"/>
    <w:rsid w:val="00EB3B4E"/>
    <w:rsid w:val="00EB3BC2"/>
    <w:rsid w:val="00EB426A"/>
    <w:rsid w:val="00EB4A7F"/>
    <w:rsid w:val="00EB4B3B"/>
    <w:rsid w:val="00EB4FAC"/>
    <w:rsid w:val="00EB603C"/>
    <w:rsid w:val="00EB6211"/>
    <w:rsid w:val="00EB6292"/>
    <w:rsid w:val="00EB63A8"/>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F3E"/>
    <w:rsid w:val="00EC63C5"/>
    <w:rsid w:val="00EC6700"/>
    <w:rsid w:val="00EC70BA"/>
    <w:rsid w:val="00EC74B2"/>
    <w:rsid w:val="00EC7A24"/>
    <w:rsid w:val="00ED0B6C"/>
    <w:rsid w:val="00ED0BFF"/>
    <w:rsid w:val="00ED0E4B"/>
    <w:rsid w:val="00ED108D"/>
    <w:rsid w:val="00ED1567"/>
    <w:rsid w:val="00ED1A8D"/>
    <w:rsid w:val="00ED1F6F"/>
    <w:rsid w:val="00ED242A"/>
    <w:rsid w:val="00ED24B6"/>
    <w:rsid w:val="00ED2770"/>
    <w:rsid w:val="00ED2835"/>
    <w:rsid w:val="00ED2C98"/>
    <w:rsid w:val="00ED30A0"/>
    <w:rsid w:val="00ED3B47"/>
    <w:rsid w:val="00ED3D5A"/>
    <w:rsid w:val="00ED4074"/>
    <w:rsid w:val="00ED4675"/>
    <w:rsid w:val="00ED51EA"/>
    <w:rsid w:val="00ED5222"/>
    <w:rsid w:val="00ED55DE"/>
    <w:rsid w:val="00ED57F1"/>
    <w:rsid w:val="00ED60FE"/>
    <w:rsid w:val="00ED629A"/>
    <w:rsid w:val="00ED69BA"/>
    <w:rsid w:val="00ED6BF7"/>
    <w:rsid w:val="00ED6F60"/>
    <w:rsid w:val="00ED7208"/>
    <w:rsid w:val="00ED7578"/>
    <w:rsid w:val="00ED77CB"/>
    <w:rsid w:val="00ED78E4"/>
    <w:rsid w:val="00ED7B36"/>
    <w:rsid w:val="00EE01EA"/>
    <w:rsid w:val="00EE0F34"/>
    <w:rsid w:val="00EE11D2"/>
    <w:rsid w:val="00EE1832"/>
    <w:rsid w:val="00EE185A"/>
    <w:rsid w:val="00EE187E"/>
    <w:rsid w:val="00EE1AC6"/>
    <w:rsid w:val="00EE241A"/>
    <w:rsid w:val="00EE31E2"/>
    <w:rsid w:val="00EE3B06"/>
    <w:rsid w:val="00EE4426"/>
    <w:rsid w:val="00EE494F"/>
    <w:rsid w:val="00EE4AED"/>
    <w:rsid w:val="00EE5222"/>
    <w:rsid w:val="00EE5815"/>
    <w:rsid w:val="00EE5A98"/>
    <w:rsid w:val="00EE5F6A"/>
    <w:rsid w:val="00EE64BD"/>
    <w:rsid w:val="00EE6928"/>
    <w:rsid w:val="00EE7540"/>
    <w:rsid w:val="00EE76EB"/>
    <w:rsid w:val="00EE7A6A"/>
    <w:rsid w:val="00EE7C8B"/>
    <w:rsid w:val="00EE7E11"/>
    <w:rsid w:val="00EEF01B"/>
    <w:rsid w:val="00EF07BF"/>
    <w:rsid w:val="00EF082E"/>
    <w:rsid w:val="00EF0857"/>
    <w:rsid w:val="00EF0F46"/>
    <w:rsid w:val="00EF1956"/>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0F3"/>
    <w:rsid w:val="00EF45DE"/>
    <w:rsid w:val="00EF4B11"/>
    <w:rsid w:val="00EF52AA"/>
    <w:rsid w:val="00EF573F"/>
    <w:rsid w:val="00EF60B9"/>
    <w:rsid w:val="00EF6290"/>
    <w:rsid w:val="00EF648A"/>
    <w:rsid w:val="00EF6522"/>
    <w:rsid w:val="00EF6B24"/>
    <w:rsid w:val="00EF6EC0"/>
    <w:rsid w:val="00EF7045"/>
    <w:rsid w:val="00EF7DCA"/>
    <w:rsid w:val="00EF7EA2"/>
    <w:rsid w:val="00F00396"/>
    <w:rsid w:val="00F0079C"/>
    <w:rsid w:val="00F007B9"/>
    <w:rsid w:val="00F0187B"/>
    <w:rsid w:val="00F018B2"/>
    <w:rsid w:val="00F01A06"/>
    <w:rsid w:val="00F01E31"/>
    <w:rsid w:val="00F02300"/>
    <w:rsid w:val="00F0366E"/>
    <w:rsid w:val="00F03A39"/>
    <w:rsid w:val="00F03AE9"/>
    <w:rsid w:val="00F03C2E"/>
    <w:rsid w:val="00F04161"/>
    <w:rsid w:val="00F0586A"/>
    <w:rsid w:val="00F05DC3"/>
    <w:rsid w:val="00F05E80"/>
    <w:rsid w:val="00F05EED"/>
    <w:rsid w:val="00F0626A"/>
    <w:rsid w:val="00F06C42"/>
    <w:rsid w:val="00F06F14"/>
    <w:rsid w:val="00F07147"/>
    <w:rsid w:val="00F0729C"/>
    <w:rsid w:val="00F07A1E"/>
    <w:rsid w:val="00F07B46"/>
    <w:rsid w:val="00F07D8D"/>
    <w:rsid w:val="00F10417"/>
    <w:rsid w:val="00F1050B"/>
    <w:rsid w:val="00F106C1"/>
    <w:rsid w:val="00F10D9B"/>
    <w:rsid w:val="00F10E51"/>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4D4E"/>
    <w:rsid w:val="00F15590"/>
    <w:rsid w:val="00F155D1"/>
    <w:rsid w:val="00F155D2"/>
    <w:rsid w:val="00F155F1"/>
    <w:rsid w:val="00F1578B"/>
    <w:rsid w:val="00F15D6B"/>
    <w:rsid w:val="00F15FF0"/>
    <w:rsid w:val="00F162C6"/>
    <w:rsid w:val="00F165C7"/>
    <w:rsid w:val="00F169D3"/>
    <w:rsid w:val="00F1755A"/>
    <w:rsid w:val="00F177E8"/>
    <w:rsid w:val="00F17A4F"/>
    <w:rsid w:val="00F17E78"/>
    <w:rsid w:val="00F2014A"/>
    <w:rsid w:val="00F202AB"/>
    <w:rsid w:val="00F204D0"/>
    <w:rsid w:val="00F209EB"/>
    <w:rsid w:val="00F20B1A"/>
    <w:rsid w:val="00F20B8E"/>
    <w:rsid w:val="00F212E3"/>
    <w:rsid w:val="00F21D15"/>
    <w:rsid w:val="00F21D47"/>
    <w:rsid w:val="00F21FB7"/>
    <w:rsid w:val="00F22F0C"/>
    <w:rsid w:val="00F23967"/>
    <w:rsid w:val="00F23B64"/>
    <w:rsid w:val="00F242BF"/>
    <w:rsid w:val="00F2469B"/>
    <w:rsid w:val="00F24812"/>
    <w:rsid w:val="00F249AB"/>
    <w:rsid w:val="00F24E28"/>
    <w:rsid w:val="00F256A1"/>
    <w:rsid w:val="00F25943"/>
    <w:rsid w:val="00F2605C"/>
    <w:rsid w:val="00F26346"/>
    <w:rsid w:val="00F26364"/>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1FC6"/>
    <w:rsid w:val="00F3239C"/>
    <w:rsid w:val="00F32A81"/>
    <w:rsid w:val="00F32B9F"/>
    <w:rsid w:val="00F33172"/>
    <w:rsid w:val="00F336C7"/>
    <w:rsid w:val="00F338FD"/>
    <w:rsid w:val="00F341AB"/>
    <w:rsid w:val="00F3440D"/>
    <w:rsid w:val="00F34658"/>
    <w:rsid w:val="00F34661"/>
    <w:rsid w:val="00F346A0"/>
    <w:rsid w:val="00F34A25"/>
    <w:rsid w:val="00F35347"/>
    <w:rsid w:val="00F3548D"/>
    <w:rsid w:val="00F354DF"/>
    <w:rsid w:val="00F3564C"/>
    <w:rsid w:val="00F3566B"/>
    <w:rsid w:val="00F36134"/>
    <w:rsid w:val="00F36650"/>
    <w:rsid w:val="00F368D3"/>
    <w:rsid w:val="00F4003A"/>
    <w:rsid w:val="00F40B50"/>
    <w:rsid w:val="00F40BD0"/>
    <w:rsid w:val="00F41270"/>
    <w:rsid w:val="00F416DC"/>
    <w:rsid w:val="00F41E96"/>
    <w:rsid w:val="00F42126"/>
    <w:rsid w:val="00F421E8"/>
    <w:rsid w:val="00F4235E"/>
    <w:rsid w:val="00F42FC6"/>
    <w:rsid w:val="00F436AD"/>
    <w:rsid w:val="00F43727"/>
    <w:rsid w:val="00F43895"/>
    <w:rsid w:val="00F438EB"/>
    <w:rsid w:val="00F43906"/>
    <w:rsid w:val="00F43B4B"/>
    <w:rsid w:val="00F43E44"/>
    <w:rsid w:val="00F44197"/>
    <w:rsid w:val="00F44EBE"/>
    <w:rsid w:val="00F44FFA"/>
    <w:rsid w:val="00F45098"/>
    <w:rsid w:val="00F450A9"/>
    <w:rsid w:val="00F451E7"/>
    <w:rsid w:val="00F458B1"/>
    <w:rsid w:val="00F45EA9"/>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0FA"/>
    <w:rsid w:val="00F63103"/>
    <w:rsid w:val="00F63A86"/>
    <w:rsid w:val="00F63B8E"/>
    <w:rsid w:val="00F6512C"/>
    <w:rsid w:val="00F651F7"/>
    <w:rsid w:val="00F654AF"/>
    <w:rsid w:val="00F65879"/>
    <w:rsid w:val="00F659A4"/>
    <w:rsid w:val="00F65A0D"/>
    <w:rsid w:val="00F66112"/>
    <w:rsid w:val="00F6635F"/>
    <w:rsid w:val="00F66AE9"/>
    <w:rsid w:val="00F66BFE"/>
    <w:rsid w:val="00F66C1D"/>
    <w:rsid w:val="00F66D93"/>
    <w:rsid w:val="00F66E38"/>
    <w:rsid w:val="00F673EF"/>
    <w:rsid w:val="00F6758C"/>
    <w:rsid w:val="00F6760F"/>
    <w:rsid w:val="00F67F63"/>
    <w:rsid w:val="00F70035"/>
    <w:rsid w:val="00F705C4"/>
    <w:rsid w:val="00F706F6"/>
    <w:rsid w:val="00F707AC"/>
    <w:rsid w:val="00F709A0"/>
    <w:rsid w:val="00F70A1C"/>
    <w:rsid w:val="00F70D93"/>
    <w:rsid w:val="00F70FD2"/>
    <w:rsid w:val="00F71B1A"/>
    <w:rsid w:val="00F71EC3"/>
    <w:rsid w:val="00F721FA"/>
    <w:rsid w:val="00F725FA"/>
    <w:rsid w:val="00F726DE"/>
    <w:rsid w:val="00F72925"/>
    <w:rsid w:val="00F72BA1"/>
    <w:rsid w:val="00F72E35"/>
    <w:rsid w:val="00F73F10"/>
    <w:rsid w:val="00F7453A"/>
    <w:rsid w:val="00F74F67"/>
    <w:rsid w:val="00F7519E"/>
    <w:rsid w:val="00F75321"/>
    <w:rsid w:val="00F7558E"/>
    <w:rsid w:val="00F760C7"/>
    <w:rsid w:val="00F761B2"/>
    <w:rsid w:val="00F764A6"/>
    <w:rsid w:val="00F7703F"/>
    <w:rsid w:val="00F77139"/>
    <w:rsid w:val="00F775C8"/>
    <w:rsid w:val="00F77BF8"/>
    <w:rsid w:val="00F77FD2"/>
    <w:rsid w:val="00F80B1E"/>
    <w:rsid w:val="00F80B2E"/>
    <w:rsid w:val="00F80B81"/>
    <w:rsid w:val="00F80C19"/>
    <w:rsid w:val="00F80DC9"/>
    <w:rsid w:val="00F80EA9"/>
    <w:rsid w:val="00F8112F"/>
    <w:rsid w:val="00F8130B"/>
    <w:rsid w:val="00F8150A"/>
    <w:rsid w:val="00F81655"/>
    <w:rsid w:val="00F81726"/>
    <w:rsid w:val="00F818C4"/>
    <w:rsid w:val="00F81C05"/>
    <w:rsid w:val="00F820F3"/>
    <w:rsid w:val="00F820F6"/>
    <w:rsid w:val="00F83229"/>
    <w:rsid w:val="00F83637"/>
    <w:rsid w:val="00F83B58"/>
    <w:rsid w:val="00F83E0D"/>
    <w:rsid w:val="00F84769"/>
    <w:rsid w:val="00F84D39"/>
    <w:rsid w:val="00F84DFD"/>
    <w:rsid w:val="00F850F1"/>
    <w:rsid w:val="00F856C8"/>
    <w:rsid w:val="00F85CEF"/>
    <w:rsid w:val="00F85D21"/>
    <w:rsid w:val="00F85DDB"/>
    <w:rsid w:val="00F86064"/>
    <w:rsid w:val="00F860BD"/>
    <w:rsid w:val="00F862E4"/>
    <w:rsid w:val="00F86831"/>
    <w:rsid w:val="00F86A3C"/>
    <w:rsid w:val="00F86B7E"/>
    <w:rsid w:val="00F874CE"/>
    <w:rsid w:val="00F87D71"/>
    <w:rsid w:val="00F903B9"/>
    <w:rsid w:val="00F9072E"/>
    <w:rsid w:val="00F907FE"/>
    <w:rsid w:val="00F90F00"/>
    <w:rsid w:val="00F91457"/>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5E74"/>
    <w:rsid w:val="00F95F53"/>
    <w:rsid w:val="00F962DC"/>
    <w:rsid w:val="00F969B3"/>
    <w:rsid w:val="00F96E87"/>
    <w:rsid w:val="00F9713A"/>
    <w:rsid w:val="00F975C8"/>
    <w:rsid w:val="00F97926"/>
    <w:rsid w:val="00FA01F0"/>
    <w:rsid w:val="00FA0C01"/>
    <w:rsid w:val="00FA1449"/>
    <w:rsid w:val="00FA1509"/>
    <w:rsid w:val="00FA1748"/>
    <w:rsid w:val="00FA1FAA"/>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6DE6"/>
    <w:rsid w:val="00FA723B"/>
    <w:rsid w:val="00FA780B"/>
    <w:rsid w:val="00FA7EB2"/>
    <w:rsid w:val="00FA7EEB"/>
    <w:rsid w:val="00FB03E7"/>
    <w:rsid w:val="00FB087A"/>
    <w:rsid w:val="00FB0985"/>
    <w:rsid w:val="00FB0996"/>
    <w:rsid w:val="00FB0CB8"/>
    <w:rsid w:val="00FB0E13"/>
    <w:rsid w:val="00FB18C8"/>
    <w:rsid w:val="00FB20CD"/>
    <w:rsid w:val="00FB2195"/>
    <w:rsid w:val="00FB259B"/>
    <w:rsid w:val="00FB2729"/>
    <w:rsid w:val="00FB2F0B"/>
    <w:rsid w:val="00FB2FBD"/>
    <w:rsid w:val="00FB365D"/>
    <w:rsid w:val="00FB3F7F"/>
    <w:rsid w:val="00FB40D6"/>
    <w:rsid w:val="00FB424E"/>
    <w:rsid w:val="00FB43DF"/>
    <w:rsid w:val="00FB4470"/>
    <w:rsid w:val="00FB455D"/>
    <w:rsid w:val="00FB4659"/>
    <w:rsid w:val="00FB4685"/>
    <w:rsid w:val="00FB46EB"/>
    <w:rsid w:val="00FB4F5A"/>
    <w:rsid w:val="00FB4F6B"/>
    <w:rsid w:val="00FB576A"/>
    <w:rsid w:val="00FB58C5"/>
    <w:rsid w:val="00FB6160"/>
    <w:rsid w:val="00FB631F"/>
    <w:rsid w:val="00FB645D"/>
    <w:rsid w:val="00FB66E8"/>
    <w:rsid w:val="00FB67FF"/>
    <w:rsid w:val="00FB6810"/>
    <w:rsid w:val="00FB76F0"/>
    <w:rsid w:val="00FB785C"/>
    <w:rsid w:val="00FB7AE6"/>
    <w:rsid w:val="00FB7C84"/>
    <w:rsid w:val="00FC084E"/>
    <w:rsid w:val="00FC0D8E"/>
    <w:rsid w:val="00FC0E51"/>
    <w:rsid w:val="00FC1197"/>
    <w:rsid w:val="00FC1563"/>
    <w:rsid w:val="00FC198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51D"/>
    <w:rsid w:val="00FC66E2"/>
    <w:rsid w:val="00FC6716"/>
    <w:rsid w:val="00FC67AB"/>
    <w:rsid w:val="00FC6DAC"/>
    <w:rsid w:val="00FC72C8"/>
    <w:rsid w:val="00FC7419"/>
    <w:rsid w:val="00FC74D7"/>
    <w:rsid w:val="00FD015A"/>
    <w:rsid w:val="00FD0205"/>
    <w:rsid w:val="00FD03D8"/>
    <w:rsid w:val="00FD0583"/>
    <w:rsid w:val="00FD0A7D"/>
    <w:rsid w:val="00FD0E3D"/>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8F1"/>
    <w:rsid w:val="00FD3A09"/>
    <w:rsid w:val="00FD3CB6"/>
    <w:rsid w:val="00FD4B9E"/>
    <w:rsid w:val="00FD512F"/>
    <w:rsid w:val="00FD531C"/>
    <w:rsid w:val="00FD5690"/>
    <w:rsid w:val="00FD6088"/>
    <w:rsid w:val="00FD6211"/>
    <w:rsid w:val="00FD65CF"/>
    <w:rsid w:val="00FD680D"/>
    <w:rsid w:val="00FD78D1"/>
    <w:rsid w:val="00FD7959"/>
    <w:rsid w:val="00FD7A2E"/>
    <w:rsid w:val="00FD7BC6"/>
    <w:rsid w:val="00FD7C01"/>
    <w:rsid w:val="00FD7CF9"/>
    <w:rsid w:val="00FD7EF4"/>
    <w:rsid w:val="00FE02FF"/>
    <w:rsid w:val="00FE032B"/>
    <w:rsid w:val="00FE1A14"/>
    <w:rsid w:val="00FE1AC0"/>
    <w:rsid w:val="00FE1B2D"/>
    <w:rsid w:val="00FE27CA"/>
    <w:rsid w:val="00FE2963"/>
    <w:rsid w:val="00FE2D4B"/>
    <w:rsid w:val="00FE3129"/>
    <w:rsid w:val="00FE352F"/>
    <w:rsid w:val="00FE3AE0"/>
    <w:rsid w:val="00FE4753"/>
    <w:rsid w:val="00FE47C8"/>
    <w:rsid w:val="00FE5128"/>
    <w:rsid w:val="00FE5150"/>
    <w:rsid w:val="00FE5381"/>
    <w:rsid w:val="00FE57B4"/>
    <w:rsid w:val="00FE5DFC"/>
    <w:rsid w:val="00FE6719"/>
    <w:rsid w:val="00FE6FF1"/>
    <w:rsid w:val="00FE7267"/>
    <w:rsid w:val="00FE7389"/>
    <w:rsid w:val="00FE7503"/>
    <w:rsid w:val="00FE78A0"/>
    <w:rsid w:val="00FE7E2C"/>
    <w:rsid w:val="00FF0208"/>
    <w:rsid w:val="00FF081D"/>
    <w:rsid w:val="00FF0DB4"/>
    <w:rsid w:val="00FF128B"/>
    <w:rsid w:val="00FF167B"/>
    <w:rsid w:val="00FF1770"/>
    <w:rsid w:val="00FF210D"/>
    <w:rsid w:val="00FF265E"/>
    <w:rsid w:val="00FF2A1B"/>
    <w:rsid w:val="00FF2D5E"/>
    <w:rsid w:val="00FF3481"/>
    <w:rsid w:val="00FF35F2"/>
    <w:rsid w:val="00FF3760"/>
    <w:rsid w:val="00FF3766"/>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64BD56"/>
    <w:rsid w:val="02E080A9"/>
    <w:rsid w:val="030279E1"/>
    <w:rsid w:val="03129D5E"/>
    <w:rsid w:val="0314ECEB"/>
    <w:rsid w:val="0324C291"/>
    <w:rsid w:val="039E7682"/>
    <w:rsid w:val="03BD7CD1"/>
    <w:rsid w:val="03CBF590"/>
    <w:rsid w:val="03D0E90B"/>
    <w:rsid w:val="03E46271"/>
    <w:rsid w:val="03F6B3BF"/>
    <w:rsid w:val="03FE72CB"/>
    <w:rsid w:val="0441044E"/>
    <w:rsid w:val="04537D5E"/>
    <w:rsid w:val="04601F14"/>
    <w:rsid w:val="04A5E243"/>
    <w:rsid w:val="04C22F9D"/>
    <w:rsid w:val="04C6CDBE"/>
    <w:rsid w:val="050B9A89"/>
    <w:rsid w:val="056E18E3"/>
    <w:rsid w:val="059A432C"/>
    <w:rsid w:val="05A5A397"/>
    <w:rsid w:val="05AEA072"/>
    <w:rsid w:val="05F25CC5"/>
    <w:rsid w:val="0615FA99"/>
    <w:rsid w:val="061C50FE"/>
    <w:rsid w:val="064330C9"/>
    <w:rsid w:val="065E6895"/>
    <w:rsid w:val="07004E8E"/>
    <w:rsid w:val="0727D9DC"/>
    <w:rsid w:val="0764069F"/>
    <w:rsid w:val="08673BE6"/>
    <w:rsid w:val="08762D2D"/>
    <w:rsid w:val="0899A6F9"/>
    <w:rsid w:val="08A0E184"/>
    <w:rsid w:val="08FCB49B"/>
    <w:rsid w:val="0904DCAD"/>
    <w:rsid w:val="0926A5AB"/>
    <w:rsid w:val="0931F31F"/>
    <w:rsid w:val="095D1854"/>
    <w:rsid w:val="097D24B8"/>
    <w:rsid w:val="09C98896"/>
    <w:rsid w:val="09CFE07E"/>
    <w:rsid w:val="0A2C9DEC"/>
    <w:rsid w:val="0A7FD3EA"/>
    <w:rsid w:val="0A945169"/>
    <w:rsid w:val="0ABA3B2D"/>
    <w:rsid w:val="0B6E6A58"/>
    <w:rsid w:val="0B7616B0"/>
    <w:rsid w:val="0B79E3CB"/>
    <w:rsid w:val="0B7FF2CF"/>
    <w:rsid w:val="0BCC44A7"/>
    <w:rsid w:val="0C1FBF12"/>
    <w:rsid w:val="0C81DDB3"/>
    <w:rsid w:val="0CDB3DFB"/>
    <w:rsid w:val="0D3CAF91"/>
    <w:rsid w:val="0D43269C"/>
    <w:rsid w:val="0D506AB9"/>
    <w:rsid w:val="0D75D5DB"/>
    <w:rsid w:val="0D8F0C2C"/>
    <w:rsid w:val="0D9F9F19"/>
    <w:rsid w:val="0DA13E75"/>
    <w:rsid w:val="0DB359F0"/>
    <w:rsid w:val="0DCE6310"/>
    <w:rsid w:val="0DD31AB0"/>
    <w:rsid w:val="0DE91D10"/>
    <w:rsid w:val="0E35F760"/>
    <w:rsid w:val="0E991804"/>
    <w:rsid w:val="0ED04711"/>
    <w:rsid w:val="0EF49DE8"/>
    <w:rsid w:val="0F161B55"/>
    <w:rsid w:val="0F20AB20"/>
    <w:rsid w:val="0F4D4F8D"/>
    <w:rsid w:val="0F93C1BE"/>
    <w:rsid w:val="0FA59734"/>
    <w:rsid w:val="0FC4CB10"/>
    <w:rsid w:val="100A2E46"/>
    <w:rsid w:val="1079CD72"/>
    <w:rsid w:val="1107A849"/>
    <w:rsid w:val="110BC455"/>
    <w:rsid w:val="112A1ED8"/>
    <w:rsid w:val="1154D3C2"/>
    <w:rsid w:val="11669E63"/>
    <w:rsid w:val="11AD3F31"/>
    <w:rsid w:val="1228FE6D"/>
    <w:rsid w:val="12747016"/>
    <w:rsid w:val="12CE1193"/>
    <w:rsid w:val="134A0A44"/>
    <w:rsid w:val="1371959B"/>
    <w:rsid w:val="13A973F3"/>
    <w:rsid w:val="13ADB73D"/>
    <w:rsid w:val="13B1F46D"/>
    <w:rsid w:val="13C46033"/>
    <w:rsid w:val="13C782B8"/>
    <w:rsid w:val="13DF17E2"/>
    <w:rsid w:val="13E2EB8F"/>
    <w:rsid w:val="13F64B3B"/>
    <w:rsid w:val="1420B76F"/>
    <w:rsid w:val="14504EEA"/>
    <w:rsid w:val="148013DC"/>
    <w:rsid w:val="14980577"/>
    <w:rsid w:val="14A00F01"/>
    <w:rsid w:val="14BCD940"/>
    <w:rsid w:val="14BE2249"/>
    <w:rsid w:val="14EDE861"/>
    <w:rsid w:val="1521DAE8"/>
    <w:rsid w:val="15240D11"/>
    <w:rsid w:val="156C1426"/>
    <w:rsid w:val="1571FD47"/>
    <w:rsid w:val="15FA13EB"/>
    <w:rsid w:val="16076B2F"/>
    <w:rsid w:val="160A3EC7"/>
    <w:rsid w:val="160F54F5"/>
    <w:rsid w:val="169A76F6"/>
    <w:rsid w:val="16A93DE1"/>
    <w:rsid w:val="16FF4362"/>
    <w:rsid w:val="17066434"/>
    <w:rsid w:val="172160AB"/>
    <w:rsid w:val="17720B1E"/>
    <w:rsid w:val="17A41197"/>
    <w:rsid w:val="17BD0BFE"/>
    <w:rsid w:val="186645FF"/>
    <w:rsid w:val="188BC30F"/>
    <w:rsid w:val="18CD698F"/>
    <w:rsid w:val="18D8C543"/>
    <w:rsid w:val="18E8C96E"/>
    <w:rsid w:val="18E92037"/>
    <w:rsid w:val="1909C5C7"/>
    <w:rsid w:val="1910AA69"/>
    <w:rsid w:val="1916A81A"/>
    <w:rsid w:val="193C4140"/>
    <w:rsid w:val="19482D49"/>
    <w:rsid w:val="19677105"/>
    <w:rsid w:val="1A052636"/>
    <w:rsid w:val="1A4A4F85"/>
    <w:rsid w:val="1AEE0C55"/>
    <w:rsid w:val="1AF14310"/>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D4241A"/>
    <w:rsid w:val="1EE56194"/>
    <w:rsid w:val="1F3CB230"/>
    <w:rsid w:val="1F7AEB5C"/>
    <w:rsid w:val="1F7EEBD5"/>
    <w:rsid w:val="1FEB06C2"/>
    <w:rsid w:val="20464F6A"/>
    <w:rsid w:val="204D98DE"/>
    <w:rsid w:val="2079DAB1"/>
    <w:rsid w:val="208488DF"/>
    <w:rsid w:val="20DBE8FD"/>
    <w:rsid w:val="20EAC54F"/>
    <w:rsid w:val="20F68D38"/>
    <w:rsid w:val="21064EF6"/>
    <w:rsid w:val="210E328F"/>
    <w:rsid w:val="2132D9C5"/>
    <w:rsid w:val="2133E5F1"/>
    <w:rsid w:val="2137E5B8"/>
    <w:rsid w:val="2152F934"/>
    <w:rsid w:val="21601F94"/>
    <w:rsid w:val="21606AED"/>
    <w:rsid w:val="217C9097"/>
    <w:rsid w:val="2180C714"/>
    <w:rsid w:val="218738C9"/>
    <w:rsid w:val="2187B780"/>
    <w:rsid w:val="21A1B1DA"/>
    <w:rsid w:val="21A76727"/>
    <w:rsid w:val="220C6D03"/>
    <w:rsid w:val="2223DFA9"/>
    <w:rsid w:val="2255C1A2"/>
    <w:rsid w:val="229EB47C"/>
    <w:rsid w:val="233B5AE9"/>
    <w:rsid w:val="233BF409"/>
    <w:rsid w:val="237A5C1E"/>
    <w:rsid w:val="239FCE20"/>
    <w:rsid w:val="23B2CA6A"/>
    <w:rsid w:val="23B45E53"/>
    <w:rsid w:val="23C0BECB"/>
    <w:rsid w:val="23D8A7C7"/>
    <w:rsid w:val="23F266FC"/>
    <w:rsid w:val="240CF797"/>
    <w:rsid w:val="240F11EB"/>
    <w:rsid w:val="241121F5"/>
    <w:rsid w:val="241C0054"/>
    <w:rsid w:val="241D24EB"/>
    <w:rsid w:val="2442DB41"/>
    <w:rsid w:val="2443EED1"/>
    <w:rsid w:val="2457B1AC"/>
    <w:rsid w:val="24878152"/>
    <w:rsid w:val="24911E1A"/>
    <w:rsid w:val="2497C5B3"/>
    <w:rsid w:val="24FC8933"/>
    <w:rsid w:val="24FF8108"/>
    <w:rsid w:val="25902C1F"/>
    <w:rsid w:val="25E5DB3C"/>
    <w:rsid w:val="25E7A65D"/>
    <w:rsid w:val="261C5CF0"/>
    <w:rsid w:val="2622433B"/>
    <w:rsid w:val="262CE180"/>
    <w:rsid w:val="266C8E8C"/>
    <w:rsid w:val="26B65297"/>
    <w:rsid w:val="26C66419"/>
    <w:rsid w:val="27079E86"/>
    <w:rsid w:val="2713EDDB"/>
    <w:rsid w:val="27369533"/>
    <w:rsid w:val="2781AE1A"/>
    <w:rsid w:val="279073D1"/>
    <w:rsid w:val="27B61CD6"/>
    <w:rsid w:val="27BD2CD7"/>
    <w:rsid w:val="27D6E9A7"/>
    <w:rsid w:val="27F001AD"/>
    <w:rsid w:val="2811A650"/>
    <w:rsid w:val="281D09F0"/>
    <w:rsid w:val="2821DC33"/>
    <w:rsid w:val="282D8A18"/>
    <w:rsid w:val="2835463A"/>
    <w:rsid w:val="283EDE83"/>
    <w:rsid w:val="287F2931"/>
    <w:rsid w:val="2880C957"/>
    <w:rsid w:val="288C3D80"/>
    <w:rsid w:val="28920556"/>
    <w:rsid w:val="28B321D6"/>
    <w:rsid w:val="294028EB"/>
    <w:rsid w:val="29D328E6"/>
    <w:rsid w:val="29E8DEC8"/>
    <w:rsid w:val="2A4E5870"/>
    <w:rsid w:val="2A5DCAF9"/>
    <w:rsid w:val="2A987622"/>
    <w:rsid w:val="2A9B029A"/>
    <w:rsid w:val="2AA9A041"/>
    <w:rsid w:val="2ABD867E"/>
    <w:rsid w:val="2AC8BFEB"/>
    <w:rsid w:val="2AEA6D20"/>
    <w:rsid w:val="2B02C769"/>
    <w:rsid w:val="2B042A55"/>
    <w:rsid w:val="2B12922B"/>
    <w:rsid w:val="2B65C834"/>
    <w:rsid w:val="2B9C9C6B"/>
    <w:rsid w:val="2BDD5945"/>
    <w:rsid w:val="2BF79B49"/>
    <w:rsid w:val="2C649BAD"/>
    <w:rsid w:val="2C88EB12"/>
    <w:rsid w:val="2C8BF1F3"/>
    <w:rsid w:val="2C929E65"/>
    <w:rsid w:val="2C9BE2B3"/>
    <w:rsid w:val="2CBA7DCD"/>
    <w:rsid w:val="2CBBAFFA"/>
    <w:rsid w:val="2CD06859"/>
    <w:rsid w:val="2D04FFC3"/>
    <w:rsid w:val="2D0753B0"/>
    <w:rsid w:val="2D1E955B"/>
    <w:rsid w:val="2D33DAA9"/>
    <w:rsid w:val="2D3C10D1"/>
    <w:rsid w:val="2D8996F5"/>
    <w:rsid w:val="2D927B68"/>
    <w:rsid w:val="2D9777F3"/>
    <w:rsid w:val="2E5446A8"/>
    <w:rsid w:val="2E5B1B1E"/>
    <w:rsid w:val="2E7BD852"/>
    <w:rsid w:val="2E8A7B45"/>
    <w:rsid w:val="2EF2AE42"/>
    <w:rsid w:val="2F1ECDBC"/>
    <w:rsid w:val="2F2BCA97"/>
    <w:rsid w:val="2F952299"/>
    <w:rsid w:val="2FABE38F"/>
    <w:rsid w:val="2FC0AA6F"/>
    <w:rsid w:val="2FD6EBA1"/>
    <w:rsid w:val="305FE201"/>
    <w:rsid w:val="3078E444"/>
    <w:rsid w:val="308097F7"/>
    <w:rsid w:val="30955B50"/>
    <w:rsid w:val="309BBFC1"/>
    <w:rsid w:val="30A3009C"/>
    <w:rsid w:val="30B5066C"/>
    <w:rsid w:val="30D42E5C"/>
    <w:rsid w:val="30EA73D5"/>
    <w:rsid w:val="3125FA78"/>
    <w:rsid w:val="3174B92F"/>
    <w:rsid w:val="31AD2AFA"/>
    <w:rsid w:val="31DABEE3"/>
    <w:rsid w:val="320F077A"/>
    <w:rsid w:val="3262DA53"/>
    <w:rsid w:val="32901020"/>
    <w:rsid w:val="329CA7EF"/>
    <w:rsid w:val="32AC135E"/>
    <w:rsid w:val="32CDA72B"/>
    <w:rsid w:val="32FB1985"/>
    <w:rsid w:val="33CF2721"/>
    <w:rsid w:val="343844A4"/>
    <w:rsid w:val="34949D3C"/>
    <w:rsid w:val="349E4854"/>
    <w:rsid w:val="34DE569F"/>
    <w:rsid w:val="352006A5"/>
    <w:rsid w:val="35406B00"/>
    <w:rsid w:val="356343E4"/>
    <w:rsid w:val="357C49D2"/>
    <w:rsid w:val="358922F0"/>
    <w:rsid w:val="35BCDA9B"/>
    <w:rsid w:val="36172DB7"/>
    <w:rsid w:val="36AA46C3"/>
    <w:rsid w:val="36B52E25"/>
    <w:rsid w:val="36C0B07B"/>
    <w:rsid w:val="36CF1D8D"/>
    <w:rsid w:val="371709A4"/>
    <w:rsid w:val="3757A77E"/>
    <w:rsid w:val="3796796E"/>
    <w:rsid w:val="384E561C"/>
    <w:rsid w:val="385F1599"/>
    <w:rsid w:val="38967287"/>
    <w:rsid w:val="38B16880"/>
    <w:rsid w:val="38BE7DD3"/>
    <w:rsid w:val="39421DE4"/>
    <w:rsid w:val="39529338"/>
    <w:rsid w:val="3966CF35"/>
    <w:rsid w:val="3971FA68"/>
    <w:rsid w:val="397ED285"/>
    <w:rsid w:val="398769DA"/>
    <w:rsid w:val="399978C0"/>
    <w:rsid w:val="39FC4806"/>
    <w:rsid w:val="39FDA578"/>
    <w:rsid w:val="3A193CEA"/>
    <w:rsid w:val="3A7623C1"/>
    <w:rsid w:val="3ABD4400"/>
    <w:rsid w:val="3AFCF8C3"/>
    <w:rsid w:val="3B117B57"/>
    <w:rsid w:val="3B444425"/>
    <w:rsid w:val="3C3F5863"/>
    <w:rsid w:val="3C91C6DA"/>
    <w:rsid w:val="3C9D71FB"/>
    <w:rsid w:val="3CAA1B85"/>
    <w:rsid w:val="3CAE4A08"/>
    <w:rsid w:val="3CAE6058"/>
    <w:rsid w:val="3D4CD0B5"/>
    <w:rsid w:val="3DC4AB96"/>
    <w:rsid w:val="3DDC15A1"/>
    <w:rsid w:val="3E4436FE"/>
    <w:rsid w:val="3E5B5546"/>
    <w:rsid w:val="3E5DA307"/>
    <w:rsid w:val="3E88A6C4"/>
    <w:rsid w:val="3EDF8B3F"/>
    <w:rsid w:val="3F168156"/>
    <w:rsid w:val="3F1E1BCD"/>
    <w:rsid w:val="3F71B5AC"/>
    <w:rsid w:val="3FB387C8"/>
    <w:rsid w:val="3FB88B56"/>
    <w:rsid w:val="3FE92E6C"/>
    <w:rsid w:val="401CC688"/>
    <w:rsid w:val="404CF12C"/>
    <w:rsid w:val="4054B405"/>
    <w:rsid w:val="407A89BD"/>
    <w:rsid w:val="407D26EE"/>
    <w:rsid w:val="409C3B2B"/>
    <w:rsid w:val="40B81DC0"/>
    <w:rsid w:val="40D1130A"/>
    <w:rsid w:val="40EF853F"/>
    <w:rsid w:val="4100657B"/>
    <w:rsid w:val="410AE552"/>
    <w:rsid w:val="4122AF17"/>
    <w:rsid w:val="4129D2EA"/>
    <w:rsid w:val="4131C196"/>
    <w:rsid w:val="41D9E3EB"/>
    <w:rsid w:val="41DDBD89"/>
    <w:rsid w:val="41EC023C"/>
    <w:rsid w:val="4253BE41"/>
    <w:rsid w:val="425620FD"/>
    <w:rsid w:val="4287A5B7"/>
    <w:rsid w:val="428D1E60"/>
    <w:rsid w:val="428D21ED"/>
    <w:rsid w:val="42D7DC18"/>
    <w:rsid w:val="431B68DA"/>
    <w:rsid w:val="438861A6"/>
    <w:rsid w:val="43970492"/>
    <w:rsid w:val="4398D32F"/>
    <w:rsid w:val="43C36DEB"/>
    <w:rsid w:val="43F10A90"/>
    <w:rsid w:val="4429452F"/>
    <w:rsid w:val="4479DBCD"/>
    <w:rsid w:val="44FAE3A4"/>
    <w:rsid w:val="44FC7A05"/>
    <w:rsid w:val="4522E279"/>
    <w:rsid w:val="459B94D8"/>
    <w:rsid w:val="45B86FBF"/>
    <w:rsid w:val="45C6A9B3"/>
    <w:rsid w:val="461F3A61"/>
    <w:rsid w:val="463A57A1"/>
    <w:rsid w:val="4645984C"/>
    <w:rsid w:val="46556A07"/>
    <w:rsid w:val="465F2C6A"/>
    <w:rsid w:val="46C70D14"/>
    <w:rsid w:val="4737E40F"/>
    <w:rsid w:val="47392F08"/>
    <w:rsid w:val="47465555"/>
    <w:rsid w:val="478400B3"/>
    <w:rsid w:val="47A2E3BA"/>
    <w:rsid w:val="47AE04A9"/>
    <w:rsid w:val="47CCA0D8"/>
    <w:rsid w:val="47D602BF"/>
    <w:rsid w:val="482B99CA"/>
    <w:rsid w:val="483A478B"/>
    <w:rsid w:val="48624D0B"/>
    <w:rsid w:val="4873D2EF"/>
    <w:rsid w:val="48A79DBB"/>
    <w:rsid w:val="48AD5D97"/>
    <w:rsid w:val="48C4214B"/>
    <w:rsid w:val="49421274"/>
    <w:rsid w:val="49562826"/>
    <w:rsid w:val="4983E19C"/>
    <w:rsid w:val="49AE1B4C"/>
    <w:rsid w:val="49FE92EC"/>
    <w:rsid w:val="4A5BD0CC"/>
    <w:rsid w:val="4A7872D3"/>
    <w:rsid w:val="4A79D329"/>
    <w:rsid w:val="4A7CEA18"/>
    <w:rsid w:val="4A9C8909"/>
    <w:rsid w:val="4A9D0B25"/>
    <w:rsid w:val="4AAF1565"/>
    <w:rsid w:val="4AB8FF93"/>
    <w:rsid w:val="4AC30C78"/>
    <w:rsid w:val="4AD876A9"/>
    <w:rsid w:val="4ADDE2D5"/>
    <w:rsid w:val="4B17EECF"/>
    <w:rsid w:val="4B195244"/>
    <w:rsid w:val="4B3B894D"/>
    <w:rsid w:val="4B4FF9C5"/>
    <w:rsid w:val="4B98FE4B"/>
    <w:rsid w:val="4BB05F3B"/>
    <w:rsid w:val="4BC485D9"/>
    <w:rsid w:val="4BFCA659"/>
    <w:rsid w:val="4C20B498"/>
    <w:rsid w:val="4C2F8B8F"/>
    <w:rsid w:val="4C365A53"/>
    <w:rsid w:val="4C454C45"/>
    <w:rsid w:val="4CA8D805"/>
    <w:rsid w:val="4CB139C2"/>
    <w:rsid w:val="4CCBFC44"/>
    <w:rsid w:val="4CD7817D"/>
    <w:rsid w:val="4CDA5647"/>
    <w:rsid w:val="4CE87FF7"/>
    <w:rsid w:val="4D7B12D8"/>
    <w:rsid w:val="4D861196"/>
    <w:rsid w:val="4D9102E1"/>
    <w:rsid w:val="4DB03034"/>
    <w:rsid w:val="4DB701D5"/>
    <w:rsid w:val="4DD36F9F"/>
    <w:rsid w:val="4E0F8240"/>
    <w:rsid w:val="4E45D29C"/>
    <w:rsid w:val="4E5C89A1"/>
    <w:rsid w:val="4E82E515"/>
    <w:rsid w:val="4EC89398"/>
    <w:rsid w:val="4EF6D06A"/>
    <w:rsid w:val="4F0107CC"/>
    <w:rsid w:val="4F5C289F"/>
    <w:rsid w:val="4F7E50B3"/>
    <w:rsid w:val="4F9602A2"/>
    <w:rsid w:val="4FB906B3"/>
    <w:rsid w:val="4FF29604"/>
    <w:rsid w:val="4FFCA3CA"/>
    <w:rsid w:val="508C4D55"/>
    <w:rsid w:val="50CE15B9"/>
    <w:rsid w:val="50DC75E5"/>
    <w:rsid w:val="51329B36"/>
    <w:rsid w:val="5168DDD0"/>
    <w:rsid w:val="518137AA"/>
    <w:rsid w:val="518263EF"/>
    <w:rsid w:val="5187D410"/>
    <w:rsid w:val="51924886"/>
    <w:rsid w:val="51F7DD55"/>
    <w:rsid w:val="52061A94"/>
    <w:rsid w:val="520682EF"/>
    <w:rsid w:val="5240A862"/>
    <w:rsid w:val="5279E90A"/>
    <w:rsid w:val="52BF64D7"/>
    <w:rsid w:val="52EBB755"/>
    <w:rsid w:val="53349D19"/>
    <w:rsid w:val="5335E5DF"/>
    <w:rsid w:val="53BB0009"/>
    <w:rsid w:val="548835A0"/>
    <w:rsid w:val="54B476AF"/>
    <w:rsid w:val="54EC4C0D"/>
    <w:rsid w:val="54FCAE4E"/>
    <w:rsid w:val="5509CD88"/>
    <w:rsid w:val="5549ED21"/>
    <w:rsid w:val="55557254"/>
    <w:rsid w:val="556324A4"/>
    <w:rsid w:val="55814F7C"/>
    <w:rsid w:val="55BD287B"/>
    <w:rsid w:val="56103D07"/>
    <w:rsid w:val="562CFF07"/>
    <w:rsid w:val="563A339F"/>
    <w:rsid w:val="56957738"/>
    <w:rsid w:val="5705B070"/>
    <w:rsid w:val="570B652F"/>
    <w:rsid w:val="5718ED76"/>
    <w:rsid w:val="5774896F"/>
    <w:rsid w:val="585898D5"/>
    <w:rsid w:val="586FA231"/>
    <w:rsid w:val="58916176"/>
    <w:rsid w:val="58C4BD8A"/>
    <w:rsid w:val="5917A121"/>
    <w:rsid w:val="591E29C2"/>
    <w:rsid w:val="59778DC2"/>
    <w:rsid w:val="59E72CD7"/>
    <w:rsid w:val="5A00D1CE"/>
    <w:rsid w:val="5A5A0DFA"/>
    <w:rsid w:val="5A80601D"/>
    <w:rsid w:val="5AA881A3"/>
    <w:rsid w:val="5AB60239"/>
    <w:rsid w:val="5AF8ED3A"/>
    <w:rsid w:val="5B167887"/>
    <w:rsid w:val="5B2F8054"/>
    <w:rsid w:val="5B369C3E"/>
    <w:rsid w:val="5B4B0C7B"/>
    <w:rsid w:val="5B60E72E"/>
    <w:rsid w:val="5B7E6E91"/>
    <w:rsid w:val="5B8A3982"/>
    <w:rsid w:val="5BDC1D66"/>
    <w:rsid w:val="5BF70448"/>
    <w:rsid w:val="5C1B8D43"/>
    <w:rsid w:val="5C34DEE2"/>
    <w:rsid w:val="5C6B11CD"/>
    <w:rsid w:val="5C81BE8B"/>
    <w:rsid w:val="5C932BAA"/>
    <w:rsid w:val="5CCC4D2C"/>
    <w:rsid w:val="5D5FC062"/>
    <w:rsid w:val="5D856F17"/>
    <w:rsid w:val="5D97B7A9"/>
    <w:rsid w:val="5DC0AF6A"/>
    <w:rsid w:val="5E01DDD6"/>
    <w:rsid w:val="5E0A74A4"/>
    <w:rsid w:val="5E0D9182"/>
    <w:rsid w:val="5E6F14CA"/>
    <w:rsid w:val="5ECE39E7"/>
    <w:rsid w:val="5F38497E"/>
    <w:rsid w:val="5F643371"/>
    <w:rsid w:val="5F718BFC"/>
    <w:rsid w:val="5F9A03A8"/>
    <w:rsid w:val="5FAAE127"/>
    <w:rsid w:val="5FAD4A3D"/>
    <w:rsid w:val="5FC277B6"/>
    <w:rsid w:val="5FE37AFA"/>
    <w:rsid w:val="5FFEBE9B"/>
    <w:rsid w:val="6028F105"/>
    <w:rsid w:val="6031E44F"/>
    <w:rsid w:val="60400DE0"/>
    <w:rsid w:val="60424EA3"/>
    <w:rsid w:val="606574AD"/>
    <w:rsid w:val="606E51D0"/>
    <w:rsid w:val="60A09F29"/>
    <w:rsid w:val="60AD32DA"/>
    <w:rsid w:val="60B31EA0"/>
    <w:rsid w:val="60E37F73"/>
    <w:rsid w:val="60F8A968"/>
    <w:rsid w:val="6115F0B1"/>
    <w:rsid w:val="6152C743"/>
    <w:rsid w:val="61581B61"/>
    <w:rsid w:val="618B9600"/>
    <w:rsid w:val="62352B13"/>
    <w:rsid w:val="624795AC"/>
    <w:rsid w:val="62914312"/>
    <w:rsid w:val="629E6BB3"/>
    <w:rsid w:val="62F4F6B5"/>
    <w:rsid w:val="6354AC8C"/>
    <w:rsid w:val="6361E452"/>
    <w:rsid w:val="63DF5F16"/>
    <w:rsid w:val="640AE11E"/>
    <w:rsid w:val="6447811C"/>
    <w:rsid w:val="64BFF80E"/>
    <w:rsid w:val="657D4547"/>
    <w:rsid w:val="65AA5820"/>
    <w:rsid w:val="65F20B41"/>
    <w:rsid w:val="66167F09"/>
    <w:rsid w:val="6639A8AC"/>
    <w:rsid w:val="667750C8"/>
    <w:rsid w:val="66FE7A27"/>
    <w:rsid w:val="67031295"/>
    <w:rsid w:val="67D23FAC"/>
    <w:rsid w:val="67D3035A"/>
    <w:rsid w:val="67D82B26"/>
    <w:rsid w:val="6832F859"/>
    <w:rsid w:val="684D5C5A"/>
    <w:rsid w:val="68AEC9E7"/>
    <w:rsid w:val="69070490"/>
    <w:rsid w:val="692731BA"/>
    <w:rsid w:val="692AB71D"/>
    <w:rsid w:val="6954B32A"/>
    <w:rsid w:val="697BCC94"/>
    <w:rsid w:val="69BAA98D"/>
    <w:rsid w:val="69CB5087"/>
    <w:rsid w:val="69FC6445"/>
    <w:rsid w:val="6A2D3C84"/>
    <w:rsid w:val="6A62E1FE"/>
    <w:rsid w:val="6A8D0664"/>
    <w:rsid w:val="6A8DDAC9"/>
    <w:rsid w:val="6AB4BE24"/>
    <w:rsid w:val="6B0AE489"/>
    <w:rsid w:val="6B41EB3C"/>
    <w:rsid w:val="6B4CE590"/>
    <w:rsid w:val="6B6DC177"/>
    <w:rsid w:val="6B98CD1C"/>
    <w:rsid w:val="6BA3C2AA"/>
    <w:rsid w:val="6BCBFF41"/>
    <w:rsid w:val="6C74078C"/>
    <w:rsid w:val="6C8C0759"/>
    <w:rsid w:val="6CB2D5DE"/>
    <w:rsid w:val="6CD3AC2D"/>
    <w:rsid w:val="6D5BBBE2"/>
    <w:rsid w:val="6D6FEEF6"/>
    <w:rsid w:val="6D7962CC"/>
    <w:rsid w:val="6D8483E0"/>
    <w:rsid w:val="6D97C302"/>
    <w:rsid w:val="6D9A1EDF"/>
    <w:rsid w:val="6DBB26B3"/>
    <w:rsid w:val="6E8BD955"/>
    <w:rsid w:val="6EB311FE"/>
    <w:rsid w:val="6F13B8C1"/>
    <w:rsid w:val="6F31CF78"/>
    <w:rsid w:val="6F3A5CE4"/>
    <w:rsid w:val="6F72B021"/>
    <w:rsid w:val="6F8DE854"/>
    <w:rsid w:val="6FA97C67"/>
    <w:rsid w:val="6FCEB30A"/>
    <w:rsid w:val="70095400"/>
    <w:rsid w:val="702669FC"/>
    <w:rsid w:val="70449B1F"/>
    <w:rsid w:val="70522E96"/>
    <w:rsid w:val="7060AF01"/>
    <w:rsid w:val="707260E0"/>
    <w:rsid w:val="70E896AD"/>
    <w:rsid w:val="7118CEB9"/>
    <w:rsid w:val="715D4C66"/>
    <w:rsid w:val="719749D1"/>
    <w:rsid w:val="720C341E"/>
    <w:rsid w:val="724750B7"/>
    <w:rsid w:val="72646E67"/>
    <w:rsid w:val="7273D8B9"/>
    <w:rsid w:val="72754BCF"/>
    <w:rsid w:val="72879262"/>
    <w:rsid w:val="72A7FDE3"/>
    <w:rsid w:val="72ACAFD8"/>
    <w:rsid w:val="72E274DD"/>
    <w:rsid w:val="7324C582"/>
    <w:rsid w:val="736F69C7"/>
    <w:rsid w:val="7373F569"/>
    <w:rsid w:val="738D79C5"/>
    <w:rsid w:val="73948262"/>
    <w:rsid w:val="73E8C8C0"/>
    <w:rsid w:val="73EA5F79"/>
    <w:rsid w:val="73EE434D"/>
    <w:rsid w:val="7400B2E2"/>
    <w:rsid w:val="7431EE63"/>
    <w:rsid w:val="743B5DAC"/>
    <w:rsid w:val="7455F550"/>
    <w:rsid w:val="74598896"/>
    <w:rsid w:val="745C8BF3"/>
    <w:rsid w:val="7477C58A"/>
    <w:rsid w:val="74A05488"/>
    <w:rsid w:val="74B2E44D"/>
    <w:rsid w:val="74C77E53"/>
    <w:rsid w:val="74CD7CEC"/>
    <w:rsid w:val="74D92395"/>
    <w:rsid w:val="74FC4625"/>
    <w:rsid w:val="752FFFFA"/>
    <w:rsid w:val="7535123A"/>
    <w:rsid w:val="7545F974"/>
    <w:rsid w:val="755634D5"/>
    <w:rsid w:val="7560D709"/>
    <w:rsid w:val="75A46857"/>
    <w:rsid w:val="75CD064F"/>
    <w:rsid w:val="75E10FBD"/>
    <w:rsid w:val="7606127C"/>
    <w:rsid w:val="7632AEEF"/>
    <w:rsid w:val="767A4CDE"/>
    <w:rsid w:val="767CB4EF"/>
    <w:rsid w:val="76A81383"/>
    <w:rsid w:val="76F2C8DE"/>
    <w:rsid w:val="771CE17A"/>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0A6A74"/>
    <w:rsid w:val="7A151476"/>
    <w:rsid w:val="7A5B9E27"/>
    <w:rsid w:val="7A6E3429"/>
    <w:rsid w:val="7A7C9400"/>
    <w:rsid w:val="7A8E9676"/>
    <w:rsid w:val="7A8EBEC3"/>
    <w:rsid w:val="7A8FB5FF"/>
    <w:rsid w:val="7ACCB8EC"/>
    <w:rsid w:val="7ACE7C91"/>
    <w:rsid w:val="7AD3C8E2"/>
    <w:rsid w:val="7AF651A0"/>
    <w:rsid w:val="7AF9D15D"/>
    <w:rsid w:val="7B13A577"/>
    <w:rsid w:val="7B55BD14"/>
    <w:rsid w:val="7B88571C"/>
    <w:rsid w:val="7B8C258A"/>
    <w:rsid w:val="7BB44A9E"/>
    <w:rsid w:val="7BB50B29"/>
    <w:rsid w:val="7C15158A"/>
    <w:rsid w:val="7C2FC052"/>
    <w:rsid w:val="7C54D94C"/>
    <w:rsid w:val="7C5B44C6"/>
    <w:rsid w:val="7C87D6C8"/>
    <w:rsid w:val="7C8C2575"/>
    <w:rsid w:val="7CB5BEF5"/>
    <w:rsid w:val="7D8B2C46"/>
    <w:rsid w:val="7D8F3146"/>
    <w:rsid w:val="7DDE8758"/>
    <w:rsid w:val="7E0BC160"/>
    <w:rsid w:val="7E635E8C"/>
    <w:rsid w:val="7E8D657B"/>
    <w:rsid w:val="7E91B135"/>
    <w:rsid w:val="7E91F846"/>
    <w:rsid w:val="7EC60CB4"/>
    <w:rsid w:val="7EE563E9"/>
    <w:rsid w:val="7F2B01A7"/>
    <w:rsid w:val="7F4C564D"/>
    <w:rsid w:val="7F66CE07"/>
    <w:rsid w:val="7FC35809"/>
    <w:rsid w:val="7FD0F1EB"/>
    <w:rsid w:val="7FD5D839"/>
    <w:rsid w:val="7FD722F3"/>
    <w:rsid w:val="7FD936CC"/>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5A9C1E43-6B7B-4FB1-B58D-1CDA00A0C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1"/>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1"/>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1"/>
      </w:numPr>
      <w:spacing w:before="240" w:after="60"/>
      <w:outlineLvl w:val="6"/>
    </w:pPr>
  </w:style>
  <w:style w:type="paragraph" w:styleId="Heading8">
    <w:name w:val="heading 8"/>
    <w:basedOn w:val="Normal"/>
    <w:next w:val="Normal"/>
    <w:link w:val="Heading8Char"/>
    <w:unhideWhenUsed/>
    <w:qFormat/>
    <w:rsid w:val="00BD4138"/>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link w:val="ListParagraphChar"/>
    <w:uiPriority w:val="1"/>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59"/>
    <w:qFormat/>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qForma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 w:type="table" w:styleId="GridTable4-Accent1">
    <w:name w:val="Grid Table 4 Accent 1"/>
    <w:basedOn w:val="TableNormal"/>
    <w:uiPriority w:val="49"/>
    <w:rsid w:val="00AB79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iPriority w:val="1"/>
    <w:qFormat/>
    <w:rsid w:val="009D73C6"/>
    <w:pPr>
      <w:widowControl w:val="0"/>
      <w:autoSpaceDE w:val="0"/>
      <w:autoSpaceDN w:val="0"/>
      <w:spacing w:before="0" w:after="0"/>
    </w:pPr>
    <w:rPr>
      <w:rFonts w:ascii="Arial MT" w:eastAsia="Arial MT" w:hAnsi="Arial MT" w:cs="Arial MT"/>
      <w:sz w:val="24"/>
      <w:lang w:val="en-US"/>
    </w:rPr>
  </w:style>
  <w:style w:type="character" w:customStyle="1" w:styleId="BodyTextChar">
    <w:name w:val="Body Text Char"/>
    <w:basedOn w:val="DefaultParagraphFont"/>
    <w:link w:val="BodyText"/>
    <w:uiPriority w:val="1"/>
    <w:rsid w:val="009D73C6"/>
    <w:rPr>
      <w:rFonts w:ascii="Arial MT" w:eastAsia="Arial MT" w:hAnsi="Arial MT" w:cs="Arial MT"/>
      <w:sz w:val="24"/>
      <w:szCs w:val="24"/>
    </w:rPr>
  </w:style>
  <w:style w:type="paragraph" w:customStyle="1" w:styleId="TableParagraph">
    <w:name w:val="Table Paragraph"/>
    <w:basedOn w:val="Normal"/>
    <w:uiPriority w:val="1"/>
    <w:qFormat/>
    <w:rsid w:val="009D73C6"/>
    <w:pPr>
      <w:widowControl w:val="0"/>
      <w:autoSpaceDE w:val="0"/>
      <w:autoSpaceDN w:val="0"/>
      <w:spacing w:before="165" w:after="0"/>
      <w:ind w:left="127"/>
    </w:pPr>
    <w:rPr>
      <w:rFonts w:ascii="Arial MT" w:eastAsia="Arial MT" w:hAnsi="Arial MT" w:cs="Arial MT"/>
      <w:sz w:val="22"/>
      <w:szCs w:val="22"/>
      <w:lang w:val="en-US"/>
    </w:rPr>
  </w:style>
  <w:style w:type="paragraph" w:customStyle="1" w:styleId="ds-markdown-paragraph">
    <w:name w:val="ds-markdown-paragraph"/>
    <w:basedOn w:val="Normal"/>
    <w:rsid w:val="00A809E3"/>
    <w:pPr>
      <w:spacing w:before="100" w:beforeAutospacing="1" w:after="100" w:afterAutospacing="1"/>
    </w:pPr>
    <w:rPr>
      <w:rFonts w:ascii="Times New Roman" w:hAnsi="Times New Roman"/>
      <w:sz w:val="24"/>
      <w:lang w:val="en-US" w:eastAsia="zh-CN"/>
    </w:rPr>
  </w:style>
  <w:style w:type="character" w:customStyle="1" w:styleId="ListParagraphChar">
    <w:name w:val="List Paragraph Char"/>
    <w:basedOn w:val="DefaultParagraphFont"/>
    <w:link w:val="ListParagraph"/>
    <w:uiPriority w:val="99"/>
    <w:qFormat/>
    <w:rsid w:val="00D3630F"/>
    <w:rPr>
      <w:rFonts w:eastAsia="Times New Roman" w:cs="Times New Roman"/>
      <w:sz w:val="20"/>
      <w:szCs w:val="24"/>
      <w:lang w:val="en-GB"/>
    </w:rPr>
  </w:style>
  <w:style w:type="paragraph" w:customStyle="1" w:styleId="xmsolistparagraph">
    <w:name w:val="x_msolistparagraph"/>
    <w:basedOn w:val="Normal"/>
    <w:rsid w:val="005F026D"/>
    <w:pPr>
      <w:spacing w:before="0" w:after="0"/>
      <w:ind w:left="720"/>
    </w:pPr>
    <w:rPr>
      <w:rFonts w:ascii="宋体" w:eastAsia="宋体" w:hAnsi="宋体" w:cs="Aptos"/>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000">
      <w:bodyDiv w:val="1"/>
      <w:marLeft w:val="0"/>
      <w:marRight w:val="0"/>
      <w:marTop w:val="0"/>
      <w:marBottom w:val="0"/>
      <w:divBdr>
        <w:top w:val="none" w:sz="0" w:space="0" w:color="auto"/>
        <w:left w:val="none" w:sz="0" w:space="0" w:color="auto"/>
        <w:bottom w:val="none" w:sz="0" w:space="0" w:color="auto"/>
        <w:right w:val="none" w:sz="0" w:space="0" w:color="auto"/>
      </w:divBdr>
      <w:divsChild>
        <w:div w:id="1377239292">
          <w:marLeft w:val="0"/>
          <w:marRight w:val="0"/>
          <w:marTop w:val="225"/>
          <w:marBottom w:val="225"/>
          <w:divBdr>
            <w:top w:val="none" w:sz="0" w:space="0" w:color="auto"/>
            <w:left w:val="single" w:sz="24" w:space="8" w:color="3498DB"/>
            <w:bottom w:val="none" w:sz="0" w:space="0" w:color="auto"/>
            <w:right w:val="none" w:sz="0" w:space="0" w:color="auto"/>
          </w:divBdr>
        </w:div>
      </w:divsChild>
    </w:div>
    <w:div w:id="34932552">
      <w:bodyDiv w:val="1"/>
      <w:marLeft w:val="0"/>
      <w:marRight w:val="0"/>
      <w:marTop w:val="0"/>
      <w:marBottom w:val="0"/>
      <w:divBdr>
        <w:top w:val="none" w:sz="0" w:space="0" w:color="auto"/>
        <w:left w:val="none" w:sz="0" w:space="0" w:color="auto"/>
        <w:bottom w:val="none" w:sz="0" w:space="0" w:color="auto"/>
        <w:right w:val="none" w:sz="0" w:space="0" w:color="auto"/>
      </w:divBdr>
    </w:div>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07551950">
      <w:bodyDiv w:val="1"/>
      <w:marLeft w:val="0"/>
      <w:marRight w:val="0"/>
      <w:marTop w:val="0"/>
      <w:marBottom w:val="0"/>
      <w:divBdr>
        <w:top w:val="none" w:sz="0" w:space="0" w:color="auto"/>
        <w:left w:val="none" w:sz="0" w:space="0" w:color="auto"/>
        <w:bottom w:val="none" w:sz="0" w:space="0" w:color="auto"/>
        <w:right w:val="none" w:sz="0" w:space="0" w:color="auto"/>
      </w:divBdr>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55001023">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196241396">
      <w:bodyDiv w:val="1"/>
      <w:marLeft w:val="0"/>
      <w:marRight w:val="0"/>
      <w:marTop w:val="0"/>
      <w:marBottom w:val="0"/>
      <w:divBdr>
        <w:top w:val="none" w:sz="0" w:space="0" w:color="auto"/>
        <w:left w:val="none" w:sz="0" w:space="0" w:color="auto"/>
        <w:bottom w:val="none" w:sz="0" w:space="0" w:color="auto"/>
        <w:right w:val="none" w:sz="0" w:space="0" w:color="auto"/>
      </w:divBdr>
      <w:divsChild>
        <w:div w:id="1534343396">
          <w:marLeft w:val="0"/>
          <w:marRight w:val="0"/>
          <w:marTop w:val="0"/>
          <w:marBottom w:val="0"/>
          <w:divBdr>
            <w:top w:val="none" w:sz="0" w:space="0" w:color="auto"/>
            <w:left w:val="none" w:sz="0" w:space="0" w:color="auto"/>
            <w:bottom w:val="none" w:sz="0" w:space="0" w:color="auto"/>
            <w:right w:val="none" w:sz="0" w:space="0" w:color="auto"/>
          </w:divBdr>
          <w:divsChild>
            <w:div w:id="607471630">
              <w:marLeft w:val="0"/>
              <w:marRight w:val="0"/>
              <w:marTop w:val="0"/>
              <w:marBottom w:val="0"/>
              <w:divBdr>
                <w:top w:val="none" w:sz="0" w:space="0" w:color="auto"/>
                <w:left w:val="none" w:sz="0" w:space="0" w:color="auto"/>
                <w:bottom w:val="none" w:sz="0" w:space="0" w:color="auto"/>
                <w:right w:val="none" w:sz="0" w:space="0" w:color="auto"/>
              </w:divBdr>
            </w:div>
            <w:div w:id="685519666">
              <w:marLeft w:val="0"/>
              <w:marRight w:val="0"/>
              <w:marTop w:val="0"/>
              <w:marBottom w:val="0"/>
              <w:divBdr>
                <w:top w:val="none" w:sz="0" w:space="0" w:color="auto"/>
                <w:left w:val="none" w:sz="0" w:space="0" w:color="auto"/>
                <w:bottom w:val="none" w:sz="0" w:space="0" w:color="auto"/>
                <w:right w:val="none" w:sz="0" w:space="0" w:color="auto"/>
              </w:divBdr>
            </w:div>
            <w:div w:id="808547511">
              <w:marLeft w:val="0"/>
              <w:marRight w:val="0"/>
              <w:marTop w:val="0"/>
              <w:marBottom w:val="0"/>
              <w:divBdr>
                <w:top w:val="none" w:sz="0" w:space="0" w:color="auto"/>
                <w:left w:val="none" w:sz="0" w:space="0" w:color="auto"/>
                <w:bottom w:val="none" w:sz="0" w:space="0" w:color="auto"/>
                <w:right w:val="none" w:sz="0" w:space="0" w:color="auto"/>
              </w:divBdr>
            </w:div>
            <w:div w:id="2045476089">
              <w:marLeft w:val="0"/>
              <w:marRight w:val="0"/>
              <w:marTop w:val="0"/>
              <w:marBottom w:val="0"/>
              <w:divBdr>
                <w:top w:val="none" w:sz="0" w:space="0" w:color="auto"/>
                <w:left w:val="none" w:sz="0" w:space="0" w:color="auto"/>
                <w:bottom w:val="none" w:sz="0" w:space="0" w:color="auto"/>
                <w:right w:val="none" w:sz="0" w:space="0" w:color="auto"/>
              </w:divBdr>
            </w:div>
            <w:div w:id="20573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34356">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29649625">
      <w:bodyDiv w:val="1"/>
      <w:marLeft w:val="0"/>
      <w:marRight w:val="0"/>
      <w:marTop w:val="0"/>
      <w:marBottom w:val="0"/>
      <w:divBdr>
        <w:top w:val="none" w:sz="0" w:space="0" w:color="auto"/>
        <w:left w:val="none" w:sz="0" w:space="0" w:color="auto"/>
        <w:bottom w:val="none" w:sz="0" w:space="0" w:color="auto"/>
        <w:right w:val="none" w:sz="0" w:space="0" w:color="auto"/>
      </w:divBdr>
    </w:div>
    <w:div w:id="345595999">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13941524">
      <w:bodyDiv w:val="1"/>
      <w:marLeft w:val="0"/>
      <w:marRight w:val="0"/>
      <w:marTop w:val="0"/>
      <w:marBottom w:val="0"/>
      <w:divBdr>
        <w:top w:val="none" w:sz="0" w:space="0" w:color="auto"/>
        <w:left w:val="none" w:sz="0" w:space="0" w:color="auto"/>
        <w:bottom w:val="none" w:sz="0" w:space="0" w:color="auto"/>
        <w:right w:val="none" w:sz="0" w:space="0" w:color="auto"/>
      </w:divBdr>
      <w:divsChild>
        <w:div w:id="2042047645">
          <w:marLeft w:val="0"/>
          <w:marRight w:val="0"/>
          <w:marTop w:val="225"/>
          <w:marBottom w:val="225"/>
          <w:divBdr>
            <w:top w:val="none" w:sz="0" w:space="0" w:color="auto"/>
            <w:left w:val="single" w:sz="24" w:space="8" w:color="3498DB"/>
            <w:bottom w:val="none" w:sz="0" w:space="0" w:color="auto"/>
            <w:right w:val="none" w:sz="0" w:space="0" w:color="auto"/>
          </w:divBdr>
        </w:div>
      </w:divsChild>
    </w:div>
    <w:div w:id="433280690">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89711375">
      <w:bodyDiv w:val="1"/>
      <w:marLeft w:val="0"/>
      <w:marRight w:val="0"/>
      <w:marTop w:val="0"/>
      <w:marBottom w:val="0"/>
      <w:divBdr>
        <w:top w:val="none" w:sz="0" w:space="0" w:color="auto"/>
        <w:left w:val="none" w:sz="0" w:space="0" w:color="auto"/>
        <w:bottom w:val="none" w:sz="0" w:space="0" w:color="auto"/>
        <w:right w:val="none" w:sz="0" w:space="0" w:color="auto"/>
      </w:divBdr>
    </w:div>
    <w:div w:id="492643201">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1649610">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651">
      <w:bodyDiv w:val="1"/>
      <w:marLeft w:val="0"/>
      <w:marRight w:val="0"/>
      <w:marTop w:val="0"/>
      <w:marBottom w:val="0"/>
      <w:divBdr>
        <w:top w:val="none" w:sz="0" w:space="0" w:color="auto"/>
        <w:left w:val="none" w:sz="0" w:space="0" w:color="auto"/>
        <w:bottom w:val="none" w:sz="0" w:space="0" w:color="auto"/>
        <w:right w:val="none" w:sz="0" w:space="0" w:color="auto"/>
      </w:divBdr>
      <w:divsChild>
        <w:div w:id="810562668">
          <w:marLeft w:val="0"/>
          <w:marRight w:val="0"/>
          <w:marTop w:val="0"/>
          <w:marBottom w:val="0"/>
          <w:divBdr>
            <w:top w:val="none" w:sz="0" w:space="0" w:color="auto"/>
            <w:left w:val="none" w:sz="0" w:space="0" w:color="auto"/>
            <w:bottom w:val="none" w:sz="0" w:space="0" w:color="auto"/>
            <w:right w:val="none" w:sz="0" w:space="0" w:color="auto"/>
          </w:divBdr>
          <w:divsChild>
            <w:div w:id="326400774">
              <w:marLeft w:val="0"/>
              <w:marRight w:val="0"/>
              <w:marTop w:val="0"/>
              <w:marBottom w:val="0"/>
              <w:divBdr>
                <w:top w:val="none" w:sz="0" w:space="0" w:color="auto"/>
                <w:left w:val="none" w:sz="0" w:space="0" w:color="auto"/>
                <w:bottom w:val="none" w:sz="0" w:space="0" w:color="auto"/>
                <w:right w:val="none" w:sz="0" w:space="0" w:color="auto"/>
              </w:divBdr>
            </w:div>
            <w:div w:id="761147632">
              <w:marLeft w:val="0"/>
              <w:marRight w:val="0"/>
              <w:marTop w:val="0"/>
              <w:marBottom w:val="0"/>
              <w:divBdr>
                <w:top w:val="none" w:sz="0" w:space="0" w:color="auto"/>
                <w:left w:val="none" w:sz="0" w:space="0" w:color="auto"/>
                <w:bottom w:val="none" w:sz="0" w:space="0" w:color="auto"/>
                <w:right w:val="none" w:sz="0" w:space="0" w:color="auto"/>
              </w:divBdr>
            </w:div>
            <w:div w:id="879322538">
              <w:marLeft w:val="0"/>
              <w:marRight w:val="0"/>
              <w:marTop w:val="0"/>
              <w:marBottom w:val="0"/>
              <w:divBdr>
                <w:top w:val="none" w:sz="0" w:space="0" w:color="auto"/>
                <w:left w:val="none" w:sz="0" w:space="0" w:color="auto"/>
                <w:bottom w:val="none" w:sz="0" w:space="0" w:color="auto"/>
                <w:right w:val="none" w:sz="0" w:space="0" w:color="auto"/>
              </w:divBdr>
            </w:div>
            <w:div w:id="1259602865">
              <w:marLeft w:val="0"/>
              <w:marRight w:val="0"/>
              <w:marTop w:val="0"/>
              <w:marBottom w:val="0"/>
              <w:divBdr>
                <w:top w:val="none" w:sz="0" w:space="0" w:color="auto"/>
                <w:left w:val="none" w:sz="0" w:space="0" w:color="auto"/>
                <w:bottom w:val="none" w:sz="0" w:space="0" w:color="auto"/>
                <w:right w:val="none" w:sz="0" w:space="0" w:color="auto"/>
              </w:divBdr>
            </w:div>
            <w:div w:id="18592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9010">
      <w:bodyDiv w:val="1"/>
      <w:marLeft w:val="0"/>
      <w:marRight w:val="0"/>
      <w:marTop w:val="0"/>
      <w:marBottom w:val="0"/>
      <w:divBdr>
        <w:top w:val="none" w:sz="0" w:space="0" w:color="auto"/>
        <w:left w:val="none" w:sz="0" w:space="0" w:color="auto"/>
        <w:bottom w:val="none" w:sz="0" w:space="0" w:color="auto"/>
        <w:right w:val="none" w:sz="0" w:space="0" w:color="auto"/>
      </w:divBdr>
      <w:divsChild>
        <w:div w:id="2130276921">
          <w:marLeft w:val="0"/>
          <w:marRight w:val="0"/>
          <w:marTop w:val="225"/>
          <w:marBottom w:val="225"/>
          <w:divBdr>
            <w:top w:val="none" w:sz="0" w:space="0" w:color="auto"/>
            <w:left w:val="single" w:sz="24" w:space="8" w:color="3498DB"/>
            <w:bottom w:val="none" w:sz="0" w:space="0" w:color="auto"/>
            <w:right w:val="none" w:sz="0" w:space="0" w:color="auto"/>
          </w:divBdr>
        </w:div>
      </w:divsChild>
    </w:div>
    <w:div w:id="635452139">
      <w:bodyDiv w:val="1"/>
      <w:marLeft w:val="0"/>
      <w:marRight w:val="0"/>
      <w:marTop w:val="0"/>
      <w:marBottom w:val="0"/>
      <w:divBdr>
        <w:top w:val="none" w:sz="0" w:space="0" w:color="auto"/>
        <w:left w:val="none" w:sz="0" w:space="0" w:color="auto"/>
        <w:bottom w:val="none" w:sz="0" w:space="0" w:color="auto"/>
        <w:right w:val="none" w:sz="0" w:space="0" w:color="auto"/>
      </w:divBdr>
      <w:divsChild>
        <w:div w:id="1292131129">
          <w:marLeft w:val="0"/>
          <w:marRight w:val="0"/>
          <w:marTop w:val="225"/>
          <w:marBottom w:val="225"/>
          <w:divBdr>
            <w:top w:val="none" w:sz="0" w:space="0" w:color="auto"/>
            <w:left w:val="single" w:sz="24" w:space="8" w:color="3498DB"/>
            <w:bottom w:val="none" w:sz="0" w:space="0" w:color="auto"/>
            <w:right w:val="none" w:sz="0" w:space="0" w:color="auto"/>
          </w:divBdr>
        </w:div>
      </w:divsChild>
    </w:div>
    <w:div w:id="680593151">
      <w:bodyDiv w:val="1"/>
      <w:marLeft w:val="0"/>
      <w:marRight w:val="0"/>
      <w:marTop w:val="0"/>
      <w:marBottom w:val="0"/>
      <w:divBdr>
        <w:top w:val="none" w:sz="0" w:space="0" w:color="auto"/>
        <w:left w:val="none" w:sz="0" w:space="0" w:color="auto"/>
        <w:bottom w:val="none" w:sz="0" w:space="0" w:color="auto"/>
        <w:right w:val="none" w:sz="0" w:space="0" w:color="auto"/>
      </w:divBdr>
      <w:divsChild>
        <w:div w:id="773213530">
          <w:marLeft w:val="0"/>
          <w:marRight w:val="0"/>
          <w:marTop w:val="225"/>
          <w:marBottom w:val="225"/>
          <w:divBdr>
            <w:top w:val="none" w:sz="0" w:space="0" w:color="auto"/>
            <w:left w:val="single" w:sz="24" w:space="8" w:color="3498DB"/>
            <w:bottom w:val="none" w:sz="0" w:space="0" w:color="auto"/>
            <w:right w:val="none" w:sz="0" w:space="0" w:color="auto"/>
          </w:divBdr>
        </w:div>
      </w:divsChild>
    </w:div>
    <w:div w:id="683871276">
      <w:bodyDiv w:val="1"/>
      <w:marLeft w:val="0"/>
      <w:marRight w:val="0"/>
      <w:marTop w:val="0"/>
      <w:marBottom w:val="0"/>
      <w:divBdr>
        <w:top w:val="none" w:sz="0" w:space="0" w:color="auto"/>
        <w:left w:val="none" w:sz="0" w:space="0" w:color="auto"/>
        <w:bottom w:val="none" w:sz="0" w:space="0" w:color="auto"/>
        <w:right w:val="none" w:sz="0" w:space="0" w:color="auto"/>
      </w:divBdr>
      <w:divsChild>
        <w:div w:id="1429472130">
          <w:marLeft w:val="0"/>
          <w:marRight w:val="0"/>
          <w:marTop w:val="0"/>
          <w:marBottom w:val="0"/>
          <w:divBdr>
            <w:top w:val="none" w:sz="0" w:space="0" w:color="auto"/>
            <w:left w:val="none" w:sz="0" w:space="0" w:color="auto"/>
            <w:bottom w:val="none" w:sz="0" w:space="0" w:color="auto"/>
            <w:right w:val="none" w:sz="0" w:space="0" w:color="auto"/>
          </w:divBdr>
          <w:divsChild>
            <w:div w:id="168445672">
              <w:marLeft w:val="0"/>
              <w:marRight w:val="0"/>
              <w:marTop w:val="0"/>
              <w:marBottom w:val="0"/>
              <w:divBdr>
                <w:top w:val="none" w:sz="0" w:space="0" w:color="auto"/>
                <w:left w:val="none" w:sz="0" w:space="0" w:color="auto"/>
                <w:bottom w:val="none" w:sz="0" w:space="0" w:color="auto"/>
                <w:right w:val="none" w:sz="0" w:space="0" w:color="auto"/>
              </w:divBdr>
            </w:div>
            <w:div w:id="522859346">
              <w:marLeft w:val="0"/>
              <w:marRight w:val="0"/>
              <w:marTop w:val="0"/>
              <w:marBottom w:val="0"/>
              <w:divBdr>
                <w:top w:val="none" w:sz="0" w:space="0" w:color="auto"/>
                <w:left w:val="none" w:sz="0" w:space="0" w:color="auto"/>
                <w:bottom w:val="none" w:sz="0" w:space="0" w:color="auto"/>
                <w:right w:val="none" w:sz="0" w:space="0" w:color="auto"/>
              </w:divBdr>
            </w:div>
            <w:div w:id="1304852599">
              <w:marLeft w:val="0"/>
              <w:marRight w:val="0"/>
              <w:marTop w:val="0"/>
              <w:marBottom w:val="0"/>
              <w:divBdr>
                <w:top w:val="none" w:sz="0" w:space="0" w:color="auto"/>
                <w:left w:val="none" w:sz="0" w:space="0" w:color="auto"/>
                <w:bottom w:val="none" w:sz="0" w:space="0" w:color="auto"/>
                <w:right w:val="none" w:sz="0" w:space="0" w:color="auto"/>
              </w:divBdr>
            </w:div>
            <w:div w:id="1603950299">
              <w:marLeft w:val="0"/>
              <w:marRight w:val="0"/>
              <w:marTop w:val="0"/>
              <w:marBottom w:val="0"/>
              <w:divBdr>
                <w:top w:val="none" w:sz="0" w:space="0" w:color="auto"/>
                <w:left w:val="none" w:sz="0" w:space="0" w:color="auto"/>
                <w:bottom w:val="none" w:sz="0" w:space="0" w:color="auto"/>
                <w:right w:val="none" w:sz="0" w:space="0" w:color="auto"/>
              </w:divBdr>
            </w:div>
            <w:div w:id="18598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6655">
      <w:bodyDiv w:val="1"/>
      <w:marLeft w:val="0"/>
      <w:marRight w:val="0"/>
      <w:marTop w:val="0"/>
      <w:marBottom w:val="0"/>
      <w:divBdr>
        <w:top w:val="none" w:sz="0" w:space="0" w:color="auto"/>
        <w:left w:val="none" w:sz="0" w:space="0" w:color="auto"/>
        <w:bottom w:val="none" w:sz="0" w:space="0" w:color="auto"/>
        <w:right w:val="none" w:sz="0" w:space="0" w:color="auto"/>
      </w:divBdr>
      <w:divsChild>
        <w:div w:id="547188003">
          <w:marLeft w:val="0"/>
          <w:marRight w:val="0"/>
          <w:marTop w:val="225"/>
          <w:marBottom w:val="225"/>
          <w:divBdr>
            <w:top w:val="none" w:sz="0" w:space="0" w:color="auto"/>
            <w:left w:val="single" w:sz="24" w:space="8" w:color="3498DB"/>
            <w:bottom w:val="none" w:sz="0" w:space="0" w:color="auto"/>
            <w:right w:val="none" w:sz="0" w:space="0" w:color="auto"/>
          </w:divBdr>
        </w:div>
      </w:divsChild>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16412891">
      <w:bodyDiv w:val="1"/>
      <w:marLeft w:val="0"/>
      <w:marRight w:val="0"/>
      <w:marTop w:val="0"/>
      <w:marBottom w:val="0"/>
      <w:divBdr>
        <w:top w:val="none" w:sz="0" w:space="0" w:color="auto"/>
        <w:left w:val="none" w:sz="0" w:space="0" w:color="auto"/>
        <w:bottom w:val="none" w:sz="0" w:space="0" w:color="auto"/>
        <w:right w:val="none" w:sz="0" w:space="0" w:color="auto"/>
      </w:divBdr>
      <w:divsChild>
        <w:div w:id="260719933">
          <w:marLeft w:val="2290"/>
          <w:marRight w:val="0"/>
          <w:marTop w:val="0"/>
          <w:marBottom w:val="240"/>
          <w:divBdr>
            <w:top w:val="none" w:sz="0" w:space="0" w:color="auto"/>
            <w:left w:val="none" w:sz="0" w:space="0" w:color="auto"/>
            <w:bottom w:val="none" w:sz="0" w:space="0" w:color="auto"/>
            <w:right w:val="none" w:sz="0" w:space="0" w:color="auto"/>
          </w:divBdr>
        </w:div>
        <w:div w:id="1016423163">
          <w:marLeft w:val="259"/>
          <w:marRight w:val="0"/>
          <w:marTop w:val="0"/>
          <w:marBottom w:val="240"/>
          <w:divBdr>
            <w:top w:val="none" w:sz="0" w:space="0" w:color="auto"/>
            <w:left w:val="none" w:sz="0" w:space="0" w:color="auto"/>
            <w:bottom w:val="none" w:sz="0" w:space="0" w:color="auto"/>
            <w:right w:val="none" w:sz="0" w:space="0" w:color="auto"/>
          </w:divBdr>
        </w:div>
        <w:div w:id="1070228400">
          <w:marLeft w:val="259"/>
          <w:marRight w:val="0"/>
          <w:marTop w:val="0"/>
          <w:marBottom w:val="240"/>
          <w:divBdr>
            <w:top w:val="none" w:sz="0" w:space="0" w:color="auto"/>
            <w:left w:val="none" w:sz="0" w:space="0" w:color="auto"/>
            <w:bottom w:val="none" w:sz="0" w:space="0" w:color="auto"/>
            <w:right w:val="none" w:sz="0" w:space="0" w:color="auto"/>
          </w:divBdr>
        </w:div>
        <w:div w:id="1282222654">
          <w:marLeft w:val="2290"/>
          <w:marRight w:val="0"/>
          <w:marTop w:val="0"/>
          <w:marBottom w:val="240"/>
          <w:divBdr>
            <w:top w:val="none" w:sz="0" w:space="0" w:color="auto"/>
            <w:left w:val="none" w:sz="0" w:space="0" w:color="auto"/>
            <w:bottom w:val="none" w:sz="0" w:space="0" w:color="auto"/>
            <w:right w:val="none" w:sz="0" w:space="0" w:color="auto"/>
          </w:divBdr>
        </w:div>
        <w:div w:id="1465541054">
          <w:marLeft w:val="821"/>
          <w:marRight w:val="0"/>
          <w:marTop w:val="0"/>
          <w:marBottom w:val="240"/>
          <w:divBdr>
            <w:top w:val="none" w:sz="0" w:space="0" w:color="auto"/>
            <w:left w:val="none" w:sz="0" w:space="0" w:color="auto"/>
            <w:bottom w:val="none" w:sz="0" w:space="0" w:color="auto"/>
            <w:right w:val="none" w:sz="0" w:space="0" w:color="auto"/>
          </w:divBdr>
        </w:div>
        <w:div w:id="1494947742">
          <w:marLeft w:val="2290"/>
          <w:marRight w:val="0"/>
          <w:marTop w:val="0"/>
          <w:marBottom w:val="240"/>
          <w:divBdr>
            <w:top w:val="none" w:sz="0" w:space="0" w:color="auto"/>
            <w:left w:val="none" w:sz="0" w:space="0" w:color="auto"/>
            <w:bottom w:val="none" w:sz="0" w:space="0" w:color="auto"/>
            <w:right w:val="none" w:sz="0" w:space="0" w:color="auto"/>
          </w:divBdr>
        </w:div>
        <w:div w:id="1741978490">
          <w:marLeft w:val="821"/>
          <w:marRight w:val="0"/>
          <w:marTop w:val="0"/>
          <w:marBottom w:val="240"/>
          <w:divBdr>
            <w:top w:val="none" w:sz="0" w:space="0" w:color="auto"/>
            <w:left w:val="none" w:sz="0" w:space="0" w:color="auto"/>
            <w:bottom w:val="none" w:sz="0" w:space="0" w:color="auto"/>
            <w:right w:val="none" w:sz="0" w:space="0" w:color="auto"/>
          </w:divBdr>
        </w:div>
      </w:divsChild>
    </w:div>
    <w:div w:id="850147401">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0258341">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47947261">
      <w:bodyDiv w:val="1"/>
      <w:marLeft w:val="0"/>
      <w:marRight w:val="0"/>
      <w:marTop w:val="0"/>
      <w:marBottom w:val="0"/>
      <w:divBdr>
        <w:top w:val="none" w:sz="0" w:space="0" w:color="auto"/>
        <w:left w:val="none" w:sz="0" w:space="0" w:color="auto"/>
        <w:bottom w:val="none" w:sz="0" w:space="0" w:color="auto"/>
        <w:right w:val="none" w:sz="0" w:space="0" w:color="auto"/>
      </w:divBdr>
      <w:divsChild>
        <w:div w:id="1200822696">
          <w:marLeft w:val="259"/>
          <w:marRight w:val="0"/>
          <w:marTop w:val="0"/>
          <w:marBottom w:val="240"/>
          <w:divBdr>
            <w:top w:val="none" w:sz="0" w:space="0" w:color="auto"/>
            <w:left w:val="none" w:sz="0" w:space="0" w:color="auto"/>
            <w:bottom w:val="none" w:sz="0" w:space="0" w:color="auto"/>
            <w:right w:val="none" w:sz="0" w:space="0" w:color="auto"/>
          </w:divBdr>
        </w:div>
        <w:div w:id="1705641415">
          <w:marLeft w:val="259"/>
          <w:marRight w:val="0"/>
          <w:marTop w:val="0"/>
          <w:marBottom w:val="240"/>
          <w:divBdr>
            <w:top w:val="none" w:sz="0" w:space="0" w:color="auto"/>
            <w:left w:val="none" w:sz="0" w:space="0" w:color="auto"/>
            <w:bottom w:val="none" w:sz="0" w:space="0" w:color="auto"/>
            <w:right w:val="none" w:sz="0" w:space="0" w:color="auto"/>
          </w:divBdr>
        </w:div>
        <w:div w:id="2014843180">
          <w:marLeft w:val="259"/>
          <w:marRight w:val="0"/>
          <w:marTop w:val="0"/>
          <w:marBottom w:val="240"/>
          <w:divBdr>
            <w:top w:val="none" w:sz="0" w:space="0" w:color="auto"/>
            <w:left w:val="none" w:sz="0" w:space="0" w:color="auto"/>
            <w:bottom w:val="none" w:sz="0" w:space="0" w:color="auto"/>
            <w:right w:val="none" w:sz="0" w:space="0" w:color="auto"/>
          </w:divBdr>
        </w:div>
      </w:divsChild>
    </w:div>
    <w:div w:id="1080954713">
      <w:bodyDiv w:val="1"/>
      <w:marLeft w:val="0"/>
      <w:marRight w:val="0"/>
      <w:marTop w:val="0"/>
      <w:marBottom w:val="0"/>
      <w:divBdr>
        <w:top w:val="none" w:sz="0" w:space="0" w:color="auto"/>
        <w:left w:val="none" w:sz="0" w:space="0" w:color="auto"/>
        <w:bottom w:val="none" w:sz="0" w:space="0" w:color="auto"/>
        <w:right w:val="none" w:sz="0" w:space="0" w:color="auto"/>
      </w:divBdr>
    </w:div>
    <w:div w:id="1103453567">
      <w:bodyDiv w:val="1"/>
      <w:marLeft w:val="0"/>
      <w:marRight w:val="0"/>
      <w:marTop w:val="0"/>
      <w:marBottom w:val="0"/>
      <w:divBdr>
        <w:top w:val="none" w:sz="0" w:space="0" w:color="auto"/>
        <w:left w:val="none" w:sz="0" w:space="0" w:color="auto"/>
        <w:bottom w:val="none" w:sz="0" w:space="0" w:color="auto"/>
        <w:right w:val="none" w:sz="0" w:space="0" w:color="auto"/>
      </w:divBdr>
    </w:div>
    <w:div w:id="1105883247">
      <w:bodyDiv w:val="1"/>
      <w:marLeft w:val="0"/>
      <w:marRight w:val="0"/>
      <w:marTop w:val="0"/>
      <w:marBottom w:val="0"/>
      <w:divBdr>
        <w:top w:val="none" w:sz="0" w:space="0" w:color="auto"/>
        <w:left w:val="none" w:sz="0" w:space="0" w:color="auto"/>
        <w:bottom w:val="none" w:sz="0" w:space="0" w:color="auto"/>
        <w:right w:val="none" w:sz="0" w:space="0" w:color="auto"/>
      </w:divBdr>
      <w:divsChild>
        <w:div w:id="1831674865">
          <w:marLeft w:val="0"/>
          <w:marRight w:val="0"/>
          <w:marTop w:val="225"/>
          <w:marBottom w:val="225"/>
          <w:divBdr>
            <w:top w:val="none" w:sz="0" w:space="0" w:color="auto"/>
            <w:left w:val="single" w:sz="24" w:space="8" w:color="3498DB"/>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61577043">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197738888">
      <w:bodyDiv w:val="1"/>
      <w:marLeft w:val="0"/>
      <w:marRight w:val="0"/>
      <w:marTop w:val="0"/>
      <w:marBottom w:val="0"/>
      <w:divBdr>
        <w:top w:val="none" w:sz="0" w:space="0" w:color="auto"/>
        <w:left w:val="none" w:sz="0" w:space="0" w:color="auto"/>
        <w:bottom w:val="none" w:sz="0" w:space="0" w:color="auto"/>
        <w:right w:val="none" w:sz="0" w:space="0" w:color="auto"/>
      </w:divBdr>
      <w:divsChild>
        <w:div w:id="1129322853">
          <w:marLeft w:val="0"/>
          <w:marRight w:val="0"/>
          <w:marTop w:val="225"/>
          <w:marBottom w:val="225"/>
          <w:divBdr>
            <w:top w:val="none" w:sz="0" w:space="0" w:color="auto"/>
            <w:left w:val="single" w:sz="24" w:space="8" w:color="3498DB"/>
            <w:bottom w:val="none" w:sz="0" w:space="0" w:color="auto"/>
            <w:right w:val="none" w:sz="0" w:space="0" w:color="auto"/>
          </w:divBdr>
        </w:div>
      </w:divsChild>
    </w:div>
    <w:div w:id="1219323621">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39753642">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305886383">
      <w:bodyDiv w:val="1"/>
      <w:marLeft w:val="0"/>
      <w:marRight w:val="0"/>
      <w:marTop w:val="0"/>
      <w:marBottom w:val="0"/>
      <w:divBdr>
        <w:top w:val="none" w:sz="0" w:space="0" w:color="auto"/>
        <w:left w:val="none" w:sz="0" w:space="0" w:color="auto"/>
        <w:bottom w:val="none" w:sz="0" w:space="0" w:color="auto"/>
        <w:right w:val="none" w:sz="0" w:space="0" w:color="auto"/>
      </w:divBdr>
      <w:divsChild>
        <w:div w:id="11421609">
          <w:marLeft w:val="0"/>
          <w:marRight w:val="0"/>
          <w:marTop w:val="0"/>
          <w:marBottom w:val="0"/>
          <w:divBdr>
            <w:top w:val="none" w:sz="0" w:space="0" w:color="auto"/>
            <w:left w:val="none" w:sz="0" w:space="0" w:color="auto"/>
            <w:bottom w:val="none" w:sz="0" w:space="0" w:color="auto"/>
            <w:right w:val="none" w:sz="0" w:space="0" w:color="auto"/>
          </w:divBdr>
          <w:divsChild>
            <w:div w:id="144205360">
              <w:marLeft w:val="0"/>
              <w:marRight w:val="0"/>
              <w:marTop w:val="0"/>
              <w:marBottom w:val="0"/>
              <w:divBdr>
                <w:top w:val="none" w:sz="0" w:space="0" w:color="auto"/>
                <w:left w:val="none" w:sz="0" w:space="0" w:color="auto"/>
                <w:bottom w:val="none" w:sz="0" w:space="0" w:color="auto"/>
                <w:right w:val="none" w:sz="0" w:space="0" w:color="auto"/>
              </w:divBdr>
            </w:div>
            <w:div w:id="1317998773">
              <w:marLeft w:val="0"/>
              <w:marRight w:val="0"/>
              <w:marTop w:val="0"/>
              <w:marBottom w:val="0"/>
              <w:divBdr>
                <w:top w:val="none" w:sz="0" w:space="0" w:color="auto"/>
                <w:left w:val="none" w:sz="0" w:space="0" w:color="auto"/>
                <w:bottom w:val="none" w:sz="0" w:space="0" w:color="auto"/>
                <w:right w:val="none" w:sz="0" w:space="0" w:color="auto"/>
              </w:divBdr>
            </w:div>
            <w:div w:id="1658144002">
              <w:marLeft w:val="0"/>
              <w:marRight w:val="0"/>
              <w:marTop w:val="0"/>
              <w:marBottom w:val="0"/>
              <w:divBdr>
                <w:top w:val="none" w:sz="0" w:space="0" w:color="auto"/>
                <w:left w:val="none" w:sz="0" w:space="0" w:color="auto"/>
                <w:bottom w:val="none" w:sz="0" w:space="0" w:color="auto"/>
                <w:right w:val="none" w:sz="0" w:space="0" w:color="auto"/>
              </w:divBdr>
            </w:div>
            <w:div w:id="1911387103">
              <w:marLeft w:val="0"/>
              <w:marRight w:val="0"/>
              <w:marTop w:val="0"/>
              <w:marBottom w:val="0"/>
              <w:divBdr>
                <w:top w:val="none" w:sz="0" w:space="0" w:color="auto"/>
                <w:left w:val="none" w:sz="0" w:space="0" w:color="auto"/>
                <w:bottom w:val="none" w:sz="0" w:space="0" w:color="auto"/>
                <w:right w:val="none" w:sz="0" w:space="0" w:color="auto"/>
              </w:divBdr>
            </w:div>
            <w:div w:id="20523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25766">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74234413">
      <w:bodyDiv w:val="1"/>
      <w:marLeft w:val="0"/>
      <w:marRight w:val="0"/>
      <w:marTop w:val="0"/>
      <w:marBottom w:val="0"/>
      <w:divBdr>
        <w:top w:val="none" w:sz="0" w:space="0" w:color="auto"/>
        <w:left w:val="none" w:sz="0" w:space="0" w:color="auto"/>
        <w:bottom w:val="none" w:sz="0" w:space="0" w:color="auto"/>
        <w:right w:val="none" w:sz="0" w:space="0" w:color="auto"/>
      </w:divBdr>
      <w:divsChild>
        <w:div w:id="683821754">
          <w:marLeft w:val="0"/>
          <w:marRight w:val="0"/>
          <w:marTop w:val="0"/>
          <w:marBottom w:val="0"/>
          <w:divBdr>
            <w:top w:val="none" w:sz="0" w:space="0" w:color="auto"/>
            <w:left w:val="none" w:sz="0" w:space="0" w:color="auto"/>
            <w:bottom w:val="none" w:sz="0" w:space="0" w:color="auto"/>
            <w:right w:val="none" w:sz="0" w:space="0" w:color="auto"/>
          </w:divBdr>
          <w:divsChild>
            <w:div w:id="138153753">
              <w:marLeft w:val="0"/>
              <w:marRight w:val="0"/>
              <w:marTop w:val="0"/>
              <w:marBottom w:val="0"/>
              <w:divBdr>
                <w:top w:val="none" w:sz="0" w:space="0" w:color="auto"/>
                <w:left w:val="none" w:sz="0" w:space="0" w:color="auto"/>
                <w:bottom w:val="none" w:sz="0" w:space="0" w:color="auto"/>
                <w:right w:val="none" w:sz="0" w:space="0" w:color="auto"/>
              </w:divBdr>
            </w:div>
            <w:div w:id="764612030">
              <w:marLeft w:val="0"/>
              <w:marRight w:val="0"/>
              <w:marTop w:val="0"/>
              <w:marBottom w:val="0"/>
              <w:divBdr>
                <w:top w:val="none" w:sz="0" w:space="0" w:color="auto"/>
                <w:left w:val="none" w:sz="0" w:space="0" w:color="auto"/>
                <w:bottom w:val="none" w:sz="0" w:space="0" w:color="auto"/>
                <w:right w:val="none" w:sz="0" w:space="0" w:color="auto"/>
              </w:divBdr>
            </w:div>
            <w:div w:id="1354070633">
              <w:marLeft w:val="0"/>
              <w:marRight w:val="0"/>
              <w:marTop w:val="0"/>
              <w:marBottom w:val="0"/>
              <w:divBdr>
                <w:top w:val="none" w:sz="0" w:space="0" w:color="auto"/>
                <w:left w:val="none" w:sz="0" w:space="0" w:color="auto"/>
                <w:bottom w:val="none" w:sz="0" w:space="0" w:color="auto"/>
                <w:right w:val="none" w:sz="0" w:space="0" w:color="auto"/>
              </w:divBdr>
            </w:div>
            <w:div w:id="1361393594">
              <w:marLeft w:val="0"/>
              <w:marRight w:val="0"/>
              <w:marTop w:val="0"/>
              <w:marBottom w:val="0"/>
              <w:divBdr>
                <w:top w:val="none" w:sz="0" w:space="0" w:color="auto"/>
                <w:left w:val="none" w:sz="0" w:space="0" w:color="auto"/>
                <w:bottom w:val="none" w:sz="0" w:space="0" w:color="auto"/>
                <w:right w:val="none" w:sz="0" w:space="0" w:color="auto"/>
              </w:divBdr>
            </w:div>
            <w:div w:id="21313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2917">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9096568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52363658">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722943135">
      <w:bodyDiv w:val="1"/>
      <w:marLeft w:val="0"/>
      <w:marRight w:val="0"/>
      <w:marTop w:val="0"/>
      <w:marBottom w:val="0"/>
      <w:divBdr>
        <w:top w:val="none" w:sz="0" w:space="0" w:color="auto"/>
        <w:left w:val="none" w:sz="0" w:space="0" w:color="auto"/>
        <w:bottom w:val="none" w:sz="0" w:space="0" w:color="auto"/>
        <w:right w:val="none" w:sz="0" w:space="0" w:color="auto"/>
      </w:divBdr>
    </w:div>
    <w:div w:id="1900164921">
      <w:bodyDiv w:val="1"/>
      <w:marLeft w:val="0"/>
      <w:marRight w:val="0"/>
      <w:marTop w:val="0"/>
      <w:marBottom w:val="0"/>
      <w:divBdr>
        <w:top w:val="none" w:sz="0" w:space="0" w:color="auto"/>
        <w:left w:val="none" w:sz="0" w:space="0" w:color="auto"/>
        <w:bottom w:val="none" w:sz="0" w:space="0" w:color="auto"/>
        <w:right w:val="none" w:sz="0" w:space="0" w:color="auto"/>
      </w:divBdr>
      <w:divsChild>
        <w:div w:id="150604091">
          <w:marLeft w:val="259"/>
          <w:marRight w:val="0"/>
          <w:marTop w:val="0"/>
          <w:marBottom w:val="240"/>
          <w:divBdr>
            <w:top w:val="none" w:sz="0" w:space="0" w:color="auto"/>
            <w:left w:val="none" w:sz="0" w:space="0" w:color="auto"/>
            <w:bottom w:val="none" w:sz="0" w:space="0" w:color="auto"/>
            <w:right w:val="none" w:sz="0" w:space="0" w:color="auto"/>
          </w:divBdr>
        </w:div>
        <w:div w:id="338046399">
          <w:marLeft w:val="259"/>
          <w:marRight w:val="0"/>
          <w:marTop w:val="0"/>
          <w:marBottom w:val="240"/>
          <w:divBdr>
            <w:top w:val="none" w:sz="0" w:space="0" w:color="auto"/>
            <w:left w:val="none" w:sz="0" w:space="0" w:color="auto"/>
            <w:bottom w:val="none" w:sz="0" w:space="0" w:color="auto"/>
            <w:right w:val="none" w:sz="0" w:space="0" w:color="auto"/>
          </w:divBdr>
        </w:div>
        <w:div w:id="2131430123">
          <w:marLeft w:val="259"/>
          <w:marRight w:val="0"/>
          <w:marTop w:val="0"/>
          <w:marBottom w:val="24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1969821811">
      <w:bodyDiv w:val="1"/>
      <w:marLeft w:val="0"/>
      <w:marRight w:val="0"/>
      <w:marTop w:val="0"/>
      <w:marBottom w:val="0"/>
      <w:divBdr>
        <w:top w:val="none" w:sz="0" w:space="0" w:color="auto"/>
        <w:left w:val="none" w:sz="0" w:space="0" w:color="auto"/>
        <w:bottom w:val="none" w:sz="0" w:space="0" w:color="auto"/>
        <w:right w:val="none" w:sz="0" w:space="0" w:color="auto"/>
      </w:divBdr>
    </w:div>
    <w:div w:id="2012248276">
      <w:bodyDiv w:val="1"/>
      <w:marLeft w:val="0"/>
      <w:marRight w:val="0"/>
      <w:marTop w:val="0"/>
      <w:marBottom w:val="0"/>
      <w:divBdr>
        <w:top w:val="none" w:sz="0" w:space="0" w:color="auto"/>
        <w:left w:val="none" w:sz="0" w:space="0" w:color="auto"/>
        <w:bottom w:val="none" w:sz="0" w:space="0" w:color="auto"/>
        <w:right w:val="none" w:sz="0" w:space="0" w:color="auto"/>
      </w:divBdr>
    </w:div>
    <w:div w:id="2058816241">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092919875">
      <w:bodyDiv w:val="1"/>
      <w:marLeft w:val="0"/>
      <w:marRight w:val="0"/>
      <w:marTop w:val="0"/>
      <w:marBottom w:val="0"/>
      <w:divBdr>
        <w:top w:val="none" w:sz="0" w:space="0" w:color="auto"/>
        <w:left w:val="none" w:sz="0" w:space="0" w:color="auto"/>
        <w:bottom w:val="none" w:sz="0" w:space="0" w:color="auto"/>
        <w:right w:val="none" w:sz="0" w:space="0" w:color="auto"/>
      </w:divBdr>
    </w:div>
    <w:div w:id="2095317045">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 w:id="2113044435">
      <w:bodyDiv w:val="1"/>
      <w:marLeft w:val="0"/>
      <w:marRight w:val="0"/>
      <w:marTop w:val="0"/>
      <w:marBottom w:val="0"/>
      <w:divBdr>
        <w:top w:val="none" w:sz="0" w:space="0" w:color="auto"/>
        <w:left w:val="none" w:sz="0" w:space="0" w:color="auto"/>
        <w:bottom w:val="none" w:sz="0" w:space="0" w:color="auto"/>
        <w:right w:val="none" w:sz="0" w:space="0" w:color="auto"/>
      </w:divBdr>
    </w:div>
    <w:div w:id="212665730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fsdomain/VegamOauthServer/GetAccessToken"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6.jpg"/><Relationship Id="rId47" Type="http://schemas.openxmlformats.org/officeDocument/2006/relationships/image" Target="media/image29.png"/><Relationship Id="rId50" Type="http://schemas.openxmlformats.org/officeDocument/2006/relationships/header" Target="header2.xml"/><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ap-hipas.henkelgroup.net/VegamOauthServer/GetAccessToken" TargetMode="External"/><Relationship Id="rId45" Type="http://schemas.openxmlformats.org/officeDocument/2006/relationships/hyperlink" Target="https://euc-word-edit.officeapps.live.com/we/%20https:/sfsext.henkelgroup.net/%20/VegamOauthServer/api/data/UpdateTrackingStatus"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euc-word-edit.officeapps.live.com/we/%20https:/sfsext.henkelgroup.net/%20/VegamOauthServer/api/data/UpdateTrackingStatus"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jp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image" Target="media/image25.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92A6694D2AC78A48A7C8E53FEF04F831" ma:contentTypeVersion="13" ma:contentTypeDescription="新建文档。" ma:contentTypeScope="" ma:versionID="31288fbef334f7553ab7c4fc04f30b03">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374064172895cc941def87cadba20380"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图像标记"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2.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3.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ba70ad70-0f30-46d3-86a7-d1cada3d95e3"/>
    <ds:schemaRef ds:uri="1aeee127-3d40-4f17-84aa-69c1e23bd46c"/>
  </ds:schemaRefs>
</ds:datastoreItem>
</file>

<file path=customXml/itemProps4.xml><?xml version="1.0" encoding="utf-8"?>
<ds:datastoreItem xmlns:ds="http://schemas.openxmlformats.org/officeDocument/2006/customXml" ds:itemID="{D3018705-7CFC-43F5-9762-AA51AF8D4713}"/>
</file>

<file path=docProps/app.xml><?xml version="1.0" encoding="utf-8"?>
<Properties xmlns="http://schemas.openxmlformats.org/officeDocument/2006/extended-properties" xmlns:vt="http://schemas.openxmlformats.org/officeDocument/2006/docPropsVTypes">
  <Template>Normal.dotm</Template>
  <TotalTime>94</TotalTime>
  <Pages>50</Pages>
  <Words>7275</Words>
  <Characters>44599</Characters>
  <Application>Microsoft Office Word</Application>
  <DocSecurity>0</DocSecurity>
  <Lines>2229</Lines>
  <Paragraphs>1921</Paragraphs>
  <ScaleCrop>false</ScaleCrop>
  <Company/>
  <LinksUpToDate>false</LinksUpToDate>
  <CharactersWithSpaces>49953</CharactersWithSpaces>
  <SharedDoc>false</SharedDoc>
  <HLinks>
    <vt:vector size="114" baseType="variant">
      <vt:variant>
        <vt:i4>4587528</vt:i4>
      </vt:variant>
      <vt:variant>
        <vt:i4>113</vt:i4>
      </vt:variant>
      <vt:variant>
        <vt:i4>0</vt:i4>
      </vt:variant>
      <vt:variant>
        <vt:i4>5</vt:i4>
      </vt:variant>
      <vt:variant>
        <vt:lpwstr>https://euc-word-edit.officeapps.live.com/we/ https:/sfsext.henkelgroup.net/ /VegamOauthServer/api/data/UpdateTrackingStatus</vt:lpwstr>
      </vt:variant>
      <vt:variant>
        <vt:lpwstr/>
      </vt:variant>
      <vt:variant>
        <vt:i4>4587528</vt:i4>
      </vt:variant>
      <vt:variant>
        <vt:i4>110</vt:i4>
      </vt:variant>
      <vt:variant>
        <vt:i4>0</vt:i4>
      </vt:variant>
      <vt:variant>
        <vt:i4>5</vt:i4>
      </vt:variant>
      <vt:variant>
        <vt:lpwstr>https://euc-word-edit.officeapps.live.com/we/ https:/sfsext.henkelgroup.net/ /VegamOauthServer/api/data/UpdateTrackingStatus</vt:lpwstr>
      </vt:variant>
      <vt:variant>
        <vt:lpwstr/>
      </vt:variant>
      <vt:variant>
        <vt:i4>4980816</vt:i4>
      </vt:variant>
      <vt:variant>
        <vt:i4>107</vt:i4>
      </vt:variant>
      <vt:variant>
        <vt:i4>0</vt:i4>
      </vt:variant>
      <vt:variant>
        <vt:i4>5</vt:i4>
      </vt:variant>
      <vt:variant>
        <vt:lpwstr>https://ap-hipas.henkelgroup.net/VegamOauthServer/GetAccessToken</vt:lpwstr>
      </vt:variant>
      <vt:variant>
        <vt:lpwstr/>
      </vt:variant>
      <vt:variant>
        <vt:i4>786523</vt:i4>
      </vt:variant>
      <vt:variant>
        <vt:i4>104</vt:i4>
      </vt:variant>
      <vt:variant>
        <vt:i4>0</vt:i4>
      </vt:variant>
      <vt:variant>
        <vt:i4>5</vt:i4>
      </vt:variant>
      <vt:variant>
        <vt:lpwstr>http://sfsdomain/VegamOauthServer/GetAccessToken</vt:lpwstr>
      </vt:variant>
      <vt:variant>
        <vt:lpwstr/>
      </vt: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Mengran Xiao</cp:lastModifiedBy>
  <cp:revision>21</cp:revision>
  <cp:lastPrinted>2025-05-21T00:18:00Z</cp:lastPrinted>
  <dcterms:created xsi:type="dcterms:W3CDTF">2025-09-08T06:07:00Z</dcterms:created>
  <dcterms:modified xsi:type="dcterms:W3CDTF">2025-12-22T07:28:00Z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