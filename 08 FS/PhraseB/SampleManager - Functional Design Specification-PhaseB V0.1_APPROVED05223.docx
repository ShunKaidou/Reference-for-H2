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proofErr w:type="spellStart"/>
            <w:r w:rsidRPr="00C26A90">
              <w:rPr>
                <w:rFonts w:ascii="Times New Roman" w:hAnsi="Times New Roman"/>
                <w:sz w:val="36"/>
                <w:szCs w:val="36"/>
              </w:rPr>
              <w:t>SampleManager</w:t>
            </w:r>
            <w:proofErr w:type="spellEnd"/>
            <w:r w:rsidRPr="00C26A90">
              <w:rPr>
                <w:rFonts w:ascii="Times New Roman" w:hAnsi="Times New Roman"/>
                <w:sz w:val="36"/>
                <w:szCs w:val="36"/>
              </w:rPr>
              <w:t xml:space="preserve">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52BF64D7">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rto="http://schemas.microsoft.com/office/word/2006/arto">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52BF64D7">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52BF64D7">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52BF64D7">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52BF64D7">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52BF64D7">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TableGrid"/>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proofErr w:type="spellStart"/>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w:t>
            </w:r>
            <w:proofErr w:type="spellEnd"/>
            <w:r w:rsidR="00E5313F" w:rsidRPr="00C26A90">
              <w:rPr>
                <w:rFonts w:ascii="Times New Roman" w:hAnsi="Times New Roman"/>
                <w:b/>
                <w:sz w:val="24"/>
                <w:szCs w:val="40"/>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Heading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Heading"/>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Hyperlink"/>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Hyperlink"/>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54245F">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Hyperlink"/>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54245F">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Hyperlink"/>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54245F">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Hyperlink"/>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54245F">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Hyperlink"/>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lang w:eastAsia="zh-CN"/>
              </w:rPr>
              <w:t>D</w:t>
            </w:r>
            <w:r w:rsidRPr="007813ED">
              <w:rPr>
                <w:rStyle w:val="Hyperlink"/>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54245F">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Hyperlink"/>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54245F">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Hyperlink"/>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54245F">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Hyperlink"/>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54245F">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Hyperlink"/>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54245F">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Hyperlink"/>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54245F">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Hyperlink"/>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Hyperlink"/>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54245F">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Hyperlink"/>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54245F">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Hyperlink"/>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Hyperlink"/>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54245F">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Hyperlink"/>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Hyperlink"/>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54245F">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Hyperlink"/>
                <w:noProof/>
              </w:rPr>
              <w:t>3.2.1</w:t>
            </w:r>
            <w:r>
              <w:rPr>
                <w:rFonts w:eastAsiaTheme="minorEastAsia" w:cstheme="minorBidi"/>
                <w:i w:val="0"/>
                <w:iCs w:val="0"/>
                <w:noProof/>
                <w:kern w:val="2"/>
                <w:sz w:val="22"/>
                <w:szCs w:val="24"/>
                <w:lang w:val="en-US" w:eastAsia="zh-CN"/>
                <w14:ligatures w14:val="standardContextual"/>
              </w:rPr>
              <w:tab/>
            </w:r>
            <w:r w:rsidRPr="007813ED">
              <w:rPr>
                <w:rStyle w:val="Hyperlink"/>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54245F">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Heading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Heading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Heading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Heading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Heading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w:t>
      </w:r>
      <w:proofErr w:type="spellStart"/>
      <w:r w:rsidRPr="007121AB">
        <w:rPr>
          <w:rFonts w:ascii="Times New Roman" w:eastAsiaTheme="minorEastAsia" w:hAnsi="Times New Roman"/>
          <w:sz w:val="24"/>
          <w:szCs w:val="32"/>
          <w:lang w:eastAsia="zh-CN"/>
        </w:rPr>
        <w:t>SampleManager</w:t>
      </w:r>
      <w:proofErr w:type="spellEnd"/>
      <w:r w:rsidRPr="007121AB">
        <w:rPr>
          <w:rFonts w:ascii="Times New Roman" w:eastAsiaTheme="minorEastAsia" w:hAnsi="Times New Roman"/>
          <w:sz w:val="24"/>
          <w:szCs w:val="32"/>
          <w:lang w:eastAsia="zh-CN"/>
        </w:rPr>
        <w:t xml:space="preserve">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Heading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Heading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Heading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proofErr w:type="spellStart"/>
            <w:r w:rsidRPr="00C26A90">
              <w:rPr>
                <w:rFonts w:ascii="Times New Roman" w:hAnsi="Times New Roman"/>
                <w:sz w:val="24"/>
              </w:rPr>
              <w:t>SampleManager</w:t>
            </w:r>
            <w:proofErr w:type="spellEnd"/>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Heading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Heading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Heading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Heading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w:t>
      </w:r>
      <w:proofErr w:type="spellStart"/>
      <w:r w:rsidRPr="00CA6BF5">
        <w:rPr>
          <w:rFonts w:ascii="Times New Roman" w:eastAsiaTheme="minorEastAsia" w:hAnsi="Times New Roman"/>
          <w:sz w:val="24"/>
          <w:szCs w:val="32"/>
          <w:lang w:eastAsia="zh-CN"/>
        </w:rPr>
        <w:t>SampleManager</w:t>
      </w:r>
      <w:proofErr w:type="spellEnd"/>
      <w:r w:rsidRPr="00CA6BF5">
        <w:rPr>
          <w:rFonts w:ascii="Times New Roman" w:eastAsiaTheme="minorEastAsia" w:hAnsi="Times New Roman"/>
          <w:sz w:val="24"/>
          <w:szCs w:val="32"/>
          <w:lang w:eastAsia="zh-CN"/>
        </w:rPr>
        <w:t xml:space="preserve">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Heading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Heading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Heading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Heading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Heading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TableGrid"/>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Heading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Heading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Heading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Heading5"/>
        <w:rPr>
          <w:rFonts w:eastAsiaTheme="minorEastAsia"/>
          <w:lang w:eastAsia="zh-CN"/>
        </w:rPr>
      </w:pPr>
      <w:r>
        <w:t>Function</w:t>
      </w:r>
      <w:r w:rsidR="00237242">
        <w:t xml:space="preserve"> Design</w:t>
      </w:r>
    </w:p>
    <w:p w14:paraId="32992E06" w14:textId="53868B7C" w:rsidR="00617D88" w:rsidRPr="00B93C1A" w:rsidRDefault="00617D88" w:rsidP="00617D88">
      <w:pPr>
        <w:pStyle w:val="Heading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ins w:id="68" w:author="Gu, Cheng" w:date="2025-05-22T16:37:00Z" w16du:dateUtc="2025-05-22T08:37:00Z"/>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ins w:id="69" w:author="Gu, Cheng" w:date="2025-05-22T16:37:00Z" w16du:dateUtc="2025-05-22T08:37:00Z"/>
          <w:rFonts w:ascii="Times New Roman" w:eastAsiaTheme="minorEastAsia" w:hAnsi="Times New Roman"/>
          <w:bCs/>
          <w:sz w:val="24"/>
          <w:lang w:eastAsia="zh-CN"/>
        </w:rPr>
      </w:pPr>
      <w:commentRangeStart w:id="70"/>
      <w:ins w:id="71" w:author="Gu, Cheng" w:date="2025-05-22T16:37:00Z" w16du:dateUtc="2025-05-22T08:37:00Z">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ins>
      <w:commentRangeEnd w:id="70"/>
      <w:r w:rsidR="00DE3B4B">
        <w:rPr>
          <w:rStyle w:val="CommentReference"/>
        </w:rPr>
        <w:commentReference w:id="70"/>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ins w:id="72" w:author="Gu, Cheng" w:date="2025-05-22T12:54:00Z" w16du:dateUtc="2025-05-22T04:54:00Z"/>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ins w:id="73" w:author="Gu, Cheng [2]" w:date="2025-05-23T11:21:00Z" w16du:dateUtc="2025-05-23T03:21:00Z"/>
          <w:rFonts w:ascii="Times New Roman" w:eastAsiaTheme="minorEastAsia" w:hAnsi="Times New Roman"/>
          <w:bCs/>
          <w:sz w:val="24"/>
          <w:lang w:val="en-US" w:eastAsia="zh-CN"/>
        </w:rPr>
      </w:pPr>
      <w:ins w:id="74" w:author="Gu, Cheng" w:date="2025-05-22T12:54:00Z" w16du:dateUtc="2025-05-22T04:54: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19C6508" w14:textId="44BDA9D8" w:rsidR="00717D1B" w:rsidRDefault="00717D1B" w:rsidP="00903178">
      <w:pPr>
        <w:jc w:val="both"/>
        <w:rPr>
          <w:ins w:id="75" w:author="Gu, Cheng" w:date="2025-05-22T12:54:00Z" w16du:dateUtc="2025-05-22T04:54:00Z"/>
          <w:rFonts w:ascii="Times New Roman" w:eastAsiaTheme="minorEastAsia" w:hAnsi="Times New Roman"/>
          <w:bCs/>
          <w:sz w:val="24"/>
          <w:lang w:val="en-US" w:eastAsia="zh-CN"/>
        </w:rPr>
      </w:pPr>
      <w:ins w:id="76" w:author="Gu, Cheng [2]" w:date="2025-05-23T11:21:00Z">
        <w:r w:rsidRPr="00717D1B">
          <w:rPr>
            <w:rFonts w:ascii="Times New Roman" w:eastAsiaTheme="minorEastAsia" w:hAnsi="Times New Roman"/>
            <w:bCs/>
            <w:sz w:val="24"/>
            <w:lang w:eastAsia="zh-CN"/>
          </w:rPr>
          <w:t>For truck material, creates the sample id by adding the entries.</w:t>
        </w:r>
      </w:ins>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TableGrid"/>
        <w:tblW w:w="9350" w:type="dxa"/>
        <w:tblLook w:val="04A0" w:firstRow="1" w:lastRow="0" w:firstColumn="1" w:lastColumn="0" w:noHBand="0" w:noVBand="1"/>
      </w:tblPr>
      <w:tblGrid>
        <w:gridCol w:w="653"/>
        <w:gridCol w:w="1772"/>
        <w:gridCol w:w="1558"/>
        <w:gridCol w:w="2004"/>
        <w:gridCol w:w="336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77"/>
            <w:commentRangeStart w:id="78"/>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77"/>
            <w:r w:rsidR="00A019AD">
              <w:rPr>
                <w:rStyle w:val="CommentReference"/>
              </w:rPr>
              <w:commentReference w:id="77"/>
            </w:r>
            <w:commentRangeEnd w:id="78"/>
            <w:r w:rsidR="00A019AD">
              <w:rPr>
                <w:rStyle w:val="CommentReference"/>
              </w:rPr>
              <w:commentReference w:id="78"/>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9"/>
      <w:commentRangeStart w:id="80"/>
      <w:r w:rsidRPr="41EC023C">
        <w:rPr>
          <w:rFonts w:ascii="Times New Roman" w:eastAsiaTheme="minorEastAsia" w:hAnsi="Times New Roman"/>
          <w:b/>
          <w:bCs/>
          <w:i/>
          <w:iCs/>
          <w:color w:val="4472C4" w:themeColor="accent1"/>
          <w:sz w:val="24"/>
          <w:lang w:eastAsia="zh-CN"/>
        </w:rPr>
        <w:t>Sample Authorize:</w:t>
      </w:r>
      <w:commentRangeEnd w:id="79"/>
      <w:r w:rsidR="00246A3B">
        <w:rPr>
          <w:rStyle w:val="CommentReference"/>
        </w:rPr>
        <w:commentReference w:id="79"/>
      </w:r>
      <w:commentRangeEnd w:id="80"/>
      <w:r w:rsidR="00246A3B">
        <w:rPr>
          <w:rStyle w:val="CommentReference"/>
        </w:rPr>
        <w:commentReference w:id="80"/>
      </w:r>
    </w:p>
    <w:p w14:paraId="260EE744" w14:textId="61FE89AC" w:rsidR="00342825" w:rsidRDefault="4DB03034" w:rsidP="41EC023C">
      <w:pPr>
        <w:jc w:val="both"/>
        <w:rPr>
          <w:ins w:id="81" w:author="Gu, Cheng" w:date="2025-05-22T13:12:00Z" w16du:dateUtc="2025-05-22T05:12:00Z"/>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ins w:id="82" w:author="Gu, Cheng" w:date="2025-05-22T12:58:00Z" w16du:dateUtc="2025-05-22T04:58:00Z">
        <w:r w:rsidR="0057563F">
          <w:rPr>
            <w:rFonts w:ascii="Times New Roman" w:eastAsiaTheme="minorEastAsia" w:hAnsi="Times New Roman" w:hint="eastAsia"/>
            <w:sz w:val="24"/>
            <w:lang w:eastAsia="zh-CN"/>
          </w:rPr>
          <w:t xml:space="preserve"> </w:t>
        </w:r>
      </w:ins>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ins w:id="83" w:author="Gu, Cheng" w:date="2025-05-22T13:12:00Z" w16du:dateUtc="2025-05-22T05:12:00Z"/>
          <w:rFonts w:ascii="Times New Roman" w:eastAsiaTheme="minorEastAsia" w:hAnsi="Times New Roman"/>
          <w:sz w:val="24"/>
          <w:lang w:eastAsia="zh-CN"/>
        </w:rPr>
      </w:pPr>
      <w:ins w:id="84" w:author="Gu, Cheng" w:date="2025-05-22T13:12:00Z" w16du:dateUtc="2025-05-22T05:12:00Z">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ins>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Heading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Heading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Heading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Heading5"/>
        <w:rPr>
          <w:rFonts w:eastAsiaTheme="minorEastAsia"/>
          <w:lang w:eastAsia="zh-CN"/>
        </w:rPr>
      </w:pPr>
      <w:r>
        <w:t>RTM Mapping</w:t>
      </w:r>
    </w:p>
    <w:tbl>
      <w:tblPr>
        <w:tblStyle w:val="TableGrid"/>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Heading5"/>
        <w:rPr>
          <w:rFonts w:eastAsiaTheme="minorEastAsia"/>
          <w:lang w:eastAsia="zh-CN"/>
        </w:rPr>
      </w:pPr>
      <w:r>
        <w:t>Function Design</w:t>
      </w:r>
    </w:p>
    <w:p w14:paraId="3A9212C6" w14:textId="77777777" w:rsidR="00E86F95" w:rsidRPr="00B93C1A" w:rsidRDefault="00E86F95" w:rsidP="00E86F95">
      <w:pPr>
        <w:pStyle w:val="Heading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ins w:id="85" w:author="Gu, Cheng" w:date="2025-05-22T16:37:00Z" w16du:dateUtc="2025-05-22T08:37:00Z"/>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86"/>
      <w:commentRangeStart w:id="87"/>
      <w:r w:rsidRPr="3C3F5863">
        <w:rPr>
          <w:rFonts w:ascii="Times New Roman" w:eastAsiaTheme="minorEastAsia" w:hAnsi="Times New Roman"/>
          <w:sz w:val="24"/>
          <w:lang w:eastAsia="zh-CN"/>
        </w:rPr>
        <w:t>samples</w:t>
      </w:r>
      <w:commentRangeEnd w:id="86"/>
      <w:r>
        <w:rPr>
          <w:rStyle w:val="CommentReference"/>
        </w:rPr>
        <w:commentReference w:id="86"/>
      </w:r>
      <w:commentRangeEnd w:id="87"/>
      <w:r>
        <w:rPr>
          <w:rStyle w:val="CommentReference"/>
        </w:rPr>
        <w:commentReference w:id="87"/>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ins w:id="88" w:author="Gu, Cheng" w:date="2025-05-22T16:37:00Z" w16du:dateUtc="2025-05-22T08:37:00Z"/>
          <w:rFonts w:ascii="Times New Roman" w:eastAsiaTheme="minorEastAsia" w:hAnsi="Times New Roman"/>
          <w:bCs/>
          <w:sz w:val="24"/>
          <w:lang w:eastAsia="zh-CN"/>
        </w:rPr>
      </w:pPr>
      <w:commentRangeStart w:id="89"/>
      <w:ins w:id="90"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w:t>
        </w:r>
      </w:ins>
      <w:ins w:id="91" w:author="Gu, Cheng" w:date="2025-05-22T16:38:00Z" w16du:dateUtc="2025-05-22T08:38:00Z">
        <w:r>
          <w:rPr>
            <w:rFonts w:ascii="Times New Roman" w:eastAsiaTheme="minorEastAsia" w:hAnsi="Times New Roman" w:hint="eastAsia"/>
            <w:bCs/>
            <w:sz w:val="24"/>
            <w:lang w:eastAsia="zh-CN"/>
          </w:rPr>
          <w:t>JIT</w:t>
        </w:r>
      </w:ins>
      <w:ins w:id="92" w:author="Gu, Cheng" w:date="2025-05-22T16:37:00Z" w16du:dateUtc="2025-05-22T08:37:00Z">
        <w:r>
          <w:rPr>
            <w:rFonts w:ascii="Times New Roman" w:eastAsiaTheme="minorEastAsia" w:hAnsi="Times New Roman" w:hint="eastAsia"/>
            <w:bCs/>
            <w:sz w:val="24"/>
            <w:lang w:eastAsia="zh-CN"/>
          </w:rPr>
          <w:t>.</w:t>
        </w:r>
      </w:ins>
      <w:commentRangeEnd w:id="89"/>
      <w:r w:rsidR="00DE3B4B">
        <w:rPr>
          <w:rStyle w:val="CommentReference"/>
        </w:rPr>
        <w:commentReference w:id="89"/>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Heading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ins w:id="93" w:author="Gu, Cheng" w:date="2025-05-22T12:58:00Z" w16du:dateUtc="2025-05-22T04:58:00Z"/>
          <w:rFonts w:ascii="Times New Roman" w:eastAsiaTheme="minorEastAsia" w:hAnsi="Times New Roman"/>
          <w:sz w:val="24"/>
          <w:lang w:val="en-US" w:eastAsia="zh-CN"/>
        </w:rPr>
      </w:pPr>
      <w:commentRangeStart w:id="94"/>
      <w:commentRangeStart w:id="95"/>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94"/>
      <w:r w:rsidR="00E86F95">
        <w:rPr>
          <w:rStyle w:val="CommentReference"/>
        </w:rPr>
        <w:commentReference w:id="94"/>
      </w:r>
      <w:commentRangeEnd w:id="95"/>
      <w:r w:rsidR="00E86F95">
        <w:rPr>
          <w:rStyle w:val="CommentReference"/>
        </w:rPr>
        <w:commentReference w:id="95"/>
      </w:r>
    </w:p>
    <w:p w14:paraId="5CEB31C0" w14:textId="4D5BB23B" w:rsidR="001E0392" w:rsidRDefault="001E0392" w:rsidP="00351FCE">
      <w:pPr>
        <w:jc w:val="both"/>
        <w:rPr>
          <w:ins w:id="96" w:author="Gu, Cheng [2]" w:date="2025-05-23T11:42:00Z" w16du:dateUtc="2025-05-23T03:42:00Z"/>
          <w:rFonts w:ascii="Times New Roman" w:eastAsiaTheme="minorEastAsia" w:hAnsi="Times New Roman"/>
          <w:bCs/>
          <w:sz w:val="24"/>
          <w:lang w:val="en-US" w:eastAsia="zh-CN"/>
        </w:rPr>
      </w:pPr>
      <w:ins w:id="97" w:author="Gu, Cheng [2]" w:date="2025-05-23T11:42:00Z" w16du:dateUtc="2025-05-23T03:42:00Z">
        <w:r>
          <w:rPr>
            <w:rFonts w:ascii="Times New Roman" w:eastAsiaTheme="minorEastAsia" w:hAnsi="Times New Roman" w:hint="eastAsia"/>
            <w:bCs/>
            <w:sz w:val="24"/>
            <w:lang w:val="en-US" w:eastAsia="zh-CN"/>
          </w:rPr>
          <w:lastRenderedPageBreak/>
          <w:t xml:space="preserve">System shall remind user to create </w:t>
        </w:r>
        <w:proofErr w:type="gramStart"/>
        <w:r>
          <w:rPr>
            <w:rFonts w:ascii="Times New Roman" w:eastAsiaTheme="minorEastAsia" w:hAnsi="Times New Roman" w:hint="eastAsia"/>
            <w:bCs/>
            <w:sz w:val="24"/>
            <w:lang w:val="en-US" w:eastAsia="zh-CN"/>
          </w:rPr>
          <w:t>JIT</w:t>
        </w:r>
        <w:proofErr w:type="gramEnd"/>
        <w:r>
          <w:rPr>
            <w:rFonts w:ascii="Times New Roman" w:eastAsiaTheme="minorEastAsia" w:hAnsi="Times New Roman" w:hint="eastAsia"/>
            <w:bCs/>
            <w:sz w:val="24"/>
            <w:lang w:val="en-US" w:eastAsia="zh-CN"/>
          </w:rPr>
          <w:t xml:space="preserve">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ins>
    </w:p>
    <w:p w14:paraId="4124C162" w14:textId="10B3CDCF" w:rsidR="00351FCE" w:rsidRDefault="00351FCE" w:rsidP="00351FCE">
      <w:pPr>
        <w:jc w:val="both"/>
        <w:rPr>
          <w:ins w:id="98" w:author="Gu, Cheng" w:date="2025-05-22T12:58:00Z" w16du:dateUtc="2025-05-22T04:58:00Z"/>
          <w:rFonts w:ascii="Times New Roman" w:eastAsiaTheme="minorEastAsia" w:hAnsi="Times New Roman"/>
          <w:bCs/>
          <w:sz w:val="24"/>
          <w:lang w:val="en-US" w:eastAsia="zh-CN"/>
        </w:rPr>
      </w:pPr>
      <w:ins w:id="99" w:author="Gu, Cheng" w:date="2025-05-22T12:58:00Z" w16du:dateUtc="2025-05-22T04:58: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TableGrid"/>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ins w:id="100" w:author="Gu, Cheng" w:date="2025-05-22T16:45:00Z" w16du:dateUtc="2025-05-22T08:45:00Z"/>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ins w:id="101" w:author="Gu, Cheng" w:date="2025-05-22T16:45:00Z" w16du:dateUtc="2025-05-22T08:45:00Z">
        <w:r w:rsidR="00F8150A">
          <w:rPr>
            <w:rFonts w:ascii="Times New Roman" w:eastAsiaTheme="minorEastAsia" w:hAnsi="Times New Roman" w:hint="eastAsia"/>
            <w:sz w:val="24"/>
            <w:lang w:eastAsia="zh-CN"/>
          </w:rPr>
          <w:t xml:space="preserve"> successfully</w:t>
        </w:r>
      </w:ins>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ins w:id="102" w:author="Gu, Cheng" w:date="2025-05-22T12:58:00Z" w16du:dateUtc="2025-05-22T04:58:00Z"/>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ins w:id="103" w:author="Gu, Cheng" w:date="2025-05-22T13:00:00Z" w16du:dateUtc="2025-05-22T05:00:00Z"/>
          <w:rFonts w:ascii="Times New Roman" w:eastAsiaTheme="minorEastAsia" w:hAnsi="Times New Roman"/>
          <w:sz w:val="24"/>
          <w:lang w:eastAsia="zh-CN"/>
        </w:rPr>
      </w:pPr>
      <w:ins w:id="104" w:author="Gu, Cheng" w:date="2025-05-22T12:59:00Z" w16du:dateUtc="2025-05-22T04:59:00Z">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ins>
      <w:ins w:id="105" w:author="Gu, Cheng" w:date="2025-05-22T13:00:00Z" w16du:dateUtc="2025-05-22T05:00:00Z">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ins>
      <w:ins w:id="106" w:author="Gu, Cheng" w:date="2025-05-22T12:59:00Z" w16du:dateUtc="2025-05-22T04:59:00Z">
        <w:r w:rsidRPr="00021AC9">
          <w:rPr>
            <w:rFonts w:ascii="Times New Roman" w:eastAsiaTheme="minorEastAsia" w:hAnsi="Times New Roman"/>
            <w:sz w:val="24"/>
            <w:lang w:eastAsia="zh-CN"/>
          </w:rPr>
          <w:t xml:space="preserve"> that the sample is a JIT sample.</w:t>
        </w:r>
      </w:ins>
    </w:p>
    <w:p w14:paraId="296D3A39" w14:textId="481C565B" w:rsidR="00DB5880" w:rsidRPr="00D238E9" w:rsidRDefault="782B1992" w:rsidP="00BD73C0">
      <w:pPr>
        <w:jc w:val="both"/>
        <w:rPr>
          <w:rFonts w:eastAsiaTheme="minorEastAsia"/>
        </w:rPr>
      </w:pPr>
      <w:ins w:id="107" w:author="Gu, Cheng" w:date="2025-05-22T07:19:00Z">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ins>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ins w:id="108" w:author="Gu, Cheng" w:date="2025-05-22T13:01:00Z" w16du:dateUtc="2025-05-22T05:01:00Z"/>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ins w:id="109" w:author="Gu, Cheng" w:date="2025-05-22T13:01:00Z" w16du:dateUtc="2025-05-22T05:01:00Z">
        <w:r>
          <w:rPr>
            <w:rFonts w:ascii="Times New Roman" w:eastAsiaTheme="minorEastAsia" w:hAnsi="Times New Roman" w:hint="eastAsia"/>
            <w:sz w:val="24"/>
            <w:lang w:eastAsia="zh-CN"/>
          </w:rPr>
          <w:t xml:space="preserve">Authorized JIT samples will be listed in the </w:t>
        </w:r>
      </w:ins>
      <w:ins w:id="110" w:author="Gu, Cheng" w:date="2025-05-22T13:02:00Z" w16du:dateUtc="2025-05-22T05:02:00Z">
        <w:r>
          <w:rPr>
            <w:rFonts w:ascii="Times New Roman" w:eastAsiaTheme="minorEastAsia" w:hAnsi="Times New Roman" w:hint="eastAsia"/>
            <w:i/>
            <w:iCs/>
            <w:sz w:val="24"/>
            <w:lang w:eastAsia="zh-CN"/>
          </w:rPr>
          <w:t>S</w:t>
        </w:r>
      </w:ins>
      <w:ins w:id="111" w:author="Gu, Cheng" w:date="2025-05-22T13:01:00Z" w16du:dateUtc="2025-05-22T05:01:00Z">
        <w:r w:rsidRPr="00A3347B">
          <w:rPr>
            <w:rFonts w:ascii="Times New Roman" w:eastAsiaTheme="minorEastAsia" w:hAnsi="Times New Roman"/>
            <w:i/>
            <w:iCs/>
            <w:sz w:val="24"/>
            <w:lang w:eastAsia="zh-CN"/>
            <w:rPrChange w:id="112" w:author="Gu, Cheng" w:date="2025-05-22T13:01:00Z" w16du:dateUtc="2025-05-22T05:01:00Z">
              <w:rPr>
                <w:rFonts w:ascii="Times New Roman" w:eastAsiaTheme="minorEastAsia" w:hAnsi="Times New Roman"/>
                <w:sz w:val="24"/>
                <w:lang w:eastAsia="zh-CN"/>
              </w:rPr>
            </w:rPrChange>
          </w:rPr>
          <w:t xml:space="preserve">ample </w:t>
        </w:r>
        <w:proofErr w:type="gramStart"/>
        <w:r w:rsidRPr="00A3347B">
          <w:rPr>
            <w:rFonts w:ascii="Times New Roman" w:eastAsiaTheme="minorEastAsia" w:hAnsi="Times New Roman"/>
            <w:i/>
            <w:iCs/>
            <w:sz w:val="24"/>
            <w:lang w:eastAsia="zh-CN"/>
            <w:rPrChange w:id="113" w:author="Gu, Cheng" w:date="2025-05-22T13:01:00Z" w16du:dateUtc="2025-05-22T05:01:00Z">
              <w:rPr>
                <w:rFonts w:ascii="Times New Roman" w:eastAsiaTheme="minorEastAsia" w:hAnsi="Times New Roman"/>
                <w:sz w:val="24"/>
                <w:lang w:eastAsia="zh-CN"/>
              </w:rPr>
            </w:rPrChange>
          </w:rPr>
          <w:t>management</w:t>
        </w:r>
        <w:proofErr w:type="gramEnd"/>
        <w:r w:rsidRPr="00A3347B">
          <w:rPr>
            <w:rFonts w:ascii="Times New Roman" w:eastAsiaTheme="minorEastAsia" w:hAnsi="Times New Roman"/>
            <w:i/>
            <w:iCs/>
            <w:sz w:val="24"/>
            <w:lang w:eastAsia="zh-CN"/>
            <w:rPrChange w:id="114" w:author="Gu, Cheng" w:date="2025-05-22T13:01:00Z" w16du:dateUtc="2025-05-22T05:01:00Z">
              <w:rPr>
                <w:rFonts w:ascii="Times New Roman" w:eastAsiaTheme="minorEastAsia" w:hAnsi="Times New Roman"/>
                <w:sz w:val="24"/>
                <w:lang w:eastAsia="zh-CN"/>
              </w:rPr>
            </w:rPrChange>
          </w:rPr>
          <w:t>-</w:t>
        </w:r>
      </w:ins>
      <w:ins w:id="115" w:author="Gu, Cheng" w:date="2025-05-22T13:02:00Z" w16du:dateUtc="2025-05-22T05:02:00Z">
        <w:r>
          <w:rPr>
            <w:rFonts w:ascii="Times New Roman" w:eastAsiaTheme="minorEastAsia" w:hAnsi="Times New Roman" w:hint="eastAsia"/>
            <w:i/>
            <w:iCs/>
            <w:sz w:val="24"/>
            <w:lang w:eastAsia="zh-CN"/>
          </w:rPr>
          <w:t>A</w:t>
        </w:r>
      </w:ins>
      <w:ins w:id="116" w:author="Gu, Cheng" w:date="2025-05-22T13:01:00Z" w16du:dateUtc="2025-05-22T05:01:00Z">
        <w:r w:rsidRPr="00A3347B">
          <w:rPr>
            <w:rFonts w:ascii="Times New Roman" w:eastAsiaTheme="minorEastAsia" w:hAnsi="Times New Roman"/>
            <w:i/>
            <w:iCs/>
            <w:sz w:val="24"/>
            <w:lang w:eastAsia="zh-CN"/>
            <w:rPrChange w:id="117" w:author="Gu, Cheng" w:date="2025-05-22T13:01:00Z" w16du:dateUtc="2025-05-22T05:01:00Z">
              <w:rPr>
                <w:rFonts w:ascii="Times New Roman" w:eastAsiaTheme="minorEastAsia" w:hAnsi="Times New Roman"/>
                <w:sz w:val="24"/>
                <w:lang w:eastAsia="zh-CN"/>
              </w:rPr>
            </w:rPrChange>
          </w:rPr>
          <w:t>uthorized samples</w:t>
        </w:r>
        <w:r>
          <w:rPr>
            <w:rFonts w:ascii="Times New Roman" w:eastAsiaTheme="minorEastAsia" w:hAnsi="Times New Roman" w:hint="eastAsia"/>
            <w:sz w:val="24"/>
            <w:lang w:eastAsia="zh-CN"/>
          </w:rPr>
          <w:t xml:space="preserve"> folder.</w:t>
        </w:r>
      </w:ins>
      <w:ins w:id="118" w:author="Gu, Cheng" w:date="2025-05-22T13:02:00Z" w16du:dateUtc="2025-05-22T05:02:00Z">
        <w:r>
          <w:rPr>
            <w:rFonts w:ascii="Times New Roman" w:eastAsiaTheme="minorEastAsia" w:hAnsi="Times New Roman" w:hint="eastAsia"/>
            <w:sz w:val="24"/>
            <w:lang w:eastAsia="zh-CN"/>
          </w:rPr>
          <w:t xml:space="preserve">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ins>
      <w:ins w:id="119" w:author="Gu, Cheng" w:date="2025-05-22T13:03:00Z" w16du:dateUtc="2025-05-22T05:03:00Z">
        <w:r w:rsidR="00F86B7E">
          <w:rPr>
            <w:rFonts w:ascii="Times New Roman" w:eastAsiaTheme="minorEastAsia" w:hAnsi="Times New Roman" w:hint="eastAsia"/>
            <w:sz w:val="24"/>
            <w:lang w:eastAsia="zh-CN"/>
          </w:rPr>
          <w:t xml:space="preserve"> JIT</w:t>
        </w:r>
      </w:ins>
      <w:ins w:id="120" w:author="Gu, Cheng" w:date="2025-05-22T13:02:00Z" w16du:dateUtc="2025-05-22T05:02:00Z">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ins>
      <w:ins w:id="121" w:author="Gu, Cheng" w:date="2025-05-22T13:03:00Z" w16du:dateUtc="2025-05-22T05:03:00Z">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ins>
      <w:proofErr w:type="spellEnd"/>
      <w:ins w:id="122" w:author="Gu, Cheng" w:date="2025-05-22T13:02:00Z" w16du:dateUtc="2025-05-22T05:02:00Z">
        <w:r w:rsidR="00B261DE">
          <w:rPr>
            <w:rFonts w:ascii="Times New Roman" w:eastAsiaTheme="minorEastAsia" w:hAnsi="Times New Roman" w:hint="eastAsia"/>
            <w:sz w:val="24"/>
            <w:lang w:eastAsia="zh-CN"/>
          </w:rPr>
          <w:t xml:space="preserve"> in the</w:t>
        </w:r>
      </w:ins>
      <w:ins w:id="123" w:author="Gu, Cheng" w:date="2025-05-22T13:03:00Z" w16du:dateUtc="2025-05-22T05:03:00Z">
        <w:r w:rsidR="00F86B7E">
          <w:rPr>
            <w:rFonts w:ascii="Times New Roman" w:eastAsiaTheme="minorEastAsia" w:hAnsi="Times New Roman" w:hint="eastAsia"/>
            <w:sz w:val="24"/>
            <w:lang w:eastAsia="zh-CN"/>
          </w:rPr>
          <w:t xml:space="preserve"> Authorized samples</w:t>
        </w:r>
      </w:ins>
      <w:ins w:id="124" w:author="Gu, Cheng" w:date="2025-05-22T13:02:00Z" w16du:dateUtc="2025-05-22T05:02:00Z">
        <w:r w:rsidR="00B261DE">
          <w:rPr>
            <w:rFonts w:ascii="Times New Roman" w:eastAsiaTheme="minorEastAsia" w:hAnsi="Times New Roman" w:hint="eastAsia"/>
            <w:sz w:val="24"/>
            <w:lang w:eastAsia="zh-CN"/>
          </w:rPr>
          <w:t xml:space="preserve"> folder.</w:t>
        </w:r>
      </w:ins>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Heading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Heading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lastRenderedPageBreak/>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4D62385" w14:textId="454456E7" w:rsidR="0059216C" w:rsidRDefault="0059216C">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bookmarkEnd w:id="66"/>
    <w:bookmarkEnd w:id="67"/>
    <w:p w14:paraId="69C6AF03" w14:textId="77777777" w:rsidR="0059216C" w:rsidRPr="0070169F" w:rsidRDefault="0059216C" w:rsidP="0070169F">
      <w:pPr>
        <w:jc w:val="both"/>
        <w:rPr>
          <w:rFonts w:ascii="Times New Roman" w:eastAsiaTheme="minorEastAsia" w:hAnsi="Times New Roman"/>
          <w:sz w:val="24"/>
          <w:lang w:eastAsia="zh-CN"/>
        </w:rPr>
      </w:pPr>
    </w:p>
    <w:sectPr w:rsidR="0059216C" w:rsidRPr="0070169F" w:rsidSect="00874392">
      <w:headerReference w:type="default" r:id="rId20"/>
      <w:footerReference w:type="default" r:id="rId21"/>
      <w:headerReference w:type="first" r:id="rId22"/>
      <w:footerReference w:type="first" r:id="rId23"/>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u, Cheng [2]" w:date="2025-05-23T11:22:00Z" w:initials="CG">
    <w:p w14:paraId="018128BE"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5304AA3C" w14:textId="77777777" w:rsidR="00DE3B4B" w:rsidRDefault="00DE3B4B" w:rsidP="00DE3B4B">
      <w:pPr>
        <w:pStyle w:val="CommentText"/>
      </w:pPr>
    </w:p>
    <w:p w14:paraId="187A5246" w14:textId="77777777" w:rsidR="00DE3B4B" w:rsidRDefault="00DE3B4B" w:rsidP="00DE3B4B">
      <w:pPr>
        <w:pStyle w:val="CommentText"/>
      </w:pPr>
    </w:p>
  </w:comment>
  <w:comment w:id="77" w:author="Neelima Rajesh" w:date="2025-05-20T10:01:00Z" w:initials="NR">
    <w:p w14:paraId="77F8F95C" w14:textId="259A25D2" w:rsidR="00D92129" w:rsidRDefault="00D92129" w:rsidP="00D92129">
      <w:pPr>
        <w:pStyle w:val="CommentText"/>
      </w:pPr>
      <w:r>
        <w:rPr>
          <w:rStyle w:val="CommentReference"/>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8" w:author="Gu, Cheng" w:date="2025-05-20T16:19:00Z" w:initials="GC">
    <w:p w14:paraId="40CB5C7B" w14:textId="570BCB47" w:rsidR="000C7D23" w:rsidRDefault="000C7D23">
      <w:pPr>
        <w:pStyle w:val="CommentText"/>
      </w:pPr>
      <w:r>
        <w:rPr>
          <w:rStyle w:val="CommentReference"/>
        </w:rPr>
        <w:annotationRef/>
      </w:r>
      <w:r w:rsidRPr="12767ED2">
        <w:t xml:space="preserve">user select MLP, then activity no and IDH will automatically fetched. </w:t>
      </w:r>
    </w:p>
    <w:p w14:paraId="415EE2D1" w14:textId="241C3839" w:rsidR="000C7D23" w:rsidRDefault="000C7D23">
      <w:pPr>
        <w:pStyle w:val="CommentText"/>
      </w:pPr>
      <w:r w:rsidRPr="7ADBEAC5">
        <w:t>So user only need to select MLP and enter batch number.</w:t>
      </w:r>
    </w:p>
  </w:comment>
  <w:comment w:id="79" w:author="Neelima Rajesh" w:date="2025-05-20T10:04:00Z" w:initials="NR">
    <w:p w14:paraId="17B39B12" w14:textId="77777777" w:rsidR="00D92129" w:rsidRDefault="00D92129" w:rsidP="00D92129">
      <w:pPr>
        <w:pStyle w:val="CommentText"/>
      </w:pPr>
      <w:r>
        <w:rPr>
          <w:rStyle w:val="CommentReference"/>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80" w:author="Gu, Cheng" w:date="2025-05-20T16:26:00Z" w:initials="GC">
    <w:p w14:paraId="6C86D98F" w14:textId="08502821" w:rsidR="000C7D23" w:rsidRDefault="000C7D23">
      <w:pPr>
        <w:pStyle w:val="CommentText"/>
      </w:pPr>
      <w:r>
        <w:rPr>
          <w:rStyle w:val="CommentReference"/>
        </w:rPr>
        <w:annotationRef/>
      </w:r>
      <w:r w:rsidRPr="5C48578D">
        <w:t xml:space="preserve">Once inspection lot is received , sample field 'hen_inspection_lot' will record the inspec lot number. </w:t>
      </w:r>
    </w:p>
    <w:p w14:paraId="32F7555F" w14:textId="0A924A81" w:rsidR="000C7D23" w:rsidRDefault="000C7D23">
      <w:pPr>
        <w:pStyle w:val="CommentText"/>
      </w:pPr>
      <w:r w:rsidRPr="779A09B8">
        <w:t>once sample result is send to SAP successfully , filed 'hen has sent' will be set to yes.</w:t>
      </w:r>
    </w:p>
    <w:p w14:paraId="06FE4976" w14:textId="09A41DEB" w:rsidR="000C7D23" w:rsidRDefault="000C7D23">
      <w:pPr>
        <w:pStyle w:val="CommentText"/>
      </w:pPr>
    </w:p>
  </w:comment>
  <w:comment w:id="86" w:author="Neelima Rajesh" w:date="2025-05-20T10:09:00Z" w:initials="NR">
    <w:p w14:paraId="06CEE36D" w14:textId="77777777" w:rsidR="00E87A9F" w:rsidRDefault="00E87A9F" w:rsidP="00E87A9F">
      <w:pPr>
        <w:pStyle w:val="CommentText"/>
      </w:pPr>
      <w:r>
        <w:rPr>
          <w:rStyle w:val="CommentReference"/>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87" w:author="Gu, Cheng" w:date="2025-05-20T16:29:00Z" w:initials="GC">
    <w:p w14:paraId="12BB5913" w14:textId="4E0DEA6C" w:rsidR="000C7D23" w:rsidRDefault="000C7D23">
      <w:pPr>
        <w:pStyle w:val="CommentText"/>
      </w:pPr>
      <w:r>
        <w:rPr>
          <w:rStyle w:val="CommentReference"/>
        </w:rPr>
        <w:annotationRef/>
      </w:r>
      <w:r w:rsidRPr="2D4A8A2F">
        <w:t>pushing to SAP will work when inspection lot received</w:t>
      </w:r>
    </w:p>
  </w:comment>
  <w:comment w:id="89" w:author="Gu, Cheng [2]" w:date="2025-05-23T11:22:00Z" w:initials="CG">
    <w:p w14:paraId="2B08C56F" w14:textId="77777777" w:rsidR="00DE3B4B" w:rsidRDefault="00DE3B4B" w:rsidP="00DE3B4B">
      <w:pPr>
        <w:pStyle w:val="CommentText"/>
      </w:pPr>
      <w:r>
        <w:rPr>
          <w:rStyle w:val="CommentReference"/>
        </w:rPr>
        <w:annotationRef/>
      </w:r>
      <w:r>
        <w:rPr>
          <w:lang w:val="en-US"/>
        </w:rPr>
        <w:t>dedicated folder  IQC-JIT, IQC-Truck folder for storing JIT and truck samples.</w:t>
      </w:r>
    </w:p>
    <w:p w14:paraId="0A8AF26B" w14:textId="77777777" w:rsidR="00DE3B4B" w:rsidRDefault="00DE3B4B" w:rsidP="00DE3B4B">
      <w:pPr>
        <w:pStyle w:val="CommentText"/>
      </w:pPr>
    </w:p>
    <w:p w14:paraId="282E6A49" w14:textId="77777777" w:rsidR="00DE3B4B" w:rsidRDefault="00DE3B4B" w:rsidP="00DE3B4B">
      <w:pPr>
        <w:pStyle w:val="CommentText"/>
      </w:pPr>
    </w:p>
  </w:comment>
  <w:comment w:id="94" w:author="Neelima Rajesh" w:date="2025-05-20T10:12:00Z" w:initials="NR">
    <w:p w14:paraId="258940CB" w14:textId="21DE39E3" w:rsidR="00E87A9F" w:rsidRDefault="00E87A9F" w:rsidP="00E87A9F">
      <w:pPr>
        <w:pStyle w:val="CommentText"/>
      </w:pPr>
      <w:r>
        <w:rPr>
          <w:rStyle w:val="CommentReference"/>
        </w:rPr>
        <w:annotationRef/>
      </w:r>
      <w:r>
        <w:rPr>
          <w:lang w:val="en-US"/>
        </w:rPr>
        <w:t>As JIT sample is coming from MES, it should have label. So, can’t we start with Sample receive. On scanning, system understands it as JIT or not. If it is JIT, it should follow JIT workflow</w:t>
      </w:r>
    </w:p>
  </w:comment>
  <w:comment w:id="95" w:author="Gu, Cheng" w:date="2025-05-20T16:38:00Z" w:initials="GC">
    <w:p w14:paraId="4B93E6EA" w14:textId="47CF046D" w:rsidR="000C7D23" w:rsidRDefault="000C7D23">
      <w:pPr>
        <w:pStyle w:val="CommentText"/>
      </w:pPr>
      <w:r>
        <w:rPr>
          <w:rStyle w:val="CommentReference"/>
        </w:rPr>
        <w:annotationRef/>
      </w:r>
      <w:r w:rsidRPr="64CD155B">
        <w:t>out of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1F08" w14:textId="77777777" w:rsidR="00EF573F" w:rsidRDefault="00EF573F" w:rsidP="00A10A86">
      <w:pPr>
        <w:spacing w:before="0" w:after="0"/>
      </w:pPr>
      <w:r>
        <w:separator/>
      </w:r>
    </w:p>
  </w:endnote>
  <w:endnote w:type="continuationSeparator" w:id="0">
    <w:p w14:paraId="0B8E37B8" w14:textId="77777777" w:rsidR="00EF573F" w:rsidRDefault="00EF573F" w:rsidP="00A10A86">
      <w:pPr>
        <w:spacing w:before="0" w:after="0"/>
      </w:pPr>
      <w:r>
        <w:continuationSeparator/>
      </w:r>
    </w:p>
  </w:endnote>
  <w:endnote w:type="continuationNotice" w:id="1">
    <w:p w14:paraId="0F346383" w14:textId="77777777" w:rsidR="00EF573F" w:rsidRDefault="00EF573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76130578"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C553A">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0583819F"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w:t>
    </w:r>
    <w:proofErr w:type="spellStart"/>
    <w:r w:rsidRPr="00874392">
      <w:rPr>
        <w:rFonts w:ascii="Verdana" w:hAnsi="Verdana"/>
        <w:szCs w:val="20"/>
      </w:rPr>
      <w:t>Thermo</w:t>
    </w:r>
    <w:proofErr w:type="spellEnd"/>
    <w:r w:rsidRPr="00874392">
      <w:rPr>
        <w:rFonts w:ascii="Verdana" w:hAnsi="Verdana"/>
        <w:szCs w:val="20"/>
      </w:rPr>
      <w:t xml:space="preserve">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3C553A">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4D3E" w14:textId="77777777" w:rsidR="00EF573F" w:rsidRDefault="00EF573F" w:rsidP="00A10A86">
      <w:pPr>
        <w:spacing w:before="0" w:after="0"/>
      </w:pPr>
      <w:r>
        <w:separator/>
      </w:r>
    </w:p>
  </w:footnote>
  <w:footnote w:type="continuationSeparator" w:id="0">
    <w:p w14:paraId="2E8AD976" w14:textId="77777777" w:rsidR="00EF573F" w:rsidRDefault="00EF573F" w:rsidP="00A10A86">
      <w:pPr>
        <w:spacing w:before="0" w:after="0"/>
      </w:pPr>
      <w:r>
        <w:continuationSeparator/>
      </w:r>
    </w:p>
  </w:footnote>
  <w:footnote w:type="continuationNotice" w:id="1">
    <w:p w14:paraId="6E7E1EE5" w14:textId="77777777" w:rsidR="00EF573F" w:rsidRDefault="00EF573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Header"/>
      <w:rPr>
        <w:rFonts w:ascii="Times New Roman" w:hAnsi="Times New Roman"/>
        <w:b/>
        <w:bCs/>
        <w:sz w:val="24"/>
        <w:u w:val="single"/>
      </w:rPr>
    </w:pPr>
    <w:proofErr w:type="spellStart"/>
    <w:r w:rsidRPr="52BF64D7">
      <w:rPr>
        <w:rFonts w:ascii="Times New Roman" w:hAnsi="Times New Roman"/>
        <w:b/>
        <w:bCs/>
        <w:sz w:val="24"/>
        <w:u w:val="single"/>
      </w:rPr>
      <w:t>SampleManager</w:t>
    </w:r>
    <w:proofErr w:type="spellEnd"/>
    <w:r w:rsidRPr="52BF64D7">
      <w:rPr>
        <w:rFonts w:ascii="Times New Roman" w:hAnsi="Times New Roman"/>
        <w:b/>
        <w:bCs/>
        <w:sz w:val="24"/>
        <w:u w:val="single"/>
      </w:rPr>
      <w:t xml:space="preserve">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Header"/>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7"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2"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5"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D0B53"/>
    <w:multiLevelType w:val="multilevel"/>
    <w:tmpl w:val="1648357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b/>
        <w:i/>
        <w:iCs/>
      </w:rPr>
    </w:lvl>
    <w:lvl w:ilvl="3">
      <w:start w:val="1"/>
      <w:numFmt w:val="decimal"/>
      <w:pStyle w:val="Heading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Heading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4"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5"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36"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9"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781366">
    <w:abstractNumId w:val="33"/>
  </w:num>
  <w:num w:numId="2" w16cid:durableId="2053992837">
    <w:abstractNumId w:val="2"/>
  </w:num>
  <w:num w:numId="3" w16cid:durableId="17438584">
    <w:abstractNumId w:val="20"/>
  </w:num>
  <w:num w:numId="4" w16cid:durableId="1326276144">
    <w:abstractNumId w:val="10"/>
  </w:num>
  <w:num w:numId="5" w16cid:durableId="1925070224">
    <w:abstractNumId w:val="39"/>
  </w:num>
  <w:num w:numId="6"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129279">
    <w:abstractNumId w:val="17"/>
  </w:num>
  <w:num w:numId="8" w16cid:durableId="1442339380">
    <w:abstractNumId w:val="19"/>
  </w:num>
  <w:num w:numId="9" w16cid:durableId="1279146277">
    <w:abstractNumId w:val="7"/>
  </w:num>
  <w:num w:numId="10" w16cid:durableId="915433619">
    <w:abstractNumId w:val="13"/>
  </w:num>
  <w:num w:numId="11" w16cid:durableId="426849861">
    <w:abstractNumId w:val="27"/>
  </w:num>
  <w:num w:numId="12" w16cid:durableId="2091150752">
    <w:abstractNumId w:val="37"/>
  </w:num>
  <w:num w:numId="13" w16cid:durableId="1744837814">
    <w:abstractNumId w:val="12"/>
  </w:num>
  <w:num w:numId="14" w16cid:durableId="1785880945">
    <w:abstractNumId w:val="38"/>
  </w:num>
  <w:num w:numId="15" w16cid:durableId="2040929327">
    <w:abstractNumId w:val="14"/>
  </w:num>
  <w:num w:numId="16" w16cid:durableId="903640674">
    <w:abstractNumId w:val="32"/>
  </w:num>
  <w:num w:numId="17" w16cid:durableId="1558663864">
    <w:abstractNumId w:val="25"/>
  </w:num>
  <w:num w:numId="18" w16cid:durableId="1584794930">
    <w:abstractNumId w:val="36"/>
  </w:num>
  <w:num w:numId="19" w16cid:durableId="1586181614">
    <w:abstractNumId w:val="8"/>
  </w:num>
  <w:num w:numId="20" w16cid:durableId="1173766259">
    <w:abstractNumId w:val="15"/>
  </w:num>
  <w:num w:numId="21" w16cid:durableId="1226604425">
    <w:abstractNumId w:val="6"/>
  </w:num>
  <w:num w:numId="22" w16cid:durableId="2128158434">
    <w:abstractNumId w:val="4"/>
  </w:num>
  <w:num w:numId="23" w16cid:durableId="1123614807">
    <w:abstractNumId w:val="34"/>
  </w:num>
  <w:num w:numId="24" w16cid:durableId="1790275128">
    <w:abstractNumId w:val="18"/>
  </w:num>
  <w:num w:numId="25" w16cid:durableId="1743866249">
    <w:abstractNumId w:val="21"/>
  </w:num>
  <w:num w:numId="26" w16cid:durableId="506360035">
    <w:abstractNumId w:val="9"/>
  </w:num>
  <w:num w:numId="27" w16cid:durableId="2059359853">
    <w:abstractNumId w:val="24"/>
  </w:num>
  <w:num w:numId="28" w16cid:durableId="493256343">
    <w:abstractNumId w:val="35"/>
  </w:num>
  <w:num w:numId="29" w16cid:durableId="1473981087">
    <w:abstractNumId w:val="16"/>
  </w:num>
  <w:num w:numId="30" w16cid:durableId="1818497369">
    <w:abstractNumId w:val="30"/>
  </w:num>
  <w:num w:numId="31" w16cid:durableId="2114088444">
    <w:abstractNumId w:val="11"/>
  </w:num>
  <w:num w:numId="32" w16cid:durableId="1387609118">
    <w:abstractNumId w:val="26"/>
  </w:num>
  <w:num w:numId="33" w16cid:durableId="6695997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44091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9795164">
    <w:abstractNumId w:val="31"/>
  </w:num>
  <w:num w:numId="37" w16cid:durableId="811824444">
    <w:abstractNumId w:val="29"/>
  </w:num>
  <w:num w:numId="38" w16cid:durableId="342978199">
    <w:abstractNumId w:val="0"/>
  </w:num>
  <w:num w:numId="39" w16cid:durableId="11508294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9251117">
    <w:abstractNumId w:val="28"/>
  </w:num>
  <w:num w:numId="41" w16cid:durableId="1057708159">
    <w:abstractNumId w:val="22"/>
  </w:num>
  <w:num w:numId="42" w16cid:durableId="1909798472">
    <w:abstractNumId w:val="3"/>
  </w:num>
  <w:num w:numId="43" w16cid:durableId="305013312">
    <w:abstractNumId w:val="1"/>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_thermofisher.com#ext#@henkelgroup.onmicrosoft.com::c0c96c32-38ba-431c-899c-605f80b5184e"/>
  </w15:person>
  <w15:person w15:author="Gu, Cheng [2]">
    <w15:presenceInfo w15:providerId="AD" w15:userId="S::cheng.gu@thermofisher.com::dece2f01-8930-407a-8ed8-3252ffc5a982"/>
  </w15:person>
  <w15:person w15:author="Neelima Rajesh">
    <w15:presenceInfo w15:providerId="AD" w15:userId="S::neelima.rajesh@henkel.com::e9b51af5-5a03-4d45-baba-6827527d36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zh-CN" w:vendorID="64" w:dllVersion="0" w:nlCheck="1" w:checkStyle="1"/>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98C"/>
    <w:rsid w:val="00007BC9"/>
    <w:rsid w:val="00007FAD"/>
    <w:rsid w:val="0001034D"/>
    <w:rsid w:val="0001049F"/>
    <w:rsid w:val="0001094A"/>
    <w:rsid w:val="00010C4F"/>
    <w:rsid w:val="00010DC8"/>
    <w:rsid w:val="000114C1"/>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9A9"/>
    <w:rsid w:val="00020F64"/>
    <w:rsid w:val="00020FD4"/>
    <w:rsid w:val="00021686"/>
    <w:rsid w:val="00021AC9"/>
    <w:rsid w:val="00021E1A"/>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997"/>
    <w:rsid w:val="00096C00"/>
    <w:rsid w:val="00096DAA"/>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FD1"/>
    <w:rsid w:val="000B33FC"/>
    <w:rsid w:val="000B3463"/>
    <w:rsid w:val="000B36B8"/>
    <w:rsid w:val="000B3D99"/>
    <w:rsid w:val="000B3E8A"/>
    <w:rsid w:val="000B3EE5"/>
    <w:rsid w:val="000B3F83"/>
    <w:rsid w:val="000B47C3"/>
    <w:rsid w:val="000B4AFF"/>
    <w:rsid w:val="000B57DE"/>
    <w:rsid w:val="000B5B5C"/>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9F2"/>
    <w:rsid w:val="00111B45"/>
    <w:rsid w:val="00111B62"/>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9F0"/>
    <w:rsid w:val="00120ADA"/>
    <w:rsid w:val="00120CAD"/>
    <w:rsid w:val="0012135C"/>
    <w:rsid w:val="00121C0E"/>
    <w:rsid w:val="00122F8D"/>
    <w:rsid w:val="001231C0"/>
    <w:rsid w:val="00123573"/>
    <w:rsid w:val="00123660"/>
    <w:rsid w:val="001245A6"/>
    <w:rsid w:val="00124652"/>
    <w:rsid w:val="001246AB"/>
    <w:rsid w:val="001247D9"/>
    <w:rsid w:val="00124D2F"/>
    <w:rsid w:val="00124DA2"/>
    <w:rsid w:val="00125476"/>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6B8F"/>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60F5"/>
    <w:rsid w:val="001464E8"/>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7151"/>
    <w:rsid w:val="001671A3"/>
    <w:rsid w:val="00167CB1"/>
    <w:rsid w:val="0017013D"/>
    <w:rsid w:val="00170871"/>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4AC"/>
    <w:rsid w:val="001756C4"/>
    <w:rsid w:val="00175CBB"/>
    <w:rsid w:val="00176052"/>
    <w:rsid w:val="001764D1"/>
    <w:rsid w:val="00177288"/>
    <w:rsid w:val="001773C4"/>
    <w:rsid w:val="001778ED"/>
    <w:rsid w:val="00177BE8"/>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DBF"/>
    <w:rsid w:val="00187170"/>
    <w:rsid w:val="00187813"/>
    <w:rsid w:val="00187BB7"/>
    <w:rsid w:val="00187C24"/>
    <w:rsid w:val="00187C65"/>
    <w:rsid w:val="0019085E"/>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6074"/>
    <w:rsid w:val="0019636E"/>
    <w:rsid w:val="00197497"/>
    <w:rsid w:val="00197963"/>
    <w:rsid w:val="00197BAC"/>
    <w:rsid w:val="00197BE7"/>
    <w:rsid w:val="00197DAB"/>
    <w:rsid w:val="001A03FA"/>
    <w:rsid w:val="001A06AA"/>
    <w:rsid w:val="001A12BF"/>
    <w:rsid w:val="001A197E"/>
    <w:rsid w:val="001A1BA2"/>
    <w:rsid w:val="001A2075"/>
    <w:rsid w:val="001A26F5"/>
    <w:rsid w:val="001A2A58"/>
    <w:rsid w:val="001A2D46"/>
    <w:rsid w:val="001A2E0A"/>
    <w:rsid w:val="001A2FCD"/>
    <w:rsid w:val="001A3C16"/>
    <w:rsid w:val="001A4302"/>
    <w:rsid w:val="001A4459"/>
    <w:rsid w:val="001A450D"/>
    <w:rsid w:val="001A47C7"/>
    <w:rsid w:val="001A4B53"/>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40B6"/>
    <w:rsid w:val="0020447A"/>
    <w:rsid w:val="002044C4"/>
    <w:rsid w:val="0020498D"/>
    <w:rsid w:val="00205732"/>
    <w:rsid w:val="00205F3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65"/>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616"/>
    <w:rsid w:val="002E6F3B"/>
    <w:rsid w:val="002E744A"/>
    <w:rsid w:val="002E7DA0"/>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14E9"/>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AFC"/>
    <w:rsid w:val="003203CC"/>
    <w:rsid w:val="00320FBE"/>
    <w:rsid w:val="003214B4"/>
    <w:rsid w:val="0032211F"/>
    <w:rsid w:val="00322876"/>
    <w:rsid w:val="00322A69"/>
    <w:rsid w:val="00322D73"/>
    <w:rsid w:val="00322FB5"/>
    <w:rsid w:val="00323558"/>
    <w:rsid w:val="0032379F"/>
    <w:rsid w:val="00323DF8"/>
    <w:rsid w:val="00323E96"/>
    <w:rsid w:val="003245BE"/>
    <w:rsid w:val="0032648C"/>
    <w:rsid w:val="00326B01"/>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825"/>
    <w:rsid w:val="00342B0B"/>
    <w:rsid w:val="00342F9B"/>
    <w:rsid w:val="0034447D"/>
    <w:rsid w:val="00344988"/>
    <w:rsid w:val="003453FD"/>
    <w:rsid w:val="003456A0"/>
    <w:rsid w:val="00345BDF"/>
    <w:rsid w:val="00347265"/>
    <w:rsid w:val="00347329"/>
    <w:rsid w:val="00347B4B"/>
    <w:rsid w:val="00347C39"/>
    <w:rsid w:val="003503BC"/>
    <w:rsid w:val="00350AAD"/>
    <w:rsid w:val="00351767"/>
    <w:rsid w:val="00351FCE"/>
    <w:rsid w:val="00352601"/>
    <w:rsid w:val="003528FF"/>
    <w:rsid w:val="00352938"/>
    <w:rsid w:val="00353068"/>
    <w:rsid w:val="003538B7"/>
    <w:rsid w:val="00353A4F"/>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E4C"/>
    <w:rsid w:val="0036719C"/>
    <w:rsid w:val="00367CDD"/>
    <w:rsid w:val="003707C1"/>
    <w:rsid w:val="00370845"/>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F03E2"/>
    <w:rsid w:val="003F0F5E"/>
    <w:rsid w:val="003F11C9"/>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A4E"/>
    <w:rsid w:val="00423E11"/>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6143"/>
    <w:rsid w:val="00436A79"/>
    <w:rsid w:val="00436C09"/>
    <w:rsid w:val="004371A6"/>
    <w:rsid w:val="004371B3"/>
    <w:rsid w:val="004371CD"/>
    <w:rsid w:val="00437564"/>
    <w:rsid w:val="00437649"/>
    <w:rsid w:val="0043780D"/>
    <w:rsid w:val="00437909"/>
    <w:rsid w:val="00437E7B"/>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EE2"/>
    <w:rsid w:val="00472835"/>
    <w:rsid w:val="00472AC4"/>
    <w:rsid w:val="00473194"/>
    <w:rsid w:val="00473850"/>
    <w:rsid w:val="004739E2"/>
    <w:rsid w:val="00473A8D"/>
    <w:rsid w:val="0047415F"/>
    <w:rsid w:val="0047552D"/>
    <w:rsid w:val="0047574D"/>
    <w:rsid w:val="0047575E"/>
    <w:rsid w:val="00475FF1"/>
    <w:rsid w:val="00477172"/>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34ED"/>
    <w:rsid w:val="00493B1F"/>
    <w:rsid w:val="00493FBB"/>
    <w:rsid w:val="00494381"/>
    <w:rsid w:val="00494391"/>
    <w:rsid w:val="0049457E"/>
    <w:rsid w:val="00494755"/>
    <w:rsid w:val="00494C97"/>
    <w:rsid w:val="00494D16"/>
    <w:rsid w:val="0049519B"/>
    <w:rsid w:val="004955B7"/>
    <w:rsid w:val="004956A9"/>
    <w:rsid w:val="00495C03"/>
    <w:rsid w:val="004960DF"/>
    <w:rsid w:val="00496592"/>
    <w:rsid w:val="00496870"/>
    <w:rsid w:val="00497289"/>
    <w:rsid w:val="00497378"/>
    <w:rsid w:val="0049741A"/>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FA"/>
    <w:rsid w:val="004F0A77"/>
    <w:rsid w:val="004F0DA5"/>
    <w:rsid w:val="004F0DBD"/>
    <w:rsid w:val="004F117A"/>
    <w:rsid w:val="004F129A"/>
    <w:rsid w:val="004F2427"/>
    <w:rsid w:val="004F2539"/>
    <w:rsid w:val="004F267A"/>
    <w:rsid w:val="004F2CD0"/>
    <w:rsid w:val="004F3290"/>
    <w:rsid w:val="004F32C1"/>
    <w:rsid w:val="004F32C4"/>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E7F"/>
    <w:rsid w:val="005421E9"/>
    <w:rsid w:val="0054245F"/>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3F"/>
    <w:rsid w:val="005756A0"/>
    <w:rsid w:val="005766CA"/>
    <w:rsid w:val="005775B9"/>
    <w:rsid w:val="005775DF"/>
    <w:rsid w:val="00577EC0"/>
    <w:rsid w:val="0058065B"/>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52C"/>
    <w:rsid w:val="005A5E8A"/>
    <w:rsid w:val="005A60F3"/>
    <w:rsid w:val="005A6983"/>
    <w:rsid w:val="005A6B00"/>
    <w:rsid w:val="005A6E01"/>
    <w:rsid w:val="005A7715"/>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16BB"/>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848"/>
    <w:rsid w:val="00626EA1"/>
    <w:rsid w:val="00626FDA"/>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CDF"/>
    <w:rsid w:val="00637441"/>
    <w:rsid w:val="00637613"/>
    <w:rsid w:val="00637E3B"/>
    <w:rsid w:val="00640305"/>
    <w:rsid w:val="00640383"/>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9EA"/>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447D"/>
    <w:rsid w:val="00724C11"/>
    <w:rsid w:val="007256BC"/>
    <w:rsid w:val="00726052"/>
    <w:rsid w:val="00726172"/>
    <w:rsid w:val="007261B9"/>
    <w:rsid w:val="00726A7B"/>
    <w:rsid w:val="00726EBF"/>
    <w:rsid w:val="00726F0C"/>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21E8"/>
    <w:rsid w:val="007526AC"/>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E48"/>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F4"/>
    <w:rsid w:val="0079625D"/>
    <w:rsid w:val="007969F3"/>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CE1"/>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C6F"/>
    <w:rsid w:val="007C2CE6"/>
    <w:rsid w:val="007C2D16"/>
    <w:rsid w:val="007C2E69"/>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C91"/>
    <w:rsid w:val="008000B1"/>
    <w:rsid w:val="008006E6"/>
    <w:rsid w:val="0080074D"/>
    <w:rsid w:val="00800940"/>
    <w:rsid w:val="00800E58"/>
    <w:rsid w:val="00800F2F"/>
    <w:rsid w:val="008017E0"/>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524D"/>
    <w:rsid w:val="008E5265"/>
    <w:rsid w:val="008E56ED"/>
    <w:rsid w:val="008E5BC6"/>
    <w:rsid w:val="008E635B"/>
    <w:rsid w:val="008E6360"/>
    <w:rsid w:val="008E64BE"/>
    <w:rsid w:val="008E6F07"/>
    <w:rsid w:val="008E7360"/>
    <w:rsid w:val="008E7661"/>
    <w:rsid w:val="008E77BB"/>
    <w:rsid w:val="008E7EBC"/>
    <w:rsid w:val="008F0D91"/>
    <w:rsid w:val="008F1215"/>
    <w:rsid w:val="008F1D66"/>
    <w:rsid w:val="008F1FB8"/>
    <w:rsid w:val="008F2203"/>
    <w:rsid w:val="008F2588"/>
    <w:rsid w:val="008F26E4"/>
    <w:rsid w:val="008F2834"/>
    <w:rsid w:val="008F299A"/>
    <w:rsid w:val="008F29DC"/>
    <w:rsid w:val="008F3217"/>
    <w:rsid w:val="008F33CE"/>
    <w:rsid w:val="008F384D"/>
    <w:rsid w:val="008F3A71"/>
    <w:rsid w:val="008F3ADD"/>
    <w:rsid w:val="008F40CA"/>
    <w:rsid w:val="008F41F8"/>
    <w:rsid w:val="008F425D"/>
    <w:rsid w:val="008F4A65"/>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C2A"/>
    <w:rsid w:val="00951D18"/>
    <w:rsid w:val="00952A5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64C"/>
    <w:rsid w:val="009B47DA"/>
    <w:rsid w:val="009B4C71"/>
    <w:rsid w:val="009B4D79"/>
    <w:rsid w:val="009B4F49"/>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8B8"/>
    <w:rsid w:val="00A06C3E"/>
    <w:rsid w:val="00A07314"/>
    <w:rsid w:val="00A07412"/>
    <w:rsid w:val="00A07BA5"/>
    <w:rsid w:val="00A10A86"/>
    <w:rsid w:val="00A10ACD"/>
    <w:rsid w:val="00A10AFA"/>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2006A"/>
    <w:rsid w:val="00A20684"/>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E03"/>
    <w:rsid w:val="00A50E85"/>
    <w:rsid w:val="00A5107F"/>
    <w:rsid w:val="00A510BD"/>
    <w:rsid w:val="00A51FB7"/>
    <w:rsid w:val="00A52666"/>
    <w:rsid w:val="00A526E7"/>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161"/>
    <w:rsid w:val="00A91437"/>
    <w:rsid w:val="00A915B4"/>
    <w:rsid w:val="00A92129"/>
    <w:rsid w:val="00A927F2"/>
    <w:rsid w:val="00A92ACA"/>
    <w:rsid w:val="00A92E2C"/>
    <w:rsid w:val="00A93646"/>
    <w:rsid w:val="00A9377C"/>
    <w:rsid w:val="00A94057"/>
    <w:rsid w:val="00A940CF"/>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A1"/>
    <w:rsid w:val="00AD5EBB"/>
    <w:rsid w:val="00AD6014"/>
    <w:rsid w:val="00AD6414"/>
    <w:rsid w:val="00AD6587"/>
    <w:rsid w:val="00AD66FF"/>
    <w:rsid w:val="00AD6D14"/>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62A"/>
    <w:rsid w:val="00B14C07"/>
    <w:rsid w:val="00B15EEB"/>
    <w:rsid w:val="00B1605A"/>
    <w:rsid w:val="00B1694A"/>
    <w:rsid w:val="00B16C19"/>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44F"/>
    <w:rsid w:val="00B54C36"/>
    <w:rsid w:val="00B559A4"/>
    <w:rsid w:val="00B55A90"/>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D8"/>
    <w:rsid w:val="00B6515D"/>
    <w:rsid w:val="00B652FD"/>
    <w:rsid w:val="00B66B70"/>
    <w:rsid w:val="00B66C73"/>
    <w:rsid w:val="00B66CA3"/>
    <w:rsid w:val="00B66EBD"/>
    <w:rsid w:val="00B676DA"/>
    <w:rsid w:val="00B67983"/>
    <w:rsid w:val="00B67A08"/>
    <w:rsid w:val="00B7039D"/>
    <w:rsid w:val="00B703D2"/>
    <w:rsid w:val="00B70D2C"/>
    <w:rsid w:val="00B70DD1"/>
    <w:rsid w:val="00B713B0"/>
    <w:rsid w:val="00B71F33"/>
    <w:rsid w:val="00B7265F"/>
    <w:rsid w:val="00B72D6F"/>
    <w:rsid w:val="00B735AD"/>
    <w:rsid w:val="00B73784"/>
    <w:rsid w:val="00B73A44"/>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E4A"/>
    <w:rsid w:val="00C562B7"/>
    <w:rsid w:val="00C569C6"/>
    <w:rsid w:val="00C56D2D"/>
    <w:rsid w:val="00C56E59"/>
    <w:rsid w:val="00C57015"/>
    <w:rsid w:val="00C570A2"/>
    <w:rsid w:val="00C6013D"/>
    <w:rsid w:val="00C603FF"/>
    <w:rsid w:val="00C608F7"/>
    <w:rsid w:val="00C614E6"/>
    <w:rsid w:val="00C6171B"/>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09"/>
    <w:rsid w:val="00C94938"/>
    <w:rsid w:val="00C94EC4"/>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825"/>
    <w:rsid w:val="00CF0AE2"/>
    <w:rsid w:val="00CF0EF7"/>
    <w:rsid w:val="00CF16F5"/>
    <w:rsid w:val="00CF1823"/>
    <w:rsid w:val="00CF193D"/>
    <w:rsid w:val="00CF2215"/>
    <w:rsid w:val="00CF2EA9"/>
    <w:rsid w:val="00CF4332"/>
    <w:rsid w:val="00CF449F"/>
    <w:rsid w:val="00CF460A"/>
    <w:rsid w:val="00CF4781"/>
    <w:rsid w:val="00CF6A27"/>
    <w:rsid w:val="00CF74E0"/>
    <w:rsid w:val="00CF76EF"/>
    <w:rsid w:val="00CF7D41"/>
    <w:rsid w:val="00CF7F57"/>
    <w:rsid w:val="00D0044C"/>
    <w:rsid w:val="00D01065"/>
    <w:rsid w:val="00D0197E"/>
    <w:rsid w:val="00D019A2"/>
    <w:rsid w:val="00D01DAE"/>
    <w:rsid w:val="00D01E86"/>
    <w:rsid w:val="00D02360"/>
    <w:rsid w:val="00D02499"/>
    <w:rsid w:val="00D026EE"/>
    <w:rsid w:val="00D02772"/>
    <w:rsid w:val="00D034D3"/>
    <w:rsid w:val="00D0363B"/>
    <w:rsid w:val="00D03695"/>
    <w:rsid w:val="00D03CE3"/>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37DA"/>
    <w:rsid w:val="00D33A89"/>
    <w:rsid w:val="00D33F74"/>
    <w:rsid w:val="00D3412B"/>
    <w:rsid w:val="00D341B1"/>
    <w:rsid w:val="00D34A4B"/>
    <w:rsid w:val="00D35062"/>
    <w:rsid w:val="00D3508E"/>
    <w:rsid w:val="00D357A8"/>
    <w:rsid w:val="00D3638F"/>
    <w:rsid w:val="00D367AD"/>
    <w:rsid w:val="00D36BC0"/>
    <w:rsid w:val="00D3709A"/>
    <w:rsid w:val="00D375FC"/>
    <w:rsid w:val="00D37760"/>
    <w:rsid w:val="00D37816"/>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146D"/>
    <w:rsid w:val="00D616B4"/>
    <w:rsid w:val="00D6178D"/>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89"/>
    <w:rsid w:val="00D70CB8"/>
    <w:rsid w:val="00D70E7E"/>
    <w:rsid w:val="00D71FAF"/>
    <w:rsid w:val="00D72C77"/>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2129"/>
    <w:rsid w:val="00D925D1"/>
    <w:rsid w:val="00D925F4"/>
    <w:rsid w:val="00D92BA5"/>
    <w:rsid w:val="00D92F2C"/>
    <w:rsid w:val="00D93356"/>
    <w:rsid w:val="00D93639"/>
    <w:rsid w:val="00D9394E"/>
    <w:rsid w:val="00D941DF"/>
    <w:rsid w:val="00D94866"/>
    <w:rsid w:val="00D95587"/>
    <w:rsid w:val="00D96857"/>
    <w:rsid w:val="00D972B4"/>
    <w:rsid w:val="00D973D5"/>
    <w:rsid w:val="00D97E09"/>
    <w:rsid w:val="00D97F59"/>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487B"/>
    <w:rsid w:val="00E14AA2"/>
    <w:rsid w:val="00E151CF"/>
    <w:rsid w:val="00E15DBA"/>
    <w:rsid w:val="00E15F98"/>
    <w:rsid w:val="00E168E1"/>
    <w:rsid w:val="00E16BC6"/>
    <w:rsid w:val="00E16D05"/>
    <w:rsid w:val="00E177CD"/>
    <w:rsid w:val="00E17EB7"/>
    <w:rsid w:val="00E2010E"/>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42FD"/>
    <w:rsid w:val="00E5481C"/>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B31"/>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80883"/>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689"/>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41A"/>
    <w:rsid w:val="00EE4426"/>
    <w:rsid w:val="00EE494F"/>
    <w:rsid w:val="00EE4AED"/>
    <w:rsid w:val="00EE5222"/>
    <w:rsid w:val="00EE5815"/>
    <w:rsid w:val="00EE5F6A"/>
    <w:rsid w:val="00EE64BD"/>
    <w:rsid w:val="00EE6928"/>
    <w:rsid w:val="00EE76EB"/>
    <w:rsid w:val="00EE7A6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D6B"/>
    <w:rsid w:val="00F15FF0"/>
    <w:rsid w:val="00F162C6"/>
    <w:rsid w:val="00F165C7"/>
    <w:rsid w:val="00F1755A"/>
    <w:rsid w:val="00F177E8"/>
    <w:rsid w:val="00F17A4F"/>
    <w:rsid w:val="00F17E78"/>
    <w:rsid w:val="00F2014A"/>
    <w:rsid w:val="00F202AB"/>
    <w:rsid w:val="00F209EB"/>
    <w:rsid w:val="00F20B1A"/>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EF4"/>
    <w:rsid w:val="00FE02FF"/>
    <w:rsid w:val="00FE032B"/>
    <w:rsid w:val="00FE1A14"/>
    <w:rsid w:val="00FE1AC0"/>
    <w:rsid w:val="00FE1B2D"/>
    <w:rsid w:val="00FE27CA"/>
    <w:rsid w:val="00FE2963"/>
    <w:rsid w:val="00FE2D4B"/>
    <w:rsid w:val="00FE3129"/>
    <w:rsid w:val="00FE352F"/>
    <w:rsid w:val="00FE4753"/>
    <w:rsid w:val="00FE47C8"/>
    <w:rsid w:val="00FE5128"/>
    <w:rsid w:val="00FE5150"/>
    <w:rsid w:val="00FE5381"/>
    <w:rsid w:val="00FE5DFC"/>
    <w:rsid w:val="00FE6719"/>
    <w:rsid w:val="00FE6FF1"/>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B6E6A58"/>
    <w:rsid w:val="0B7616B0"/>
    <w:rsid w:val="0B7FF2CF"/>
    <w:rsid w:val="0BCC44A7"/>
    <w:rsid w:val="0C81DDB3"/>
    <w:rsid w:val="0CDB3DFB"/>
    <w:rsid w:val="0D3CAF91"/>
    <w:rsid w:val="0D43269C"/>
    <w:rsid w:val="0D506AB9"/>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973F3"/>
    <w:rsid w:val="13ADB73D"/>
    <w:rsid w:val="13C46033"/>
    <w:rsid w:val="13C782B8"/>
    <w:rsid w:val="13F64B3B"/>
    <w:rsid w:val="1420B76F"/>
    <w:rsid w:val="14504EEA"/>
    <w:rsid w:val="148013DC"/>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BBAFFA"/>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3F5863"/>
    <w:rsid w:val="3C91C6DA"/>
    <w:rsid w:val="3C9D71FB"/>
    <w:rsid w:val="3CAA1B85"/>
    <w:rsid w:val="3CAE4A08"/>
    <w:rsid w:val="3CAE6058"/>
    <w:rsid w:val="3D4CD0B5"/>
    <w:rsid w:val="3DDC15A1"/>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03034"/>
    <w:rsid w:val="4DB701D5"/>
    <w:rsid w:val="4DD36F9F"/>
    <w:rsid w:val="4E45D29C"/>
    <w:rsid w:val="4E5C89A1"/>
    <w:rsid w:val="4EC89398"/>
    <w:rsid w:val="4EF6D06A"/>
    <w:rsid w:val="4F5C289F"/>
    <w:rsid w:val="4F7E50B3"/>
    <w:rsid w:val="4F9602A2"/>
    <w:rsid w:val="4FB906B3"/>
    <w:rsid w:val="4FF29604"/>
    <w:rsid w:val="4FFCA3CA"/>
    <w:rsid w:val="508C4D55"/>
    <w:rsid w:val="50CE15B9"/>
    <w:rsid w:val="50DC75E5"/>
    <w:rsid w:val="51329B36"/>
    <w:rsid w:val="5168DDD0"/>
    <w:rsid w:val="518137AA"/>
    <w:rsid w:val="51924886"/>
    <w:rsid w:val="51F7DD55"/>
    <w:rsid w:val="52061A94"/>
    <w:rsid w:val="520682EF"/>
    <w:rsid w:val="5240A862"/>
    <w:rsid w:val="5279E90A"/>
    <w:rsid w:val="52BF64D7"/>
    <w:rsid w:val="52EBB755"/>
    <w:rsid w:val="53349D19"/>
    <w:rsid w:val="5335E5DF"/>
    <w:rsid w:val="54B476AF"/>
    <w:rsid w:val="54FCAE4E"/>
    <w:rsid w:val="5509CD88"/>
    <w:rsid w:val="55557254"/>
    <w:rsid w:val="556324A4"/>
    <w:rsid w:val="55814F7C"/>
    <w:rsid w:val="56103D07"/>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15F0B1"/>
    <w:rsid w:val="6152C743"/>
    <w:rsid w:val="61581B61"/>
    <w:rsid w:val="618B9600"/>
    <w:rsid w:val="62352B13"/>
    <w:rsid w:val="624795AC"/>
    <w:rsid w:val="629E6BB3"/>
    <w:rsid w:val="62F4F6B5"/>
    <w:rsid w:val="6354AC8C"/>
    <w:rsid w:val="6361E452"/>
    <w:rsid w:val="63DF5F16"/>
    <w:rsid w:val="6447811C"/>
    <w:rsid w:val="64BFF80E"/>
    <w:rsid w:val="657D4547"/>
    <w:rsid w:val="65AA5820"/>
    <w:rsid w:val="65F20B41"/>
    <w:rsid w:val="6639A8AC"/>
    <w:rsid w:val="67031295"/>
    <w:rsid w:val="67D23FAC"/>
    <w:rsid w:val="67D3035A"/>
    <w:rsid w:val="67D82B26"/>
    <w:rsid w:val="6832F859"/>
    <w:rsid w:val="684D5C5A"/>
    <w:rsid w:val="68AEC9E7"/>
    <w:rsid w:val="69070490"/>
    <w:rsid w:val="692731BA"/>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060AF01"/>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35123A"/>
    <w:rsid w:val="755634D5"/>
    <w:rsid w:val="7560D709"/>
    <w:rsid w:val="75A46857"/>
    <w:rsid w:val="75CD064F"/>
    <w:rsid w:val="75E10FBD"/>
    <w:rsid w:val="7606127C"/>
    <w:rsid w:val="7632AEEF"/>
    <w:rsid w:val="767A4CDE"/>
    <w:rsid w:val="767CB4EF"/>
    <w:rsid w:val="76A81383"/>
    <w:rsid w:val="76F2C8DE"/>
    <w:rsid w:val="771CE17A"/>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4F944599-BC7F-4FE1-B7A4-85F76628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84"/>
    <w:pPr>
      <w:spacing w:before="120" w:after="120" w:line="240" w:lineRule="auto"/>
    </w:pPr>
    <w:rPr>
      <w:rFonts w:eastAsia="Times New Roman" w:cs="Times New Roman"/>
      <w:sz w:val="20"/>
      <w:szCs w:val="24"/>
      <w:lang w:val="en-GB"/>
    </w:rPr>
  </w:style>
  <w:style w:type="paragraph" w:styleId="Heading1">
    <w:name w:val="heading 1"/>
    <w:aliases w:val="H1"/>
    <w:basedOn w:val="Normal"/>
    <w:next w:val="Normal"/>
    <w:link w:val="Heading1Char"/>
    <w:qFormat/>
    <w:rsid w:val="00BD4138"/>
    <w:pPr>
      <w:keepNext/>
      <w:pageBreakBefore/>
      <w:numPr>
        <w:numId w:val="1"/>
      </w:numPr>
      <w:spacing w:after="480"/>
      <w:outlineLvl w:val="0"/>
    </w:pPr>
    <w:rPr>
      <w:rFonts w:cs="Arial"/>
      <w:bCs/>
      <w:kern w:val="32"/>
      <w:sz w:val="32"/>
      <w:szCs w:val="32"/>
    </w:rPr>
  </w:style>
  <w:style w:type="paragraph" w:styleId="Heading2">
    <w:name w:val="heading 2"/>
    <w:aliases w:val="H2"/>
    <w:basedOn w:val="Normal"/>
    <w:next w:val="Normal"/>
    <w:link w:val="Heading2Char"/>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Heading3">
    <w:name w:val="heading 3"/>
    <w:basedOn w:val="Normal"/>
    <w:next w:val="Normal"/>
    <w:link w:val="Heading3Char"/>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Heading4">
    <w:name w:val="heading 4"/>
    <w:basedOn w:val="Normal"/>
    <w:next w:val="Normal"/>
    <w:link w:val="Heading4Char"/>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Heading5">
    <w:name w:val="heading 5"/>
    <w:basedOn w:val="Normal"/>
    <w:next w:val="Normal"/>
    <w:link w:val="Heading5Char"/>
    <w:unhideWhenUsed/>
    <w:qFormat/>
    <w:rsid w:val="00BD4138"/>
    <w:pPr>
      <w:numPr>
        <w:ilvl w:val="4"/>
        <w:numId w:val="1"/>
      </w:numPr>
      <w:spacing w:before="240" w:after="60"/>
      <w:outlineLvl w:val="4"/>
    </w:pPr>
    <w:rPr>
      <w:rFonts w:ascii="Arial" w:hAnsi="Arial"/>
      <w:b/>
      <w:bCs/>
      <w:i/>
      <w:iCs/>
      <w:sz w:val="26"/>
      <w:szCs w:val="26"/>
    </w:rPr>
  </w:style>
  <w:style w:type="paragraph" w:styleId="Heading6">
    <w:name w:val="heading 6"/>
    <w:basedOn w:val="Normal"/>
    <w:next w:val="Normal"/>
    <w:link w:val="Heading6Char"/>
    <w:unhideWhenUsed/>
    <w:qFormat/>
    <w:rsid w:val="00BD4138"/>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rsid w:val="00BD4138"/>
    <w:pPr>
      <w:numPr>
        <w:ilvl w:val="6"/>
        <w:numId w:val="1"/>
      </w:numPr>
      <w:spacing w:before="240" w:after="60"/>
      <w:outlineLvl w:val="6"/>
    </w:pPr>
  </w:style>
  <w:style w:type="paragraph" w:styleId="Heading8">
    <w:name w:val="heading 8"/>
    <w:basedOn w:val="Normal"/>
    <w:next w:val="Normal"/>
    <w:link w:val="Heading8Char"/>
    <w:semiHidden/>
    <w:unhideWhenUsed/>
    <w:qFormat/>
    <w:rsid w:val="00BD4138"/>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BD4138"/>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D4138"/>
    <w:rPr>
      <w:rFonts w:eastAsia="Times New Roman" w:cs="Arial"/>
      <w:bCs/>
      <w:kern w:val="32"/>
      <w:sz w:val="32"/>
      <w:szCs w:val="32"/>
      <w:lang w:val="en-GB"/>
    </w:rPr>
  </w:style>
  <w:style w:type="character" w:customStyle="1" w:styleId="Heading2Char">
    <w:name w:val="Heading 2 Char"/>
    <w:aliases w:val="H2 Char"/>
    <w:basedOn w:val="DefaultParagraphFont"/>
    <w:link w:val="Heading2"/>
    <w:rsid w:val="00BD4138"/>
    <w:rPr>
      <w:rFonts w:eastAsia="Times New Roman" w:cs="Arial"/>
      <w:bCs/>
      <w:iCs/>
      <w:sz w:val="24"/>
      <w:szCs w:val="28"/>
      <w:shd w:val="clear" w:color="auto" w:fill="BDCBE4"/>
      <w:lang w:val="en-GB"/>
    </w:rPr>
  </w:style>
  <w:style w:type="character" w:customStyle="1" w:styleId="Heading3Char">
    <w:name w:val="Heading 3 Char"/>
    <w:basedOn w:val="DefaultParagraphFont"/>
    <w:link w:val="Heading3"/>
    <w:rsid w:val="00BD4138"/>
    <w:rPr>
      <w:rFonts w:eastAsia="Times New Roman" w:cs="Arial"/>
      <w:b/>
      <w:bCs/>
      <w:i/>
      <w:color w:val="4472C4" w:themeColor="accent1"/>
      <w:szCs w:val="26"/>
      <w:lang w:val="en-GB"/>
    </w:rPr>
  </w:style>
  <w:style w:type="character" w:customStyle="1" w:styleId="Heading4Char">
    <w:name w:val="Heading 4 Char"/>
    <w:basedOn w:val="DefaultParagraphFont"/>
    <w:link w:val="Heading4"/>
    <w:rsid w:val="008E6360"/>
    <w:rPr>
      <w:rFonts w:eastAsia="Times New Roman" w:cs="Times New Roman"/>
      <w:bCs/>
      <w:i/>
      <w:color w:val="2F5496" w:themeColor="accent1" w:themeShade="BF"/>
      <w:szCs w:val="28"/>
      <w:lang w:val="en-GB"/>
    </w:rPr>
  </w:style>
  <w:style w:type="character" w:customStyle="1" w:styleId="Heading5Char">
    <w:name w:val="Heading 5 Char"/>
    <w:basedOn w:val="DefaultParagraphFont"/>
    <w:link w:val="Heading5"/>
    <w:rsid w:val="00BD413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BD4138"/>
    <w:rPr>
      <w:rFonts w:eastAsia="Times New Roman" w:cs="Times New Roman"/>
      <w:b/>
      <w:bCs/>
      <w:lang w:val="en-GB"/>
    </w:rPr>
  </w:style>
  <w:style w:type="character" w:customStyle="1" w:styleId="Heading7Char">
    <w:name w:val="Heading 7 Char"/>
    <w:basedOn w:val="DefaultParagraphFont"/>
    <w:link w:val="Heading7"/>
    <w:rsid w:val="00BD4138"/>
    <w:rPr>
      <w:rFonts w:eastAsia="Times New Roman" w:cs="Times New Roman"/>
      <w:sz w:val="20"/>
      <w:szCs w:val="24"/>
      <w:lang w:val="en-GB"/>
    </w:rPr>
  </w:style>
  <w:style w:type="character" w:customStyle="1" w:styleId="Heading8Char">
    <w:name w:val="Heading 8 Char"/>
    <w:basedOn w:val="DefaultParagraphFont"/>
    <w:link w:val="Heading8"/>
    <w:semiHidden/>
    <w:rsid w:val="00BD4138"/>
    <w:rPr>
      <w:rFonts w:eastAsia="Times New Roman" w:cs="Times New Roman"/>
      <w:i/>
      <w:iCs/>
      <w:sz w:val="20"/>
      <w:szCs w:val="24"/>
      <w:lang w:val="en-GB"/>
    </w:rPr>
  </w:style>
  <w:style w:type="character" w:customStyle="1" w:styleId="Heading9Char">
    <w:name w:val="Heading 9 Char"/>
    <w:basedOn w:val="DefaultParagraphFont"/>
    <w:link w:val="Heading9"/>
    <w:semiHidden/>
    <w:rsid w:val="00BD4138"/>
    <w:rPr>
      <w:rFonts w:ascii="Arial" w:eastAsia="Times New Roman" w:hAnsi="Arial" w:cs="Arial"/>
      <w:lang w:val="en-GB"/>
    </w:rPr>
  </w:style>
  <w:style w:type="character" w:styleId="Hyperlink">
    <w:name w:val="Hyperlink"/>
    <w:basedOn w:val="DefaultParagraphFont"/>
    <w:uiPriority w:val="99"/>
    <w:unhideWhenUsed/>
    <w:rsid w:val="00BD4138"/>
    <w:rPr>
      <w:rFonts w:ascii="Courier New" w:hAnsi="Courier New" w:cs="Times New Roman" w:hint="default"/>
      <w:color w:val="0000FF"/>
      <w:sz w:val="20"/>
      <w:szCs w:val="20"/>
      <w:u w:val="single"/>
    </w:rPr>
  </w:style>
  <w:style w:type="paragraph" w:styleId="TOC1">
    <w:name w:val="toc 1"/>
    <w:basedOn w:val="Normal"/>
    <w:next w:val="Normal"/>
    <w:autoRedefine/>
    <w:uiPriority w:val="39"/>
    <w:unhideWhenUsed/>
    <w:rsid w:val="00A50E85"/>
    <w:rPr>
      <w:rFonts w:cstheme="minorHAnsi"/>
      <w:b/>
      <w:bCs/>
      <w:caps/>
      <w:sz w:val="24"/>
      <w:szCs w:val="20"/>
    </w:rPr>
  </w:style>
  <w:style w:type="paragraph" w:styleId="TOC2">
    <w:name w:val="toc 2"/>
    <w:basedOn w:val="Normal"/>
    <w:next w:val="Normal"/>
    <w:autoRedefine/>
    <w:uiPriority w:val="39"/>
    <w:unhideWhenUsed/>
    <w:rsid w:val="00A50E85"/>
    <w:pPr>
      <w:spacing w:before="0" w:after="0"/>
      <w:ind w:left="200"/>
    </w:pPr>
    <w:rPr>
      <w:rFonts w:cstheme="minorHAnsi"/>
      <w:smallCaps/>
      <w:sz w:val="24"/>
      <w:szCs w:val="20"/>
    </w:rPr>
  </w:style>
  <w:style w:type="paragraph" w:styleId="TOC3">
    <w:name w:val="toc 3"/>
    <w:basedOn w:val="Normal"/>
    <w:next w:val="Normal"/>
    <w:autoRedefine/>
    <w:uiPriority w:val="39"/>
    <w:unhideWhenUsed/>
    <w:rsid w:val="00A50E85"/>
    <w:pPr>
      <w:spacing w:before="0" w:after="0"/>
      <w:ind w:left="400"/>
    </w:pPr>
    <w:rPr>
      <w:rFonts w:cstheme="minorHAnsi"/>
      <w:i/>
      <w:iCs/>
      <w:sz w:val="24"/>
      <w:szCs w:val="20"/>
    </w:rPr>
  </w:style>
  <w:style w:type="paragraph" w:styleId="TOCHeading">
    <w:name w:val="TOC Heading"/>
    <w:basedOn w:val="Heading1"/>
    <w:next w:val="Normal"/>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TableNormal"/>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ListParagraph">
    <w:name w:val="List Paragraph"/>
    <w:basedOn w:val="Normal"/>
    <w:uiPriority w:val="34"/>
    <w:qFormat/>
    <w:rsid w:val="004E33BB"/>
    <w:pPr>
      <w:ind w:left="720"/>
      <w:contextualSpacing/>
    </w:pPr>
  </w:style>
  <w:style w:type="character" w:styleId="CommentReference">
    <w:name w:val="annotation reference"/>
    <w:basedOn w:val="DefaultParagraphFont"/>
    <w:uiPriority w:val="99"/>
    <w:semiHidden/>
    <w:unhideWhenUsed/>
    <w:rsid w:val="00DD732F"/>
    <w:rPr>
      <w:sz w:val="16"/>
      <w:szCs w:val="16"/>
    </w:rPr>
  </w:style>
  <w:style w:type="paragraph" w:styleId="CommentText">
    <w:name w:val="annotation text"/>
    <w:basedOn w:val="Normal"/>
    <w:link w:val="CommentTextChar"/>
    <w:uiPriority w:val="99"/>
    <w:unhideWhenUsed/>
    <w:rsid w:val="00DD732F"/>
    <w:rPr>
      <w:szCs w:val="20"/>
    </w:rPr>
  </w:style>
  <w:style w:type="character" w:customStyle="1" w:styleId="CommentTextChar">
    <w:name w:val="Comment Text Char"/>
    <w:basedOn w:val="DefaultParagraphFont"/>
    <w:link w:val="CommentText"/>
    <w:uiPriority w:val="99"/>
    <w:rsid w:val="00DD732F"/>
    <w:rPr>
      <w:rFonts w:eastAsia="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D732F"/>
    <w:rPr>
      <w:b/>
      <w:bCs/>
    </w:rPr>
  </w:style>
  <w:style w:type="character" w:customStyle="1" w:styleId="CommentSubjectChar">
    <w:name w:val="Comment Subject Char"/>
    <w:basedOn w:val="CommentTextChar"/>
    <w:link w:val="CommentSubject"/>
    <w:uiPriority w:val="99"/>
    <w:semiHidden/>
    <w:rsid w:val="00DD732F"/>
    <w:rPr>
      <w:rFonts w:eastAsia="Times New Roman" w:cs="Times New Roman"/>
      <w:b/>
      <w:bCs/>
      <w:sz w:val="20"/>
      <w:szCs w:val="20"/>
      <w:lang w:val="en-GB"/>
    </w:rPr>
  </w:style>
  <w:style w:type="paragraph" w:styleId="Revision">
    <w:name w:val="Revision"/>
    <w:hidden/>
    <w:uiPriority w:val="99"/>
    <w:semiHidden/>
    <w:rsid w:val="000B2FD1"/>
    <w:pPr>
      <w:spacing w:after="0" w:line="240" w:lineRule="auto"/>
    </w:pPr>
    <w:rPr>
      <w:rFonts w:eastAsia="Times New Roman" w:cs="Times New Roman"/>
      <w:sz w:val="20"/>
      <w:szCs w:val="24"/>
      <w:lang w:val="en-GB"/>
    </w:rPr>
  </w:style>
  <w:style w:type="paragraph" w:styleId="BalloonText">
    <w:name w:val="Balloon Text"/>
    <w:basedOn w:val="Normal"/>
    <w:link w:val="BalloonTextChar"/>
    <w:uiPriority w:val="99"/>
    <w:semiHidden/>
    <w:unhideWhenUsed/>
    <w:rsid w:val="00117F0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F0E"/>
    <w:rPr>
      <w:rFonts w:ascii="Segoe UI" w:eastAsia="Times New Roman" w:hAnsi="Segoe UI" w:cs="Segoe UI"/>
      <w:sz w:val="18"/>
      <w:szCs w:val="18"/>
      <w:lang w:val="en-GB"/>
    </w:rPr>
  </w:style>
  <w:style w:type="paragraph" w:styleId="Header">
    <w:name w:val="header"/>
    <w:basedOn w:val="Normal"/>
    <w:link w:val="HeaderChar"/>
    <w:unhideWhenUsed/>
    <w:rsid w:val="006D1EB4"/>
    <w:pPr>
      <w:tabs>
        <w:tab w:val="center" w:pos="4513"/>
        <w:tab w:val="right" w:pos="9026"/>
      </w:tabs>
      <w:spacing w:before="0" w:after="0"/>
    </w:pPr>
  </w:style>
  <w:style w:type="character" w:customStyle="1" w:styleId="HeaderChar">
    <w:name w:val="Header Char"/>
    <w:basedOn w:val="DefaultParagraphFont"/>
    <w:link w:val="Header"/>
    <w:uiPriority w:val="99"/>
    <w:rsid w:val="00A10A86"/>
    <w:rPr>
      <w:rFonts w:eastAsia="Times New Roman" w:cs="Times New Roman"/>
      <w:sz w:val="20"/>
      <w:szCs w:val="24"/>
      <w:lang w:val="en-GB"/>
    </w:rPr>
  </w:style>
  <w:style w:type="paragraph" w:styleId="Footer">
    <w:name w:val="footer"/>
    <w:basedOn w:val="Normal"/>
    <w:link w:val="FooterChar"/>
    <w:uiPriority w:val="99"/>
    <w:unhideWhenUsed/>
    <w:rsid w:val="006D1EB4"/>
    <w:pPr>
      <w:tabs>
        <w:tab w:val="center" w:pos="4513"/>
        <w:tab w:val="right" w:pos="9026"/>
      </w:tabs>
      <w:spacing w:before="0" w:after="0"/>
    </w:pPr>
  </w:style>
  <w:style w:type="character" w:customStyle="1" w:styleId="FooterChar">
    <w:name w:val="Footer Char"/>
    <w:basedOn w:val="DefaultParagraphFont"/>
    <w:link w:val="Footer"/>
    <w:uiPriority w:val="99"/>
    <w:rsid w:val="00A10A86"/>
    <w:rPr>
      <w:rFonts w:eastAsia="Times New Roman" w:cs="Times New Roman"/>
      <w:sz w:val="20"/>
      <w:szCs w:val="24"/>
      <w:lang w:val="en-GB"/>
    </w:rPr>
  </w:style>
  <w:style w:type="paragraph" w:styleId="NoSpacing">
    <w:name w:val="No Spacing"/>
    <w:uiPriority w:val="1"/>
    <w:qFormat/>
    <w:rsid w:val="003B5CBD"/>
    <w:pPr>
      <w:spacing w:after="0" w:line="240" w:lineRule="auto"/>
    </w:pPr>
    <w:rPr>
      <w:rFonts w:eastAsia="Times New Roman" w:cs="Times New Roman"/>
      <w:sz w:val="20"/>
      <w:szCs w:val="24"/>
      <w:lang w:val="en-GB"/>
    </w:rPr>
  </w:style>
  <w:style w:type="table" w:styleId="TableGrid">
    <w:name w:val="Table Grid"/>
    <w:basedOn w:val="TableNormal"/>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DefaultParagraphFont"/>
    <w:rsid w:val="004A2482"/>
  </w:style>
  <w:style w:type="paragraph" w:styleId="TOC4">
    <w:name w:val="toc 4"/>
    <w:basedOn w:val="Normal"/>
    <w:next w:val="Normal"/>
    <w:autoRedefine/>
    <w:uiPriority w:val="39"/>
    <w:unhideWhenUsed/>
    <w:rsid w:val="00A50E85"/>
    <w:pPr>
      <w:spacing w:before="0" w:after="0"/>
      <w:ind w:left="600"/>
    </w:pPr>
    <w:rPr>
      <w:rFonts w:cstheme="minorHAnsi"/>
      <w:sz w:val="24"/>
      <w:szCs w:val="18"/>
    </w:rPr>
  </w:style>
  <w:style w:type="paragraph" w:styleId="TOC5">
    <w:name w:val="toc 5"/>
    <w:basedOn w:val="Normal"/>
    <w:next w:val="Normal"/>
    <w:autoRedefine/>
    <w:uiPriority w:val="39"/>
    <w:unhideWhenUsed/>
    <w:rsid w:val="00577EC0"/>
    <w:pPr>
      <w:spacing w:before="0" w:after="0"/>
      <w:ind w:left="800"/>
    </w:pPr>
    <w:rPr>
      <w:rFonts w:cstheme="minorHAnsi"/>
      <w:sz w:val="18"/>
      <w:szCs w:val="18"/>
    </w:rPr>
  </w:style>
  <w:style w:type="paragraph" w:styleId="TOC6">
    <w:name w:val="toc 6"/>
    <w:basedOn w:val="Normal"/>
    <w:next w:val="Normal"/>
    <w:autoRedefine/>
    <w:uiPriority w:val="39"/>
    <w:unhideWhenUsed/>
    <w:rsid w:val="00577EC0"/>
    <w:pPr>
      <w:spacing w:before="0" w:after="0"/>
      <w:ind w:left="1000"/>
    </w:pPr>
    <w:rPr>
      <w:rFonts w:cstheme="minorHAnsi"/>
      <w:sz w:val="18"/>
      <w:szCs w:val="18"/>
    </w:rPr>
  </w:style>
  <w:style w:type="paragraph" w:styleId="TOC7">
    <w:name w:val="toc 7"/>
    <w:basedOn w:val="Normal"/>
    <w:next w:val="Normal"/>
    <w:autoRedefine/>
    <w:uiPriority w:val="39"/>
    <w:unhideWhenUsed/>
    <w:rsid w:val="00577EC0"/>
    <w:pPr>
      <w:spacing w:before="0" w:after="0"/>
      <w:ind w:left="1200"/>
    </w:pPr>
    <w:rPr>
      <w:rFonts w:cstheme="minorHAnsi"/>
      <w:sz w:val="18"/>
      <w:szCs w:val="18"/>
    </w:rPr>
  </w:style>
  <w:style w:type="paragraph" w:styleId="TOC8">
    <w:name w:val="toc 8"/>
    <w:basedOn w:val="Normal"/>
    <w:next w:val="Normal"/>
    <w:autoRedefine/>
    <w:uiPriority w:val="39"/>
    <w:unhideWhenUsed/>
    <w:rsid w:val="00577EC0"/>
    <w:pPr>
      <w:spacing w:before="0" w:after="0"/>
      <w:ind w:left="1400"/>
    </w:pPr>
    <w:rPr>
      <w:rFonts w:cstheme="minorHAnsi"/>
      <w:sz w:val="18"/>
      <w:szCs w:val="18"/>
    </w:rPr>
  </w:style>
  <w:style w:type="paragraph" w:styleId="TOC9">
    <w:name w:val="toc 9"/>
    <w:basedOn w:val="Normal"/>
    <w:next w:val="Normal"/>
    <w:autoRedefine/>
    <w:uiPriority w:val="39"/>
    <w:unhideWhenUsed/>
    <w:rsid w:val="00577EC0"/>
    <w:pPr>
      <w:spacing w:before="0" w:after="0"/>
      <w:ind w:left="1600"/>
    </w:pPr>
    <w:rPr>
      <w:rFonts w:cstheme="minorHAnsi"/>
      <w:sz w:val="18"/>
      <w:szCs w:val="18"/>
    </w:rPr>
  </w:style>
  <w:style w:type="character" w:styleId="Mention">
    <w:name w:val="Mention"/>
    <w:basedOn w:val="DefaultParagraphFont"/>
    <w:uiPriority w:val="99"/>
    <w:unhideWhenUsed/>
    <w:rsid w:val="0039356D"/>
    <w:rPr>
      <w:color w:val="2B579A"/>
      <w:shd w:val="clear" w:color="auto" w:fill="E6E6E6"/>
    </w:rPr>
  </w:style>
  <w:style w:type="paragraph" w:styleId="NormalWeb">
    <w:name w:val="Normal (Web)"/>
    <w:basedOn w:val="Normal"/>
    <w:uiPriority w:val="99"/>
    <w:semiHidden/>
    <w:unhideWhenUsed/>
    <w:rsid w:val="003B3D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2.xml"/><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2.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3.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4.xml><?xml version="1.0" encoding="utf-8"?>
<ds:datastoreItem xmlns:ds="http://schemas.openxmlformats.org/officeDocument/2006/customXml" ds:itemID="{B750D549-9E4F-4069-8045-E903FE3E1876}"/>
</file>

<file path=docProps/app.xml><?xml version="1.0" encoding="utf-8"?>
<Properties xmlns="http://schemas.openxmlformats.org/officeDocument/2006/extended-properties" xmlns:vt="http://schemas.openxmlformats.org/officeDocument/2006/docPropsVTypes">
  <Template>Normal.dotm</Template>
  <TotalTime>0</TotalTime>
  <Pages>16</Pages>
  <Words>1747</Words>
  <Characters>9962</Characters>
  <Application>Microsoft Office Word</Application>
  <DocSecurity>0</DocSecurity>
  <Lines>83</Lines>
  <Paragraphs>23</Paragraphs>
  <ScaleCrop>false</ScaleCrop>
  <Company/>
  <LinksUpToDate>false</LinksUpToDate>
  <CharactersWithSpaces>11686</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Neelima Rajesh</cp:lastModifiedBy>
  <cp:revision>56</cp:revision>
  <cp:lastPrinted>2025-05-22T06:18:00Z</cp:lastPrinted>
  <dcterms:created xsi:type="dcterms:W3CDTF">2025-05-20T03:13:00Z</dcterms:created>
  <dcterms:modified xsi:type="dcterms:W3CDTF">2025-05-23T07:44:00Z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