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728B" w14:textId="540824AF" w:rsidR="00AB1B66" w:rsidRPr="00167132" w:rsidRDefault="00AB1B66" w:rsidP="00685444">
      <w:pPr>
        <w:jc w:val="center"/>
        <w:rPr>
          <w:rFonts w:eastAsia="SimHei" w:cs="Calibri"/>
          <w:cs/>
          <w:lang w:eastAsia="zh-CN"/>
        </w:rPr>
      </w:pPr>
    </w:p>
    <w:p w14:paraId="5CF31F71" w14:textId="77777777" w:rsidR="00545AE5" w:rsidRPr="00E06629" w:rsidRDefault="00545AE5" w:rsidP="00AB1B66">
      <w:pPr>
        <w:jc w:val="right"/>
        <w:rPr>
          <w:rFonts w:cs="Calibri"/>
        </w:rPr>
      </w:pPr>
    </w:p>
    <w:tbl>
      <w:tblPr>
        <w:tblpPr w:leftFromText="181" w:rightFromText="181" w:horzAnchor="margin" w:tblpXSpec="center" w:tblpYSpec="bottom"/>
        <w:tblW w:w="0" w:type="auto"/>
        <w:tblBorders>
          <w:bottom w:val="single" w:sz="4" w:space="0" w:color="auto"/>
          <w:insideH w:val="single" w:sz="4" w:space="0" w:color="auto"/>
        </w:tblBorders>
        <w:tblLook w:val="01E0" w:firstRow="1" w:lastRow="1" w:firstColumn="1" w:lastColumn="1" w:noHBand="0" w:noVBand="0"/>
      </w:tblPr>
      <w:tblGrid>
        <w:gridCol w:w="2263"/>
        <w:gridCol w:w="289"/>
        <w:gridCol w:w="6464"/>
      </w:tblGrid>
      <w:tr w:rsidR="009117DE" w:rsidRPr="00E06629" w14:paraId="0B3EFCBF" w14:textId="77777777" w:rsidTr="75CE1215">
        <w:tc>
          <w:tcPr>
            <w:tcW w:w="2263" w:type="dxa"/>
            <w:vAlign w:val="center"/>
          </w:tcPr>
          <w:p w14:paraId="3F942B98" w14:textId="77777777" w:rsidR="009117DE" w:rsidRPr="00E06629" w:rsidRDefault="6D955400" w:rsidP="00F37370">
            <w:pPr>
              <w:spacing w:before="60" w:after="60"/>
              <w:rPr>
                <w:rFonts w:cs="Calibri"/>
              </w:rPr>
            </w:pPr>
            <w:r w:rsidRPr="00E06629">
              <w:rPr>
                <w:rFonts w:cs="Calibri"/>
              </w:rPr>
              <w:t>Document Reference:</w:t>
            </w:r>
          </w:p>
        </w:tc>
        <w:tc>
          <w:tcPr>
            <w:tcW w:w="289" w:type="dxa"/>
            <w:tcBorders>
              <w:top w:val="nil"/>
              <w:bottom w:val="nil"/>
            </w:tcBorders>
            <w:vAlign w:val="center"/>
          </w:tcPr>
          <w:p w14:paraId="32592BAE" w14:textId="77777777" w:rsidR="009117DE" w:rsidRPr="00E06629" w:rsidRDefault="009117DE" w:rsidP="00F37370">
            <w:pPr>
              <w:spacing w:before="60" w:after="60"/>
              <w:rPr>
                <w:rFonts w:cs="Calibri"/>
              </w:rPr>
            </w:pPr>
          </w:p>
        </w:tc>
        <w:tc>
          <w:tcPr>
            <w:tcW w:w="6464" w:type="dxa"/>
            <w:vAlign w:val="center"/>
          </w:tcPr>
          <w:p w14:paraId="2D936964" w14:textId="5B0CA1B4" w:rsidR="009117DE" w:rsidRPr="00E06629" w:rsidRDefault="00AA656F" w:rsidP="004D4FDC">
            <w:pPr>
              <w:spacing w:before="60" w:after="60"/>
              <w:rPr>
                <w:rFonts w:cs="Calibri"/>
                <w:b/>
              </w:rPr>
            </w:pPr>
            <w:r w:rsidRPr="00E67A1D">
              <w:rPr>
                <w:rFonts w:eastAsia="Times New Roman" w:cs="Calibri"/>
                <w:b/>
                <w:bCs/>
                <w:sz w:val="20"/>
                <w:szCs w:val="20"/>
                <w:lang w:eastAsia="en-GB"/>
              </w:rPr>
              <w:t>DSBU Global Services Project Portal\</w:t>
            </w:r>
            <w:sdt>
              <w:sdtPr>
                <w:rPr>
                  <w:rFonts w:cs="Calibri"/>
                  <w:b/>
                  <w:sz w:val="20"/>
                  <w:szCs w:val="20"/>
                </w:rPr>
                <w:alias w:val="Subject"/>
                <w:id w:val="1814846"/>
                <w:placeholder>
                  <w:docPart w:val="6EDF854131564D8A9A085133E147AD53"/>
                </w:placeholder>
                <w:dataBinding w:prefixMappings="xmlns:ns0='http://purl.org/dc/elements/1.1/' xmlns:ns1='http://schemas.openxmlformats.org/package/2006/metadata/core-properties' " w:xpath="/ns1:coreProperties[1]/ns0:subject[1]" w:storeItemID="{6C3C8BC8-F283-45AE-878A-BAB7291924A1}"/>
                <w:text/>
              </w:sdtPr>
              <w:sdtContent>
                <w:r>
                  <w:rPr>
                    <w:rFonts w:cs="Calibri"/>
                    <w:b/>
                    <w:sz w:val="20"/>
                    <w:szCs w:val="20"/>
                  </w:rPr>
                  <w:t>HENKEL AG &amp; Co. KGaA</w:t>
                </w:r>
              </w:sdtContent>
            </w:sdt>
            <w:r w:rsidRPr="00E67A1D">
              <w:rPr>
                <w:rFonts w:cs="Calibri"/>
                <w:b/>
                <w:sz w:val="20"/>
                <w:szCs w:val="20"/>
              </w:rPr>
              <w:t>\</w:t>
            </w:r>
            <w:bookmarkStart w:id="0" w:name="_Hlk32496141"/>
            <w:r>
              <w:rPr>
                <w:rFonts w:cs="Calibri"/>
                <w:b/>
                <w:sz w:val="20"/>
                <w:szCs w:val="20"/>
              </w:rPr>
              <w:t>SOW\</w:t>
            </w:r>
            <w:r w:rsidRPr="00E67A1D">
              <w:rPr>
                <w:rFonts w:cs="Calibri"/>
                <w:b/>
                <w:sz w:val="20"/>
                <w:szCs w:val="20"/>
              </w:rPr>
              <w:fldChar w:fldCharType="begin"/>
            </w:r>
            <w:r w:rsidRPr="00E67A1D">
              <w:rPr>
                <w:rFonts w:cs="Calibri"/>
                <w:b/>
                <w:sz w:val="20"/>
                <w:szCs w:val="20"/>
              </w:rPr>
              <w:instrText xml:space="preserve"> FILENAME   \* MERGEFORMAT </w:instrText>
            </w:r>
            <w:r w:rsidRPr="00E67A1D">
              <w:rPr>
                <w:rFonts w:cs="Calibri"/>
                <w:b/>
                <w:sz w:val="20"/>
                <w:szCs w:val="20"/>
              </w:rPr>
              <w:fldChar w:fldCharType="separate"/>
            </w:r>
            <w:r w:rsidR="00A3662E">
              <w:t xml:space="preserve"> </w:t>
            </w:r>
            <w:r w:rsidR="00A3662E" w:rsidRPr="00A3662E">
              <w:rPr>
                <w:rFonts w:cs="Calibri"/>
                <w:b/>
                <w:sz w:val="20"/>
                <w:szCs w:val="20"/>
              </w:rPr>
              <w:t>Henkel - Statement of Work_Rollout_V0.1</w:t>
            </w:r>
            <w:r>
              <w:rPr>
                <w:rFonts w:cs="Calibri"/>
                <w:b/>
                <w:noProof/>
                <w:sz w:val="20"/>
                <w:szCs w:val="20"/>
              </w:rPr>
              <w:t>.docx</w:t>
            </w:r>
            <w:r w:rsidRPr="00E67A1D">
              <w:rPr>
                <w:rFonts w:cs="Calibri"/>
                <w:b/>
                <w:sz w:val="20"/>
                <w:szCs w:val="20"/>
              </w:rPr>
              <w:fldChar w:fldCharType="end"/>
            </w:r>
            <w:bookmarkEnd w:id="0"/>
          </w:p>
        </w:tc>
      </w:tr>
      <w:tr w:rsidR="009117DE" w:rsidRPr="00E06629" w14:paraId="33DF54A1" w14:textId="77777777" w:rsidTr="75CE1215">
        <w:tc>
          <w:tcPr>
            <w:tcW w:w="2263" w:type="dxa"/>
            <w:vAlign w:val="center"/>
          </w:tcPr>
          <w:p w14:paraId="0A72CF95" w14:textId="77777777" w:rsidR="009117DE" w:rsidRPr="00E06629" w:rsidRDefault="009117DE" w:rsidP="00F37370">
            <w:pPr>
              <w:spacing w:before="60" w:after="60"/>
              <w:rPr>
                <w:rFonts w:cs="Calibri"/>
              </w:rPr>
            </w:pPr>
            <w:r w:rsidRPr="00E06629">
              <w:rPr>
                <w:rFonts w:cs="Calibri"/>
              </w:rPr>
              <w:t>Version:</w:t>
            </w:r>
          </w:p>
        </w:tc>
        <w:tc>
          <w:tcPr>
            <w:tcW w:w="289" w:type="dxa"/>
            <w:tcBorders>
              <w:top w:val="nil"/>
              <w:bottom w:val="nil"/>
            </w:tcBorders>
            <w:vAlign w:val="center"/>
          </w:tcPr>
          <w:p w14:paraId="71923056" w14:textId="77777777" w:rsidR="009117DE" w:rsidRPr="00E06629" w:rsidRDefault="009117DE" w:rsidP="00F37370">
            <w:pPr>
              <w:spacing w:before="60" w:after="60"/>
              <w:rPr>
                <w:rFonts w:cs="Calibri"/>
              </w:rPr>
            </w:pPr>
          </w:p>
        </w:tc>
        <w:sdt>
          <w:sdtPr>
            <w:rPr>
              <w:rFonts w:cs="Calibri"/>
              <w:b/>
            </w:rPr>
            <w:alias w:val="Comments"/>
            <w:tag w:val=""/>
            <w:id w:val="-604340361"/>
            <w:placeholder>
              <w:docPart w:val="27BE4FD98A094E99B28E5A64B5D8E389"/>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6464" w:type="dxa"/>
                <w:vAlign w:val="center"/>
              </w:tcPr>
              <w:p w14:paraId="10554FB4" w14:textId="7649B730" w:rsidR="009117DE" w:rsidRPr="00E06629" w:rsidRDefault="00446A40" w:rsidP="00F37370">
                <w:pPr>
                  <w:spacing w:before="60" w:after="60"/>
                  <w:rPr>
                    <w:rFonts w:cs="Calibri"/>
                    <w:b/>
                  </w:rPr>
                </w:pPr>
                <w:del w:id="1" w:author="Huo, Wendy" w:date="2025-06-24T18:32:00Z" w16du:dateUtc="2025-06-24T10:32:00Z">
                  <w:r w:rsidDel="00446A40">
                    <w:rPr>
                      <w:rFonts w:cs="Calibri"/>
                      <w:b/>
                    </w:rPr>
                    <w:delText>0</w:delText>
                  </w:r>
                </w:del>
                <w:ins w:id="2" w:author="Huo, Wendy" w:date="2025-06-24T18:32:00Z" w16du:dateUtc="2025-06-24T10:32:00Z">
                  <w:r>
                    <w:rPr>
                      <w:rFonts w:cs="Calibri"/>
                      <w:b/>
                    </w:rPr>
                    <w:t>0.</w:t>
                  </w:r>
                </w:ins>
                <w:r w:rsidR="00650BBE">
                  <w:rPr>
                    <w:rFonts w:eastAsia="SimHei" w:cs="Calibri" w:hint="eastAsia"/>
                    <w:b/>
                    <w:lang w:eastAsia="zh-CN"/>
                  </w:rPr>
                  <w:t>3</w:t>
                </w:r>
                <w:del w:id="3" w:author="Huo, Wendy" w:date="2025-06-24T18:32:00Z" w16du:dateUtc="2025-06-24T10:32:00Z">
                  <w:r w:rsidDel="00446A40">
                    <w:rPr>
                      <w:rFonts w:cs="Calibri"/>
                      <w:b/>
                    </w:rPr>
                    <w:delText>.1</w:delText>
                  </w:r>
                </w:del>
              </w:p>
            </w:tc>
          </w:sdtContent>
        </w:sdt>
      </w:tr>
      <w:tr w:rsidR="009117DE" w:rsidRPr="00E06629" w14:paraId="31C5B398" w14:textId="77777777" w:rsidTr="75CE1215">
        <w:tc>
          <w:tcPr>
            <w:tcW w:w="2263" w:type="dxa"/>
            <w:vAlign w:val="center"/>
          </w:tcPr>
          <w:p w14:paraId="19BE6CB9" w14:textId="77777777" w:rsidR="009117DE" w:rsidRPr="00E06629" w:rsidRDefault="009117DE" w:rsidP="00F37370">
            <w:pPr>
              <w:spacing w:before="60" w:after="60"/>
              <w:rPr>
                <w:rFonts w:cs="Calibri"/>
              </w:rPr>
            </w:pPr>
            <w:r w:rsidRPr="00E06629">
              <w:rPr>
                <w:rFonts w:cs="Calibri"/>
              </w:rPr>
              <w:t>Last updated by:</w:t>
            </w:r>
          </w:p>
        </w:tc>
        <w:tc>
          <w:tcPr>
            <w:tcW w:w="289" w:type="dxa"/>
            <w:tcBorders>
              <w:top w:val="nil"/>
              <w:bottom w:val="nil"/>
            </w:tcBorders>
            <w:vAlign w:val="center"/>
          </w:tcPr>
          <w:p w14:paraId="395DAC94" w14:textId="77777777" w:rsidR="009117DE" w:rsidRPr="00E06629" w:rsidRDefault="009117DE" w:rsidP="00F37370">
            <w:pPr>
              <w:spacing w:before="60" w:after="60"/>
              <w:rPr>
                <w:rFonts w:cs="Calibri"/>
              </w:rPr>
            </w:pPr>
          </w:p>
        </w:tc>
        <w:tc>
          <w:tcPr>
            <w:tcW w:w="6464" w:type="dxa"/>
            <w:vAlign w:val="center"/>
          </w:tcPr>
          <w:p w14:paraId="59B28C85" w14:textId="24F3FE75" w:rsidR="009117DE" w:rsidRPr="00E06629" w:rsidRDefault="002241B7" w:rsidP="00F37370">
            <w:pPr>
              <w:spacing w:before="60" w:after="60"/>
              <w:rPr>
                <w:rFonts w:cs="Calibri"/>
                <w:b/>
              </w:rPr>
            </w:pPr>
            <w:r>
              <w:rPr>
                <w:rFonts w:cs="Calibri"/>
                <w:b/>
              </w:rPr>
              <w:t>Wendy Huo</w:t>
            </w:r>
            <w:r w:rsidR="00794793" w:rsidRPr="00E06629">
              <w:rPr>
                <w:rFonts w:cs="Calibri"/>
                <w:b/>
              </w:rPr>
              <w:fldChar w:fldCharType="begin"/>
            </w:r>
            <w:r w:rsidR="00794793" w:rsidRPr="00E06629">
              <w:rPr>
                <w:rFonts w:cs="Calibri"/>
                <w:b/>
              </w:rPr>
              <w:instrText xml:space="preserve"> LASTSAVEDBY   \* MERGEFORMAT </w:instrText>
            </w:r>
            <w:r w:rsidR="00794793" w:rsidRPr="00E06629">
              <w:rPr>
                <w:rFonts w:cs="Calibri"/>
                <w:b/>
              </w:rPr>
              <w:fldChar w:fldCharType="end"/>
            </w:r>
          </w:p>
        </w:tc>
      </w:tr>
      <w:tr w:rsidR="009117DE" w:rsidRPr="00E06629" w14:paraId="7628B95D" w14:textId="77777777" w:rsidTr="75CE1215">
        <w:trPr>
          <w:trHeight w:val="203"/>
        </w:trPr>
        <w:tc>
          <w:tcPr>
            <w:tcW w:w="2263" w:type="dxa"/>
            <w:vAlign w:val="center"/>
          </w:tcPr>
          <w:p w14:paraId="08878991" w14:textId="77777777" w:rsidR="009117DE" w:rsidRPr="00E06629" w:rsidRDefault="009117DE" w:rsidP="00F37370">
            <w:pPr>
              <w:spacing w:before="60" w:after="60"/>
              <w:rPr>
                <w:rFonts w:cs="Calibri"/>
              </w:rPr>
            </w:pPr>
            <w:r w:rsidRPr="00E06629">
              <w:rPr>
                <w:rFonts w:cs="Calibri"/>
              </w:rPr>
              <w:t>Date:</w:t>
            </w:r>
          </w:p>
        </w:tc>
        <w:tc>
          <w:tcPr>
            <w:tcW w:w="289" w:type="dxa"/>
            <w:tcBorders>
              <w:top w:val="nil"/>
              <w:bottom w:val="nil"/>
            </w:tcBorders>
            <w:vAlign w:val="center"/>
          </w:tcPr>
          <w:p w14:paraId="52B52DC2" w14:textId="77777777" w:rsidR="009117DE" w:rsidRPr="00E06629" w:rsidRDefault="009117DE" w:rsidP="00F37370">
            <w:pPr>
              <w:spacing w:before="60" w:after="60"/>
              <w:rPr>
                <w:rFonts w:cs="Calibri"/>
              </w:rPr>
            </w:pPr>
          </w:p>
        </w:tc>
        <w:tc>
          <w:tcPr>
            <w:tcW w:w="6464" w:type="dxa"/>
            <w:vAlign w:val="center"/>
          </w:tcPr>
          <w:p w14:paraId="0BA93A28" w14:textId="3353ACC7" w:rsidR="009117DE" w:rsidRPr="00E06629" w:rsidRDefault="001B2321" w:rsidP="00F37370">
            <w:pPr>
              <w:spacing w:before="60" w:after="60"/>
              <w:rPr>
                <w:rFonts w:cs="Calibri"/>
                <w:b/>
              </w:rPr>
            </w:pPr>
            <w:ins w:id="4" w:author="Huo, Wendy" w:date="2025-07-04T16:05:00Z" w16du:dateUtc="2025-07-04T08:05:00Z">
              <w:r>
                <w:rPr>
                  <w:rFonts w:eastAsia="SimHei" w:cs="Calibri" w:hint="eastAsia"/>
                  <w:b/>
                  <w:lang w:eastAsia="zh-CN"/>
                </w:rPr>
                <w:t>04</w:t>
              </w:r>
            </w:ins>
            <w:del w:id="5" w:author="Huo, Wendy" w:date="2025-07-04T16:05:00Z" w16du:dateUtc="2025-07-04T08:05:00Z">
              <w:r w:rsidR="002241B7" w:rsidDel="001B2321">
                <w:rPr>
                  <w:rFonts w:cs="Calibri"/>
                  <w:b/>
                </w:rPr>
                <w:delText>2</w:delText>
              </w:r>
            </w:del>
            <w:del w:id="6" w:author="Huo, Wendy" w:date="2025-06-24T19:17:00Z" w16du:dateUtc="2025-06-24T11:17:00Z">
              <w:r w:rsidR="002241B7" w:rsidDel="00A05578">
                <w:rPr>
                  <w:rFonts w:cs="Calibri"/>
                  <w:b/>
                </w:rPr>
                <w:delText>0</w:delText>
              </w:r>
            </w:del>
            <w:r w:rsidR="004D7328">
              <w:rPr>
                <w:rFonts w:cs="Calibri"/>
                <w:b/>
              </w:rPr>
              <w:t xml:space="preserve"> Ju</w:t>
            </w:r>
            <w:ins w:id="7" w:author="Huo, Wendy" w:date="2025-07-04T16:05:00Z" w16du:dateUtc="2025-07-04T08:05:00Z">
              <w:r>
                <w:rPr>
                  <w:rFonts w:eastAsia="SimHei" w:cs="Calibri" w:hint="eastAsia"/>
                  <w:b/>
                  <w:lang w:eastAsia="zh-CN"/>
                </w:rPr>
                <w:t>l</w:t>
              </w:r>
            </w:ins>
            <w:del w:id="8" w:author="Huo, Wendy" w:date="2025-07-04T16:05:00Z" w16du:dateUtc="2025-07-04T08:05:00Z">
              <w:r w:rsidR="004D7328" w:rsidDel="001B2321">
                <w:rPr>
                  <w:rFonts w:cs="Calibri"/>
                  <w:b/>
                </w:rPr>
                <w:delText>n</w:delText>
              </w:r>
            </w:del>
            <w:r w:rsidR="004D7328">
              <w:rPr>
                <w:rFonts w:cs="Calibri"/>
                <w:b/>
              </w:rPr>
              <w:t xml:space="preserve"> 202</w:t>
            </w:r>
            <w:r w:rsidR="002241B7">
              <w:rPr>
                <w:rFonts w:cs="Calibri"/>
                <w:b/>
              </w:rPr>
              <w:t>5</w:t>
            </w:r>
          </w:p>
        </w:tc>
      </w:tr>
      <w:tr w:rsidR="009117DE" w:rsidRPr="00E06629" w14:paraId="0281ABF0" w14:textId="77777777" w:rsidTr="75CE1215">
        <w:tc>
          <w:tcPr>
            <w:tcW w:w="2263" w:type="dxa"/>
            <w:vAlign w:val="center"/>
          </w:tcPr>
          <w:p w14:paraId="135C24C4" w14:textId="77777777" w:rsidR="009117DE" w:rsidRPr="00E06629" w:rsidRDefault="009117DE" w:rsidP="00F37370">
            <w:pPr>
              <w:spacing w:before="60" w:after="60"/>
              <w:rPr>
                <w:rFonts w:cs="Calibri"/>
              </w:rPr>
            </w:pPr>
            <w:r w:rsidRPr="00E06629">
              <w:rPr>
                <w:rFonts w:cs="Calibri"/>
              </w:rPr>
              <w:t>Status:</w:t>
            </w:r>
          </w:p>
        </w:tc>
        <w:tc>
          <w:tcPr>
            <w:tcW w:w="289" w:type="dxa"/>
            <w:tcBorders>
              <w:top w:val="nil"/>
              <w:bottom w:val="nil"/>
            </w:tcBorders>
            <w:vAlign w:val="center"/>
          </w:tcPr>
          <w:p w14:paraId="50FB2FF8" w14:textId="77777777" w:rsidR="009117DE" w:rsidRPr="00E06629" w:rsidRDefault="009117DE" w:rsidP="00F37370">
            <w:pPr>
              <w:spacing w:before="60" w:after="60"/>
              <w:rPr>
                <w:rFonts w:cs="Calibri"/>
              </w:rPr>
            </w:pPr>
          </w:p>
        </w:tc>
        <w:sdt>
          <w:sdtPr>
            <w:rPr>
              <w:rFonts w:cs="Calibri"/>
              <w:b/>
            </w:rPr>
            <w:alias w:val="Status"/>
            <w:tag w:val=""/>
            <w:id w:val="1222167122"/>
            <w:placeholder>
              <w:docPart w:val="728196039D8C457A84BAB5D344712D9A"/>
            </w:placeholder>
            <w:dataBinding w:prefixMappings="xmlns:ns0='http://purl.org/dc/elements/1.1/' xmlns:ns1='http://schemas.openxmlformats.org/package/2006/metadata/core-properties' " w:xpath="/ns1:coreProperties[1]/ns1:contentStatus[1]" w:storeItemID="{6C3C8BC8-F283-45AE-878A-BAB7291924A1}"/>
            <w:text/>
          </w:sdtPr>
          <w:sdtContent>
            <w:tc>
              <w:tcPr>
                <w:tcW w:w="6464" w:type="dxa"/>
                <w:vAlign w:val="center"/>
              </w:tcPr>
              <w:p w14:paraId="4F6C22D9" w14:textId="6369E446" w:rsidR="009117DE" w:rsidRPr="00E06629" w:rsidRDefault="005C60E6" w:rsidP="00F37370">
                <w:pPr>
                  <w:spacing w:before="60" w:after="60"/>
                  <w:rPr>
                    <w:rFonts w:cs="Calibri"/>
                    <w:b/>
                  </w:rPr>
                </w:pPr>
                <w:r w:rsidRPr="00E06629">
                  <w:rPr>
                    <w:rFonts w:cs="Calibri"/>
                    <w:b/>
                  </w:rPr>
                  <w:t>In Review</w:t>
                </w:r>
              </w:p>
            </w:tc>
          </w:sdtContent>
        </w:sdt>
      </w:tr>
    </w:tbl>
    <w:p w14:paraId="43ADC624" w14:textId="77777777" w:rsidR="00FE207E" w:rsidRPr="00E06629" w:rsidRDefault="00FE207E">
      <w:pPr>
        <w:rPr>
          <w:rFonts w:cs="Calibri"/>
        </w:rPr>
      </w:pPr>
    </w:p>
    <w:tbl>
      <w:tblPr>
        <w:tblpPr w:leftFromText="181" w:rightFromText="181" w:vertAnchor="page" w:horzAnchor="margin" w:tblpY="3601"/>
        <w:tblW w:w="0" w:type="auto"/>
        <w:tblLook w:val="01E0" w:firstRow="1" w:lastRow="1" w:firstColumn="1" w:lastColumn="1" w:noHBand="0" w:noVBand="0"/>
      </w:tblPr>
      <w:tblGrid>
        <w:gridCol w:w="8551"/>
      </w:tblGrid>
      <w:tr w:rsidR="00AB1B66" w:rsidRPr="00E06629" w14:paraId="50130B7E" w14:textId="77777777" w:rsidTr="00AB1B66">
        <w:tc>
          <w:tcPr>
            <w:tcW w:w="8551" w:type="dxa"/>
            <w:tcBorders>
              <w:top w:val="single" w:sz="4" w:space="0" w:color="auto"/>
              <w:left w:val="nil"/>
              <w:bottom w:val="nil"/>
              <w:right w:val="nil"/>
            </w:tcBorders>
          </w:tcPr>
          <w:p w14:paraId="7C973682" w14:textId="083E53CD" w:rsidR="00AB1B66" w:rsidRPr="00E06629" w:rsidRDefault="00000000" w:rsidP="00AB1B66">
            <w:pPr>
              <w:jc w:val="center"/>
              <w:rPr>
                <w:rFonts w:cs="Calibri"/>
                <w:b/>
              </w:rPr>
            </w:pPr>
            <w:sdt>
              <w:sdtPr>
                <w:rPr>
                  <w:rFonts w:cs="Calibri"/>
                  <w:b/>
                  <w:sz w:val="32"/>
                  <w:szCs w:val="32"/>
                </w:rPr>
                <w:alias w:val="Subject"/>
                <w:id w:val="1814839"/>
                <w:placeholder>
                  <w:docPart w:val="92C416CFEF6B4F67BD2B1CC3C102688F"/>
                </w:placeholder>
                <w:dataBinding w:prefixMappings="xmlns:ns0='http://purl.org/dc/elements/1.1/' xmlns:ns1='http://schemas.openxmlformats.org/package/2006/metadata/core-properties' " w:xpath="/ns1:coreProperties[1]/ns0:subject[1]" w:storeItemID="{6C3C8BC8-F283-45AE-878A-BAB7291924A1}"/>
                <w:text/>
              </w:sdtPr>
              <w:sdtContent>
                <w:r w:rsidR="0047272D" w:rsidRPr="00E06629">
                  <w:rPr>
                    <w:rFonts w:cs="Calibri"/>
                    <w:b/>
                    <w:sz w:val="32"/>
                    <w:szCs w:val="32"/>
                  </w:rPr>
                  <w:t>HENKEL AG &amp; Co. KGaA</w:t>
                </w:r>
              </w:sdtContent>
            </w:sdt>
          </w:p>
        </w:tc>
      </w:tr>
      <w:tr w:rsidR="00AB1B66" w:rsidRPr="00E06629" w14:paraId="4E85AA73" w14:textId="77777777" w:rsidTr="00AB1B66">
        <w:sdt>
          <w:sdtPr>
            <w:rPr>
              <w:rFonts w:cs="Calibri"/>
              <w:b/>
              <w:sz w:val="44"/>
              <w:szCs w:val="44"/>
            </w:rPr>
            <w:alias w:val="Title"/>
            <w:tag w:val=""/>
            <w:id w:val="-738792626"/>
            <w:placeholder>
              <w:docPart w:val="4F4B49CDC3EB4771A8706544F99EB85D"/>
            </w:placeholder>
            <w:dataBinding w:prefixMappings="xmlns:ns0='http://purl.org/dc/elements/1.1/' xmlns:ns1='http://schemas.openxmlformats.org/package/2006/metadata/core-properties' " w:xpath="/ns1:coreProperties[1]/ns0:title[1]" w:storeItemID="{6C3C8BC8-F283-45AE-878A-BAB7291924A1}"/>
            <w:text/>
          </w:sdtPr>
          <w:sdtContent>
            <w:tc>
              <w:tcPr>
                <w:tcW w:w="8551" w:type="dxa"/>
              </w:tcPr>
              <w:p w14:paraId="05ACBAC4" w14:textId="77777777" w:rsidR="00AB1B66" w:rsidRPr="00E06629" w:rsidRDefault="009F0B9B" w:rsidP="00AB1B66">
                <w:pPr>
                  <w:jc w:val="center"/>
                  <w:rPr>
                    <w:rFonts w:cs="Calibri"/>
                    <w:b/>
                  </w:rPr>
                </w:pPr>
                <w:r w:rsidRPr="00E06629">
                  <w:rPr>
                    <w:rFonts w:cs="Calibri"/>
                    <w:b/>
                    <w:sz w:val="44"/>
                    <w:szCs w:val="44"/>
                  </w:rPr>
                  <w:t>Statement of Work</w:t>
                </w:r>
              </w:p>
            </w:tc>
          </w:sdtContent>
        </w:sdt>
      </w:tr>
      <w:tr w:rsidR="00AB1B66" w:rsidRPr="00E06629" w14:paraId="16572913" w14:textId="77777777" w:rsidTr="00AB1B66">
        <w:tblPrEx>
          <w:jc w:val="center"/>
        </w:tblPrEx>
        <w:trPr>
          <w:jc w:val="center"/>
        </w:trPr>
        <w:tc>
          <w:tcPr>
            <w:tcW w:w="8551" w:type="dxa"/>
            <w:tcBorders>
              <w:bottom w:val="single" w:sz="4" w:space="0" w:color="auto"/>
            </w:tcBorders>
          </w:tcPr>
          <w:p w14:paraId="78E8CEEC" w14:textId="20130C7F" w:rsidR="00AB1B66" w:rsidRPr="00E06629" w:rsidRDefault="00000000" w:rsidP="00AB1B66">
            <w:pPr>
              <w:jc w:val="center"/>
              <w:rPr>
                <w:rFonts w:cs="Calibri"/>
                <w:i/>
              </w:rPr>
            </w:pPr>
            <w:sdt>
              <w:sdtPr>
                <w:rPr>
                  <w:rFonts w:cs="Calibri"/>
                  <w:b/>
                  <w:i/>
                  <w:sz w:val="28"/>
                  <w:szCs w:val="28"/>
                </w:rPr>
                <w:alias w:val="Category"/>
                <w:id w:val="1814838"/>
                <w:placeholder>
                  <w:docPart w:val="E94A8BE1EEDD46E6B0832826E29723F7"/>
                </w:placeholder>
                <w:dataBinding w:prefixMappings="xmlns:ns0='http://purl.org/dc/elements/1.1/' xmlns:ns1='http://schemas.openxmlformats.org/package/2006/metadata/core-properties' " w:xpath="/ns1:coreProperties[1]/ns1:category[1]" w:storeItemID="{6C3C8BC8-F283-45AE-878A-BAB7291924A1}"/>
                <w:text/>
              </w:sdtPr>
              <w:sdtContent>
                <w:del w:id="9" w:author="Tiwari, Shravan" w:date="2025-06-24T16:24:00Z" w16du:dateUtc="2025-06-24T08:24:00Z">
                  <w:r w:rsidR="00E63FA8" w:rsidDel="00E63FA8">
                    <w:rPr>
                      <w:rFonts w:cs="Calibri"/>
                      <w:b/>
                      <w:i/>
                      <w:sz w:val="28"/>
                      <w:szCs w:val="28"/>
                    </w:rPr>
                    <w:delText>SampleManager Implementation For Henkel Rollout</w:delText>
                  </w:r>
                </w:del>
                <w:ins w:id="10" w:author="Tiwari, Shravan" w:date="2025-06-24T16:24:00Z" w16du:dateUtc="2025-06-24T08:24:00Z">
                  <w:r w:rsidR="00E63FA8">
                    <w:rPr>
                      <w:rFonts w:cs="Calibri"/>
                      <w:b/>
                      <w:i/>
                      <w:sz w:val="28"/>
                      <w:szCs w:val="28"/>
                    </w:rPr>
                    <w:t>SampleManager Rollout</w:t>
                  </w:r>
                </w:ins>
              </w:sdtContent>
            </w:sdt>
          </w:p>
        </w:tc>
      </w:tr>
    </w:tbl>
    <w:p w14:paraId="28CF82C3" w14:textId="77777777" w:rsidR="00AB1B66" w:rsidRDefault="00AB1B66">
      <w:pPr>
        <w:rPr>
          <w:rFonts w:cs="Calibri"/>
        </w:rPr>
      </w:pPr>
    </w:p>
    <w:p w14:paraId="25DF8B2B" w14:textId="77777777" w:rsidR="00FA0712" w:rsidRPr="00E06629" w:rsidRDefault="00FA0712">
      <w:pPr>
        <w:rPr>
          <w:rFonts w:cs="Calibri"/>
        </w:rPr>
      </w:pPr>
    </w:p>
    <w:p w14:paraId="3BD849E8" w14:textId="77777777" w:rsidR="00AB1B66" w:rsidRPr="00E06629" w:rsidRDefault="00AB1B66">
      <w:pPr>
        <w:rPr>
          <w:rFonts w:cs="Calibri"/>
        </w:rPr>
      </w:pPr>
    </w:p>
    <w:p w14:paraId="6AE641F6" w14:textId="77777777" w:rsidR="00877326" w:rsidRPr="00E06629" w:rsidRDefault="00877326">
      <w:pPr>
        <w:rPr>
          <w:rFonts w:cs="Calibri"/>
        </w:rPr>
        <w:sectPr w:rsidR="00877326" w:rsidRPr="00E06629" w:rsidSect="00ED4942">
          <w:headerReference w:type="default" r:id="rId11"/>
          <w:footerReference w:type="default" r:id="rId12"/>
          <w:headerReference w:type="first" r:id="rId13"/>
          <w:footerReference w:type="first" r:id="rId14"/>
          <w:pgSz w:w="11906" w:h="16838"/>
          <w:pgMar w:top="1134" w:right="1016" w:bottom="1134" w:left="1440" w:header="709" w:footer="709" w:gutter="0"/>
          <w:cols w:space="708"/>
          <w:titlePg/>
          <w:docGrid w:linePitch="360"/>
        </w:sectPr>
      </w:pPr>
    </w:p>
    <w:p w14:paraId="1E7D67FD" w14:textId="77777777" w:rsidR="00393E80" w:rsidRPr="00E06629" w:rsidRDefault="00393E80">
      <w:pPr>
        <w:rPr>
          <w:rFonts w:cs="Calibri"/>
        </w:rPr>
      </w:pPr>
    </w:p>
    <w:p w14:paraId="6291DE7E" w14:textId="77777777" w:rsidR="0042422D" w:rsidRPr="00E06629" w:rsidRDefault="0042422D" w:rsidP="0042422D">
      <w:pPr>
        <w:pStyle w:val="Guidance"/>
        <w:rPr>
          <w:rFonts w:ascii="Calibri" w:hAnsi="Calibri" w:cs="Calibri"/>
          <w:b/>
          <w:color w:val="auto"/>
          <w:sz w:val="24"/>
          <w:szCs w:val="24"/>
        </w:rPr>
      </w:pPr>
      <w:r w:rsidRPr="00E06629">
        <w:rPr>
          <w:rFonts w:ascii="Calibri" w:hAnsi="Calibri" w:cs="Calibri"/>
          <w:b/>
          <w:color w:val="auto"/>
          <w:sz w:val="24"/>
          <w:szCs w:val="24"/>
        </w:rPr>
        <w:t>Revision History</w:t>
      </w:r>
    </w:p>
    <w:tbl>
      <w:tblPr>
        <w:tblStyle w:val="TFSTable1"/>
        <w:tblW w:w="4985" w:type="pct"/>
        <w:tblLayout w:type="fixed"/>
        <w:tblLook w:val="04A0" w:firstRow="1" w:lastRow="0" w:firstColumn="1" w:lastColumn="0" w:noHBand="0" w:noVBand="1"/>
      </w:tblPr>
      <w:tblGrid>
        <w:gridCol w:w="982"/>
        <w:gridCol w:w="1277"/>
        <w:gridCol w:w="3971"/>
        <w:gridCol w:w="3172"/>
      </w:tblGrid>
      <w:tr w:rsidR="00FB33C9" w:rsidRPr="00E568E7" w14:paraId="01F3849D" w14:textId="77777777" w:rsidTr="00D90161">
        <w:trPr>
          <w:cnfStyle w:val="100000000000" w:firstRow="1" w:lastRow="0" w:firstColumn="0" w:lastColumn="0" w:oddVBand="0" w:evenVBand="0" w:oddHBand="0" w:evenHBand="0" w:firstRowFirstColumn="0" w:firstRowLastColumn="0" w:lastRowFirstColumn="0" w:lastRowLastColumn="0"/>
        </w:trPr>
        <w:tc>
          <w:tcPr>
            <w:tcW w:w="522" w:type="pct"/>
          </w:tcPr>
          <w:p w14:paraId="1111680F" w14:textId="77777777" w:rsidR="0042422D" w:rsidRPr="00E568E7" w:rsidRDefault="0042422D" w:rsidP="00EE3CA8">
            <w:pPr>
              <w:spacing w:before="40" w:after="40"/>
              <w:jc w:val="center"/>
              <w:rPr>
                <w:rFonts w:cs="Calibri"/>
                <w:b w:val="0"/>
                <w:sz w:val="22"/>
                <w:szCs w:val="22"/>
                <w:lang w:val="en-GB"/>
              </w:rPr>
            </w:pPr>
            <w:r w:rsidRPr="00E568E7">
              <w:rPr>
                <w:rFonts w:cs="Calibri"/>
                <w:sz w:val="22"/>
                <w:szCs w:val="22"/>
                <w:lang w:val="en-GB"/>
              </w:rPr>
              <w:t>Version</w:t>
            </w:r>
          </w:p>
        </w:tc>
        <w:tc>
          <w:tcPr>
            <w:tcW w:w="679" w:type="pct"/>
          </w:tcPr>
          <w:p w14:paraId="63D1CA95" w14:textId="77777777" w:rsidR="0042422D" w:rsidRPr="00E568E7" w:rsidRDefault="0042422D" w:rsidP="00EE3CA8">
            <w:pPr>
              <w:spacing w:before="40" w:after="40"/>
              <w:rPr>
                <w:rFonts w:cs="Calibri"/>
                <w:b w:val="0"/>
                <w:sz w:val="22"/>
                <w:szCs w:val="22"/>
                <w:lang w:val="en-GB"/>
              </w:rPr>
            </w:pPr>
            <w:r w:rsidRPr="00E568E7">
              <w:rPr>
                <w:rFonts w:cs="Calibri"/>
                <w:sz w:val="22"/>
                <w:szCs w:val="22"/>
                <w:lang w:val="en-GB"/>
              </w:rPr>
              <w:t>Date</w:t>
            </w:r>
          </w:p>
        </w:tc>
        <w:tc>
          <w:tcPr>
            <w:tcW w:w="2112" w:type="pct"/>
          </w:tcPr>
          <w:p w14:paraId="0255ACBF" w14:textId="77777777" w:rsidR="0042422D" w:rsidRPr="00E568E7" w:rsidRDefault="0042422D" w:rsidP="00EE3CA8">
            <w:pPr>
              <w:spacing w:before="40" w:after="40"/>
              <w:jc w:val="center"/>
              <w:rPr>
                <w:rFonts w:cs="Calibri"/>
                <w:b w:val="0"/>
                <w:sz w:val="22"/>
                <w:szCs w:val="22"/>
                <w:lang w:val="en-GB"/>
              </w:rPr>
            </w:pPr>
            <w:r w:rsidRPr="00E568E7">
              <w:rPr>
                <w:rFonts w:cs="Calibri"/>
                <w:sz w:val="22"/>
                <w:szCs w:val="22"/>
                <w:lang w:val="en-GB"/>
              </w:rPr>
              <w:t>Author</w:t>
            </w:r>
          </w:p>
        </w:tc>
        <w:tc>
          <w:tcPr>
            <w:tcW w:w="1687" w:type="pct"/>
          </w:tcPr>
          <w:p w14:paraId="2BD0BD1B" w14:textId="77777777" w:rsidR="0042422D" w:rsidRPr="00E568E7" w:rsidRDefault="0042422D" w:rsidP="00EE3CA8">
            <w:pPr>
              <w:spacing w:before="40" w:after="40"/>
              <w:jc w:val="center"/>
              <w:rPr>
                <w:rFonts w:cs="Calibri"/>
                <w:b w:val="0"/>
                <w:sz w:val="22"/>
                <w:szCs w:val="22"/>
                <w:lang w:val="en-GB"/>
              </w:rPr>
            </w:pPr>
            <w:r w:rsidRPr="00E568E7">
              <w:rPr>
                <w:rFonts w:cs="Calibri"/>
                <w:sz w:val="22"/>
                <w:szCs w:val="22"/>
                <w:lang w:val="en-GB"/>
              </w:rPr>
              <w:t>Notes</w:t>
            </w:r>
          </w:p>
        </w:tc>
      </w:tr>
      <w:tr w:rsidR="00FB33C9" w:rsidRPr="00E568E7" w14:paraId="5D7F93D3" w14:textId="77777777" w:rsidTr="00D90161">
        <w:tc>
          <w:tcPr>
            <w:tcW w:w="522" w:type="pct"/>
            <w:vAlign w:val="center"/>
          </w:tcPr>
          <w:p w14:paraId="7633304E" w14:textId="58CF52A3" w:rsidR="0042422D" w:rsidRPr="00E568E7" w:rsidRDefault="00AD1517" w:rsidP="00EE3CA8">
            <w:pPr>
              <w:spacing w:before="40" w:after="40"/>
              <w:jc w:val="center"/>
              <w:rPr>
                <w:rFonts w:cs="Calibri"/>
                <w:sz w:val="22"/>
                <w:szCs w:val="22"/>
                <w:lang w:val="en-GB"/>
              </w:rPr>
            </w:pPr>
            <w:r w:rsidRPr="00E568E7">
              <w:rPr>
                <w:rFonts w:cs="Calibri"/>
                <w:sz w:val="22"/>
                <w:szCs w:val="22"/>
                <w:lang w:val="en-GB"/>
              </w:rPr>
              <w:t>0.1</w:t>
            </w:r>
          </w:p>
        </w:tc>
        <w:tc>
          <w:tcPr>
            <w:tcW w:w="679" w:type="pct"/>
            <w:vAlign w:val="center"/>
          </w:tcPr>
          <w:p w14:paraId="24D1262A" w14:textId="472964B8" w:rsidR="0042422D" w:rsidRPr="00E568E7" w:rsidRDefault="007012C3" w:rsidP="00EE3CA8">
            <w:pPr>
              <w:spacing w:before="40" w:after="40"/>
              <w:rPr>
                <w:rFonts w:cs="Calibri"/>
                <w:sz w:val="22"/>
                <w:szCs w:val="22"/>
                <w:lang w:val="en-GB"/>
              </w:rPr>
            </w:pPr>
            <w:r>
              <w:rPr>
                <w:rFonts w:cs="Calibri"/>
                <w:sz w:val="22"/>
                <w:szCs w:val="22"/>
                <w:lang w:val="en-GB"/>
              </w:rPr>
              <w:t>20</w:t>
            </w:r>
            <w:r w:rsidR="003C1D98" w:rsidRPr="00E568E7">
              <w:rPr>
                <w:rFonts w:cs="Calibri"/>
                <w:sz w:val="22"/>
                <w:szCs w:val="22"/>
                <w:lang w:val="en-GB"/>
              </w:rPr>
              <w:t>-</w:t>
            </w:r>
            <w:r>
              <w:rPr>
                <w:rFonts w:cs="Calibri"/>
                <w:sz w:val="22"/>
                <w:szCs w:val="22"/>
                <w:lang w:val="en-GB"/>
              </w:rPr>
              <w:t>Jun</w:t>
            </w:r>
            <w:r w:rsidR="00D6083B" w:rsidRPr="00E568E7">
              <w:rPr>
                <w:rFonts w:cs="Calibri"/>
                <w:sz w:val="22"/>
                <w:szCs w:val="22"/>
                <w:lang w:val="en-GB"/>
              </w:rPr>
              <w:t>-2</w:t>
            </w:r>
            <w:r>
              <w:rPr>
                <w:rFonts w:cs="Calibri"/>
                <w:sz w:val="22"/>
                <w:szCs w:val="22"/>
                <w:lang w:val="en-GB"/>
              </w:rPr>
              <w:t>5</w:t>
            </w:r>
          </w:p>
        </w:tc>
        <w:tc>
          <w:tcPr>
            <w:tcW w:w="2112" w:type="pct"/>
            <w:vAlign w:val="center"/>
          </w:tcPr>
          <w:p w14:paraId="06B1CD30" w14:textId="77BAFE4C" w:rsidR="0042422D" w:rsidRPr="00E568E7" w:rsidRDefault="007012C3" w:rsidP="00EE3CA8">
            <w:pPr>
              <w:spacing w:before="40" w:after="40"/>
              <w:rPr>
                <w:rFonts w:cs="Calibri"/>
                <w:sz w:val="22"/>
                <w:szCs w:val="22"/>
                <w:lang w:val="en-GB"/>
              </w:rPr>
            </w:pPr>
            <w:r>
              <w:rPr>
                <w:rFonts w:cs="Calibri"/>
                <w:sz w:val="22"/>
                <w:szCs w:val="22"/>
                <w:lang w:val="en-GB"/>
              </w:rPr>
              <w:t>Wendy</w:t>
            </w:r>
          </w:p>
        </w:tc>
        <w:tc>
          <w:tcPr>
            <w:tcW w:w="1687" w:type="pct"/>
            <w:vAlign w:val="center"/>
          </w:tcPr>
          <w:p w14:paraId="6E195931" w14:textId="6ADC0BE5" w:rsidR="0042422D" w:rsidRPr="00E568E7" w:rsidRDefault="00CA5AB1" w:rsidP="00EE3CA8">
            <w:pPr>
              <w:spacing w:before="40" w:after="40"/>
              <w:rPr>
                <w:rFonts w:cs="Calibri"/>
                <w:sz w:val="22"/>
                <w:szCs w:val="22"/>
                <w:lang w:val="en-GB"/>
              </w:rPr>
            </w:pPr>
            <w:r w:rsidRPr="00E568E7">
              <w:rPr>
                <w:rFonts w:cs="Calibri"/>
                <w:sz w:val="22"/>
                <w:szCs w:val="22"/>
                <w:lang w:val="en-GB"/>
              </w:rPr>
              <w:t>Created initial draft</w:t>
            </w:r>
          </w:p>
        </w:tc>
      </w:tr>
      <w:tr w:rsidR="00FB33C9" w:rsidRPr="00E568E7" w14:paraId="0B255A09" w14:textId="77777777" w:rsidTr="00D90161">
        <w:tc>
          <w:tcPr>
            <w:tcW w:w="522" w:type="pct"/>
            <w:vAlign w:val="center"/>
          </w:tcPr>
          <w:p w14:paraId="0256FC91" w14:textId="73B47A25" w:rsidR="00CA5AB1" w:rsidRPr="00E568E7" w:rsidRDefault="00EF36D0" w:rsidP="00FB33C9">
            <w:pPr>
              <w:spacing w:before="40" w:after="40"/>
              <w:jc w:val="center"/>
              <w:rPr>
                <w:rFonts w:cs="Calibri"/>
                <w:sz w:val="22"/>
                <w:szCs w:val="22"/>
                <w:lang w:val="en-GB"/>
              </w:rPr>
            </w:pPr>
            <w:ins w:id="11" w:author="Huo, Wendy" w:date="2025-06-24T18:36:00Z" w16du:dateUtc="2025-06-24T10:36:00Z">
              <w:r>
                <w:rPr>
                  <w:rFonts w:cs="Calibri"/>
                  <w:sz w:val="22"/>
                  <w:szCs w:val="22"/>
                  <w:lang w:val="en-GB"/>
                </w:rPr>
                <w:t>0.2</w:t>
              </w:r>
            </w:ins>
          </w:p>
        </w:tc>
        <w:tc>
          <w:tcPr>
            <w:tcW w:w="679" w:type="pct"/>
            <w:vAlign w:val="center"/>
          </w:tcPr>
          <w:p w14:paraId="5E240444" w14:textId="68AC2481" w:rsidR="00CA5AB1" w:rsidRPr="00E568E7" w:rsidRDefault="00EF36D0" w:rsidP="00CA5AB1">
            <w:pPr>
              <w:spacing w:before="40" w:after="40"/>
              <w:rPr>
                <w:rFonts w:cs="Calibri"/>
                <w:sz w:val="22"/>
                <w:szCs w:val="22"/>
                <w:lang w:val="en-GB"/>
              </w:rPr>
            </w:pPr>
            <w:ins w:id="12" w:author="Huo, Wendy" w:date="2025-06-24T18:36:00Z" w16du:dateUtc="2025-06-24T10:36:00Z">
              <w:r>
                <w:rPr>
                  <w:rFonts w:cs="Calibri"/>
                  <w:sz w:val="22"/>
                  <w:szCs w:val="22"/>
                  <w:lang w:val="en-GB"/>
                </w:rPr>
                <w:t>24-Jun-25</w:t>
              </w:r>
            </w:ins>
          </w:p>
        </w:tc>
        <w:tc>
          <w:tcPr>
            <w:tcW w:w="2112" w:type="pct"/>
            <w:vAlign w:val="center"/>
          </w:tcPr>
          <w:p w14:paraId="26C48A63" w14:textId="0017EF46" w:rsidR="00CA5AB1" w:rsidRPr="00E568E7" w:rsidRDefault="00EF36D0" w:rsidP="00CA5AB1">
            <w:pPr>
              <w:spacing w:before="40" w:after="40"/>
              <w:rPr>
                <w:rFonts w:cs="Calibri"/>
                <w:sz w:val="22"/>
                <w:szCs w:val="22"/>
                <w:lang w:val="en-GB"/>
              </w:rPr>
            </w:pPr>
            <w:ins w:id="13" w:author="Huo, Wendy" w:date="2025-06-24T18:36:00Z" w16du:dateUtc="2025-06-24T10:36:00Z">
              <w:r>
                <w:rPr>
                  <w:rFonts w:cs="Calibri"/>
                  <w:sz w:val="22"/>
                  <w:szCs w:val="22"/>
                  <w:lang w:val="en-GB"/>
                </w:rPr>
                <w:t>Tracy/Nishi/Shravan/Wendy</w:t>
              </w:r>
            </w:ins>
          </w:p>
        </w:tc>
        <w:tc>
          <w:tcPr>
            <w:tcW w:w="1687" w:type="pct"/>
            <w:vAlign w:val="center"/>
          </w:tcPr>
          <w:p w14:paraId="5CFDAEBC" w14:textId="3B443D85" w:rsidR="00CA5AB1" w:rsidRPr="00E568E7" w:rsidRDefault="00EF36D0" w:rsidP="00CA5AB1">
            <w:pPr>
              <w:spacing w:before="40" w:after="40"/>
              <w:rPr>
                <w:rFonts w:cs="Calibri"/>
                <w:sz w:val="22"/>
                <w:szCs w:val="22"/>
                <w:lang w:val="en-GB"/>
              </w:rPr>
            </w:pPr>
            <w:ins w:id="14" w:author="Huo, Wendy" w:date="2025-06-24T18:36:00Z" w16du:dateUtc="2025-06-24T10:36:00Z">
              <w:r>
                <w:rPr>
                  <w:rFonts w:cs="Calibri"/>
                  <w:sz w:val="22"/>
                  <w:szCs w:val="22"/>
                  <w:lang w:val="en-GB"/>
                </w:rPr>
                <w:t>Review</w:t>
              </w:r>
            </w:ins>
            <w:ins w:id="15" w:author="Huo, Wendy" w:date="2025-06-24T18:37:00Z" w16du:dateUtc="2025-06-24T10:37:00Z">
              <w:r w:rsidR="004A1E20">
                <w:rPr>
                  <w:rFonts w:cs="Calibri"/>
                  <w:sz w:val="22"/>
                  <w:szCs w:val="22"/>
                  <w:lang w:val="en-GB"/>
                </w:rPr>
                <w:t>ed</w:t>
              </w:r>
            </w:ins>
            <w:ins w:id="16" w:author="Huo, Wendy" w:date="2025-06-24T18:36:00Z" w16du:dateUtc="2025-06-24T10:36:00Z">
              <w:r>
                <w:rPr>
                  <w:rFonts w:cs="Calibri"/>
                  <w:sz w:val="22"/>
                  <w:szCs w:val="22"/>
                  <w:lang w:val="en-GB"/>
                </w:rPr>
                <w:t xml:space="preserve"> and modif</w:t>
              </w:r>
            </w:ins>
            <w:ins w:id="17" w:author="Huo, Wendy" w:date="2025-06-24T18:37:00Z" w16du:dateUtc="2025-06-24T10:37:00Z">
              <w:r w:rsidR="004A1E20">
                <w:rPr>
                  <w:rFonts w:cs="Calibri"/>
                  <w:sz w:val="22"/>
                  <w:szCs w:val="22"/>
                  <w:lang w:val="en-GB"/>
                </w:rPr>
                <w:t>ied</w:t>
              </w:r>
            </w:ins>
          </w:p>
        </w:tc>
      </w:tr>
      <w:tr w:rsidR="00662610" w:rsidRPr="00E568E7" w14:paraId="212AAB77" w14:textId="77777777" w:rsidTr="00D90161">
        <w:tc>
          <w:tcPr>
            <w:tcW w:w="522" w:type="pct"/>
            <w:vAlign w:val="center"/>
          </w:tcPr>
          <w:p w14:paraId="32FBC8C9" w14:textId="5D61DA01" w:rsidR="00662610" w:rsidRPr="008B46CD" w:rsidRDefault="008B46CD" w:rsidP="00662610">
            <w:pPr>
              <w:spacing w:before="40" w:after="40"/>
              <w:jc w:val="center"/>
              <w:rPr>
                <w:rFonts w:eastAsia="SimHei" w:cs="Calibri"/>
                <w:sz w:val="22"/>
                <w:szCs w:val="22"/>
                <w:lang w:val="en-GB" w:eastAsia="zh-CN"/>
              </w:rPr>
            </w:pPr>
            <w:r>
              <w:rPr>
                <w:rFonts w:eastAsia="SimHei" w:cs="Calibri" w:hint="eastAsia"/>
                <w:sz w:val="22"/>
                <w:szCs w:val="22"/>
                <w:lang w:val="en-GB" w:eastAsia="zh-CN"/>
              </w:rPr>
              <w:t>0.3</w:t>
            </w:r>
          </w:p>
        </w:tc>
        <w:tc>
          <w:tcPr>
            <w:tcW w:w="679" w:type="pct"/>
            <w:vAlign w:val="center"/>
          </w:tcPr>
          <w:p w14:paraId="0052A5BC" w14:textId="1EF4F458" w:rsidR="00662610" w:rsidRPr="008B46CD" w:rsidRDefault="008B46CD" w:rsidP="00662610">
            <w:pPr>
              <w:spacing w:before="40" w:after="40"/>
              <w:rPr>
                <w:rFonts w:eastAsia="SimHei" w:cs="Calibri"/>
                <w:sz w:val="22"/>
                <w:szCs w:val="22"/>
                <w:lang w:val="en-GB" w:eastAsia="zh-CN"/>
              </w:rPr>
            </w:pPr>
            <w:r>
              <w:rPr>
                <w:rFonts w:eastAsia="SimHei" w:cs="Calibri" w:hint="eastAsia"/>
                <w:sz w:val="22"/>
                <w:szCs w:val="22"/>
                <w:lang w:val="en-GB" w:eastAsia="zh-CN"/>
              </w:rPr>
              <w:t>04-Jul-25</w:t>
            </w:r>
          </w:p>
        </w:tc>
        <w:tc>
          <w:tcPr>
            <w:tcW w:w="2112" w:type="pct"/>
            <w:vAlign w:val="center"/>
          </w:tcPr>
          <w:p w14:paraId="7DACC12F" w14:textId="3A5790E1" w:rsidR="00662610" w:rsidRPr="008B46CD" w:rsidRDefault="008B46CD" w:rsidP="00662610">
            <w:pPr>
              <w:spacing w:before="40" w:after="40"/>
              <w:rPr>
                <w:rFonts w:eastAsia="SimHei" w:cs="Calibri"/>
                <w:sz w:val="22"/>
                <w:szCs w:val="22"/>
                <w:lang w:val="en-GB" w:eastAsia="zh-CN"/>
              </w:rPr>
            </w:pPr>
            <w:r>
              <w:rPr>
                <w:rFonts w:eastAsia="SimHei" w:cs="Calibri" w:hint="eastAsia"/>
                <w:sz w:val="22"/>
                <w:szCs w:val="22"/>
                <w:lang w:val="en-GB" w:eastAsia="zh-CN"/>
              </w:rPr>
              <w:t>Wendy</w:t>
            </w:r>
          </w:p>
        </w:tc>
        <w:tc>
          <w:tcPr>
            <w:tcW w:w="1687" w:type="pct"/>
            <w:vAlign w:val="center"/>
          </w:tcPr>
          <w:p w14:paraId="677C2880" w14:textId="64016A38" w:rsidR="00662610" w:rsidRPr="008B46CD" w:rsidRDefault="008B46CD" w:rsidP="00662610">
            <w:pPr>
              <w:spacing w:before="40" w:after="40"/>
              <w:rPr>
                <w:rFonts w:eastAsia="SimHei" w:cs="Calibri"/>
                <w:sz w:val="22"/>
                <w:szCs w:val="22"/>
                <w:lang w:val="en-GB" w:eastAsia="zh-CN"/>
              </w:rPr>
            </w:pPr>
            <w:r>
              <w:rPr>
                <w:rFonts w:eastAsia="SimHei" w:cs="Calibri"/>
                <w:sz w:val="22"/>
                <w:szCs w:val="22"/>
                <w:lang w:val="en-GB" w:eastAsia="zh-CN"/>
              </w:rPr>
              <w:t>M</w:t>
            </w:r>
            <w:r>
              <w:rPr>
                <w:rFonts w:eastAsia="SimHei" w:cs="Calibri" w:hint="eastAsia"/>
                <w:sz w:val="22"/>
                <w:szCs w:val="22"/>
                <w:lang w:val="en-GB" w:eastAsia="zh-CN"/>
              </w:rPr>
              <w:t xml:space="preserve">odification on splitting </w:t>
            </w:r>
            <w:r w:rsidR="00C70651">
              <w:rPr>
                <w:rFonts w:eastAsia="SimHei" w:cs="Calibri" w:hint="eastAsia"/>
                <w:sz w:val="22"/>
                <w:szCs w:val="22"/>
                <w:lang w:val="en-GB" w:eastAsia="zh-CN"/>
              </w:rPr>
              <w:t>Phase 1 into sub-phases Phase 1A &amp; Phase 1B</w:t>
            </w:r>
          </w:p>
        </w:tc>
      </w:tr>
      <w:tr w:rsidR="00FB33C9" w:rsidRPr="00E568E7" w14:paraId="54C67FB8" w14:textId="77777777" w:rsidTr="00D90161">
        <w:tc>
          <w:tcPr>
            <w:tcW w:w="522" w:type="pct"/>
            <w:vAlign w:val="center"/>
          </w:tcPr>
          <w:p w14:paraId="7D00BC75" w14:textId="2A908F73" w:rsidR="0042422D" w:rsidRPr="00E568E7" w:rsidRDefault="0042422D" w:rsidP="00EE3CA8">
            <w:pPr>
              <w:spacing w:before="40" w:after="40"/>
              <w:jc w:val="center"/>
              <w:rPr>
                <w:rFonts w:cs="Calibri"/>
                <w:sz w:val="22"/>
                <w:szCs w:val="22"/>
                <w:lang w:val="en-GB"/>
              </w:rPr>
            </w:pPr>
          </w:p>
        </w:tc>
        <w:tc>
          <w:tcPr>
            <w:tcW w:w="679" w:type="pct"/>
            <w:vAlign w:val="center"/>
          </w:tcPr>
          <w:p w14:paraId="204AD89B" w14:textId="4614E48B" w:rsidR="0042422D" w:rsidRPr="00E568E7" w:rsidRDefault="0042422D" w:rsidP="00EE3CA8">
            <w:pPr>
              <w:spacing w:before="40" w:after="40"/>
              <w:rPr>
                <w:rFonts w:cs="Calibri"/>
                <w:sz w:val="22"/>
                <w:szCs w:val="22"/>
                <w:lang w:val="en-GB"/>
              </w:rPr>
            </w:pPr>
          </w:p>
        </w:tc>
        <w:tc>
          <w:tcPr>
            <w:tcW w:w="2112" w:type="pct"/>
            <w:vAlign w:val="center"/>
          </w:tcPr>
          <w:p w14:paraId="72646EC6" w14:textId="66AAEB61" w:rsidR="0042422D" w:rsidRPr="00E568E7" w:rsidRDefault="0042422D" w:rsidP="00EE3CA8">
            <w:pPr>
              <w:spacing w:before="40" w:after="40"/>
              <w:rPr>
                <w:rFonts w:cs="Calibri"/>
                <w:sz w:val="22"/>
                <w:szCs w:val="22"/>
                <w:lang w:val="en-GB"/>
              </w:rPr>
            </w:pPr>
          </w:p>
        </w:tc>
        <w:tc>
          <w:tcPr>
            <w:tcW w:w="1687" w:type="pct"/>
            <w:vAlign w:val="center"/>
          </w:tcPr>
          <w:p w14:paraId="11FA922D" w14:textId="23ED6E3D" w:rsidR="0042422D" w:rsidRPr="00E568E7" w:rsidRDefault="0042422D" w:rsidP="00EE3CA8">
            <w:pPr>
              <w:spacing w:before="40" w:after="40"/>
              <w:rPr>
                <w:rFonts w:cs="Calibri"/>
                <w:sz w:val="22"/>
                <w:szCs w:val="22"/>
                <w:lang w:val="en-GB"/>
              </w:rPr>
            </w:pPr>
          </w:p>
        </w:tc>
      </w:tr>
      <w:tr w:rsidR="00FB33C9" w:rsidRPr="00E568E7" w14:paraId="0D3B227C" w14:textId="77777777" w:rsidTr="00D90161">
        <w:tc>
          <w:tcPr>
            <w:tcW w:w="522" w:type="pct"/>
            <w:vAlign w:val="center"/>
          </w:tcPr>
          <w:p w14:paraId="5E1E9899" w14:textId="12728A7C" w:rsidR="0042422D" w:rsidRPr="00E568E7" w:rsidRDefault="0042422D" w:rsidP="00EE3CA8">
            <w:pPr>
              <w:spacing w:before="40" w:after="40"/>
              <w:jc w:val="center"/>
              <w:rPr>
                <w:rFonts w:cs="Calibri"/>
                <w:sz w:val="22"/>
                <w:szCs w:val="22"/>
                <w:lang w:val="en-GB"/>
              </w:rPr>
            </w:pPr>
          </w:p>
        </w:tc>
        <w:tc>
          <w:tcPr>
            <w:tcW w:w="679" w:type="pct"/>
            <w:vAlign w:val="center"/>
          </w:tcPr>
          <w:p w14:paraId="56D10EDB" w14:textId="46DFCAC4" w:rsidR="0042422D" w:rsidRPr="00E568E7" w:rsidRDefault="0042422D" w:rsidP="00EE3CA8">
            <w:pPr>
              <w:spacing w:before="40" w:after="40"/>
              <w:rPr>
                <w:rFonts w:cs="Calibri"/>
                <w:sz w:val="22"/>
                <w:szCs w:val="22"/>
                <w:lang w:val="en-GB"/>
              </w:rPr>
            </w:pPr>
          </w:p>
        </w:tc>
        <w:tc>
          <w:tcPr>
            <w:tcW w:w="2112" w:type="pct"/>
            <w:vAlign w:val="center"/>
          </w:tcPr>
          <w:p w14:paraId="2D33C944" w14:textId="3FD0C343" w:rsidR="0042422D" w:rsidRPr="00E568E7" w:rsidRDefault="0042422D" w:rsidP="00EE3CA8">
            <w:pPr>
              <w:spacing w:before="40" w:after="40"/>
              <w:rPr>
                <w:rFonts w:cs="Calibri"/>
                <w:sz w:val="22"/>
                <w:szCs w:val="22"/>
                <w:lang w:val="en-GB"/>
              </w:rPr>
            </w:pPr>
          </w:p>
        </w:tc>
        <w:tc>
          <w:tcPr>
            <w:tcW w:w="1687" w:type="pct"/>
            <w:vAlign w:val="center"/>
          </w:tcPr>
          <w:p w14:paraId="36BD0A26" w14:textId="06DBF849" w:rsidR="0042422D" w:rsidRPr="00E568E7" w:rsidRDefault="0042422D" w:rsidP="00EE3CA8">
            <w:pPr>
              <w:spacing w:before="40" w:after="40"/>
              <w:rPr>
                <w:rFonts w:cs="Calibri"/>
                <w:sz w:val="22"/>
                <w:szCs w:val="22"/>
                <w:lang w:val="en-GB"/>
              </w:rPr>
            </w:pPr>
          </w:p>
        </w:tc>
      </w:tr>
      <w:tr w:rsidR="0039491F" w:rsidRPr="00E568E7" w14:paraId="1925DE62" w14:textId="77777777" w:rsidTr="00D90161">
        <w:tc>
          <w:tcPr>
            <w:tcW w:w="522" w:type="pct"/>
            <w:vAlign w:val="center"/>
          </w:tcPr>
          <w:p w14:paraId="4BB72BCA" w14:textId="024C6322" w:rsidR="0039491F" w:rsidRPr="00E568E7" w:rsidRDefault="0039491F" w:rsidP="0039491F">
            <w:pPr>
              <w:spacing w:before="40" w:after="40"/>
              <w:jc w:val="center"/>
              <w:rPr>
                <w:rFonts w:cs="Calibri"/>
                <w:sz w:val="22"/>
                <w:szCs w:val="22"/>
              </w:rPr>
            </w:pPr>
          </w:p>
        </w:tc>
        <w:tc>
          <w:tcPr>
            <w:tcW w:w="679" w:type="pct"/>
            <w:vAlign w:val="center"/>
          </w:tcPr>
          <w:p w14:paraId="4D17C57D" w14:textId="30BA9E01" w:rsidR="0039491F" w:rsidRPr="00E568E7" w:rsidRDefault="0039491F" w:rsidP="0039491F">
            <w:pPr>
              <w:spacing w:before="40" w:after="40"/>
              <w:rPr>
                <w:rFonts w:cs="Calibri"/>
                <w:sz w:val="22"/>
                <w:szCs w:val="22"/>
              </w:rPr>
            </w:pPr>
          </w:p>
        </w:tc>
        <w:tc>
          <w:tcPr>
            <w:tcW w:w="2112" w:type="pct"/>
            <w:vAlign w:val="center"/>
          </w:tcPr>
          <w:p w14:paraId="240035D6" w14:textId="1FB2FDAD" w:rsidR="0039491F" w:rsidRPr="007852DA" w:rsidRDefault="0039491F" w:rsidP="0039491F">
            <w:pPr>
              <w:spacing w:before="40" w:after="40"/>
              <w:rPr>
                <w:rFonts w:cs="Calibri"/>
                <w:sz w:val="22"/>
                <w:szCs w:val="22"/>
              </w:rPr>
            </w:pPr>
          </w:p>
        </w:tc>
        <w:tc>
          <w:tcPr>
            <w:tcW w:w="1687" w:type="pct"/>
            <w:vAlign w:val="center"/>
          </w:tcPr>
          <w:p w14:paraId="371E1C06" w14:textId="4F378340" w:rsidR="0039491F" w:rsidRPr="007852DA" w:rsidRDefault="0039491F" w:rsidP="0039491F">
            <w:pPr>
              <w:spacing w:before="40" w:after="40"/>
              <w:rPr>
                <w:rFonts w:cs="Calibri"/>
                <w:sz w:val="22"/>
                <w:szCs w:val="22"/>
              </w:rPr>
            </w:pPr>
          </w:p>
        </w:tc>
      </w:tr>
      <w:tr w:rsidR="00E568E7" w:rsidRPr="00E568E7" w14:paraId="53B4A7BD" w14:textId="77777777" w:rsidTr="00D90161">
        <w:tc>
          <w:tcPr>
            <w:tcW w:w="522" w:type="pct"/>
            <w:vAlign w:val="center"/>
          </w:tcPr>
          <w:p w14:paraId="37C16C70" w14:textId="7202A551" w:rsidR="00E568E7" w:rsidRPr="00E568E7" w:rsidRDefault="00E568E7" w:rsidP="0039491F">
            <w:pPr>
              <w:spacing w:before="40" w:after="40"/>
              <w:jc w:val="center"/>
              <w:rPr>
                <w:rFonts w:cs="Calibri"/>
                <w:sz w:val="22"/>
                <w:szCs w:val="22"/>
                <w:lang w:val="en-GB"/>
              </w:rPr>
            </w:pPr>
          </w:p>
        </w:tc>
        <w:tc>
          <w:tcPr>
            <w:tcW w:w="679" w:type="pct"/>
            <w:vAlign w:val="center"/>
          </w:tcPr>
          <w:p w14:paraId="1269D10B" w14:textId="3727194E" w:rsidR="00E568E7" w:rsidRPr="00E568E7" w:rsidRDefault="00E568E7" w:rsidP="0039491F">
            <w:pPr>
              <w:spacing w:before="40" w:after="40"/>
              <w:rPr>
                <w:rFonts w:cs="Calibri"/>
                <w:sz w:val="22"/>
                <w:szCs w:val="22"/>
              </w:rPr>
            </w:pPr>
          </w:p>
        </w:tc>
        <w:tc>
          <w:tcPr>
            <w:tcW w:w="2112" w:type="pct"/>
            <w:vAlign w:val="center"/>
          </w:tcPr>
          <w:p w14:paraId="008549FF" w14:textId="26CA3A30" w:rsidR="00E568E7" w:rsidRPr="00E568E7" w:rsidRDefault="00E568E7" w:rsidP="0039491F">
            <w:pPr>
              <w:spacing w:before="40" w:after="40"/>
              <w:rPr>
                <w:rFonts w:cs="Calibri"/>
                <w:sz w:val="22"/>
                <w:szCs w:val="22"/>
              </w:rPr>
            </w:pPr>
          </w:p>
        </w:tc>
        <w:tc>
          <w:tcPr>
            <w:tcW w:w="1687" w:type="pct"/>
            <w:vAlign w:val="center"/>
          </w:tcPr>
          <w:p w14:paraId="14747B8E" w14:textId="4783CFDD" w:rsidR="00E568E7" w:rsidRPr="00E568E7" w:rsidRDefault="00E568E7" w:rsidP="0039491F">
            <w:pPr>
              <w:spacing w:before="40" w:after="40"/>
              <w:rPr>
                <w:rFonts w:cs="Calibri"/>
                <w:sz w:val="22"/>
                <w:szCs w:val="22"/>
              </w:rPr>
            </w:pPr>
          </w:p>
        </w:tc>
      </w:tr>
      <w:tr w:rsidR="007852DA" w:rsidRPr="00E568E7" w14:paraId="6A5CCCC5" w14:textId="77777777" w:rsidTr="00D90161">
        <w:tc>
          <w:tcPr>
            <w:tcW w:w="522" w:type="pct"/>
            <w:vAlign w:val="center"/>
          </w:tcPr>
          <w:p w14:paraId="0FBC2152" w14:textId="791E301A" w:rsidR="007852DA" w:rsidRPr="00E568E7" w:rsidRDefault="007852DA" w:rsidP="0039491F">
            <w:pPr>
              <w:spacing w:before="40" w:after="40"/>
              <w:jc w:val="center"/>
              <w:rPr>
                <w:rFonts w:cs="Calibri"/>
              </w:rPr>
            </w:pPr>
          </w:p>
        </w:tc>
        <w:tc>
          <w:tcPr>
            <w:tcW w:w="679" w:type="pct"/>
            <w:vAlign w:val="center"/>
          </w:tcPr>
          <w:p w14:paraId="3F57111E" w14:textId="3F88AB3E" w:rsidR="007852DA" w:rsidRPr="00E568E7" w:rsidRDefault="007852DA" w:rsidP="0039491F">
            <w:pPr>
              <w:spacing w:before="40" w:after="40"/>
              <w:rPr>
                <w:rFonts w:cs="Calibri"/>
              </w:rPr>
            </w:pPr>
          </w:p>
        </w:tc>
        <w:tc>
          <w:tcPr>
            <w:tcW w:w="2112" w:type="pct"/>
            <w:vAlign w:val="center"/>
          </w:tcPr>
          <w:p w14:paraId="0A388CEF" w14:textId="6A8D086A" w:rsidR="007852DA" w:rsidRPr="00E568E7" w:rsidRDefault="007852DA" w:rsidP="0039491F">
            <w:pPr>
              <w:spacing w:before="40" w:after="40"/>
              <w:rPr>
                <w:rFonts w:cs="Calibri"/>
              </w:rPr>
            </w:pPr>
          </w:p>
        </w:tc>
        <w:tc>
          <w:tcPr>
            <w:tcW w:w="1687" w:type="pct"/>
            <w:vAlign w:val="center"/>
          </w:tcPr>
          <w:p w14:paraId="368368EB" w14:textId="3FE0EB0F" w:rsidR="002F1025" w:rsidRDefault="002F1025" w:rsidP="0039491F">
            <w:pPr>
              <w:spacing w:before="40" w:after="40"/>
              <w:rPr>
                <w:rFonts w:cs="Calibri"/>
              </w:rPr>
            </w:pPr>
          </w:p>
        </w:tc>
      </w:tr>
      <w:tr w:rsidR="003948C4" w:rsidRPr="00E568E7" w14:paraId="46649799" w14:textId="77777777" w:rsidTr="00D90161">
        <w:tc>
          <w:tcPr>
            <w:tcW w:w="522" w:type="pct"/>
            <w:vAlign w:val="center"/>
          </w:tcPr>
          <w:p w14:paraId="36D698DA" w14:textId="4811ECAF" w:rsidR="003948C4" w:rsidRDefault="003948C4" w:rsidP="0039491F">
            <w:pPr>
              <w:spacing w:before="40" w:after="40"/>
              <w:jc w:val="center"/>
              <w:rPr>
                <w:rFonts w:cs="Calibri"/>
              </w:rPr>
            </w:pPr>
          </w:p>
        </w:tc>
        <w:tc>
          <w:tcPr>
            <w:tcW w:w="679" w:type="pct"/>
            <w:vAlign w:val="center"/>
          </w:tcPr>
          <w:p w14:paraId="61B2B82A" w14:textId="6A72902D" w:rsidR="003948C4" w:rsidRDefault="003948C4" w:rsidP="0039491F">
            <w:pPr>
              <w:spacing w:before="40" w:after="40"/>
              <w:rPr>
                <w:rFonts w:cs="Calibri"/>
              </w:rPr>
            </w:pPr>
          </w:p>
        </w:tc>
        <w:tc>
          <w:tcPr>
            <w:tcW w:w="2112" w:type="pct"/>
            <w:vAlign w:val="center"/>
          </w:tcPr>
          <w:p w14:paraId="204FFC5A" w14:textId="2505CC12" w:rsidR="003948C4" w:rsidRPr="00E568E7" w:rsidRDefault="003948C4" w:rsidP="0039491F">
            <w:pPr>
              <w:spacing w:before="40" w:after="40"/>
              <w:rPr>
                <w:rFonts w:cs="Calibri"/>
              </w:rPr>
            </w:pPr>
          </w:p>
        </w:tc>
        <w:tc>
          <w:tcPr>
            <w:tcW w:w="1687" w:type="pct"/>
            <w:vAlign w:val="center"/>
          </w:tcPr>
          <w:p w14:paraId="3790BB0C" w14:textId="162859B2" w:rsidR="003948C4" w:rsidRDefault="003948C4" w:rsidP="0039491F">
            <w:pPr>
              <w:spacing w:before="40" w:after="40"/>
              <w:rPr>
                <w:rFonts w:cs="Calibri"/>
              </w:rPr>
            </w:pPr>
          </w:p>
        </w:tc>
      </w:tr>
      <w:tr w:rsidR="005653DF" w:rsidRPr="00E568E7" w14:paraId="0250A5B3" w14:textId="77777777" w:rsidTr="00D90161">
        <w:tc>
          <w:tcPr>
            <w:tcW w:w="522" w:type="pct"/>
            <w:vAlign w:val="center"/>
          </w:tcPr>
          <w:p w14:paraId="74819A4F" w14:textId="571387E5" w:rsidR="005653DF" w:rsidRDefault="005653DF" w:rsidP="0039491F">
            <w:pPr>
              <w:spacing w:before="40" w:after="40"/>
              <w:jc w:val="center"/>
              <w:rPr>
                <w:rFonts w:cs="Calibri"/>
              </w:rPr>
            </w:pPr>
          </w:p>
        </w:tc>
        <w:tc>
          <w:tcPr>
            <w:tcW w:w="679" w:type="pct"/>
            <w:vAlign w:val="center"/>
          </w:tcPr>
          <w:p w14:paraId="2B09AD68" w14:textId="215F10C8" w:rsidR="005653DF" w:rsidRDefault="005653DF" w:rsidP="0039491F">
            <w:pPr>
              <w:spacing w:before="40" w:after="40"/>
              <w:rPr>
                <w:rFonts w:cs="Calibri"/>
              </w:rPr>
            </w:pPr>
          </w:p>
        </w:tc>
        <w:tc>
          <w:tcPr>
            <w:tcW w:w="2112" w:type="pct"/>
            <w:vAlign w:val="center"/>
          </w:tcPr>
          <w:p w14:paraId="2D4E270E" w14:textId="28A01C01" w:rsidR="005653DF" w:rsidRPr="00E36365" w:rsidRDefault="005653DF" w:rsidP="0039491F">
            <w:pPr>
              <w:spacing w:before="40" w:after="40"/>
              <w:rPr>
                <w:rFonts w:cs="Calibri"/>
                <w:sz w:val="22"/>
                <w:szCs w:val="22"/>
              </w:rPr>
            </w:pPr>
          </w:p>
        </w:tc>
        <w:tc>
          <w:tcPr>
            <w:tcW w:w="1687" w:type="pct"/>
            <w:vAlign w:val="center"/>
          </w:tcPr>
          <w:p w14:paraId="2A3D0760" w14:textId="72B1C359" w:rsidR="005653DF" w:rsidRPr="00E36365" w:rsidRDefault="005653DF" w:rsidP="0039491F">
            <w:pPr>
              <w:spacing w:before="40" w:after="40"/>
              <w:rPr>
                <w:rFonts w:cs="Calibri"/>
                <w:sz w:val="22"/>
                <w:szCs w:val="22"/>
              </w:rPr>
            </w:pPr>
          </w:p>
        </w:tc>
      </w:tr>
    </w:tbl>
    <w:p w14:paraId="30A697E2" w14:textId="77777777" w:rsidR="00651F06" w:rsidRPr="00E06629" w:rsidRDefault="00651F06">
      <w:pPr>
        <w:rPr>
          <w:rFonts w:cs="Calibri"/>
        </w:rPr>
      </w:pPr>
      <w:r w:rsidRPr="00E06629">
        <w:rPr>
          <w:rFonts w:cs="Calibri"/>
        </w:rPr>
        <w:br w:type="page"/>
      </w:r>
    </w:p>
    <w:bookmarkStart w:id="18" w:name="_Summary" w:displacedByCustomXml="next"/>
    <w:bookmarkEnd w:id="18" w:displacedByCustomXml="next"/>
    <w:bookmarkStart w:id="19" w:name="_Ref512862288" w:displacedByCustomXml="next"/>
    <w:bookmarkStart w:id="20" w:name="_Ref512862222" w:displacedByCustomXml="next"/>
    <w:sdt>
      <w:sdtPr>
        <w:rPr>
          <w:rFonts w:eastAsiaTheme="minorEastAsia" w:cs="Calibri"/>
          <w:b w:val="0"/>
          <w:bCs w:val="0"/>
          <w:color w:val="auto"/>
          <w:sz w:val="22"/>
          <w:szCs w:val="22"/>
        </w:rPr>
        <w:id w:val="-1622909040"/>
        <w:docPartObj>
          <w:docPartGallery w:val="Table of Contents"/>
          <w:docPartUnique/>
        </w:docPartObj>
      </w:sdtPr>
      <w:sdtContent>
        <w:p w14:paraId="02921411" w14:textId="088ACB37" w:rsidR="00431343" w:rsidRPr="00E06629" w:rsidRDefault="00431343" w:rsidP="00524333">
          <w:pPr>
            <w:pStyle w:val="TOCHeading"/>
            <w:numPr>
              <w:ilvl w:val="0"/>
              <w:numId w:val="0"/>
            </w:numPr>
            <w:rPr>
              <w:rFonts w:cs="Calibri"/>
            </w:rPr>
          </w:pPr>
          <w:r w:rsidRPr="00E06629">
            <w:rPr>
              <w:rFonts w:cs="Calibri"/>
            </w:rPr>
            <w:t>Table of Contents</w:t>
          </w:r>
        </w:p>
        <w:p w14:paraId="15919611" w14:textId="61E06357" w:rsidR="00DB52BA" w:rsidRDefault="00431343">
          <w:pPr>
            <w:pStyle w:val="TOC1"/>
            <w:rPr>
              <w:ins w:id="21" w:author="Huo, Wendy" w:date="2025-06-24T18:37:00Z" w16du:dateUtc="2025-06-24T10:37:00Z"/>
              <w:rFonts w:asciiTheme="minorHAnsi" w:hAnsiTheme="minorHAnsi"/>
              <w:noProof/>
              <w:kern w:val="2"/>
              <w:sz w:val="24"/>
              <w:szCs w:val="24"/>
              <w:lang w:val="en-US" w:eastAsia="zh-CN"/>
              <w14:ligatures w14:val="standardContextual"/>
            </w:rPr>
          </w:pPr>
          <w:r w:rsidRPr="00E06629">
            <w:rPr>
              <w:rFonts w:cs="Calibri"/>
            </w:rPr>
            <w:fldChar w:fldCharType="begin"/>
          </w:r>
          <w:r w:rsidRPr="00E06629">
            <w:rPr>
              <w:rFonts w:cs="Calibri"/>
            </w:rPr>
            <w:instrText xml:space="preserve"> TOC \o "1-3" \h \z \u </w:instrText>
          </w:r>
          <w:r w:rsidRPr="00E06629">
            <w:rPr>
              <w:rFonts w:cs="Calibri"/>
            </w:rPr>
            <w:fldChar w:fldCharType="separate"/>
          </w:r>
          <w:ins w:id="22" w:author="Huo, Wendy" w:date="2025-06-24T18:37:00Z" w16du:dateUtc="2025-06-24T10:37:00Z">
            <w:r w:rsidR="00DB52BA" w:rsidRPr="006539FB">
              <w:rPr>
                <w:rStyle w:val="Hyperlink"/>
                <w:noProof/>
              </w:rPr>
              <w:fldChar w:fldCharType="begin"/>
            </w:r>
            <w:r w:rsidR="00DB52BA" w:rsidRPr="006539FB">
              <w:rPr>
                <w:rStyle w:val="Hyperlink"/>
                <w:noProof/>
              </w:rPr>
              <w:instrText xml:space="preserve"> </w:instrText>
            </w:r>
            <w:r w:rsidR="00DB52BA">
              <w:rPr>
                <w:noProof/>
              </w:rPr>
              <w:instrText>HYPERLINK \l "_Toc201682676"</w:instrText>
            </w:r>
            <w:r w:rsidR="00DB52BA" w:rsidRPr="006539FB">
              <w:rPr>
                <w:rStyle w:val="Hyperlink"/>
                <w:noProof/>
              </w:rPr>
              <w:instrText xml:space="preserve"> </w:instrText>
            </w:r>
            <w:r w:rsidR="00DB52BA" w:rsidRPr="006539FB">
              <w:rPr>
                <w:rStyle w:val="Hyperlink"/>
                <w:noProof/>
              </w:rPr>
            </w:r>
            <w:r w:rsidR="00DB52BA" w:rsidRPr="006539FB">
              <w:rPr>
                <w:rStyle w:val="Hyperlink"/>
                <w:noProof/>
              </w:rPr>
              <w:fldChar w:fldCharType="separate"/>
            </w:r>
            <w:r w:rsidR="00DB52BA" w:rsidRPr="006539FB">
              <w:rPr>
                <w:rStyle w:val="Hyperlink"/>
                <w:rFonts w:cs="Calibri"/>
                <w:noProof/>
              </w:rPr>
              <w:t>1</w:t>
            </w:r>
            <w:r w:rsidR="00DB52BA">
              <w:rPr>
                <w:rFonts w:asciiTheme="minorHAnsi" w:hAnsiTheme="minorHAnsi"/>
                <w:noProof/>
                <w:kern w:val="2"/>
                <w:sz w:val="24"/>
                <w:szCs w:val="24"/>
                <w:lang w:val="en-US" w:eastAsia="zh-CN"/>
                <w14:ligatures w14:val="standardContextual"/>
              </w:rPr>
              <w:tab/>
            </w:r>
            <w:r w:rsidR="00DB52BA" w:rsidRPr="006539FB">
              <w:rPr>
                <w:rStyle w:val="Hyperlink"/>
                <w:rFonts w:cs="Calibri"/>
                <w:noProof/>
              </w:rPr>
              <w:t>Summary</w:t>
            </w:r>
            <w:r w:rsidR="00DB52BA">
              <w:rPr>
                <w:noProof/>
                <w:webHidden/>
              </w:rPr>
              <w:tab/>
            </w:r>
            <w:r w:rsidR="00DB52BA">
              <w:rPr>
                <w:noProof/>
                <w:webHidden/>
              </w:rPr>
              <w:fldChar w:fldCharType="begin"/>
            </w:r>
            <w:r w:rsidR="00DB52BA">
              <w:rPr>
                <w:noProof/>
                <w:webHidden/>
              </w:rPr>
              <w:instrText xml:space="preserve"> PAGEREF _Toc201682676 \h </w:instrText>
            </w:r>
          </w:ins>
          <w:r w:rsidR="00DB52BA">
            <w:rPr>
              <w:noProof/>
              <w:webHidden/>
            </w:rPr>
          </w:r>
          <w:r w:rsidR="00DB52BA">
            <w:rPr>
              <w:noProof/>
              <w:webHidden/>
            </w:rPr>
            <w:fldChar w:fldCharType="separate"/>
          </w:r>
          <w:ins w:id="23" w:author="Huo, Wendy" w:date="2025-06-24T18:37:00Z" w16du:dateUtc="2025-06-24T10:37:00Z">
            <w:r w:rsidR="00DB52BA">
              <w:rPr>
                <w:noProof/>
                <w:webHidden/>
              </w:rPr>
              <w:t>5</w:t>
            </w:r>
            <w:r w:rsidR="00DB52BA">
              <w:rPr>
                <w:noProof/>
                <w:webHidden/>
              </w:rPr>
              <w:fldChar w:fldCharType="end"/>
            </w:r>
            <w:r w:rsidR="00DB52BA" w:rsidRPr="006539FB">
              <w:rPr>
                <w:rStyle w:val="Hyperlink"/>
                <w:noProof/>
              </w:rPr>
              <w:fldChar w:fldCharType="end"/>
            </w:r>
          </w:ins>
        </w:p>
        <w:p w14:paraId="0D36D688" w14:textId="08FF4035" w:rsidR="00DB52BA" w:rsidRDefault="00DB52BA">
          <w:pPr>
            <w:pStyle w:val="TOC2"/>
            <w:rPr>
              <w:ins w:id="24" w:author="Huo, Wendy" w:date="2025-06-24T18:37:00Z" w16du:dateUtc="2025-06-24T10:37:00Z"/>
              <w:rFonts w:asciiTheme="minorHAnsi" w:hAnsiTheme="minorHAnsi"/>
              <w:noProof/>
              <w:kern w:val="2"/>
              <w:sz w:val="24"/>
              <w:szCs w:val="24"/>
              <w:lang w:val="en-US" w:eastAsia="zh-CN"/>
              <w14:ligatures w14:val="standardContextual"/>
            </w:rPr>
          </w:pPr>
          <w:ins w:id="25"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"_Toc201682677"</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1.1</w:t>
            </w:r>
            <w:r>
              <w:rPr>
                <w:rFonts w:asciiTheme="minorHAnsi" w:hAnsiTheme="minorHAnsi"/>
                <w:noProof/>
                <w:kern w:val="2"/>
                <w:sz w:val="24"/>
                <w:szCs w:val="24"/>
                <w:lang w:val="en-US" w:eastAsia="zh-CN"/>
                <w14:ligatures w14:val="standardContextual"/>
              </w:rPr>
              <w:tab/>
            </w:r>
            <w:r w:rsidRPr="006539FB">
              <w:rPr>
                <w:rStyle w:val="Hyperlink"/>
                <w:rFonts w:cs="Calibri"/>
                <w:noProof/>
              </w:rPr>
              <w:t>Definitions</w:t>
            </w:r>
            <w:r>
              <w:rPr>
                <w:noProof/>
                <w:webHidden/>
              </w:rPr>
              <w:tab/>
            </w:r>
            <w:r>
              <w:rPr>
                <w:noProof/>
                <w:webHidden/>
              </w:rPr>
              <w:fldChar w:fldCharType="begin"/>
            </w:r>
            <w:r>
              <w:rPr>
                <w:noProof/>
                <w:webHidden/>
              </w:rPr>
              <w:instrText xml:space="preserve"> PAGEREF _Toc201682677 \h </w:instrText>
            </w:r>
          </w:ins>
          <w:r>
            <w:rPr>
              <w:noProof/>
              <w:webHidden/>
            </w:rPr>
          </w:r>
          <w:r>
            <w:rPr>
              <w:noProof/>
              <w:webHidden/>
            </w:rPr>
            <w:fldChar w:fldCharType="separate"/>
          </w:r>
          <w:ins w:id="26" w:author="Huo, Wendy" w:date="2025-06-24T18:37:00Z" w16du:dateUtc="2025-06-24T10:37:00Z">
            <w:r>
              <w:rPr>
                <w:noProof/>
                <w:webHidden/>
              </w:rPr>
              <w:t>5</w:t>
            </w:r>
            <w:r>
              <w:rPr>
                <w:noProof/>
                <w:webHidden/>
              </w:rPr>
              <w:fldChar w:fldCharType="end"/>
            </w:r>
            <w:r w:rsidRPr="006539FB">
              <w:rPr>
                <w:rStyle w:val="Hyperlink"/>
                <w:noProof/>
              </w:rPr>
              <w:fldChar w:fldCharType="end"/>
            </w:r>
          </w:ins>
        </w:p>
        <w:p w14:paraId="0BD0D668" w14:textId="40545226" w:rsidR="00DB52BA" w:rsidRDefault="00DB52BA">
          <w:pPr>
            <w:pStyle w:val="TOC2"/>
            <w:rPr>
              <w:ins w:id="27" w:author="Huo, Wendy" w:date="2025-06-24T18:37:00Z" w16du:dateUtc="2025-06-24T10:37:00Z"/>
              <w:rFonts w:asciiTheme="minorHAnsi" w:hAnsiTheme="minorHAnsi"/>
              <w:noProof/>
              <w:kern w:val="2"/>
              <w:sz w:val="24"/>
              <w:szCs w:val="24"/>
              <w:lang w:val="en-US" w:eastAsia="zh-CN"/>
              <w14:ligatures w14:val="standardContextual"/>
            </w:rPr>
          </w:pPr>
          <w:ins w:id="28"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"_Toc201682678"</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1.2</w:t>
            </w:r>
            <w:r>
              <w:rPr>
                <w:rFonts w:asciiTheme="minorHAnsi" w:hAnsiTheme="minorHAnsi"/>
                <w:noProof/>
                <w:kern w:val="2"/>
                <w:sz w:val="24"/>
                <w:szCs w:val="24"/>
                <w:lang w:val="en-US" w:eastAsia="zh-CN"/>
                <w14:ligatures w14:val="standardContextual"/>
              </w:rPr>
              <w:tab/>
            </w:r>
            <w:r w:rsidRPr="006539FB">
              <w:rPr>
                <w:rStyle w:val="Hyperlink"/>
                <w:rFonts w:cs="Calibri"/>
                <w:noProof/>
              </w:rPr>
              <w:t>References</w:t>
            </w:r>
            <w:r>
              <w:rPr>
                <w:noProof/>
                <w:webHidden/>
              </w:rPr>
              <w:tab/>
            </w:r>
            <w:r>
              <w:rPr>
                <w:noProof/>
                <w:webHidden/>
              </w:rPr>
              <w:fldChar w:fldCharType="begin"/>
            </w:r>
            <w:r>
              <w:rPr>
                <w:noProof/>
                <w:webHidden/>
              </w:rPr>
              <w:instrText xml:space="preserve"> PAGEREF _Toc201682678 \h </w:instrText>
            </w:r>
          </w:ins>
          <w:r>
            <w:rPr>
              <w:noProof/>
              <w:webHidden/>
            </w:rPr>
          </w:r>
          <w:r>
            <w:rPr>
              <w:noProof/>
              <w:webHidden/>
            </w:rPr>
            <w:fldChar w:fldCharType="separate"/>
          </w:r>
          <w:ins w:id="29" w:author="Huo, Wendy" w:date="2025-06-24T18:37:00Z" w16du:dateUtc="2025-06-24T10:37:00Z">
            <w:r>
              <w:rPr>
                <w:noProof/>
                <w:webHidden/>
              </w:rPr>
              <w:t>5</w:t>
            </w:r>
            <w:r>
              <w:rPr>
                <w:noProof/>
                <w:webHidden/>
              </w:rPr>
              <w:fldChar w:fldCharType="end"/>
            </w:r>
            <w:r w:rsidRPr="006539FB">
              <w:rPr>
                <w:rStyle w:val="Hyperlink"/>
                <w:noProof/>
              </w:rPr>
              <w:fldChar w:fldCharType="end"/>
            </w:r>
          </w:ins>
        </w:p>
        <w:p w14:paraId="65BE13B1" w14:textId="4656E4A2" w:rsidR="00DB52BA" w:rsidRDefault="00DB52BA">
          <w:pPr>
            <w:pStyle w:val="TOC3"/>
            <w:rPr>
              <w:ins w:id="30" w:author="Huo, Wendy" w:date="2025-06-24T18:37:00Z" w16du:dateUtc="2025-06-24T10:37:00Z"/>
              <w:rFonts w:asciiTheme="minorHAnsi" w:hAnsiTheme="minorHAnsi"/>
              <w:noProof/>
              <w:kern w:val="2"/>
              <w:sz w:val="24"/>
              <w:szCs w:val="24"/>
              <w:lang w:val="en-US" w:eastAsia="zh-CN"/>
              <w14:ligatures w14:val="standardContextual"/>
            </w:rPr>
          </w:pPr>
          <w:ins w:id="31"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"_Toc201682679"</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1.2.1</w:t>
            </w:r>
            <w:r>
              <w:rPr>
                <w:rFonts w:asciiTheme="minorHAnsi" w:hAnsiTheme="minorHAnsi"/>
                <w:noProof/>
                <w:kern w:val="2"/>
                <w:sz w:val="24"/>
                <w:szCs w:val="24"/>
                <w:lang w:val="en-US" w:eastAsia="zh-CN"/>
                <w14:ligatures w14:val="standardContextual"/>
              </w:rPr>
              <w:tab/>
            </w:r>
            <w:r w:rsidRPr="006539FB">
              <w:rPr>
                <w:rStyle w:val="Hyperlink"/>
                <w:rFonts w:cs="Calibri"/>
                <w:noProof/>
              </w:rPr>
              <w:t>Service Provider References</w:t>
            </w:r>
            <w:r>
              <w:rPr>
                <w:noProof/>
                <w:webHidden/>
              </w:rPr>
              <w:tab/>
            </w:r>
            <w:r>
              <w:rPr>
                <w:noProof/>
                <w:webHidden/>
              </w:rPr>
              <w:fldChar w:fldCharType="begin"/>
            </w:r>
            <w:r>
              <w:rPr>
                <w:noProof/>
                <w:webHidden/>
              </w:rPr>
              <w:instrText xml:space="preserve"> PAGEREF _Toc201682679 \h </w:instrText>
            </w:r>
          </w:ins>
          <w:r>
            <w:rPr>
              <w:noProof/>
              <w:webHidden/>
            </w:rPr>
          </w:r>
          <w:r>
            <w:rPr>
              <w:noProof/>
              <w:webHidden/>
            </w:rPr>
            <w:fldChar w:fldCharType="separate"/>
          </w:r>
          <w:ins w:id="32" w:author="Huo, Wendy" w:date="2025-06-24T18:37:00Z" w16du:dateUtc="2025-06-24T10:37:00Z">
            <w:r>
              <w:rPr>
                <w:noProof/>
                <w:webHidden/>
              </w:rPr>
              <w:t>5</w:t>
            </w:r>
            <w:r>
              <w:rPr>
                <w:noProof/>
                <w:webHidden/>
              </w:rPr>
              <w:fldChar w:fldCharType="end"/>
            </w:r>
            <w:r w:rsidRPr="006539FB">
              <w:rPr>
                <w:rStyle w:val="Hyperlink"/>
                <w:noProof/>
              </w:rPr>
              <w:fldChar w:fldCharType="end"/>
            </w:r>
          </w:ins>
        </w:p>
        <w:p w14:paraId="48066B2E" w14:textId="4906FCE6" w:rsidR="00DB52BA" w:rsidRDefault="00DB52BA">
          <w:pPr>
            <w:pStyle w:val="TOC3"/>
            <w:rPr>
              <w:ins w:id="33" w:author="Huo, Wendy" w:date="2025-06-24T18:37:00Z" w16du:dateUtc="2025-06-24T10:37:00Z"/>
              <w:rFonts w:asciiTheme="minorHAnsi" w:hAnsiTheme="minorHAnsi"/>
              <w:noProof/>
              <w:kern w:val="2"/>
              <w:sz w:val="24"/>
              <w:szCs w:val="24"/>
              <w:lang w:val="en-US" w:eastAsia="zh-CN"/>
              <w14:ligatures w14:val="standardContextual"/>
            </w:rPr>
          </w:pPr>
          <w:ins w:id="34"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"_Toc201682680"</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1.2.2</w:t>
            </w:r>
            <w:r>
              <w:rPr>
                <w:rFonts w:asciiTheme="minorHAnsi" w:hAnsiTheme="minorHAnsi"/>
                <w:noProof/>
                <w:kern w:val="2"/>
                <w:sz w:val="24"/>
                <w:szCs w:val="24"/>
                <w:lang w:val="en-US" w:eastAsia="zh-CN"/>
                <w14:ligatures w14:val="standardContextual"/>
              </w:rPr>
              <w:tab/>
            </w:r>
            <w:r w:rsidRPr="006539FB">
              <w:rPr>
                <w:rStyle w:val="Hyperlink"/>
                <w:rFonts w:cs="Calibri"/>
                <w:noProof/>
              </w:rPr>
              <w:t>Henkel References</w:t>
            </w:r>
            <w:r>
              <w:rPr>
                <w:noProof/>
                <w:webHidden/>
              </w:rPr>
              <w:tab/>
            </w:r>
            <w:r>
              <w:rPr>
                <w:noProof/>
                <w:webHidden/>
              </w:rPr>
              <w:fldChar w:fldCharType="begin"/>
            </w:r>
            <w:r>
              <w:rPr>
                <w:noProof/>
                <w:webHidden/>
              </w:rPr>
              <w:instrText xml:space="preserve"> PAGEREF _Toc201682680 \h </w:instrText>
            </w:r>
          </w:ins>
          <w:r>
            <w:rPr>
              <w:noProof/>
              <w:webHidden/>
            </w:rPr>
          </w:r>
          <w:r>
            <w:rPr>
              <w:noProof/>
              <w:webHidden/>
            </w:rPr>
            <w:fldChar w:fldCharType="separate"/>
          </w:r>
          <w:ins w:id="35" w:author="Huo, Wendy" w:date="2025-06-24T18:37:00Z" w16du:dateUtc="2025-06-24T10:37:00Z">
            <w:r>
              <w:rPr>
                <w:noProof/>
                <w:webHidden/>
              </w:rPr>
              <w:t>6</w:t>
            </w:r>
            <w:r>
              <w:rPr>
                <w:noProof/>
                <w:webHidden/>
              </w:rPr>
              <w:fldChar w:fldCharType="end"/>
            </w:r>
            <w:r w:rsidRPr="006539FB">
              <w:rPr>
                <w:rStyle w:val="Hyperlink"/>
                <w:noProof/>
              </w:rPr>
              <w:fldChar w:fldCharType="end"/>
            </w:r>
          </w:ins>
        </w:p>
        <w:p w14:paraId="394AA38C" w14:textId="1421415B" w:rsidR="00DB52BA" w:rsidRDefault="00DB52BA">
          <w:pPr>
            <w:pStyle w:val="TOC1"/>
            <w:rPr>
              <w:ins w:id="36" w:author="Huo, Wendy" w:date="2025-06-24T18:37:00Z" w16du:dateUtc="2025-06-24T10:37:00Z"/>
              <w:rFonts w:asciiTheme="minorHAnsi" w:hAnsiTheme="minorHAnsi"/>
              <w:noProof/>
              <w:kern w:val="2"/>
              <w:sz w:val="24"/>
              <w:szCs w:val="24"/>
              <w:lang w:val="en-US" w:eastAsia="zh-CN"/>
              <w14:ligatures w14:val="standardContextual"/>
            </w:rPr>
          </w:pPr>
          <w:ins w:id="37"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"_Toc201682681"</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2</w:t>
            </w:r>
            <w:r>
              <w:rPr>
                <w:rFonts w:asciiTheme="minorHAnsi" w:hAnsiTheme="minorHAnsi"/>
                <w:noProof/>
                <w:kern w:val="2"/>
                <w:sz w:val="24"/>
                <w:szCs w:val="24"/>
                <w:lang w:val="en-US" w:eastAsia="zh-CN"/>
                <w14:ligatures w14:val="standardContextual"/>
              </w:rPr>
              <w:tab/>
            </w:r>
            <w:r w:rsidRPr="006539FB">
              <w:rPr>
                <w:rStyle w:val="Hyperlink"/>
                <w:rFonts w:cs="Calibri"/>
                <w:noProof/>
              </w:rPr>
              <w:t>Background</w:t>
            </w:r>
            <w:r>
              <w:rPr>
                <w:noProof/>
                <w:webHidden/>
              </w:rPr>
              <w:tab/>
            </w:r>
            <w:r>
              <w:rPr>
                <w:noProof/>
                <w:webHidden/>
              </w:rPr>
              <w:fldChar w:fldCharType="begin"/>
            </w:r>
            <w:r>
              <w:rPr>
                <w:noProof/>
                <w:webHidden/>
              </w:rPr>
              <w:instrText xml:space="preserve"> PAGEREF _Toc201682681 \h </w:instrText>
            </w:r>
          </w:ins>
          <w:r>
            <w:rPr>
              <w:noProof/>
              <w:webHidden/>
            </w:rPr>
          </w:r>
          <w:r>
            <w:rPr>
              <w:noProof/>
              <w:webHidden/>
            </w:rPr>
            <w:fldChar w:fldCharType="separate"/>
          </w:r>
          <w:ins w:id="38" w:author="Huo, Wendy" w:date="2025-06-24T18:37:00Z" w16du:dateUtc="2025-06-24T10:37:00Z">
            <w:r>
              <w:rPr>
                <w:noProof/>
                <w:webHidden/>
              </w:rPr>
              <w:t>7</w:t>
            </w:r>
            <w:r>
              <w:rPr>
                <w:noProof/>
                <w:webHidden/>
              </w:rPr>
              <w:fldChar w:fldCharType="end"/>
            </w:r>
            <w:r w:rsidRPr="006539FB">
              <w:rPr>
                <w:rStyle w:val="Hyperlink"/>
                <w:noProof/>
              </w:rPr>
              <w:fldChar w:fldCharType="end"/>
            </w:r>
          </w:ins>
        </w:p>
        <w:p w14:paraId="7F70F18B" w14:textId="070EEB88" w:rsidR="00DB52BA" w:rsidRDefault="00DB52BA">
          <w:pPr>
            <w:pStyle w:val="TOC2"/>
            <w:rPr>
              <w:ins w:id="39" w:author="Huo, Wendy" w:date="2025-06-24T18:37:00Z" w16du:dateUtc="2025-06-24T10:37:00Z"/>
              <w:rFonts w:asciiTheme="minorHAnsi" w:hAnsiTheme="minorHAnsi"/>
              <w:noProof/>
              <w:kern w:val="2"/>
              <w:sz w:val="24"/>
              <w:szCs w:val="24"/>
              <w:lang w:val="en-US" w:eastAsia="zh-CN"/>
              <w14:ligatures w14:val="standardContextual"/>
            </w:rPr>
          </w:pPr>
          <w:ins w:id="40"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"_Toc201682682"</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2.1</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background</w:t>
            </w:r>
            <w:r>
              <w:rPr>
                <w:noProof/>
                <w:webHidden/>
              </w:rPr>
              <w:tab/>
            </w:r>
            <w:r>
              <w:rPr>
                <w:noProof/>
                <w:webHidden/>
              </w:rPr>
              <w:fldChar w:fldCharType="begin"/>
            </w:r>
            <w:r>
              <w:rPr>
                <w:noProof/>
                <w:webHidden/>
              </w:rPr>
              <w:instrText xml:space="preserve"> PAGEREF _Toc201682682 \h </w:instrText>
            </w:r>
          </w:ins>
          <w:r>
            <w:rPr>
              <w:noProof/>
              <w:webHidden/>
            </w:rPr>
          </w:r>
          <w:r>
            <w:rPr>
              <w:noProof/>
              <w:webHidden/>
            </w:rPr>
            <w:fldChar w:fldCharType="separate"/>
          </w:r>
          <w:ins w:id="41" w:author="Huo, Wendy" w:date="2025-06-24T18:37:00Z" w16du:dateUtc="2025-06-24T10:37:00Z">
            <w:r>
              <w:rPr>
                <w:noProof/>
                <w:webHidden/>
              </w:rPr>
              <w:t>7</w:t>
            </w:r>
            <w:r>
              <w:rPr>
                <w:noProof/>
                <w:webHidden/>
              </w:rPr>
              <w:fldChar w:fldCharType="end"/>
            </w:r>
            <w:r w:rsidRPr="006539FB">
              <w:rPr>
                <w:rStyle w:val="Hyperlink"/>
                <w:noProof/>
              </w:rPr>
              <w:fldChar w:fldCharType="end"/>
            </w:r>
          </w:ins>
        </w:p>
        <w:p w14:paraId="2AEF70D6" w14:textId="2AC9370C" w:rsidR="00DB52BA" w:rsidRDefault="00DB52BA">
          <w:pPr>
            <w:pStyle w:val="TOC1"/>
            <w:rPr>
              <w:ins w:id="42" w:author="Huo, Wendy" w:date="2025-06-24T18:37:00Z" w16du:dateUtc="2025-06-24T10:37:00Z"/>
              <w:rFonts w:asciiTheme="minorHAnsi" w:hAnsiTheme="minorHAnsi"/>
              <w:noProof/>
              <w:kern w:val="2"/>
              <w:sz w:val="24"/>
              <w:szCs w:val="24"/>
              <w:lang w:val="en-US" w:eastAsia="zh-CN"/>
              <w14:ligatures w14:val="standardContextual"/>
            </w:rPr>
          </w:pPr>
          <w:ins w:id="43"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"_Toc201682683"</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w:t>
            </w:r>
            <w:r>
              <w:rPr>
                <w:rFonts w:asciiTheme="minorHAnsi" w:hAnsiTheme="minorHAnsi"/>
                <w:noProof/>
                <w:kern w:val="2"/>
                <w:sz w:val="24"/>
                <w:szCs w:val="24"/>
                <w:lang w:val="en-US" w:eastAsia="zh-CN"/>
                <w14:ligatures w14:val="standardContextual"/>
              </w:rPr>
              <w:tab/>
            </w:r>
            <w:r w:rsidRPr="006539FB">
              <w:rPr>
                <w:rStyle w:val="Hyperlink"/>
                <w:rFonts w:cs="Calibri"/>
                <w:noProof/>
              </w:rPr>
              <w:t>Services to be provided</w:t>
            </w:r>
            <w:r>
              <w:rPr>
                <w:noProof/>
                <w:webHidden/>
              </w:rPr>
              <w:tab/>
            </w:r>
            <w:r>
              <w:rPr>
                <w:noProof/>
                <w:webHidden/>
              </w:rPr>
              <w:fldChar w:fldCharType="begin"/>
            </w:r>
            <w:r>
              <w:rPr>
                <w:noProof/>
                <w:webHidden/>
              </w:rPr>
              <w:instrText xml:space="preserve"> PAGEREF _Toc201682683 \h </w:instrText>
            </w:r>
          </w:ins>
          <w:r>
            <w:rPr>
              <w:noProof/>
              <w:webHidden/>
            </w:rPr>
          </w:r>
          <w:r>
            <w:rPr>
              <w:noProof/>
              <w:webHidden/>
            </w:rPr>
            <w:fldChar w:fldCharType="separate"/>
          </w:r>
          <w:ins w:id="44" w:author="Huo, Wendy" w:date="2025-06-24T18:37:00Z" w16du:dateUtc="2025-06-24T10:37:00Z">
            <w:r>
              <w:rPr>
                <w:noProof/>
                <w:webHidden/>
              </w:rPr>
              <w:t>8</w:t>
            </w:r>
            <w:r>
              <w:rPr>
                <w:noProof/>
                <w:webHidden/>
              </w:rPr>
              <w:fldChar w:fldCharType="end"/>
            </w:r>
            <w:r w:rsidRPr="006539FB">
              <w:rPr>
                <w:rStyle w:val="Hyperlink"/>
                <w:noProof/>
              </w:rPr>
              <w:fldChar w:fldCharType="end"/>
            </w:r>
          </w:ins>
        </w:p>
        <w:p w14:paraId="3EC887A7" w14:textId="09013A77" w:rsidR="00DB52BA" w:rsidRDefault="00DB52BA">
          <w:pPr>
            <w:pStyle w:val="TOC2"/>
            <w:rPr>
              <w:ins w:id="45" w:author="Huo, Wendy" w:date="2025-06-24T18:37:00Z" w16du:dateUtc="2025-06-24T10:37:00Z"/>
              <w:rFonts w:asciiTheme="minorHAnsi" w:hAnsiTheme="minorHAnsi"/>
              <w:noProof/>
              <w:kern w:val="2"/>
              <w:sz w:val="24"/>
              <w:szCs w:val="24"/>
              <w:lang w:val="en-US" w:eastAsia="zh-CN"/>
              <w14:ligatures w14:val="standardContextual"/>
            </w:rPr>
          </w:pPr>
          <w:ins w:id="46"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"_Toc201682684"</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w:t>
            </w:r>
            <w:r>
              <w:rPr>
                <w:rFonts w:asciiTheme="minorHAnsi" w:hAnsiTheme="minorHAnsi"/>
                <w:noProof/>
                <w:kern w:val="2"/>
                <w:sz w:val="24"/>
                <w:szCs w:val="24"/>
                <w:lang w:val="en-US" w:eastAsia="zh-CN"/>
                <w14:ligatures w14:val="standardContextual"/>
              </w:rPr>
              <w:tab/>
            </w:r>
            <w:r w:rsidRPr="006539FB">
              <w:rPr>
                <w:rStyle w:val="Hyperlink"/>
                <w:rFonts w:cs="Calibri"/>
                <w:noProof/>
              </w:rPr>
              <w:t>Scope of Services</w:t>
            </w:r>
            <w:r>
              <w:rPr>
                <w:noProof/>
                <w:webHidden/>
              </w:rPr>
              <w:tab/>
            </w:r>
            <w:r>
              <w:rPr>
                <w:noProof/>
                <w:webHidden/>
              </w:rPr>
              <w:fldChar w:fldCharType="begin"/>
            </w:r>
            <w:r>
              <w:rPr>
                <w:noProof/>
                <w:webHidden/>
              </w:rPr>
              <w:instrText xml:space="preserve"> PAGEREF _Toc201682684 \h </w:instrText>
            </w:r>
          </w:ins>
          <w:r>
            <w:rPr>
              <w:noProof/>
              <w:webHidden/>
            </w:rPr>
          </w:r>
          <w:r>
            <w:rPr>
              <w:noProof/>
              <w:webHidden/>
            </w:rPr>
            <w:fldChar w:fldCharType="separate"/>
          </w:r>
          <w:ins w:id="47" w:author="Huo, Wendy" w:date="2025-06-24T18:37:00Z" w16du:dateUtc="2025-06-24T10:37:00Z">
            <w:r>
              <w:rPr>
                <w:noProof/>
                <w:webHidden/>
              </w:rPr>
              <w:t>8</w:t>
            </w:r>
            <w:r>
              <w:rPr>
                <w:noProof/>
                <w:webHidden/>
              </w:rPr>
              <w:fldChar w:fldCharType="end"/>
            </w:r>
            <w:r w:rsidRPr="006539FB">
              <w:rPr>
                <w:rStyle w:val="Hyperlink"/>
                <w:noProof/>
              </w:rPr>
              <w:fldChar w:fldCharType="end"/>
            </w:r>
          </w:ins>
        </w:p>
        <w:p w14:paraId="2E08D734" w14:textId="4F699CAD" w:rsidR="00DB52BA" w:rsidRDefault="00DB52BA">
          <w:pPr>
            <w:pStyle w:val="TOC3"/>
            <w:rPr>
              <w:ins w:id="48" w:author="Huo, Wendy" w:date="2025-06-24T18:37:00Z" w16du:dateUtc="2025-06-24T10:37:00Z"/>
              <w:rFonts w:asciiTheme="minorHAnsi" w:hAnsiTheme="minorHAnsi"/>
              <w:noProof/>
              <w:kern w:val="2"/>
              <w:sz w:val="24"/>
              <w:szCs w:val="24"/>
              <w:lang w:val="en-US" w:eastAsia="zh-CN"/>
              <w14:ligatures w14:val="standardContextual"/>
            </w:rPr>
          </w:pPr>
          <w:ins w:id="49"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"_Toc201682685"</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3.1.1</w:t>
            </w:r>
            <w:r>
              <w:rPr>
                <w:rFonts w:asciiTheme="minorHAnsi" w:hAnsiTheme="minorHAnsi"/>
                <w:noProof/>
                <w:kern w:val="2"/>
                <w:sz w:val="24"/>
                <w:szCs w:val="24"/>
                <w:lang w:val="en-US" w:eastAsia="zh-CN"/>
                <w14:ligatures w14:val="standardContextual"/>
              </w:rPr>
              <w:tab/>
            </w:r>
            <w:r w:rsidRPr="006539FB">
              <w:rPr>
                <w:rStyle w:val="Hyperlink"/>
                <w:rFonts w:cs="Calibri"/>
                <w:noProof/>
              </w:rPr>
              <w:t>Time and Materials Services</w:t>
            </w:r>
            <w:r>
              <w:rPr>
                <w:noProof/>
                <w:webHidden/>
              </w:rPr>
              <w:tab/>
            </w:r>
            <w:r>
              <w:rPr>
                <w:noProof/>
                <w:webHidden/>
              </w:rPr>
              <w:fldChar w:fldCharType="begin"/>
            </w:r>
            <w:r>
              <w:rPr>
                <w:noProof/>
                <w:webHidden/>
              </w:rPr>
              <w:instrText xml:space="preserve"> PAGEREF _Toc201682685 \h </w:instrText>
            </w:r>
          </w:ins>
          <w:r>
            <w:rPr>
              <w:noProof/>
              <w:webHidden/>
            </w:rPr>
          </w:r>
          <w:r>
            <w:rPr>
              <w:noProof/>
              <w:webHidden/>
            </w:rPr>
            <w:fldChar w:fldCharType="separate"/>
          </w:r>
          <w:ins w:id="50" w:author="Huo, Wendy" w:date="2025-06-24T18:37:00Z" w16du:dateUtc="2025-06-24T10:37:00Z">
            <w:r>
              <w:rPr>
                <w:noProof/>
                <w:webHidden/>
              </w:rPr>
              <w:t>8</w:t>
            </w:r>
            <w:r>
              <w:rPr>
                <w:noProof/>
                <w:webHidden/>
              </w:rPr>
              <w:fldChar w:fldCharType="end"/>
            </w:r>
            <w:r w:rsidRPr="006539FB">
              <w:rPr>
                <w:rStyle w:val="Hyperlink"/>
                <w:noProof/>
              </w:rPr>
              <w:fldChar w:fldCharType="end"/>
            </w:r>
          </w:ins>
        </w:p>
        <w:p w14:paraId="2434AEF3" w14:textId="2C153D73" w:rsidR="00DB52BA" w:rsidRDefault="00DB52BA">
          <w:pPr>
            <w:pStyle w:val="TOC3"/>
            <w:rPr>
              <w:ins w:id="51" w:author="Huo, Wendy" w:date="2025-06-24T18:37:00Z" w16du:dateUtc="2025-06-24T10:37:00Z"/>
              <w:rFonts w:asciiTheme="minorHAnsi" w:hAnsiTheme="minorHAnsi"/>
              <w:noProof/>
              <w:kern w:val="2"/>
              <w:sz w:val="24"/>
              <w:szCs w:val="24"/>
              <w:lang w:val="en-US" w:eastAsia="zh-CN"/>
              <w14:ligatures w14:val="standardContextual"/>
            </w:rPr>
          </w:pPr>
          <w:ins w:id="52"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"_Toc201682686"</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3.1.2</w:t>
            </w:r>
            <w:r>
              <w:rPr>
                <w:rFonts w:asciiTheme="minorHAnsi" w:hAnsiTheme="minorHAnsi"/>
                <w:noProof/>
                <w:kern w:val="2"/>
                <w:sz w:val="24"/>
                <w:szCs w:val="24"/>
                <w:lang w:val="en-US" w:eastAsia="zh-CN"/>
                <w14:ligatures w14:val="standardContextual"/>
              </w:rPr>
              <w:tab/>
            </w:r>
            <w:r w:rsidRPr="006539FB">
              <w:rPr>
                <w:rStyle w:val="Hyperlink"/>
                <w:rFonts w:cs="Calibri"/>
                <w:noProof/>
              </w:rPr>
              <w:t>Out of Scope</w:t>
            </w:r>
            <w:r>
              <w:rPr>
                <w:noProof/>
                <w:webHidden/>
              </w:rPr>
              <w:tab/>
            </w:r>
            <w:r>
              <w:rPr>
                <w:noProof/>
                <w:webHidden/>
              </w:rPr>
              <w:fldChar w:fldCharType="begin"/>
            </w:r>
            <w:r>
              <w:rPr>
                <w:noProof/>
                <w:webHidden/>
              </w:rPr>
              <w:instrText xml:space="preserve"> PAGEREF _Toc201682686 \h </w:instrText>
            </w:r>
          </w:ins>
          <w:r>
            <w:rPr>
              <w:noProof/>
              <w:webHidden/>
            </w:rPr>
          </w:r>
          <w:r>
            <w:rPr>
              <w:noProof/>
              <w:webHidden/>
            </w:rPr>
            <w:fldChar w:fldCharType="separate"/>
          </w:r>
          <w:ins w:id="53" w:author="Huo, Wendy" w:date="2025-06-24T18:37:00Z" w16du:dateUtc="2025-06-24T10:37:00Z">
            <w:r>
              <w:rPr>
                <w:noProof/>
                <w:webHidden/>
              </w:rPr>
              <w:t>9</w:t>
            </w:r>
            <w:r>
              <w:rPr>
                <w:noProof/>
                <w:webHidden/>
              </w:rPr>
              <w:fldChar w:fldCharType="end"/>
            </w:r>
            <w:r w:rsidRPr="006539FB">
              <w:rPr>
                <w:rStyle w:val="Hyperlink"/>
                <w:noProof/>
              </w:rPr>
              <w:fldChar w:fldCharType="end"/>
            </w:r>
          </w:ins>
        </w:p>
        <w:p w14:paraId="14285794" w14:textId="5075619C" w:rsidR="00DB52BA" w:rsidRDefault="00DB52BA">
          <w:pPr>
            <w:pStyle w:val="TOC3"/>
            <w:rPr>
              <w:ins w:id="54" w:author="Huo, Wendy" w:date="2025-06-24T18:37:00Z" w16du:dateUtc="2025-06-24T10:37:00Z"/>
              <w:rFonts w:asciiTheme="minorHAnsi" w:hAnsiTheme="minorHAnsi"/>
              <w:noProof/>
              <w:kern w:val="2"/>
              <w:sz w:val="24"/>
              <w:szCs w:val="24"/>
              <w:lang w:val="en-US" w:eastAsia="zh-CN"/>
              <w14:ligatures w14:val="standardContextual"/>
            </w:rPr>
          </w:pPr>
          <w:ins w:id="55"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"_Toc201682687"</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3.1.3</w:t>
            </w:r>
            <w:r>
              <w:rPr>
                <w:rFonts w:asciiTheme="minorHAnsi" w:hAnsiTheme="minorHAnsi"/>
                <w:noProof/>
                <w:kern w:val="2"/>
                <w:sz w:val="24"/>
                <w:szCs w:val="24"/>
                <w:lang w:val="en-US" w:eastAsia="zh-CN"/>
                <w14:ligatures w14:val="standardContextual"/>
              </w:rPr>
              <w:tab/>
            </w:r>
            <w:r w:rsidRPr="006539FB">
              <w:rPr>
                <w:rStyle w:val="Hyperlink"/>
                <w:rFonts w:cs="Calibri"/>
                <w:noProof/>
              </w:rPr>
              <w:t>Environments</w:t>
            </w:r>
            <w:r>
              <w:rPr>
                <w:noProof/>
                <w:webHidden/>
              </w:rPr>
              <w:tab/>
            </w:r>
            <w:r>
              <w:rPr>
                <w:noProof/>
                <w:webHidden/>
              </w:rPr>
              <w:fldChar w:fldCharType="begin"/>
            </w:r>
            <w:r>
              <w:rPr>
                <w:noProof/>
                <w:webHidden/>
              </w:rPr>
              <w:instrText xml:space="preserve"> PAGEREF _Toc201682687 \h </w:instrText>
            </w:r>
          </w:ins>
          <w:r>
            <w:rPr>
              <w:noProof/>
              <w:webHidden/>
            </w:rPr>
          </w:r>
          <w:r>
            <w:rPr>
              <w:noProof/>
              <w:webHidden/>
            </w:rPr>
            <w:fldChar w:fldCharType="separate"/>
          </w:r>
          <w:ins w:id="56" w:author="Huo, Wendy" w:date="2025-06-24T18:37:00Z" w16du:dateUtc="2025-06-24T10:37:00Z">
            <w:r>
              <w:rPr>
                <w:noProof/>
                <w:webHidden/>
              </w:rPr>
              <w:t>10</w:t>
            </w:r>
            <w:r>
              <w:rPr>
                <w:noProof/>
                <w:webHidden/>
              </w:rPr>
              <w:fldChar w:fldCharType="end"/>
            </w:r>
            <w:r w:rsidRPr="006539FB">
              <w:rPr>
                <w:rStyle w:val="Hyperlink"/>
                <w:noProof/>
              </w:rPr>
              <w:fldChar w:fldCharType="end"/>
            </w:r>
          </w:ins>
        </w:p>
        <w:p w14:paraId="6AB47E30" w14:textId="51C6A421" w:rsidR="00DB52BA" w:rsidRDefault="00DB52BA">
          <w:pPr>
            <w:pStyle w:val="TOC2"/>
            <w:rPr>
              <w:ins w:id="57" w:author="Huo, Wendy" w:date="2025-06-24T18:37:00Z" w16du:dateUtc="2025-06-24T10:37:00Z"/>
              <w:rFonts w:asciiTheme="minorHAnsi" w:hAnsiTheme="minorHAnsi"/>
              <w:noProof/>
              <w:kern w:val="2"/>
              <w:sz w:val="24"/>
              <w:szCs w:val="24"/>
              <w:lang w:val="en-US" w:eastAsia="zh-CN"/>
              <w14:ligatures w14:val="standardContextual"/>
            </w:rPr>
          </w:pPr>
          <w:ins w:id="58"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"_Toc201682688"</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3.2</w:t>
            </w:r>
            <w:r>
              <w:rPr>
                <w:rFonts w:asciiTheme="minorHAnsi" w:hAnsiTheme="minorHAnsi"/>
                <w:noProof/>
                <w:kern w:val="2"/>
                <w:sz w:val="24"/>
                <w:szCs w:val="24"/>
                <w:lang w:val="en-US" w:eastAsia="zh-CN"/>
                <w14:ligatures w14:val="standardContextual"/>
              </w:rPr>
              <w:tab/>
            </w:r>
            <w:r w:rsidRPr="006539FB">
              <w:rPr>
                <w:rStyle w:val="Hyperlink"/>
                <w:rFonts w:cs="Calibri"/>
                <w:noProof/>
              </w:rPr>
              <w:t>Location of Services</w:t>
            </w:r>
            <w:r>
              <w:rPr>
                <w:noProof/>
                <w:webHidden/>
              </w:rPr>
              <w:tab/>
            </w:r>
            <w:r>
              <w:rPr>
                <w:noProof/>
                <w:webHidden/>
              </w:rPr>
              <w:fldChar w:fldCharType="begin"/>
            </w:r>
            <w:r>
              <w:rPr>
                <w:noProof/>
                <w:webHidden/>
              </w:rPr>
              <w:instrText xml:space="preserve"> PAGEREF _Toc201682688 \h </w:instrText>
            </w:r>
          </w:ins>
          <w:r>
            <w:rPr>
              <w:noProof/>
              <w:webHidden/>
            </w:rPr>
          </w:r>
          <w:r>
            <w:rPr>
              <w:noProof/>
              <w:webHidden/>
            </w:rPr>
            <w:fldChar w:fldCharType="separate"/>
          </w:r>
          <w:ins w:id="59" w:author="Huo, Wendy" w:date="2025-06-24T18:37:00Z" w16du:dateUtc="2025-06-24T10:37:00Z">
            <w:r>
              <w:rPr>
                <w:noProof/>
                <w:webHidden/>
              </w:rPr>
              <w:t>11</w:t>
            </w:r>
            <w:r>
              <w:rPr>
                <w:noProof/>
                <w:webHidden/>
              </w:rPr>
              <w:fldChar w:fldCharType="end"/>
            </w:r>
            <w:r w:rsidRPr="006539FB">
              <w:rPr>
                <w:rStyle w:val="Hyperlink"/>
                <w:noProof/>
              </w:rPr>
              <w:fldChar w:fldCharType="end"/>
            </w:r>
          </w:ins>
        </w:p>
        <w:p w14:paraId="2959E4D6" w14:textId="7BA0553D" w:rsidR="00DB52BA" w:rsidRDefault="00DB52BA">
          <w:pPr>
            <w:pStyle w:val="TOC2"/>
            <w:rPr>
              <w:ins w:id="60" w:author="Huo, Wendy" w:date="2025-06-24T18:37:00Z" w16du:dateUtc="2025-06-24T10:37:00Z"/>
              <w:rFonts w:asciiTheme="minorHAnsi" w:hAnsiTheme="minorHAnsi"/>
              <w:noProof/>
              <w:kern w:val="2"/>
              <w:sz w:val="24"/>
              <w:szCs w:val="24"/>
              <w:lang w:val="en-US" w:eastAsia="zh-CN"/>
              <w14:ligatures w14:val="standardContextual"/>
            </w:rPr>
          </w:pPr>
          <w:ins w:id="61"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"_Toc201682689"</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3.3</w:t>
            </w:r>
            <w:r>
              <w:rPr>
                <w:rFonts w:asciiTheme="minorHAnsi" w:hAnsiTheme="minorHAnsi"/>
                <w:noProof/>
                <w:kern w:val="2"/>
                <w:sz w:val="24"/>
                <w:szCs w:val="24"/>
                <w:lang w:val="en-US" w:eastAsia="zh-CN"/>
                <w14:ligatures w14:val="standardContextual"/>
              </w:rPr>
              <w:tab/>
            </w:r>
            <w:r w:rsidRPr="006539FB">
              <w:rPr>
                <w:rStyle w:val="Hyperlink"/>
                <w:rFonts w:cs="Calibri"/>
                <w:noProof/>
              </w:rPr>
              <w:t>Deliverables</w:t>
            </w:r>
            <w:r>
              <w:rPr>
                <w:noProof/>
                <w:webHidden/>
              </w:rPr>
              <w:tab/>
            </w:r>
            <w:r>
              <w:rPr>
                <w:noProof/>
                <w:webHidden/>
              </w:rPr>
              <w:fldChar w:fldCharType="begin"/>
            </w:r>
            <w:r>
              <w:rPr>
                <w:noProof/>
                <w:webHidden/>
              </w:rPr>
              <w:instrText xml:space="preserve"> PAGEREF _Toc201682689 \h </w:instrText>
            </w:r>
          </w:ins>
          <w:r>
            <w:rPr>
              <w:noProof/>
              <w:webHidden/>
            </w:rPr>
          </w:r>
          <w:r>
            <w:rPr>
              <w:noProof/>
              <w:webHidden/>
            </w:rPr>
            <w:fldChar w:fldCharType="separate"/>
          </w:r>
          <w:ins w:id="62" w:author="Huo, Wendy" w:date="2025-06-24T18:37:00Z" w16du:dateUtc="2025-06-24T10:37:00Z">
            <w:r>
              <w:rPr>
                <w:noProof/>
                <w:webHidden/>
              </w:rPr>
              <w:t>11</w:t>
            </w:r>
            <w:r>
              <w:rPr>
                <w:noProof/>
                <w:webHidden/>
              </w:rPr>
              <w:fldChar w:fldCharType="end"/>
            </w:r>
            <w:r w:rsidRPr="006539FB">
              <w:rPr>
                <w:rStyle w:val="Hyperlink"/>
                <w:noProof/>
              </w:rPr>
              <w:fldChar w:fldCharType="end"/>
            </w:r>
          </w:ins>
        </w:p>
        <w:p w14:paraId="78ACA0B5" w14:textId="2C8AA120" w:rsidR="00DB52BA" w:rsidRDefault="00DB52BA">
          <w:pPr>
            <w:pStyle w:val="TOC2"/>
            <w:rPr>
              <w:ins w:id="63" w:author="Huo, Wendy" w:date="2025-06-24T18:37:00Z" w16du:dateUtc="2025-06-24T10:37:00Z"/>
              <w:rFonts w:asciiTheme="minorHAnsi" w:hAnsiTheme="minorHAnsi"/>
              <w:noProof/>
              <w:kern w:val="2"/>
              <w:sz w:val="24"/>
              <w:szCs w:val="24"/>
              <w:lang w:val="en-US" w:eastAsia="zh-CN"/>
              <w14:ligatures w14:val="standardContextual"/>
            </w:rPr>
          </w:pPr>
          <w:ins w:id="64"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"_Toc201682690"</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3.4</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Closure</w:t>
            </w:r>
            <w:r>
              <w:rPr>
                <w:noProof/>
                <w:webHidden/>
              </w:rPr>
              <w:tab/>
            </w:r>
            <w:r>
              <w:rPr>
                <w:noProof/>
                <w:webHidden/>
              </w:rPr>
              <w:fldChar w:fldCharType="begin"/>
            </w:r>
            <w:r>
              <w:rPr>
                <w:noProof/>
                <w:webHidden/>
              </w:rPr>
              <w:instrText xml:space="preserve"> PAGEREF _Toc201682690 \h </w:instrText>
            </w:r>
          </w:ins>
          <w:r>
            <w:rPr>
              <w:noProof/>
              <w:webHidden/>
            </w:rPr>
          </w:r>
          <w:r>
            <w:rPr>
              <w:noProof/>
              <w:webHidden/>
            </w:rPr>
            <w:fldChar w:fldCharType="separate"/>
          </w:r>
          <w:ins w:id="65" w:author="Huo, Wendy" w:date="2025-06-24T18:37:00Z" w16du:dateUtc="2025-06-24T10:37:00Z">
            <w:r>
              <w:rPr>
                <w:noProof/>
                <w:webHidden/>
              </w:rPr>
              <w:t>11</w:t>
            </w:r>
            <w:r>
              <w:rPr>
                <w:noProof/>
                <w:webHidden/>
              </w:rPr>
              <w:fldChar w:fldCharType="end"/>
            </w:r>
            <w:r w:rsidRPr="006539FB">
              <w:rPr>
                <w:rStyle w:val="Hyperlink"/>
                <w:noProof/>
              </w:rPr>
              <w:fldChar w:fldCharType="end"/>
            </w:r>
          </w:ins>
        </w:p>
        <w:p w14:paraId="119E3E16" w14:textId="4A115DB6" w:rsidR="00DB52BA" w:rsidRDefault="00DB52BA">
          <w:pPr>
            <w:pStyle w:val="TOC2"/>
            <w:rPr>
              <w:ins w:id="66" w:author="Huo, Wendy" w:date="2025-06-24T18:37:00Z" w16du:dateUtc="2025-06-24T10:37:00Z"/>
              <w:rFonts w:asciiTheme="minorHAnsi" w:hAnsiTheme="minorHAnsi"/>
              <w:noProof/>
              <w:kern w:val="2"/>
              <w:sz w:val="24"/>
              <w:szCs w:val="24"/>
              <w:lang w:val="en-US" w:eastAsia="zh-CN"/>
              <w14:ligatures w14:val="standardContextual"/>
            </w:rPr>
          </w:pPr>
          <w:ins w:id="67"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"_Toc201682691"</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Implementation</w:t>
            </w:r>
            <w:r>
              <w:rPr>
                <w:noProof/>
                <w:webHidden/>
              </w:rPr>
              <w:tab/>
            </w:r>
            <w:r>
              <w:rPr>
                <w:noProof/>
                <w:webHidden/>
              </w:rPr>
              <w:fldChar w:fldCharType="begin"/>
            </w:r>
            <w:r>
              <w:rPr>
                <w:noProof/>
                <w:webHidden/>
              </w:rPr>
              <w:instrText xml:space="preserve"> PAGEREF _Toc201682691 \h </w:instrText>
            </w:r>
          </w:ins>
          <w:r>
            <w:rPr>
              <w:noProof/>
              <w:webHidden/>
            </w:rPr>
          </w:r>
          <w:r>
            <w:rPr>
              <w:noProof/>
              <w:webHidden/>
            </w:rPr>
            <w:fldChar w:fldCharType="separate"/>
          </w:r>
          <w:ins w:id="68" w:author="Huo, Wendy" w:date="2025-06-24T18:37:00Z" w16du:dateUtc="2025-06-24T10:37:00Z">
            <w:r>
              <w:rPr>
                <w:noProof/>
                <w:webHidden/>
              </w:rPr>
              <w:t>11</w:t>
            </w:r>
            <w:r>
              <w:rPr>
                <w:noProof/>
                <w:webHidden/>
              </w:rPr>
              <w:fldChar w:fldCharType="end"/>
            </w:r>
            <w:r w:rsidRPr="006539FB">
              <w:rPr>
                <w:rStyle w:val="Hyperlink"/>
                <w:noProof/>
              </w:rPr>
              <w:fldChar w:fldCharType="end"/>
            </w:r>
          </w:ins>
        </w:p>
        <w:p w14:paraId="7EC08F0E" w14:textId="66EDEB1F" w:rsidR="00DB52BA" w:rsidRDefault="00DB52BA">
          <w:pPr>
            <w:pStyle w:val="TOC3"/>
            <w:rPr>
              <w:ins w:id="69" w:author="Huo, Wendy" w:date="2025-06-24T18:37:00Z" w16du:dateUtc="2025-06-24T10:37:00Z"/>
              <w:rFonts w:asciiTheme="minorHAnsi" w:hAnsiTheme="minorHAnsi"/>
              <w:noProof/>
              <w:kern w:val="2"/>
              <w:sz w:val="24"/>
              <w:szCs w:val="24"/>
              <w:lang w:val="en-US" w:eastAsia="zh-CN"/>
              <w14:ligatures w14:val="standardContextual"/>
            </w:rPr>
          </w:pPr>
          <w:ins w:id="70"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"_Toc201682692"</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3.5.1</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Approach</w:t>
            </w:r>
            <w:r>
              <w:rPr>
                <w:noProof/>
                <w:webHidden/>
              </w:rPr>
              <w:tab/>
            </w:r>
            <w:r>
              <w:rPr>
                <w:noProof/>
                <w:webHidden/>
              </w:rPr>
              <w:fldChar w:fldCharType="begin"/>
            </w:r>
            <w:r>
              <w:rPr>
                <w:noProof/>
                <w:webHidden/>
              </w:rPr>
              <w:instrText xml:space="preserve"> PAGEREF _Toc201682692 \h </w:instrText>
            </w:r>
          </w:ins>
          <w:r>
            <w:rPr>
              <w:noProof/>
              <w:webHidden/>
            </w:rPr>
          </w:r>
          <w:r>
            <w:rPr>
              <w:noProof/>
              <w:webHidden/>
            </w:rPr>
            <w:fldChar w:fldCharType="separate"/>
          </w:r>
          <w:ins w:id="71" w:author="Huo, Wendy" w:date="2025-06-24T18:37:00Z" w16du:dateUtc="2025-06-24T10:37:00Z">
            <w:r>
              <w:rPr>
                <w:noProof/>
                <w:webHidden/>
              </w:rPr>
              <w:t>11</w:t>
            </w:r>
            <w:r>
              <w:rPr>
                <w:noProof/>
                <w:webHidden/>
              </w:rPr>
              <w:fldChar w:fldCharType="end"/>
            </w:r>
            <w:r w:rsidRPr="006539FB">
              <w:rPr>
                <w:rStyle w:val="Hyperlink"/>
                <w:noProof/>
              </w:rPr>
              <w:fldChar w:fldCharType="end"/>
            </w:r>
          </w:ins>
        </w:p>
        <w:p w14:paraId="3C3D0DB6" w14:textId="31D25C9F" w:rsidR="00DB52BA" w:rsidRDefault="00DB52BA">
          <w:pPr>
            <w:pStyle w:val="TOC3"/>
            <w:rPr>
              <w:ins w:id="72" w:author="Huo, Wendy" w:date="2025-06-24T18:37:00Z" w16du:dateUtc="2025-06-24T10:37:00Z"/>
              <w:rFonts w:asciiTheme="minorHAnsi" w:hAnsiTheme="minorHAnsi"/>
              <w:noProof/>
              <w:kern w:val="2"/>
              <w:sz w:val="24"/>
              <w:szCs w:val="24"/>
              <w:lang w:val="en-US" w:eastAsia="zh-CN"/>
              <w14:ligatures w14:val="standardContextual"/>
            </w:rPr>
          </w:pPr>
          <w:ins w:id="73"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"_Toc201682693"</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3.5.2</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Organization</w:t>
            </w:r>
            <w:r>
              <w:rPr>
                <w:noProof/>
                <w:webHidden/>
              </w:rPr>
              <w:tab/>
            </w:r>
            <w:r>
              <w:rPr>
                <w:noProof/>
                <w:webHidden/>
              </w:rPr>
              <w:fldChar w:fldCharType="begin"/>
            </w:r>
            <w:r>
              <w:rPr>
                <w:noProof/>
                <w:webHidden/>
              </w:rPr>
              <w:instrText xml:space="preserve"> PAGEREF _Toc201682693 \h </w:instrText>
            </w:r>
          </w:ins>
          <w:r>
            <w:rPr>
              <w:noProof/>
              <w:webHidden/>
            </w:rPr>
          </w:r>
          <w:r>
            <w:rPr>
              <w:noProof/>
              <w:webHidden/>
            </w:rPr>
            <w:fldChar w:fldCharType="separate"/>
          </w:r>
          <w:ins w:id="74" w:author="Huo, Wendy" w:date="2025-06-24T18:37:00Z" w16du:dateUtc="2025-06-24T10:37:00Z">
            <w:r>
              <w:rPr>
                <w:noProof/>
                <w:webHidden/>
              </w:rPr>
              <w:t>12</w:t>
            </w:r>
            <w:r>
              <w:rPr>
                <w:noProof/>
                <w:webHidden/>
              </w:rPr>
              <w:fldChar w:fldCharType="end"/>
            </w:r>
            <w:r w:rsidRPr="006539FB">
              <w:rPr>
                <w:rStyle w:val="Hyperlink"/>
                <w:noProof/>
              </w:rPr>
              <w:fldChar w:fldCharType="end"/>
            </w:r>
          </w:ins>
        </w:p>
        <w:p w14:paraId="0D43E240" w14:textId="771B9C5D" w:rsidR="00DB52BA" w:rsidRDefault="00DB52BA">
          <w:pPr>
            <w:pStyle w:val="TOC3"/>
            <w:rPr>
              <w:ins w:id="75" w:author="Huo, Wendy" w:date="2025-06-24T18:37:00Z" w16du:dateUtc="2025-06-24T10:37:00Z"/>
              <w:rFonts w:asciiTheme="minorHAnsi" w:hAnsiTheme="minorHAnsi"/>
              <w:noProof/>
              <w:kern w:val="2"/>
              <w:sz w:val="24"/>
              <w:szCs w:val="24"/>
              <w:lang w:val="en-US" w:eastAsia="zh-CN"/>
              <w14:ligatures w14:val="standardContextual"/>
            </w:rPr>
          </w:pPr>
          <w:ins w:id="76"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"_Toc201682694"</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3.5.3</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Execution Methodology</w:t>
            </w:r>
            <w:r>
              <w:rPr>
                <w:noProof/>
                <w:webHidden/>
              </w:rPr>
              <w:tab/>
            </w:r>
            <w:r>
              <w:rPr>
                <w:noProof/>
                <w:webHidden/>
              </w:rPr>
              <w:fldChar w:fldCharType="begin"/>
            </w:r>
            <w:r>
              <w:rPr>
                <w:noProof/>
                <w:webHidden/>
              </w:rPr>
              <w:instrText xml:space="preserve"> PAGEREF _Toc201682694 \h </w:instrText>
            </w:r>
          </w:ins>
          <w:r>
            <w:rPr>
              <w:noProof/>
              <w:webHidden/>
            </w:rPr>
          </w:r>
          <w:r>
            <w:rPr>
              <w:noProof/>
              <w:webHidden/>
            </w:rPr>
            <w:fldChar w:fldCharType="separate"/>
          </w:r>
          <w:ins w:id="77" w:author="Huo, Wendy" w:date="2025-06-24T18:37:00Z" w16du:dateUtc="2025-06-24T10:37:00Z">
            <w:r>
              <w:rPr>
                <w:noProof/>
                <w:webHidden/>
              </w:rPr>
              <w:t>12</w:t>
            </w:r>
            <w:r>
              <w:rPr>
                <w:noProof/>
                <w:webHidden/>
              </w:rPr>
              <w:fldChar w:fldCharType="end"/>
            </w:r>
            <w:r w:rsidRPr="006539FB">
              <w:rPr>
                <w:rStyle w:val="Hyperlink"/>
                <w:noProof/>
              </w:rPr>
              <w:fldChar w:fldCharType="end"/>
            </w:r>
          </w:ins>
        </w:p>
        <w:p w14:paraId="004B70A5" w14:textId="28736E48" w:rsidR="00DB52BA" w:rsidRDefault="00DB52BA">
          <w:pPr>
            <w:pStyle w:val="TOC3"/>
            <w:rPr>
              <w:ins w:id="78" w:author="Huo, Wendy" w:date="2025-06-24T18:37:00Z" w16du:dateUtc="2025-06-24T10:37:00Z"/>
              <w:rFonts w:asciiTheme="minorHAnsi" w:hAnsiTheme="minorHAnsi"/>
              <w:noProof/>
              <w:kern w:val="2"/>
              <w:sz w:val="24"/>
              <w:szCs w:val="24"/>
              <w:lang w:val="en-US" w:eastAsia="zh-CN"/>
              <w14:ligatures w14:val="standardContextual"/>
            </w:rPr>
          </w:pPr>
          <w:ins w:id="79"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"_Toc201682695"</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3.5.4</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Phases</w:t>
            </w:r>
            <w:r>
              <w:rPr>
                <w:noProof/>
                <w:webHidden/>
              </w:rPr>
              <w:tab/>
            </w:r>
            <w:r>
              <w:rPr>
                <w:noProof/>
                <w:webHidden/>
              </w:rPr>
              <w:fldChar w:fldCharType="begin"/>
            </w:r>
            <w:r>
              <w:rPr>
                <w:noProof/>
                <w:webHidden/>
              </w:rPr>
              <w:instrText xml:space="preserve"> PAGEREF _Toc201682695 \h </w:instrText>
            </w:r>
          </w:ins>
          <w:r>
            <w:rPr>
              <w:noProof/>
              <w:webHidden/>
            </w:rPr>
          </w:r>
          <w:r>
            <w:rPr>
              <w:noProof/>
              <w:webHidden/>
            </w:rPr>
            <w:fldChar w:fldCharType="separate"/>
          </w:r>
          <w:ins w:id="80" w:author="Huo, Wendy" w:date="2025-06-24T18:37:00Z" w16du:dateUtc="2025-06-24T10:37:00Z">
            <w:r>
              <w:rPr>
                <w:noProof/>
                <w:webHidden/>
              </w:rPr>
              <w:t>13</w:t>
            </w:r>
            <w:r>
              <w:rPr>
                <w:noProof/>
                <w:webHidden/>
              </w:rPr>
              <w:fldChar w:fldCharType="end"/>
            </w:r>
            <w:r w:rsidRPr="006539FB">
              <w:rPr>
                <w:rStyle w:val="Hyperlink"/>
                <w:noProof/>
              </w:rPr>
              <w:fldChar w:fldCharType="end"/>
            </w:r>
          </w:ins>
        </w:p>
        <w:p w14:paraId="692D10AD" w14:textId="006D4605" w:rsidR="00DB52BA" w:rsidRDefault="00DB52BA">
          <w:pPr>
            <w:pStyle w:val="TOC3"/>
            <w:rPr>
              <w:ins w:id="81" w:author="Huo, Wendy" w:date="2025-06-24T18:37:00Z" w16du:dateUtc="2025-06-24T10:37:00Z"/>
              <w:rFonts w:asciiTheme="minorHAnsi" w:hAnsiTheme="minorHAnsi"/>
              <w:noProof/>
              <w:kern w:val="2"/>
              <w:sz w:val="24"/>
              <w:szCs w:val="24"/>
              <w:lang w:val="en-US" w:eastAsia="zh-CN"/>
              <w14:ligatures w14:val="standardContextual"/>
            </w:rPr>
          </w:pPr>
          <w:ins w:id="82"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"_Toc201682696"</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3.5.5</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Initiation</w:t>
            </w:r>
            <w:r>
              <w:rPr>
                <w:noProof/>
                <w:webHidden/>
              </w:rPr>
              <w:tab/>
            </w:r>
            <w:r>
              <w:rPr>
                <w:noProof/>
                <w:webHidden/>
              </w:rPr>
              <w:fldChar w:fldCharType="begin"/>
            </w:r>
            <w:r>
              <w:rPr>
                <w:noProof/>
                <w:webHidden/>
              </w:rPr>
              <w:instrText xml:space="preserve"> PAGEREF _Toc201682696 \h </w:instrText>
            </w:r>
          </w:ins>
          <w:r>
            <w:rPr>
              <w:noProof/>
              <w:webHidden/>
            </w:rPr>
          </w:r>
          <w:r>
            <w:rPr>
              <w:noProof/>
              <w:webHidden/>
            </w:rPr>
            <w:fldChar w:fldCharType="separate"/>
          </w:r>
          <w:ins w:id="83" w:author="Huo, Wendy" w:date="2025-06-24T18:37:00Z" w16du:dateUtc="2025-06-24T10:37:00Z">
            <w:r>
              <w:rPr>
                <w:noProof/>
                <w:webHidden/>
              </w:rPr>
              <w:t>17</w:t>
            </w:r>
            <w:r>
              <w:rPr>
                <w:noProof/>
                <w:webHidden/>
              </w:rPr>
              <w:fldChar w:fldCharType="end"/>
            </w:r>
            <w:r w:rsidRPr="006539FB">
              <w:rPr>
                <w:rStyle w:val="Hyperlink"/>
                <w:noProof/>
              </w:rPr>
              <w:fldChar w:fldCharType="end"/>
            </w:r>
          </w:ins>
        </w:p>
        <w:p w14:paraId="00E5B989" w14:textId="3DBBF044" w:rsidR="00DB52BA" w:rsidRDefault="00DB52BA">
          <w:pPr>
            <w:pStyle w:val="TOC2"/>
            <w:rPr>
              <w:ins w:id="84" w:author="Huo, Wendy" w:date="2025-06-24T18:37:00Z" w16du:dateUtc="2025-06-24T10:37:00Z"/>
              <w:rFonts w:asciiTheme="minorHAnsi" w:hAnsiTheme="minorHAnsi"/>
              <w:noProof/>
              <w:kern w:val="2"/>
              <w:sz w:val="24"/>
              <w:szCs w:val="24"/>
              <w:lang w:val="en-US" w:eastAsia="zh-CN"/>
              <w14:ligatures w14:val="standardContextual"/>
            </w:rPr>
          </w:pPr>
          <w:ins w:id="85"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"_Toc201682697"</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3.6</w:t>
            </w:r>
            <w:r>
              <w:rPr>
                <w:rFonts w:asciiTheme="minorHAnsi" w:hAnsiTheme="minorHAnsi"/>
                <w:noProof/>
                <w:kern w:val="2"/>
                <w:sz w:val="24"/>
                <w:szCs w:val="24"/>
                <w:lang w:val="en-US" w:eastAsia="zh-CN"/>
                <w14:ligatures w14:val="standardContextual"/>
              </w:rPr>
              <w:tab/>
            </w:r>
            <w:r w:rsidRPr="006539FB">
              <w:rPr>
                <w:rStyle w:val="Hyperlink"/>
                <w:rFonts w:cs="Calibri"/>
                <w:noProof/>
              </w:rPr>
              <w:t>Schedule</w:t>
            </w:r>
            <w:r>
              <w:rPr>
                <w:noProof/>
                <w:webHidden/>
              </w:rPr>
              <w:tab/>
            </w:r>
            <w:r>
              <w:rPr>
                <w:noProof/>
                <w:webHidden/>
              </w:rPr>
              <w:fldChar w:fldCharType="begin"/>
            </w:r>
            <w:r>
              <w:rPr>
                <w:noProof/>
                <w:webHidden/>
              </w:rPr>
              <w:instrText xml:space="preserve"> PAGEREF _Toc201682697 \h </w:instrText>
            </w:r>
          </w:ins>
          <w:r>
            <w:rPr>
              <w:noProof/>
              <w:webHidden/>
            </w:rPr>
          </w:r>
          <w:r>
            <w:rPr>
              <w:noProof/>
              <w:webHidden/>
            </w:rPr>
            <w:fldChar w:fldCharType="separate"/>
          </w:r>
          <w:ins w:id="86" w:author="Huo, Wendy" w:date="2025-06-24T18:37:00Z" w16du:dateUtc="2025-06-24T10:37:00Z">
            <w:r>
              <w:rPr>
                <w:noProof/>
                <w:webHidden/>
              </w:rPr>
              <w:t>17</w:t>
            </w:r>
            <w:r>
              <w:rPr>
                <w:noProof/>
                <w:webHidden/>
              </w:rPr>
              <w:fldChar w:fldCharType="end"/>
            </w:r>
            <w:r w:rsidRPr="006539FB">
              <w:rPr>
                <w:rStyle w:val="Hyperlink"/>
                <w:noProof/>
              </w:rPr>
              <w:fldChar w:fldCharType="end"/>
            </w:r>
          </w:ins>
        </w:p>
        <w:p w14:paraId="080B61DD" w14:textId="2E276C6A" w:rsidR="00DB52BA" w:rsidRDefault="00DB52BA">
          <w:pPr>
            <w:pStyle w:val="TOC2"/>
            <w:rPr>
              <w:ins w:id="87" w:author="Huo, Wendy" w:date="2025-06-24T18:37:00Z" w16du:dateUtc="2025-06-24T10:37:00Z"/>
              <w:rFonts w:asciiTheme="minorHAnsi" w:hAnsiTheme="minorHAnsi"/>
              <w:noProof/>
              <w:kern w:val="2"/>
              <w:sz w:val="24"/>
              <w:szCs w:val="24"/>
              <w:lang w:val="en-US" w:eastAsia="zh-CN"/>
              <w14:ligatures w14:val="standardContextual"/>
            </w:rPr>
          </w:pPr>
          <w:ins w:id="88"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"_Toc201682698"</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3.7</w:t>
            </w:r>
            <w:r>
              <w:rPr>
                <w:rFonts w:asciiTheme="minorHAnsi" w:hAnsiTheme="minorHAnsi"/>
                <w:noProof/>
                <w:kern w:val="2"/>
                <w:sz w:val="24"/>
                <w:szCs w:val="24"/>
                <w:lang w:val="en-US" w:eastAsia="zh-CN"/>
                <w14:ligatures w14:val="standardContextual"/>
              </w:rPr>
              <w:tab/>
            </w:r>
            <w:r w:rsidRPr="006539FB">
              <w:rPr>
                <w:rStyle w:val="Hyperlink"/>
                <w:rFonts w:cs="Calibri"/>
                <w:noProof/>
              </w:rPr>
              <w:t>Static Data</w:t>
            </w:r>
            <w:r>
              <w:rPr>
                <w:noProof/>
                <w:webHidden/>
              </w:rPr>
              <w:tab/>
            </w:r>
            <w:r>
              <w:rPr>
                <w:noProof/>
                <w:webHidden/>
              </w:rPr>
              <w:fldChar w:fldCharType="begin"/>
            </w:r>
            <w:r>
              <w:rPr>
                <w:noProof/>
                <w:webHidden/>
              </w:rPr>
              <w:instrText xml:space="preserve"> PAGEREF _Toc201682698 \h </w:instrText>
            </w:r>
          </w:ins>
          <w:r>
            <w:rPr>
              <w:noProof/>
              <w:webHidden/>
            </w:rPr>
          </w:r>
          <w:r>
            <w:rPr>
              <w:noProof/>
              <w:webHidden/>
            </w:rPr>
            <w:fldChar w:fldCharType="separate"/>
          </w:r>
          <w:ins w:id="89" w:author="Huo, Wendy" w:date="2025-06-24T18:37:00Z" w16du:dateUtc="2025-06-24T10:37:00Z">
            <w:r>
              <w:rPr>
                <w:noProof/>
                <w:webHidden/>
              </w:rPr>
              <w:t>18</w:t>
            </w:r>
            <w:r>
              <w:rPr>
                <w:noProof/>
                <w:webHidden/>
              </w:rPr>
              <w:fldChar w:fldCharType="end"/>
            </w:r>
            <w:r w:rsidRPr="006539FB">
              <w:rPr>
                <w:rStyle w:val="Hyperlink"/>
                <w:noProof/>
              </w:rPr>
              <w:fldChar w:fldCharType="end"/>
            </w:r>
          </w:ins>
        </w:p>
        <w:p w14:paraId="37B60B64" w14:textId="4DCC0929" w:rsidR="00DB52BA" w:rsidRDefault="00DB52BA">
          <w:pPr>
            <w:pStyle w:val="TOC2"/>
            <w:rPr>
              <w:ins w:id="90" w:author="Huo, Wendy" w:date="2025-06-24T18:37:00Z" w16du:dateUtc="2025-06-24T10:37:00Z"/>
              <w:rFonts w:asciiTheme="minorHAnsi" w:hAnsiTheme="minorHAnsi"/>
              <w:noProof/>
              <w:kern w:val="2"/>
              <w:sz w:val="24"/>
              <w:szCs w:val="24"/>
              <w:lang w:val="en-US" w:eastAsia="zh-CN"/>
              <w14:ligatures w14:val="standardContextual"/>
            </w:rPr>
          </w:pPr>
          <w:ins w:id="91"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"_Toc201682699"</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3.8</w:t>
            </w:r>
            <w:r>
              <w:rPr>
                <w:rFonts w:asciiTheme="minorHAnsi" w:hAnsiTheme="minorHAnsi"/>
                <w:noProof/>
                <w:kern w:val="2"/>
                <w:sz w:val="24"/>
                <w:szCs w:val="24"/>
                <w:lang w:val="en-US" w:eastAsia="zh-CN"/>
                <w14:ligatures w14:val="standardContextual"/>
              </w:rPr>
              <w:tab/>
            </w:r>
            <w:r w:rsidRPr="006539FB">
              <w:rPr>
                <w:rStyle w:val="Hyperlink"/>
                <w:rFonts w:cs="Calibri"/>
                <w:noProof/>
              </w:rPr>
              <w:t>User Acceptance Testing</w:t>
            </w:r>
            <w:r>
              <w:rPr>
                <w:noProof/>
                <w:webHidden/>
              </w:rPr>
              <w:tab/>
            </w:r>
            <w:r>
              <w:rPr>
                <w:noProof/>
                <w:webHidden/>
              </w:rPr>
              <w:fldChar w:fldCharType="begin"/>
            </w:r>
            <w:r>
              <w:rPr>
                <w:noProof/>
                <w:webHidden/>
              </w:rPr>
              <w:instrText xml:space="preserve"> PAGEREF _Toc201682699 \h </w:instrText>
            </w:r>
          </w:ins>
          <w:r>
            <w:rPr>
              <w:noProof/>
              <w:webHidden/>
            </w:rPr>
          </w:r>
          <w:r>
            <w:rPr>
              <w:noProof/>
              <w:webHidden/>
            </w:rPr>
            <w:fldChar w:fldCharType="separate"/>
          </w:r>
          <w:ins w:id="92" w:author="Huo, Wendy" w:date="2025-06-24T18:37:00Z" w16du:dateUtc="2025-06-24T10:37:00Z">
            <w:r>
              <w:rPr>
                <w:noProof/>
                <w:webHidden/>
              </w:rPr>
              <w:t>18</w:t>
            </w:r>
            <w:r>
              <w:rPr>
                <w:noProof/>
                <w:webHidden/>
              </w:rPr>
              <w:fldChar w:fldCharType="end"/>
            </w:r>
            <w:r w:rsidRPr="006539FB">
              <w:rPr>
                <w:rStyle w:val="Hyperlink"/>
                <w:noProof/>
              </w:rPr>
              <w:fldChar w:fldCharType="end"/>
            </w:r>
          </w:ins>
        </w:p>
        <w:p w14:paraId="5DDFD1D5" w14:textId="0DC9798C" w:rsidR="00DB52BA" w:rsidRDefault="00DB52BA">
          <w:pPr>
            <w:pStyle w:val="TOC2"/>
            <w:rPr>
              <w:ins w:id="93" w:author="Huo, Wendy" w:date="2025-06-24T18:37:00Z" w16du:dateUtc="2025-06-24T10:37:00Z"/>
              <w:rFonts w:asciiTheme="minorHAnsi" w:hAnsiTheme="minorHAnsi"/>
              <w:noProof/>
              <w:kern w:val="2"/>
              <w:sz w:val="24"/>
              <w:szCs w:val="24"/>
              <w:lang w:val="en-US" w:eastAsia="zh-CN"/>
              <w14:ligatures w14:val="standardContextual"/>
            </w:rPr>
          </w:pPr>
          <w:ins w:id="94"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"_Toc201682700"</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3.9</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Controls</w:t>
            </w:r>
            <w:r>
              <w:rPr>
                <w:noProof/>
                <w:webHidden/>
              </w:rPr>
              <w:tab/>
            </w:r>
            <w:r>
              <w:rPr>
                <w:noProof/>
                <w:webHidden/>
              </w:rPr>
              <w:fldChar w:fldCharType="begin"/>
            </w:r>
            <w:r>
              <w:rPr>
                <w:noProof/>
                <w:webHidden/>
              </w:rPr>
              <w:instrText xml:space="preserve"> PAGEREF _Toc201682700 \h </w:instrText>
            </w:r>
          </w:ins>
          <w:r>
            <w:rPr>
              <w:noProof/>
              <w:webHidden/>
            </w:rPr>
          </w:r>
          <w:r>
            <w:rPr>
              <w:noProof/>
              <w:webHidden/>
            </w:rPr>
            <w:fldChar w:fldCharType="separate"/>
          </w:r>
          <w:ins w:id="95"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6E81BA15" w14:textId="4948AEA9" w:rsidR="00DB52BA" w:rsidRDefault="00DB52BA">
          <w:pPr>
            <w:pStyle w:val="TOC3"/>
            <w:rPr>
              <w:ins w:id="96" w:author="Huo, Wendy" w:date="2025-06-24T18:37:00Z" w16du:dateUtc="2025-06-24T10:37:00Z"/>
              <w:rFonts w:asciiTheme="minorHAnsi" w:hAnsiTheme="minorHAnsi"/>
              <w:noProof/>
              <w:kern w:val="2"/>
              <w:sz w:val="24"/>
              <w:szCs w:val="24"/>
              <w:lang w:val="en-US" w:eastAsia="zh-CN"/>
              <w14:ligatures w14:val="standardContextual"/>
            </w:rPr>
          </w:pPr>
          <w:ins w:id="97"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"_Toc201682701"</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3.9.1</w:t>
            </w:r>
            <w:r>
              <w:rPr>
                <w:rFonts w:asciiTheme="minorHAnsi" w:hAnsiTheme="minorHAnsi"/>
                <w:noProof/>
                <w:kern w:val="2"/>
                <w:sz w:val="24"/>
                <w:szCs w:val="24"/>
                <w:lang w:val="en-US" w:eastAsia="zh-CN"/>
                <w14:ligatures w14:val="standardContextual"/>
              </w:rPr>
              <w:tab/>
            </w:r>
            <w:r w:rsidRPr="006539FB">
              <w:rPr>
                <w:rStyle w:val="Hyperlink"/>
                <w:rFonts w:cs="Calibri"/>
                <w:noProof/>
              </w:rPr>
              <w:t>Issue Management</w:t>
            </w:r>
            <w:r>
              <w:rPr>
                <w:noProof/>
                <w:webHidden/>
              </w:rPr>
              <w:tab/>
            </w:r>
            <w:r>
              <w:rPr>
                <w:noProof/>
                <w:webHidden/>
              </w:rPr>
              <w:fldChar w:fldCharType="begin"/>
            </w:r>
            <w:r>
              <w:rPr>
                <w:noProof/>
                <w:webHidden/>
              </w:rPr>
              <w:instrText xml:space="preserve"> PAGEREF _Toc201682701 \h </w:instrText>
            </w:r>
          </w:ins>
          <w:r>
            <w:rPr>
              <w:noProof/>
              <w:webHidden/>
            </w:rPr>
          </w:r>
          <w:r>
            <w:rPr>
              <w:noProof/>
              <w:webHidden/>
            </w:rPr>
            <w:fldChar w:fldCharType="separate"/>
          </w:r>
          <w:ins w:id="98"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01CCB271" w14:textId="52DD6842" w:rsidR="00DB52BA" w:rsidRDefault="00DB52BA">
          <w:pPr>
            <w:pStyle w:val="TOC3"/>
            <w:rPr>
              <w:ins w:id="99" w:author="Huo, Wendy" w:date="2025-06-24T18:37:00Z" w16du:dateUtc="2025-06-24T10:37:00Z"/>
              <w:rFonts w:asciiTheme="minorHAnsi" w:hAnsiTheme="minorHAnsi"/>
              <w:noProof/>
              <w:kern w:val="2"/>
              <w:sz w:val="24"/>
              <w:szCs w:val="24"/>
              <w:lang w:val="en-US" w:eastAsia="zh-CN"/>
              <w14:ligatures w14:val="standardContextual"/>
            </w:rPr>
          </w:pPr>
          <w:ins w:id="100"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"_Toc201682702"</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3.9.2</w:t>
            </w:r>
            <w:r>
              <w:rPr>
                <w:rFonts w:asciiTheme="minorHAnsi" w:hAnsiTheme="minorHAnsi"/>
                <w:noProof/>
                <w:kern w:val="2"/>
                <w:sz w:val="24"/>
                <w:szCs w:val="24"/>
                <w:lang w:val="en-US" w:eastAsia="zh-CN"/>
                <w14:ligatures w14:val="standardContextual"/>
              </w:rPr>
              <w:tab/>
            </w:r>
            <w:r w:rsidRPr="006539FB">
              <w:rPr>
                <w:rStyle w:val="Hyperlink"/>
                <w:rFonts w:cs="Calibri"/>
                <w:noProof/>
              </w:rPr>
              <w:t>Actions</w:t>
            </w:r>
            <w:r>
              <w:rPr>
                <w:noProof/>
                <w:webHidden/>
              </w:rPr>
              <w:tab/>
            </w:r>
            <w:r>
              <w:rPr>
                <w:noProof/>
                <w:webHidden/>
              </w:rPr>
              <w:fldChar w:fldCharType="begin"/>
            </w:r>
            <w:r>
              <w:rPr>
                <w:noProof/>
                <w:webHidden/>
              </w:rPr>
              <w:instrText xml:space="preserve"> PAGEREF _Toc201682702 \h </w:instrText>
            </w:r>
          </w:ins>
          <w:r>
            <w:rPr>
              <w:noProof/>
              <w:webHidden/>
            </w:rPr>
          </w:r>
          <w:r>
            <w:rPr>
              <w:noProof/>
              <w:webHidden/>
            </w:rPr>
            <w:fldChar w:fldCharType="separate"/>
          </w:r>
          <w:ins w:id="101"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24E64170" w14:textId="700F9855" w:rsidR="00DB52BA" w:rsidRDefault="00DB52BA">
          <w:pPr>
            <w:pStyle w:val="TOC3"/>
            <w:rPr>
              <w:ins w:id="102" w:author="Huo, Wendy" w:date="2025-06-24T18:37:00Z" w16du:dateUtc="2025-06-24T10:37:00Z"/>
              <w:rFonts w:asciiTheme="minorHAnsi" w:hAnsiTheme="minorHAnsi"/>
              <w:noProof/>
              <w:kern w:val="2"/>
              <w:sz w:val="24"/>
              <w:szCs w:val="24"/>
              <w:lang w:val="en-US" w:eastAsia="zh-CN"/>
              <w14:ligatures w14:val="standardContextual"/>
            </w:rPr>
          </w:pPr>
          <w:ins w:id="103"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"_Toc201682703"</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3.9.3</w:t>
            </w:r>
            <w:r>
              <w:rPr>
                <w:rFonts w:asciiTheme="minorHAnsi" w:hAnsiTheme="minorHAnsi"/>
                <w:noProof/>
                <w:kern w:val="2"/>
                <w:sz w:val="24"/>
                <w:szCs w:val="24"/>
                <w:lang w:val="en-US" w:eastAsia="zh-CN"/>
                <w14:ligatures w14:val="standardContextual"/>
              </w:rPr>
              <w:tab/>
            </w:r>
            <w:r w:rsidRPr="006539FB">
              <w:rPr>
                <w:rStyle w:val="Hyperlink"/>
                <w:rFonts w:cs="Calibri"/>
                <w:noProof/>
              </w:rPr>
              <w:t>Decisions</w:t>
            </w:r>
            <w:r>
              <w:rPr>
                <w:noProof/>
                <w:webHidden/>
              </w:rPr>
              <w:tab/>
            </w:r>
            <w:r>
              <w:rPr>
                <w:noProof/>
                <w:webHidden/>
              </w:rPr>
              <w:fldChar w:fldCharType="begin"/>
            </w:r>
            <w:r>
              <w:rPr>
                <w:noProof/>
                <w:webHidden/>
              </w:rPr>
              <w:instrText xml:space="preserve"> PAGEREF _Toc201682703 \h </w:instrText>
            </w:r>
          </w:ins>
          <w:r>
            <w:rPr>
              <w:noProof/>
              <w:webHidden/>
            </w:rPr>
          </w:r>
          <w:r>
            <w:rPr>
              <w:noProof/>
              <w:webHidden/>
            </w:rPr>
            <w:fldChar w:fldCharType="separate"/>
          </w:r>
          <w:ins w:id="104"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30693BDC" w14:textId="158DD8FA" w:rsidR="00DB52BA" w:rsidRDefault="00DB52BA">
          <w:pPr>
            <w:pStyle w:val="TOC3"/>
            <w:rPr>
              <w:ins w:id="105" w:author="Huo, Wendy" w:date="2025-06-24T18:37:00Z" w16du:dateUtc="2025-06-24T10:37:00Z"/>
              <w:rFonts w:asciiTheme="minorHAnsi" w:hAnsiTheme="minorHAnsi"/>
              <w:noProof/>
              <w:kern w:val="2"/>
              <w:sz w:val="24"/>
              <w:szCs w:val="24"/>
              <w:lang w:val="en-US" w:eastAsia="zh-CN"/>
              <w14:ligatures w14:val="standardContextual"/>
            </w:rPr>
          </w:pPr>
          <w:ins w:id="106"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"_Toc201682704"</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3.9.4</w:t>
            </w:r>
            <w:r>
              <w:rPr>
                <w:rFonts w:asciiTheme="minorHAnsi" w:hAnsiTheme="minorHAnsi"/>
                <w:noProof/>
                <w:kern w:val="2"/>
                <w:sz w:val="24"/>
                <w:szCs w:val="24"/>
                <w:lang w:val="en-US" w:eastAsia="zh-CN"/>
                <w14:ligatures w14:val="standardContextual"/>
              </w:rPr>
              <w:tab/>
            </w:r>
            <w:r w:rsidRPr="006539FB">
              <w:rPr>
                <w:rStyle w:val="Hyperlink"/>
                <w:rFonts w:cs="Calibri"/>
                <w:noProof/>
              </w:rPr>
              <w:t>Lessons</w:t>
            </w:r>
            <w:r>
              <w:rPr>
                <w:noProof/>
                <w:webHidden/>
              </w:rPr>
              <w:tab/>
            </w:r>
            <w:r>
              <w:rPr>
                <w:noProof/>
                <w:webHidden/>
              </w:rPr>
              <w:fldChar w:fldCharType="begin"/>
            </w:r>
            <w:r>
              <w:rPr>
                <w:noProof/>
                <w:webHidden/>
              </w:rPr>
              <w:instrText xml:space="preserve"> PAGEREF _Toc201682704 \h </w:instrText>
            </w:r>
          </w:ins>
          <w:r>
            <w:rPr>
              <w:noProof/>
              <w:webHidden/>
            </w:rPr>
          </w:r>
          <w:r>
            <w:rPr>
              <w:noProof/>
              <w:webHidden/>
            </w:rPr>
            <w:fldChar w:fldCharType="separate"/>
          </w:r>
          <w:ins w:id="107"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502A2D0E" w14:textId="63510643" w:rsidR="00DB52BA" w:rsidRDefault="00DB52BA">
          <w:pPr>
            <w:pStyle w:val="TOC2"/>
            <w:rPr>
              <w:ins w:id="108" w:author="Huo, Wendy" w:date="2025-06-24T18:37:00Z" w16du:dateUtc="2025-06-24T10:37:00Z"/>
              <w:rFonts w:asciiTheme="minorHAnsi" w:hAnsiTheme="minorHAnsi"/>
              <w:noProof/>
              <w:kern w:val="2"/>
              <w:sz w:val="24"/>
              <w:szCs w:val="24"/>
              <w:lang w:val="en-US" w:eastAsia="zh-CN"/>
              <w14:ligatures w14:val="standardContextual"/>
            </w:rPr>
          </w:pPr>
          <w:ins w:id="109"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"_Toc201682705"</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3.10</w:t>
            </w:r>
            <w:r>
              <w:rPr>
                <w:rFonts w:asciiTheme="minorHAnsi" w:hAnsiTheme="minorHAnsi"/>
                <w:noProof/>
                <w:kern w:val="2"/>
                <w:sz w:val="24"/>
                <w:szCs w:val="24"/>
                <w:lang w:val="en-US" w:eastAsia="zh-CN"/>
                <w14:ligatures w14:val="standardContextual"/>
              </w:rPr>
              <w:tab/>
            </w:r>
            <w:r w:rsidRPr="006539FB">
              <w:rPr>
                <w:rStyle w:val="Hyperlink"/>
                <w:rFonts w:cs="Calibri"/>
                <w:noProof/>
              </w:rPr>
              <w:t>Acceptance Criteria</w:t>
            </w:r>
            <w:r>
              <w:rPr>
                <w:noProof/>
                <w:webHidden/>
              </w:rPr>
              <w:tab/>
            </w:r>
            <w:r>
              <w:rPr>
                <w:noProof/>
                <w:webHidden/>
              </w:rPr>
              <w:fldChar w:fldCharType="begin"/>
            </w:r>
            <w:r>
              <w:rPr>
                <w:noProof/>
                <w:webHidden/>
              </w:rPr>
              <w:instrText xml:space="preserve"> PAGEREF _Toc201682705 \h </w:instrText>
            </w:r>
          </w:ins>
          <w:r>
            <w:rPr>
              <w:noProof/>
              <w:webHidden/>
            </w:rPr>
          </w:r>
          <w:r>
            <w:rPr>
              <w:noProof/>
              <w:webHidden/>
            </w:rPr>
            <w:fldChar w:fldCharType="separate"/>
          </w:r>
          <w:ins w:id="110"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7D0F4C85" w14:textId="624A228B" w:rsidR="00DB52BA" w:rsidRDefault="00DB52BA">
          <w:pPr>
            <w:pStyle w:val="TOC2"/>
            <w:rPr>
              <w:ins w:id="111" w:author="Huo, Wendy" w:date="2025-06-24T18:37:00Z" w16du:dateUtc="2025-06-24T10:37:00Z"/>
              <w:rFonts w:asciiTheme="minorHAnsi" w:hAnsiTheme="minorHAnsi"/>
              <w:noProof/>
              <w:kern w:val="2"/>
              <w:sz w:val="24"/>
              <w:szCs w:val="24"/>
              <w:lang w:val="en-US" w:eastAsia="zh-CN"/>
              <w14:ligatures w14:val="standardContextual"/>
            </w:rPr>
          </w:pPr>
          <w:ins w:id="112"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"_Toc201682706"</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3.11</w:t>
            </w:r>
            <w:r>
              <w:rPr>
                <w:rFonts w:asciiTheme="minorHAnsi" w:hAnsiTheme="minorHAnsi"/>
                <w:noProof/>
                <w:kern w:val="2"/>
                <w:sz w:val="24"/>
                <w:szCs w:val="24"/>
                <w:lang w:val="en-US" w:eastAsia="zh-CN"/>
                <w14:ligatures w14:val="standardContextual"/>
              </w:rPr>
              <w:tab/>
            </w:r>
            <w:r w:rsidRPr="006539FB">
              <w:rPr>
                <w:rStyle w:val="Hyperlink"/>
                <w:rFonts w:cs="Calibri"/>
                <w:noProof/>
              </w:rPr>
              <w:t>Completion Acceptance Procedure</w:t>
            </w:r>
            <w:r>
              <w:rPr>
                <w:noProof/>
                <w:webHidden/>
              </w:rPr>
              <w:tab/>
            </w:r>
            <w:r>
              <w:rPr>
                <w:noProof/>
                <w:webHidden/>
              </w:rPr>
              <w:fldChar w:fldCharType="begin"/>
            </w:r>
            <w:r>
              <w:rPr>
                <w:noProof/>
                <w:webHidden/>
              </w:rPr>
              <w:instrText xml:space="preserve"> PAGEREF _Toc201682706 \h </w:instrText>
            </w:r>
          </w:ins>
          <w:r>
            <w:rPr>
              <w:noProof/>
              <w:webHidden/>
            </w:rPr>
          </w:r>
          <w:r>
            <w:rPr>
              <w:noProof/>
              <w:webHidden/>
            </w:rPr>
            <w:fldChar w:fldCharType="separate"/>
          </w:r>
          <w:ins w:id="113" w:author="Huo, Wendy" w:date="2025-06-24T18:37:00Z" w16du:dateUtc="2025-06-24T10:37:00Z">
            <w:r>
              <w:rPr>
                <w:noProof/>
                <w:webHidden/>
              </w:rPr>
              <w:t>19</w:t>
            </w:r>
            <w:r>
              <w:rPr>
                <w:noProof/>
                <w:webHidden/>
              </w:rPr>
              <w:fldChar w:fldCharType="end"/>
            </w:r>
            <w:r w:rsidRPr="006539FB">
              <w:rPr>
                <w:rStyle w:val="Hyperlink"/>
                <w:noProof/>
              </w:rPr>
              <w:fldChar w:fldCharType="end"/>
            </w:r>
          </w:ins>
        </w:p>
        <w:p w14:paraId="4EF793BC" w14:textId="0EDF7119" w:rsidR="00DB52BA" w:rsidRDefault="00DB52BA">
          <w:pPr>
            <w:pStyle w:val="TOC2"/>
            <w:rPr>
              <w:ins w:id="114" w:author="Huo, Wendy" w:date="2025-06-24T18:37:00Z" w16du:dateUtc="2025-06-24T10:37:00Z"/>
              <w:rFonts w:asciiTheme="minorHAnsi" w:hAnsiTheme="minorHAnsi"/>
              <w:noProof/>
              <w:kern w:val="2"/>
              <w:sz w:val="24"/>
              <w:szCs w:val="24"/>
              <w:lang w:val="en-US" w:eastAsia="zh-CN"/>
              <w14:ligatures w14:val="standardContextual"/>
            </w:rPr>
          </w:pPr>
          <w:ins w:id="115"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"_Toc201682707"</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3.12</w:t>
            </w:r>
            <w:r>
              <w:rPr>
                <w:rFonts w:asciiTheme="minorHAnsi" w:hAnsiTheme="minorHAnsi"/>
                <w:noProof/>
                <w:kern w:val="2"/>
                <w:sz w:val="24"/>
                <w:szCs w:val="24"/>
                <w:lang w:val="en-US" w:eastAsia="zh-CN"/>
                <w14:ligatures w14:val="standardContextual"/>
              </w:rPr>
              <w:tab/>
            </w:r>
            <w:r w:rsidRPr="006539FB">
              <w:rPr>
                <w:rStyle w:val="Hyperlink"/>
                <w:rFonts w:cs="Calibri"/>
                <w:noProof/>
              </w:rPr>
              <w:t>Change Control</w:t>
            </w:r>
            <w:r>
              <w:rPr>
                <w:noProof/>
                <w:webHidden/>
              </w:rPr>
              <w:tab/>
            </w:r>
            <w:r>
              <w:rPr>
                <w:noProof/>
                <w:webHidden/>
              </w:rPr>
              <w:fldChar w:fldCharType="begin"/>
            </w:r>
            <w:r>
              <w:rPr>
                <w:noProof/>
                <w:webHidden/>
              </w:rPr>
              <w:instrText xml:space="preserve"> PAGEREF _Toc201682707 \h </w:instrText>
            </w:r>
          </w:ins>
          <w:r>
            <w:rPr>
              <w:noProof/>
              <w:webHidden/>
            </w:rPr>
          </w:r>
          <w:r>
            <w:rPr>
              <w:noProof/>
              <w:webHidden/>
            </w:rPr>
            <w:fldChar w:fldCharType="separate"/>
          </w:r>
          <w:ins w:id="116" w:author="Huo, Wendy" w:date="2025-06-24T18:37:00Z" w16du:dateUtc="2025-06-24T10:37:00Z">
            <w:r>
              <w:rPr>
                <w:noProof/>
                <w:webHidden/>
              </w:rPr>
              <w:t>20</w:t>
            </w:r>
            <w:r>
              <w:rPr>
                <w:noProof/>
                <w:webHidden/>
              </w:rPr>
              <w:fldChar w:fldCharType="end"/>
            </w:r>
            <w:r w:rsidRPr="006539FB">
              <w:rPr>
                <w:rStyle w:val="Hyperlink"/>
                <w:noProof/>
              </w:rPr>
              <w:fldChar w:fldCharType="end"/>
            </w:r>
          </w:ins>
        </w:p>
        <w:p w14:paraId="0AEB723C" w14:textId="55F0DF8C" w:rsidR="00DB52BA" w:rsidRDefault="00DB52BA">
          <w:pPr>
            <w:pStyle w:val="TOC2"/>
            <w:rPr>
              <w:ins w:id="117" w:author="Huo, Wendy" w:date="2025-06-24T18:37:00Z" w16du:dateUtc="2025-06-24T10:37:00Z"/>
              <w:rFonts w:asciiTheme="minorHAnsi" w:hAnsiTheme="minorHAnsi"/>
              <w:noProof/>
              <w:kern w:val="2"/>
              <w:sz w:val="24"/>
              <w:szCs w:val="24"/>
              <w:lang w:val="en-US" w:eastAsia="zh-CN"/>
              <w14:ligatures w14:val="standardContextual"/>
            </w:rPr>
          </w:pPr>
          <w:ins w:id="118"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"_Toc201682708"</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3.13</w:t>
            </w:r>
            <w:r>
              <w:rPr>
                <w:rFonts w:asciiTheme="minorHAnsi" w:hAnsiTheme="minorHAnsi"/>
                <w:noProof/>
                <w:kern w:val="2"/>
                <w:sz w:val="24"/>
                <w:szCs w:val="24"/>
                <w:lang w:val="en-US" w:eastAsia="zh-CN"/>
                <w14:ligatures w14:val="standardContextual"/>
              </w:rPr>
              <w:tab/>
            </w:r>
            <w:r w:rsidRPr="006539FB">
              <w:rPr>
                <w:rStyle w:val="Hyperlink"/>
                <w:rFonts w:cs="Calibri"/>
                <w:noProof/>
              </w:rPr>
              <w:t>Dependencies, Assumptions &amp; Constraints</w:t>
            </w:r>
            <w:r>
              <w:rPr>
                <w:noProof/>
                <w:webHidden/>
              </w:rPr>
              <w:tab/>
            </w:r>
            <w:r>
              <w:rPr>
                <w:noProof/>
                <w:webHidden/>
              </w:rPr>
              <w:fldChar w:fldCharType="begin"/>
            </w:r>
            <w:r>
              <w:rPr>
                <w:noProof/>
                <w:webHidden/>
              </w:rPr>
              <w:instrText xml:space="preserve"> PAGEREF _Toc201682708 \h </w:instrText>
            </w:r>
          </w:ins>
          <w:r>
            <w:rPr>
              <w:noProof/>
              <w:webHidden/>
            </w:rPr>
          </w:r>
          <w:r>
            <w:rPr>
              <w:noProof/>
              <w:webHidden/>
            </w:rPr>
            <w:fldChar w:fldCharType="separate"/>
          </w:r>
          <w:ins w:id="119" w:author="Huo, Wendy" w:date="2025-06-24T18:37:00Z" w16du:dateUtc="2025-06-24T10:37:00Z">
            <w:r>
              <w:rPr>
                <w:noProof/>
                <w:webHidden/>
              </w:rPr>
              <w:t>20</w:t>
            </w:r>
            <w:r>
              <w:rPr>
                <w:noProof/>
                <w:webHidden/>
              </w:rPr>
              <w:fldChar w:fldCharType="end"/>
            </w:r>
            <w:r w:rsidRPr="006539FB">
              <w:rPr>
                <w:rStyle w:val="Hyperlink"/>
                <w:noProof/>
              </w:rPr>
              <w:fldChar w:fldCharType="end"/>
            </w:r>
          </w:ins>
        </w:p>
        <w:p w14:paraId="058A2099" w14:textId="68DB2453" w:rsidR="00DB52BA" w:rsidRDefault="00DB52BA">
          <w:pPr>
            <w:pStyle w:val="TOC2"/>
            <w:rPr>
              <w:ins w:id="120" w:author="Huo, Wendy" w:date="2025-06-24T18:37:00Z" w16du:dateUtc="2025-06-24T10:37:00Z"/>
              <w:rFonts w:asciiTheme="minorHAnsi" w:hAnsiTheme="minorHAnsi"/>
              <w:noProof/>
              <w:kern w:val="2"/>
              <w:sz w:val="24"/>
              <w:szCs w:val="24"/>
              <w:lang w:val="en-US" w:eastAsia="zh-CN"/>
              <w14:ligatures w14:val="standardContextual"/>
            </w:rPr>
          </w:pPr>
          <w:ins w:id="121"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"_Toc201682709"</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3.14</w:t>
            </w:r>
            <w:r>
              <w:rPr>
                <w:rFonts w:asciiTheme="minorHAnsi" w:hAnsiTheme="minorHAnsi"/>
                <w:noProof/>
                <w:kern w:val="2"/>
                <w:sz w:val="24"/>
                <w:szCs w:val="24"/>
                <w:lang w:val="en-US" w:eastAsia="zh-CN"/>
                <w14:ligatures w14:val="standardContextual"/>
              </w:rPr>
              <w:tab/>
            </w:r>
            <w:r w:rsidRPr="006539FB">
              <w:rPr>
                <w:rStyle w:val="Hyperlink"/>
                <w:rFonts w:cs="Calibri"/>
                <w:noProof/>
              </w:rPr>
              <w:t>Roles and Responsibilities</w:t>
            </w:r>
            <w:r>
              <w:rPr>
                <w:noProof/>
                <w:webHidden/>
              </w:rPr>
              <w:tab/>
            </w:r>
            <w:r>
              <w:rPr>
                <w:noProof/>
                <w:webHidden/>
              </w:rPr>
              <w:fldChar w:fldCharType="begin"/>
            </w:r>
            <w:r>
              <w:rPr>
                <w:noProof/>
                <w:webHidden/>
              </w:rPr>
              <w:instrText xml:space="preserve"> PAGEREF _Toc201682709 \h </w:instrText>
            </w:r>
          </w:ins>
          <w:r>
            <w:rPr>
              <w:noProof/>
              <w:webHidden/>
            </w:rPr>
          </w:r>
          <w:r>
            <w:rPr>
              <w:noProof/>
              <w:webHidden/>
            </w:rPr>
            <w:fldChar w:fldCharType="separate"/>
          </w:r>
          <w:ins w:id="122" w:author="Huo, Wendy" w:date="2025-06-24T18:37:00Z" w16du:dateUtc="2025-06-24T10:37:00Z">
            <w:r>
              <w:rPr>
                <w:noProof/>
                <w:webHidden/>
              </w:rPr>
              <w:t>22</w:t>
            </w:r>
            <w:r>
              <w:rPr>
                <w:noProof/>
                <w:webHidden/>
              </w:rPr>
              <w:fldChar w:fldCharType="end"/>
            </w:r>
            <w:r w:rsidRPr="006539FB">
              <w:rPr>
                <w:rStyle w:val="Hyperlink"/>
                <w:noProof/>
              </w:rPr>
              <w:fldChar w:fldCharType="end"/>
            </w:r>
          </w:ins>
        </w:p>
        <w:p w14:paraId="1F1134EC" w14:textId="54612ACF" w:rsidR="00DB52BA" w:rsidRDefault="00DB52BA">
          <w:pPr>
            <w:pStyle w:val="TOC3"/>
            <w:rPr>
              <w:ins w:id="123" w:author="Huo, Wendy" w:date="2025-06-24T18:37:00Z" w16du:dateUtc="2025-06-24T10:37:00Z"/>
              <w:rFonts w:asciiTheme="minorHAnsi" w:hAnsiTheme="minorHAnsi"/>
              <w:noProof/>
              <w:kern w:val="2"/>
              <w:sz w:val="24"/>
              <w:szCs w:val="24"/>
              <w:lang w:val="en-US" w:eastAsia="zh-CN"/>
              <w14:ligatures w14:val="standardContextual"/>
            </w:rPr>
          </w:pPr>
          <w:ins w:id="124" w:author="Huo, Wendy" w:date="2025-06-24T18:37:00Z" w16du:dateUtc="2025-06-24T10:37:00Z">
            <w:r w:rsidRPr="006539FB">
              <w:rPr>
                <w:rStyle w:val="Hyperlink"/>
                <w:noProof/>
              </w:rPr>
              <w:lastRenderedPageBreak/>
              <w:fldChar w:fldCharType="begin"/>
            </w:r>
            <w:r w:rsidRPr="006539FB">
              <w:rPr>
                <w:rStyle w:val="Hyperlink"/>
                <w:noProof/>
              </w:rPr>
              <w:instrText xml:space="preserve"> </w:instrText>
            </w:r>
            <w:r>
              <w:rPr>
                <w:noProof/>
              </w:rPr>
              <w:instrText>HYPERLINK \l "_Toc201682710"</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3.14.1</w:t>
            </w:r>
            <w:r>
              <w:rPr>
                <w:rFonts w:asciiTheme="minorHAnsi" w:hAnsiTheme="minorHAnsi"/>
                <w:noProof/>
                <w:kern w:val="2"/>
                <w:sz w:val="24"/>
                <w:szCs w:val="24"/>
                <w:lang w:val="en-US" w:eastAsia="zh-CN"/>
                <w14:ligatures w14:val="standardContextual"/>
              </w:rPr>
              <w:tab/>
            </w:r>
            <w:r w:rsidRPr="006539FB">
              <w:rPr>
                <w:rStyle w:val="Hyperlink"/>
                <w:rFonts w:cs="Calibri"/>
                <w:noProof/>
              </w:rPr>
              <w:t>Service Provider Responsibilities</w:t>
            </w:r>
            <w:r>
              <w:rPr>
                <w:noProof/>
                <w:webHidden/>
              </w:rPr>
              <w:tab/>
            </w:r>
            <w:r>
              <w:rPr>
                <w:noProof/>
                <w:webHidden/>
              </w:rPr>
              <w:fldChar w:fldCharType="begin"/>
            </w:r>
            <w:r>
              <w:rPr>
                <w:noProof/>
                <w:webHidden/>
              </w:rPr>
              <w:instrText xml:space="preserve"> PAGEREF _Toc201682710 \h </w:instrText>
            </w:r>
          </w:ins>
          <w:r>
            <w:rPr>
              <w:noProof/>
              <w:webHidden/>
            </w:rPr>
          </w:r>
          <w:r>
            <w:rPr>
              <w:noProof/>
              <w:webHidden/>
            </w:rPr>
            <w:fldChar w:fldCharType="separate"/>
          </w:r>
          <w:ins w:id="125" w:author="Huo, Wendy" w:date="2025-06-24T18:37:00Z" w16du:dateUtc="2025-06-24T10:37:00Z">
            <w:r>
              <w:rPr>
                <w:noProof/>
                <w:webHidden/>
              </w:rPr>
              <w:t>22</w:t>
            </w:r>
            <w:r>
              <w:rPr>
                <w:noProof/>
                <w:webHidden/>
              </w:rPr>
              <w:fldChar w:fldCharType="end"/>
            </w:r>
            <w:r w:rsidRPr="006539FB">
              <w:rPr>
                <w:rStyle w:val="Hyperlink"/>
                <w:noProof/>
              </w:rPr>
              <w:fldChar w:fldCharType="end"/>
            </w:r>
          </w:ins>
        </w:p>
        <w:p w14:paraId="72280312" w14:textId="1B1C541A" w:rsidR="00DB52BA" w:rsidRDefault="00DB52BA">
          <w:pPr>
            <w:pStyle w:val="TOC3"/>
            <w:rPr>
              <w:ins w:id="126" w:author="Huo, Wendy" w:date="2025-06-24T18:37:00Z" w16du:dateUtc="2025-06-24T10:37:00Z"/>
              <w:rFonts w:asciiTheme="minorHAnsi" w:hAnsiTheme="minorHAnsi"/>
              <w:noProof/>
              <w:kern w:val="2"/>
              <w:sz w:val="24"/>
              <w:szCs w:val="24"/>
              <w:lang w:val="en-US" w:eastAsia="zh-CN"/>
              <w14:ligatures w14:val="standardContextual"/>
            </w:rPr>
          </w:pPr>
          <w:ins w:id="127"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"_Toc201682711"</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3.14.2</w:t>
            </w:r>
            <w:r>
              <w:rPr>
                <w:rFonts w:asciiTheme="minorHAnsi" w:hAnsiTheme="minorHAnsi"/>
                <w:noProof/>
                <w:kern w:val="2"/>
                <w:sz w:val="24"/>
                <w:szCs w:val="24"/>
                <w:lang w:val="en-US" w:eastAsia="zh-CN"/>
                <w14:ligatures w14:val="standardContextual"/>
              </w:rPr>
              <w:tab/>
            </w:r>
            <w:r w:rsidRPr="006539FB">
              <w:rPr>
                <w:rStyle w:val="Hyperlink"/>
                <w:rFonts w:cs="Calibri"/>
                <w:noProof/>
              </w:rPr>
              <w:t>Customer Responsibilities</w:t>
            </w:r>
            <w:r>
              <w:rPr>
                <w:noProof/>
                <w:webHidden/>
              </w:rPr>
              <w:tab/>
            </w:r>
            <w:r>
              <w:rPr>
                <w:noProof/>
                <w:webHidden/>
              </w:rPr>
              <w:fldChar w:fldCharType="begin"/>
            </w:r>
            <w:r>
              <w:rPr>
                <w:noProof/>
                <w:webHidden/>
              </w:rPr>
              <w:instrText xml:space="preserve"> PAGEREF _Toc201682711 \h </w:instrText>
            </w:r>
          </w:ins>
          <w:r>
            <w:rPr>
              <w:noProof/>
              <w:webHidden/>
            </w:rPr>
          </w:r>
          <w:r>
            <w:rPr>
              <w:noProof/>
              <w:webHidden/>
            </w:rPr>
            <w:fldChar w:fldCharType="separate"/>
          </w:r>
          <w:ins w:id="128" w:author="Huo, Wendy" w:date="2025-06-24T18:37:00Z" w16du:dateUtc="2025-06-24T10:37:00Z">
            <w:r>
              <w:rPr>
                <w:noProof/>
                <w:webHidden/>
              </w:rPr>
              <w:t>23</w:t>
            </w:r>
            <w:r>
              <w:rPr>
                <w:noProof/>
                <w:webHidden/>
              </w:rPr>
              <w:fldChar w:fldCharType="end"/>
            </w:r>
            <w:r w:rsidRPr="006539FB">
              <w:rPr>
                <w:rStyle w:val="Hyperlink"/>
                <w:noProof/>
              </w:rPr>
              <w:fldChar w:fldCharType="end"/>
            </w:r>
          </w:ins>
        </w:p>
        <w:p w14:paraId="040AB25E" w14:textId="11336F02" w:rsidR="00DB52BA" w:rsidRDefault="00DB52BA">
          <w:pPr>
            <w:pStyle w:val="TOC3"/>
            <w:rPr>
              <w:ins w:id="129" w:author="Huo, Wendy" w:date="2025-06-24T18:37:00Z" w16du:dateUtc="2025-06-24T10:37:00Z"/>
              <w:rFonts w:asciiTheme="minorHAnsi" w:hAnsiTheme="minorHAnsi"/>
              <w:noProof/>
              <w:kern w:val="2"/>
              <w:sz w:val="24"/>
              <w:szCs w:val="24"/>
              <w:lang w:val="en-US" w:eastAsia="zh-CN"/>
              <w14:ligatures w14:val="standardContextual"/>
            </w:rPr>
          </w:pPr>
          <w:ins w:id="130"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"_Toc201682712"</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3.14.3</w:t>
            </w:r>
            <w:r>
              <w:rPr>
                <w:rFonts w:asciiTheme="minorHAnsi" w:hAnsiTheme="minorHAnsi"/>
                <w:noProof/>
                <w:kern w:val="2"/>
                <w:sz w:val="24"/>
                <w:szCs w:val="24"/>
                <w:lang w:val="en-US" w:eastAsia="zh-CN"/>
                <w14:ligatures w14:val="standardContextual"/>
              </w:rPr>
              <w:tab/>
            </w:r>
            <w:r w:rsidRPr="006539FB">
              <w:rPr>
                <w:rStyle w:val="Hyperlink"/>
                <w:rFonts w:cs="Calibri"/>
                <w:noProof/>
              </w:rPr>
              <w:t>Project and Business as Usual Roles</w:t>
            </w:r>
            <w:r>
              <w:rPr>
                <w:noProof/>
                <w:webHidden/>
              </w:rPr>
              <w:tab/>
            </w:r>
            <w:r>
              <w:rPr>
                <w:noProof/>
                <w:webHidden/>
              </w:rPr>
              <w:fldChar w:fldCharType="begin"/>
            </w:r>
            <w:r>
              <w:rPr>
                <w:noProof/>
                <w:webHidden/>
              </w:rPr>
              <w:instrText xml:space="preserve"> PAGEREF _Toc201682712 \h </w:instrText>
            </w:r>
          </w:ins>
          <w:r>
            <w:rPr>
              <w:noProof/>
              <w:webHidden/>
            </w:rPr>
          </w:r>
          <w:r>
            <w:rPr>
              <w:noProof/>
              <w:webHidden/>
            </w:rPr>
            <w:fldChar w:fldCharType="separate"/>
          </w:r>
          <w:ins w:id="131" w:author="Huo, Wendy" w:date="2025-06-24T18:37:00Z" w16du:dateUtc="2025-06-24T10:37:00Z">
            <w:r>
              <w:rPr>
                <w:noProof/>
                <w:webHidden/>
              </w:rPr>
              <w:t>25</w:t>
            </w:r>
            <w:r>
              <w:rPr>
                <w:noProof/>
                <w:webHidden/>
              </w:rPr>
              <w:fldChar w:fldCharType="end"/>
            </w:r>
            <w:r w:rsidRPr="006539FB">
              <w:rPr>
                <w:rStyle w:val="Hyperlink"/>
                <w:noProof/>
              </w:rPr>
              <w:fldChar w:fldCharType="end"/>
            </w:r>
          </w:ins>
        </w:p>
        <w:p w14:paraId="2969781F" w14:textId="2D2A13CD" w:rsidR="00DB52BA" w:rsidRDefault="00DB52BA">
          <w:pPr>
            <w:pStyle w:val="TOC1"/>
            <w:rPr>
              <w:ins w:id="132" w:author="Huo, Wendy" w:date="2025-06-24T18:37:00Z" w16du:dateUtc="2025-06-24T10:37:00Z"/>
              <w:rFonts w:asciiTheme="minorHAnsi" w:hAnsiTheme="minorHAnsi"/>
              <w:noProof/>
              <w:kern w:val="2"/>
              <w:sz w:val="24"/>
              <w:szCs w:val="24"/>
              <w:lang w:val="en-US" w:eastAsia="zh-CN"/>
              <w14:ligatures w14:val="standardContextual"/>
            </w:rPr>
          </w:pPr>
          <w:ins w:id="133"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"_Toc201682713"</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4</w:t>
            </w:r>
            <w:r>
              <w:rPr>
                <w:rFonts w:asciiTheme="minorHAnsi" w:hAnsiTheme="minorHAnsi"/>
                <w:noProof/>
                <w:kern w:val="2"/>
                <w:sz w:val="24"/>
                <w:szCs w:val="24"/>
                <w:lang w:val="en-US" w:eastAsia="zh-CN"/>
                <w14:ligatures w14:val="standardContextual"/>
              </w:rPr>
              <w:tab/>
            </w:r>
            <w:r w:rsidRPr="006539FB">
              <w:rPr>
                <w:rStyle w:val="Hyperlink"/>
                <w:rFonts w:cs="Calibri"/>
                <w:noProof/>
              </w:rPr>
              <w:t>Communication Plan</w:t>
            </w:r>
            <w:r>
              <w:rPr>
                <w:noProof/>
                <w:webHidden/>
              </w:rPr>
              <w:tab/>
            </w:r>
            <w:r>
              <w:rPr>
                <w:noProof/>
                <w:webHidden/>
              </w:rPr>
              <w:fldChar w:fldCharType="begin"/>
            </w:r>
            <w:r>
              <w:rPr>
                <w:noProof/>
                <w:webHidden/>
              </w:rPr>
              <w:instrText xml:space="preserve"> PAGEREF _Toc201682713 \h </w:instrText>
            </w:r>
          </w:ins>
          <w:r>
            <w:rPr>
              <w:noProof/>
              <w:webHidden/>
            </w:rPr>
          </w:r>
          <w:r>
            <w:rPr>
              <w:noProof/>
              <w:webHidden/>
            </w:rPr>
            <w:fldChar w:fldCharType="separate"/>
          </w:r>
          <w:ins w:id="134" w:author="Huo, Wendy" w:date="2025-06-24T18:37:00Z" w16du:dateUtc="2025-06-24T10:37:00Z">
            <w:r>
              <w:rPr>
                <w:noProof/>
                <w:webHidden/>
              </w:rPr>
              <w:t>26</w:t>
            </w:r>
            <w:r>
              <w:rPr>
                <w:noProof/>
                <w:webHidden/>
              </w:rPr>
              <w:fldChar w:fldCharType="end"/>
            </w:r>
            <w:r w:rsidRPr="006539FB">
              <w:rPr>
                <w:rStyle w:val="Hyperlink"/>
                <w:noProof/>
              </w:rPr>
              <w:fldChar w:fldCharType="end"/>
            </w:r>
          </w:ins>
        </w:p>
        <w:p w14:paraId="4E320B09" w14:textId="4E3C031B" w:rsidR="00DB52BA" w:rsidRDefault="00DB52BA">
          <w:pPr>
            <w:pStyle w:val="TOC2"/>
            <w:rPr>
              <w:ins w:id="135" w:author="Huo, Wendy" w:date="2025-06-24T18:37:00Z" w16du:dateUtc="2025-06-24T10:37:00Z"/>
              <w:rFonts w:asciiTheme="minorHAnsi" w:hAnsiTheme="minorHAnsi"/>
              <w:noProof/>
              <w:kern w:val="2"/>
              <w:sz w:val="24"/>
              <w:szCs w:val="24"/>
              <w:lang w:val="en-US" w:eastAsia="zh-CN"/>
              <w14:ligatures w14:val="standardContextual"/>
            </w:rPr>
          </w:pPr>
          <w:ins w:id="136"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"_Toc201682714"</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4.1</w:t>
            </w:r>
            <w:r>
              <w:rPr>
                <w:rFonts w:asciiTheme="minorHAnsi" w:hAnsiTheme="minorHAnsi"/>
                <w:noProof/>
                <w:kern w:val="2"/>
                <w:sz w:val="24"/>
                <w:szCs w:val="24"/>
                <w:lang w:val="en-US" w:eastAsia="zh-CN"/>
                <w14:ligatures w14:val="standardContextual"/>
              </w:rPr>
              <w:tab/>
            </w:r>
            <w:r w:rsidRPr="006539FB">
              <w:rPr>
                <w:rStyle w:val="Hyperlink"/>
                <w:rFonts w:cs="Calibri"/>
                <w:noProof/>
              </w:rPr>
              <w:t>Communication &amp; Reporting</w:t>
            </w:r>
            <w:r>
              <w:rPr>
                <w:noProof/>
                <w:webHidden/>
              </w:rPr>
              <w:tab/>
            </w:r>
            <w:r>
              <w:rPr>
                <w:noProof/>
                <w:webHidden/>
              </w:rPr>
              <w:fldChar w:fldCharType="begin"/>
            </w:r>
            <w:r>
              <w:rPr>
                <w:noProof/>
                <w:webHidden/>
              </w:rPr>
              <w:instrText xml:space="preserve"> PAGEREF _Toc201682714 \h </w:instrText>
            </w:r>
          </w:ins>
          <w:r>
            <w:rPr>
              <w:noProof/>
              <w:webHidden/>
            </w:rPr>
          </w:r>
          <w:r>
            <w:rPr>
              <w:noProof/>
              <w:webHidden/>
            </w:rPr>
            <w:fldChar w:fldCharType="separate"/>
          </w:r>
          <w:ins w:id="137" w:author="Huo, Wendy" w:date="2025-06-24T18:37:00Z" w16du:dateUtc="2025-06-24T10:37:00Z">
            <w:r>
              <w:rPr>
                <w:noProof/>
                <w:webHidden/>
              </w:rPr>
              <w:t>26</w:t>
            </w:r>
            <w:r>
              <w:rPr>
                <w:noProof/>
                <w:webHidden/>
              </w:rPr>
              <w:fldChar w:fldCharType="end"/>
            </w:r>
            <w:r w:rsidRPr="006539FB">
              <w:rPr>
                <w:rStyle w:val="Hyperlink"/>
                <w:noProof/>
              </w:rPr>
              <w:fldChar w:fldCharType="end"/>
            </w:r>
          </w:ins>
        </w:p>
        <w:p w14:paraId="70DE46F0" w14:textId="774EE46B" w:rsidR="00DB52BA" w:rsidRDefault="00DB52BA">
          <w:pPr>
            <w:pStyle w:val="TOC2"/>
            <w:rPr>
              <w:ins w:id="138" w:author="Huo, Wendy" w:date="2025-06-24T18:37:00Z" w16du:dateUtc="2025-06-24T10:37:00Z"/>
              <w:rFonts w:asciiTheme="minorHAnsi" w:hAnsiTheme="minorHAnsi"/>
              <w:noProof/>
              <w:kern w:val="2"/>
              <w:sz w:val="24"/>
              <w:szCs w:val="24"/>
              <w:lang w:val="en-US" w:eastAsia="zh-CN"/>
              <w14:ligatures w14:val="standardContextual"/>
            </w:rPr>
          </w:pPr>
          <w:ins w:id="139"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"_Toc201682715"</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4.2</w:t>
            </w:r>
            <w:r>
              <w:rPr>
                <w:rFonts w:asciiTheme="minorHAnsi" w:hAnsiTheme="minorHAnsi"/>
                <w:noProof/>
                <w:kern w:val="2"/>
                <w:sz w:val="24"/>
                <w:szCs w:val="24"/>
                <w:lang w:val="en-US" w:eastAsia="zh-CN"/>
                <w14:ligatures w14:val="standardContextual"/>
              </w:rPr>
              <w:tab/>
            </w:r>
            <w:r w:rsidRPr="006539FB">
              <w:rPr>
                <w:rStyle w:val="Hyperlink"/>
                <w:rFonts w:cs="Calibri"/>
                <w:noProof/>
              </w:rPr>
              <w:t>Escalation Procedure</w:t>
            </w:r>
            <w:r>
              <w:rPr>
                <w:noProof/>
                <w:webHidden/>
              </w:rPr>
              <w:tab/>
            </w:r>
            <w:r>
              <w:rPr>
                <w:noProof/>
                <w:webHidden/>
              </w:rPr>
              <w:fldChar w:fldCharType="begin"/>
            </w:r>
            <w:r>
              <w:rPr>
                <w:noProof/>
                <w:webHidden/>
              </w:rPr>
              <w:instrText xml:space="preserve"> PAGEREF _Toc201682715 \h </w:instrText>
            </w:r>
          </w:ins>
          <w:r>
            <w:rPr>
              <w:noProof/>
              <w:webHidden/>
            </w:rPr>
          </w:r>
          <w:r>
            <w:rPr>
              <w:noProof/>
              <w:webHidden/>
            </w:rPr>
            <w:fldChar w:fldCharType="separate"/>
          </w:r>
          <w:ins w:id="140" w:author="Huo, Wendy" w:date="2025-06-24T18:37:00Z" w16du:dateUtc="2025-06-24T10:37:00Z">
            <w:r>
              <w:rPr>
                <w:noProof/>
                <w:webHidden/>
              </w:rPr>
              <w:t>27</w:t>
            </w:r>
            <w:r>
              <w:rPr>
                <w:noProof/>
                <w:webHidden/>
              </w:rPr>
              <w:fldChar w:fldCharType="end"/>
            </w:r>
            <w:r w:rsidRPr="006539FB">
              <w:rPr>
                <w:rStyle w:val="Hyperlink"/>
                <w:noProof/>
              </w:rPr>
              <w:fldChar w:fldCharType="end"/>
            </w:r>
          </w:ins>
        </w:p>
        <w:p w14:paraId="1A5449E5" w14:textId="2235D174" w:rsidR="00DB52BA" w:rsidRDefault="00DB52BA">
          <w:pPr>
            <w:pStyle w:val="TOC1"/>
            <w:rPr>
              <w:ins w:id="141" w:author="Huo, Wendy" w:date="2025-06-24T18:37:00Z" w16du:dateUtc="2025-06-24T10:37:00Z"/>
              <w:rFonts w:asciiTheme="minorHAnsi" w:hAnsiTheme="minorHAnsi"/>
              <w:noProof/>
              <w:kern w:val="2"/>
              <w:sz w:val="24"/>
              <w:szCs w:val="24"/>
              <w:lang w:val="en-US" w:eastAsia="zh-CN"/>
              <w14:ligatures w14:val="standardContextual"/>
            </w:rPr>
          </w:pPr>
          <w:ins w:id="142"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"_Toc201682716"</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5</w:t>
            </w:r>
            <w:r>
              <w:rPr>
                <w:rFonts w:asciiTheme="minorHAnsi" w:hAnsiTheme="minorHAnsi"/>
                <w:noProof/>
                <w:kern w:val="2"/>
                <w:sz w:val="24"/>
                <w:szCs w:val="24"/>
                <w:lang w:val="en-US" w:eastAsia="zh-CN"/>
                <w14:ligatures w14:val="standardContextual"/>
              </w:rPr>
              <w:tab/>
            </w:r>
            <w:r w:rsidRPr="006539FB">
              <w:rPr>
                <w:rStyle w:val="Hyperlink"/>
                <w:rFonts w:cs="Calibri"/>
                <w:noProof/>
              </w:rPr>
              <w:t>Term</w:t>
            </w:r>
            <w:r>
              <w:rPr>
                <w:noProof/>
                <w:webHidden/>
              </w:rPr>
              <w:tab/>
            </w:r>
            <w:r>
              <w:rPr>
                <w:noProof/>
                <w:webHidden/>
              </w:rPr>
              <w:fldChar w:fldCharType="begin"/>
            </w:r>
            <w:r>
              <w:rPr>
                <w:noProof/>
                <w:webHidden/>
              </w:rPr>
              <w:instrText xml:space="preserve"> PAGEREF _Toc201682716 \h </w:instrText>
            </w:r>
          </w:ins>
          <w:r>
            <w:rPr>
              <w:noProof/>
              <w:webHidden/>
            </w:rPr>
          </w:r>
          <w:r>
            <w:rPr>
              <w:noProof/>
              <w:webHidden/>
            </w:rPr>
            <w:fldChar w:fldCharType="separate"/>
          </w:r>
          <w:ins w:id="143" w:author="Huo, Wendy" w:date="2025-06-24T18:37:00Z" w16du:dateUtc="2025-06-24T10:37:00Z">
            <w:r>
              <w:rPr>
                <w:noProof/>
                <w:webHidden/>
              </w:rPr>
              <w:t>28</w:t>
            </w:r>
            <w:r>
              <w:rPr>
                <w:noProof/>
                <w:webHidden/>
              </w:rPr>
              <w:fldChar w:fldCharType="end"/>
            </w:r>
            <w:r w:rsidRPr="006539FB">
              <w:rPr>
                <w:rStyle w:val="Hyperlink"/>
                <w:noProof/>
              </w:rPr>
              <w:fldChar w:fldCharType="end"/>
            </w:r>
          </w:ins>
        </w:p>
        <w:p w14:paraId="2EA38E77" w14:textId="357CC588" w:rsidR="00DB52BA" w:rsidRDefault="00DB52BA">
          <w:pPr>
            <w:pStyle w:val="TOC1"/>
            <w:rPr>
              <w:ins w:id="144" w:author="Huo, Wendy" w:date="2025-06-24T18:37:00Z" w16du:dateUtc="2025-06-24T10:37:00Z"/>
              <w:rFonts w:asciiTheme="minorHAnsi" w:hAnsiTheme="minorHAnsi"/>
              <w:noProof/>
              <w:kern w:val="2"/>
              <w:sz w:val="24"/>
              <w:szCs w:val="24"/>
              <w:lang w:val="en-US" w:eastAsia="zh-CN"/>
              <w14:ligatures w14:val="standardContextual"/>
            </w:rPr>
          </w:pPr>
          <w:ins w:id="145"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"_Toc201682717"</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6</w:t>
            </w:r>
            <w:r>
              <w:rPr>
                <w:rFonts w:asciiTheme="minorHAnsi" w:hAnsiTheme="minorHAnsi"/>
                <w:noProof/>
                <w:kern w:val="2"/>
                <w:sz w:val="24"/>
                <w:szCs w:val="24"/>
                <w:lang w:val="en-US" w:eastAsia="zh-CN"/>
                <w14:ligatures w14:val="standardContextual"/>
              </w:rPr>
              <w:tab/>
            </w:r>
            <w:r w:rsidRPr="006539FB">
              <w:rPr>
                <w:rStyle w:val="Hyperlink"/>
                <w:rFonts w:cs="Calibri"/>
                <w:noProof/>
              </w:rPr>
              <w:t>Charges</w:t>
            </w:r>
            <w:r>
              <w:rPr>
                <w:noProof/>
                <w:webHidden/>
              </w:rPr>
              <w:tab/>
            </w:r>
            <w:r>
              <w:rPr>
                <w:noProof/>
                <w:webHidden/>
              </w:rPr>
              <w:fldChar w:fldCharType="begin"/>
            </w:r>
            <w:r>
              <w:rPr>
                <w:noProof/>
                <w:webHidden/>
              </w:rPr>
              <w:instrText xml:space="preserve"> PAGEREF _Toc201682717 \h </w:instrText>
            </w:r>
          </w:ins>
          <w:r>
            <w:rPr>
              <w:noProof/>
              <w:webHidden/>
            </w:rPr>
          </w:r>
          <w:r>
            <w:rPr>
              <w:noProof/>
              <w:webHidden/>
            </w:rPr>
            <w:fldChar w:fldCharType="separate"/>
          </w:r>
          <w:ins w:id="146" w:author="Huo, Wendy" w:date="2025-06-24T18:37:00Z" w16du:dateUtc="2025-06-24T10:37:00Z">
            <w:r>
              <w:rPr>
                <w:noProof/>
                <w:webHidden/>
              </w:rPr>
              <w:t>29</w:t>
            </w:r>
            <w:r>
              <w:rPr>
                <w:noProof/>
                <w:webHidden/>
              </w:rPr>
              <w:fldChar w:fldCharType="end"/>
            </w:r>
            <w:r w:rsidRPr="006539FB">
              <w:rPr>
                <w:rStyle w:val="Hyperlink"/>
                <w:noProof/>
              </w:rPr>
              <w:fldChar w:fldCharType="end"/>
            </w:r>
          </w:ins>
        </w:p>
        <w:p w14:paraId="539D2E84" w14:textId="794DC125" w:rsidR="00DB52BA" w:rsidRDefault="00DB52BA">
          <w:pPr>
            <w:pStyle w:val="TOC2"/>
            <w:rPr>
              <w:ins w:id="147" w:author="Huo, Wendy" w:date="2025-06-24T18:37:00Z" w16du:dateUtc="2025-06-24T10:37:00Z"/>
              <w:rFonts w:asciiTheme="minorHAnsi" w:hAnsiTheme="minorHAnsi"/>
              <w:noProof/>
              <w:kern w:val="2"/>
              <w:sz w:val="24"/>
              <w:szCs w:val="24"/>
              <w:lang w:val="en-US" w:eastAsia="zh-CN"/>
              <w14:ligatures w14:val="standardContextual"/>
            </w:rPr>
          </w:pPr>
          <w:ins w:id="148"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"_Toc201682718"</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6.1</w:t>
            </w:r>
            <w:r>
              <w:rPr>
                <w:rFonts w:asciiTheme="minorHAnsi" w:hAnsiTheme="minorHAnsi"/>
                <w:noProof/>
                <w:kern w:val="2"/>
                <w:sz w:val="24"/>
                <w:szCs w:val="24"/>
                <w:lang w:val="en-US" w:eastAsia="zh-CN"/>
                <w14:ligatures w14:val="standardContextual"/>
              </w:rPr>
              <w:tab/>
            </w:r>
            <w:r w:rsidRPr="006539FB">
              <w:rPr>
                <w:rStyle w:val="Hyperlink"/>
                <w:rFonts w:cs="Calibri"/>
                <w:noProof/>
              </w:rPr>
              <w:t>Consultancy Fees</w:t>
            </w:r>
            <w:r>
              <w:rPr>
                <w:noProof/>
                <w:webHidden/>
              </w:rPr>
              <w:tab/>
            </w:r>
            <w:r>
              <w:rPr>
                <w:noProof/>
                <w:webHidden/>
              </w:rPr>
              <w:fldChar w:fldCharType="begin"/>
            </w:r>
            <w:r>
              <w:rPr>
                <w:noProof/>
                <w:webHidden/>
              </w:rPr>
              <w:instrText xml:space="preserve"> PAGEREF _Toc201682718 \h </w:instrText>
            </w:r>
          </w:ins>
          <w:r>
            <w:rPr>
              <w:noProof/>
              <w:webHidden/>
            </w:rPr>
          </w:r>
          <w:r>
            <w:rPr>
              <w:noProof/>
              <w:webHidden/>
            </w:rPr>
            <w:fldChar w:fldCharType="separate"/>
          </w:r>
          <w:ins w:id="149" w:author="Huo, Wendy" w:date="2025-06-24T18:37:00Z" w16du:dateUtc="2025-06-24T10:37:00Z">
            <w:r>
              <w:rPr>
                <w:noProof/>
                <w:webHidden/>
              </w:rPr>
              <w:t>29</w:t>
            </w:r>
            <w:r>
              <w:rPr>
                <w:noProof/>
                <w:webHidden/>
              </w:rPr>
              <w:fldChar w:fldCharType="end"/>
            </w:r>
            <w:r w:rsidRPr="006539FB">
              <w:rPr>
                <w:rStyle w:val="Hyperlink"/>
                <w:noProof/>
              </w:rPr>
              <w:fldChar w:fldCharType="end"/>
            </w:r>
          </w:ins>
        </w:p>
        <w:p w14:paraId="500E5C23" w14:textId="7BD85F31" w:rsidR="00DB52BA" w:rsidRDefault="00DB52BA">
          <w:pPr>
            <w:pStyle w:val="TOC2"/>
            <w:rPr>
              <w:ins w:id="150" w:author="Huo, Wendy" w:date="2025-06-24T18:37:00Z" w16du:dateUtc="2025-06-24T10:37:00Z"/>
              <w:rFonts w:asciiTheme="minorHAnsi" w:hAnsiTheme="minorHAnsi"/>
              <w:noProof/>
              <w:kern w:val="2"/>
              <w:sz w:val="24"/>
              <w:szCs w:val="24"/>
              <w:lang w:val="en-US" w:eastAsia="zh-CN"/>
              <w14:ligatures w14:val="standardContextual"/>
            </w:rPr>
          </w:pPr>
          <w:ins w:id="151"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"_Toc201682719"</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6.2</w:t>
            </w:r>
            <w:r>
              <w:rPr>
                <w:rFonts w:asciiTheme="minorHAnsi" w:hAnsiTheme="minorHAnsi"/>
                <w:noProof/>
                <w:kern w:val="2"/>
                <w:sz w:val="24"/>
                <w:szCs w:val="24"/>
                <w:lang w:val="en-US" w:eastAsia="zh-CN"/>
                <w14:ligatures w14:val="standardContextual"/>
              </w:rPr>
              <w:tab/>
            </w:r>
            <w:r w:rsidRPr="006539FB">
              <w:rPr>
                <w:rStyle w:val="Hyperlink"/>
                <w:rFonts w:cs="Calibri"/>
                <w:noProof/>
              </w:rPr>
              <w:t>Travel</w:t>
            </w:r>
            <w:r>
              <w:rPr>
                <w:noProof/>
                <w:webHidden/>
              </w:rPr>
              <w:tab/>
            </w:r>
            <w:r>
              <w:rPr>
                <w:noProof/>
                <w:webHidden/>
              </w:rPr>
              <w:fldChar w:fldCharType="begin"/>
            </w:r>
            <w:r>
              <w:rPr>
                <w:noProof/>
                <w:webHidden/>
              </w:rPr>
              <w:instrText xml:space="preserve"> PAGEREF _Toc201682719 \h </w:instrText>
            </w:r>
          </w:ins>
          <w:r>
            <w:rPr>
              <w:noProof/>
              <w:webHidden/>
            </w:rPr>
          </w:r>
          <w:r>
            <w:rPr>
              <w:noProof/>
              <w:webHidden/>
            </w:rPr>
            <w:fldChar w:fldCharType="separate"/>
          </w:r>
          <w:ins w:id="152" w:author="Huo, Wendy" w:date="2025-06-24T18:37:00Z" w16du:dateUtc="2025-06-24T10:37:00Z">
            <w:r>
              <w:rPr>
                <w:noProof/>
                <w:webHidden/>
              </w:rPr>
              <w:t>30</w:t>
            </w:r>
            <w:r>
              <w:rPr>
                <w:noProof/>
                <w:webHidden/>
              </w:rPr>
              <w:fldChar w:fldCharType="end"/>
            </w:r>
            <w:r w:rsidRPr="006539FB">
              <w:rPr>
                <w:rStyle w:val="Hyperlink"/>
                <w:noProof/>
              </w:rPr>
              <w:fldChar w:fldCharType="end"/>
            </w:r>
          </w:ins>
        </w:p>
        <w:p w14:paraId="51F190EB" w14:textId="33926807" w:rsidR="00DB52BA" w:rsidRDefault="00DB52BA">
          <w:pPr>
            <w:pStyle w:val="TOC2"/>
            <w:rPr>
              <w:ins w:id="153" w:author="Huo, Wendy" w:date="2025-06-24T18:37:00Z" w16du:dateUtc="2025-06-24T10:37:00Z"/>
              <w:rFonts w:asciiTheme="minorHAnsi" w:hAnsiTheme="minorHAnsi"/>
              <w:noProof/>
              <w:kern w:val="2"/>
              <w:sz w:val="24"/>
              <w:szCs w:val="24"/>
              <w:lang w:val="en-US" w:eastAsia="zh-CN"/>
              <w14:ligatures w14:val="standardContextual"/>
            </w:rPr>
          </w:pPr>
          <w:ins w:id="154"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"_Toc201682720"</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6.3</w:t>
            </w:r>
            <w:r>
              <w:rPr>
                <w:rFonts w:asciiTheme="minorHAnsi" w:hAnsiTheme="minorHAnsi"/>
                <w:noProof/>
                <w:kern w:val="2"/>
                <w:sz w:val="24"/>
                <w:szCs w:val="24"/>
                <w:lang w:val="en-US" w:eastAsia="zh-CN"/>
                <w14:ligatures w14:val="standardContextual"/>
              </w:rPr>
              <w:tab/>
            </w:r>
            <w:r w:rsidRPr="006539FB">
              <w:rPr>
                <w:rStyle w:val="Hyperlink"/>
                <w:rFonts w:cs="Calibri"/>
                <w:noProof/>
              </w:rPr>
              <w:t>Expenses</w:t>
            </w:r>
            <w:r>
              <w:rPr>
                <w:noProof/>
                <w:webHidden/>
              </w:rPr>
              <w:tab/>
            </w:r>
            <w:r>
              <w:rPr>
                <w:noProof/>
                <w:webHidden/>
              </w:rPr>
              <w:fldChar w:fldCharType="begin"/>
            </w:r>
            <w:r>
              <w:rPr>
                <w:noProof/>
                <w:webHidden/>
              </w:rPr>
              <w:instrText xml:space="preserve"> PAGEREF _Toc201682720 \h </w:instrText>
            </w:r>
          </w:ins>
          <w:r>
            <w:rPr>
              <w:noProof/>
              <w:webHidden/>
            </w:rPr>
          </w:r>
          <w:r>
            <w:rPr>
              <w:noProof/>
              <w:webHidden/>
            </w:rPr>
            <w:fldChar w:fldCharType="separate"/>
          </w:r>
          <w:ins w:id="155" w:author="Huo, Wendy" w:date="2025-06-24T18:37:00Z" w16du:dateUtc="2025-06-24T10:37:00Z">
            <w:r>
              <w:rPr>
                <w:noProof/>
                <w:webHidden/>
              </w:rPr>
              <w:t>30</w:t>
            </w:r>
            <w:r>
              <w:rPr>
                <w:noProof/>
                <w:webHidden/>
              </w:rPr>
              <w:fldChar w:fldCharType="end"/>
            </w:r>
            <w:r w:rsidRPr="006539FB">
              <w:rPr>
                <w:rStyle w:val="Hyperlink"/>
                <w:noProof/>
              </w:rPr>
              <w:fldChar w:fldCharType="end"/>
            </w:r>
          </w:ins>
        </w:p>
        <w:p w14:paraId="3B5157EB" w14:textId="12193149" w:rsidR="00DB52BA" w:rsidRDefault="00DB52BA">
          <w:pPr>
            <w:pStyle w:val="TOC1"/>
            <w:rPr>
              <w:ins w:id="156" w:author="Huo, Wendy" w:date="2025-06-24T18:37:00Z" w16du:dateUtc="2025-06-24T10:37:00Z"/>
              <w:rFonts w:asciiTheme="minorHAnsi" w:hAnsiTheme="minorHAnsi"/>
              <w:noProof/>
              <w:kern w:val="2"/>
              <w:sz w:val="24"/>
              <w:szCs w:val="24"/>
              <w:lang w:val="en-US" w:eastAsia="zh-CN"/>
              <w14:ligatures w14:val="standardContextual"/>
            </w:rPr>
          </w:pPr>
          <w:ins w:id="157"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"_Toc201682721"</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7</w:t>
            </w:r>
            <w:r>
              <w:rPr>
                <w:rFonts w:asciiTheme="minorHAnsi" w:hAnsiTheme="minorHAnsi"/>
                <w:noProof/>
                <w:kern w:val="2"/>
                <w:sz w:val="24"/>
                <w:szCs w:val="24"/>
                <w:lang w:val="en-US" w:eastAsia="zh-CN"/>
                <w14:ligatures w14:val="standardContextual"/>
              </w:rPr>
              <w:tab/>
            </w:r>
            <w:r w:rsidRPr="006539FB">
              <w:rPr>
                <w:rStyle w:val="Hyperlink"/>
                <w:rFonts w:cs="Calibri"/>
                <w:noProof/>
              </w:rPr>
              <w:t>Acceptance</w:t>
            </w:r>
            <w:r>
              <w:rPr>
                <w:noProof/>
                <w:webHidden/>
              </w:rPr>
              <w:tab/>
            </w:r>
            <w:r>
              <w:rPr>
                <w:noProof/>
                <w:webHidden/>
              </w:rPr>
              <w:fldChar w:fldCharType="begin"/>
            </w:r>
            <w:r>
              <w:rPr>
                <w:noProof/>
                <w:webHidden/>
              </w:rPr>
              <w:instrText xml:space="preserve"> PAGEREF _Toc201682721 \h </w:instrText>
            </w:r>
          </w:ins>
          <w:r>
            <w:rPr>
              <w:noProof/>
              <w:webHidden/>
            </w:rPr>
          </w:r>
          <w:r>
            <w:rPr>
              <w:noProof/>
              <w:webHidden/>
            </w:rPr>
            <w:fldChar w:fldCharType="separate"/>
          </w:r>
          <w:ins w:id="158" w:author="Huo, Wendy" w:date="2025-06-24T18:37:00Z" w16du:dateUtc="2025-06-24T10:37:00Z">
            <w:r>
              <w:rPr>
                <w:noProof/>
                <w:webHidden/>
              </w:rPr>
              <w:t>31</w:t>
            </w:r>
            <w:r>
              <w:rPr>
                <w:noProof/>
                <w:webHidden/>
              </w:rPr>
              <w:fldChar w:fldCharType="end"/>
            </w:r>
            <w:r w:rsidRPr="006539FB">
              <w:rPr>
                <w:rStyle w:val="Hyperlink"/>
                <w:noProof/>
              </w:rPr>
              <w:fldChar w:fldCharType="end"/>
            </w:r>
          </w:ins>
        </w:p>
        <w:p w14:paraId="3AA6B653" w14:textId="45B7D876" w:rsidR="00DB52BA" w:rsidRDefault="00DB52BA">
          <w:pPr>
            <w:pStyle w:val="TOC1"/>
            <w:rPr>
              <w:ins w:id="159" w:author="Huo, Wendy" w:date="2025-06-24T18:37:00Z" w16du:dateUtc="2025-06-24T10:37:00Z"/>
              <w:rFonts w:asciiTheme="minorHAnsi" w:hAnsiTheme="minorHAnsi"/>
              <w:noProof/>
              <w:kern w:val="2"/>
              <w:sz w:val="24"/>
              <w:szCs w:val="24"/>
              <w:lang w:val="en-US" w:eastAsia="zh-CN"/>
              <w14:ligatures w14:val="standardContextual"/>
            </w:rPr>
          </w:pPr>
          <w:ins w:id="160"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"_Toc201682722"</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Appendix A – Delivery Acceptance Form Template</w:t>
            </w:r>
            <w:r>
              <w:rPr>
                <w:noProof/>
                <w:webHidden/>
              </w:rPr>
              <w:tab/>
            </w:r>
            <w:r>
              <w:rPr>
                <w:noProof/>
                <w:webHidden/>
              </w:rPr>
              <w:fldChar w:fldCharType="begin"/>
            </w:r>
            <w:r>
              <w:rPr>
                <w:noProof/>
                <w:webHidden/>
              </w:rPr>
              <w:instrText xml:space="preserve"> PAGEREF _Toc201682722 \h </w:instrText>
            </w:r>
          </w:ins>
          <w:r>
            <w:rPr>
              <w:noProof/>
              <w:webHidden/>
            </w:rPr>
          </w:r>
          <w:r>
            <w:rPr>
              <w:noProof/>
              <w:webHidden/>
            </w:rPr>
            <w:fldChar w:fldCharType="separate"/>
          </w:r>
          <w:ins w:id="161" w:author="Huo, Wendy" w:date="2025-06-24T18:37:00Z" w16du:dateUtc="2025-06-24T10:37:00Z">
            <w:r>
              <w:rPr>
                <w:noProof/>
                <w:webHidden/>
              </w:rPr>
              <w:t>32</w:t>
            </w:r>
            <w:r>
              <w:rPr>
                <w:noProof/>
                <w:webHidden/>
              </w:rPr>
              <w:fldChar w:fldCharType="end"/>
            </w:r>
            <w:r w:rsidRPr="006539FB">
              <w:rPr>
                <w:rStyle w:val="Hyperlink"/>
                <w:noProof/>
              </w:rPr>
              <w:fldChar w:fldCharType="end"/>
            </w:r>
          </w:ins>
        </w:p>
        <w:p w14:paraId="28AD73D5" w14:textId="492EA83F" w:rsidR="00DB52BA" w:rsidRDefault="00DB52BA">
          <w:pPr>
            <w:pStyle w:val="TOC1"/>
            <w:rPr>
              <w:ins w:id="162" w:author="Huo, Wendy" w:date="2025-06-24T18:37:00Z" w16du:dateUtc="2025-06-24T10:37:00Z"/>
              <w:rFonts w:asciiTheme="minorHAnsi" w:hAnsiTheme="minorHAnsi"/>
              <w:noProof/>
              <w:kern w:val="2"/>
              <w:sz w:val="24"/>
              <w:szCs w:val="24"/>
              <w:lang w:val="en-US" w:eastAsia="zh-CN"/>
              <w14:ligatures w14:val="standardContextual"/>
            </w:rPr>
          </w:pPr>
          <w:ins w:id="163" w:author="Huo, Wendy" w:date="2025-06-24T18:37:00Z" w16du:dateUtc="2025-06-24T10:37:00Z">
            <w:r w:rsidRPr="006539FB">
              <w:rPr>
                <w:rStyle w:val="Hyperlink"/>
                <w:noProof/>
              </w:rPr>
              <w:fldChar w:fldCharType="begin"/>
            </w:r>
            <w:r w:rsidRPr="006539FB">
              <w:rPr>
                <w:rStyle w:val="Hyperlink"/>
                <w:noProof/>
              </w:rPr>
              <w:instrText xml:space="preserve"> </w:instrText>
            </w:r>
            <w:r>
              <w:rPr>
                <w:noProof/>
              </w:rPr>
              <w:instrText>HYPERLINK \l "_Toc201682723"</w:instrText>
            </w:r>
            <w:r w:rsidRPr="006539FB">
              <w:rPr>
                <w:rStyle w:val="Hyperlink"/>
                <w:noProof/>
              </w:rPr>
              <w:instrText xml:space="preserve"> </w:instrText>
            </w:r>
            <w:r w:rsidRPr="006539FB">
              <w:rPr>
                <w:rStyle w:val="Hyperlink"/>
                <w:noProof/>
              </w:rPr>
            </w:r>
            <w:r w:rsidRPr="006539FB">
              <w:rPr>
                <w:rStyle w:val="Hyperlink"/>
                <w:noProof/>
              </w:rPr>
              <w:fldChar w:fldCharType="separate"/>
            </w:r>
            <w:r w:rsidRPr="006539FB">
              <w:rPr>
                <w:rStyle w:val="Hyperlink"/>
                <w:rFonts w:cs="Calibri"/>
                <w:noProof/>
              </w:rPr>
              <w:t>Appendix B – Change Request Template</w:t>
            </w:r>
            <w:r>
              <w:rPr>
                <w:noProof/>
                <w:webHidden/>
              </w:rPr>
              <w:tab/>
            </w:r>
            <w:r>
              <w:rPr>
                <w:noProof/>
                <w:webHidden/>
              </w:rPr>
              <w:fldChar w:fldCharType="begin"/>
            </w:r>
            <w:r>
              <w:rPr>
                <w:noProof/>
                <w:webHidden/>
              </w:rPr>
              <w:instrText xml:space="preserve"> PAGEREF _Toc201682723 \h </w:instrText>
            </w:r>
          </w:ins>
          <w:r>
            <w:rPr>
              <w:noProof/>
              <w:webHidden/>
            </w:rPr>
          </w:r>
          <w:r>
            <w:rPr>
              <w:noProof/>
              <w:webHidden/>
            </w:rPr>
            <w:fldChar w:fldCharType="separate"/>
          </w:r>
          <w:ins w:id="164" w:author="Huo, Wendy" w:date="2025-06-24T18:37:00Z" w16du:dateUtc="2025-06-24T10:37:00Z">
            <w:r>
              <w:rPr>
                <w:noProof/>
                <w:webHidden/>
              </w:rPr>
              <w:t>35</w:t>
            </w:r>
            <w:r>
              <w:rPr>
                <w:noProof/>
                <w:webHidden/>
              </w:rPr>
              <w:fldChar w:fldCharType="end"/>
            </w:r>
            <w:r w:rsidRPr="006539FB">
              <w:rPr>
                <w:rStyle w:val="Hyperlink"/>
                <w:noProof/>
              </w:rPr>
              <w:fldChar w:fldCharType="end"/>
            </w:r>
          </w:ins>
        </w:p>
        <w:p w14:paraId="6C4877CB" w14:textId="21417884" w:rsidR="0027235D" w:rsidDel="00DB52BA" w:rsidRDefault="0027235D">
          <w:pPr>
            <w:pStyle w:val="TOC1"/>
            <w:rPr>
              <w:del w:id="165" w:author="Huo, Wendy" w:date="2025-06-24T18:37:00Z" w16du:dateUtc="2025-06-24T10:37:00Z"/>
              <w:rFonts w:asciiTheme="minorHAnsi" w:hAnsiTheme="minorHAnsi"/>
              <w:noProof/>
              <w:kern w:val="2"/>
              <w:sz w:val="24"/>
              <w:szCs w:val="24"/>
              <w:lang w:val="en-US" w:eastAsia="zh-CN"/>
              <w14:ligatures w14:val="standardContextual"/>
            </w:rPr>
          </w:pPr>
          <w:del w:id="166" w:author="Huo, Wendy" w:date="2025-06-24T18:37:00Z" w16du:dateUtc="2025-06-24T10:37:00Z">
            <w:r w:rsidRPr="00DB52BA" w:rsidDel="00DB52BA">
              <w:rPr>
                <w:rPrChange w:id="167" w:author="Huo, Wendy" w:date="2025-06-24T18:37:00Z" w16du:dateUtc="2025-06-24T10:37:00Z">
                  <w:rPr>
                    <w:rStyle w:val="Hyperlink"/>
                    <w:rFonts w:cs="Calibri"/>
                    <w:noProof/>
                  </w:rPr>
                </w:rPrChange>
              </w:rPr>
              <w:delText>1</w:delText>
            </w:r>
            <w:r w:rsidDel="00DB52BA">
              <w:rPr>
                <w:rFonts w:asciiTheme="minorHAnsi" w:hAnsiTheme="minorHAnsi"/>
                <w:noProof/>
                <w:kern w:val="2"/>
                <w:sz w:val="24"/>
                <w:szCs w:val="24"/>
                <w:lang w:val="en-US" w:eastAsia="zh-CN"/>
                <w14:ligatures w14:val="standardContextual"/>
              </w:rPr>
              <w:tab/>
            </w:r>
            <w:r w:rsidRPr="00DB52BA" w:rsidDel="00DB52BA">
              <w:rPr>
                <w:rPrChange w:id="168" w:author="Huo, Wendy" w:date="2025-06-24T18:37:00Z" w16du:dateUtc="2025-06-24T10:37:00Z">
                  <w:rPr>
                    <w:rStyle w:val="Hyperlink"/>
                    <w:rFonts w:cs="Calibri"/>
                    <w:noProof/>
                  </w:rPr>
                </w:rPrChange>
              </w:rPr>
              <w:delText>Summary</w:delText>
            </w:r>
            <w:r w:rsidDel="00DB52BA">
              <w:rPr>
                <w:noProof/>
                <w:webHidden/>
              </w:rPr>
              <w:tab/>
            </w:r>
            <w:r w:rsidR="00DB52BA" w:rsidDel="00DB52BA">
              <w:rPr>
                <w:noProof/>
                <w:webHidden/>
              </w:rPr>
              <w:delText>4</w:delText>
            </w:r>
          </w:del>
        </w:p>
        <w:p w14:paraId="332891D2" w14:textId="44BB2840" w:rsidR="0027235D" w:rsidDel="00DB52BA" w:rsidRDefault="0027235D">
          <w:pPr>
            <w:pStyle w:val="TOC2"/>
            <w:rPr>
              <w:del w:id="169" w:author="Huo, Wendy" w:date="2025-06-24T18:37:00Z" w16du:dateUtc="2025-06-24T10:37:00Z"/>
              <w:rFonts w:asciiTheme="minorHAnsi" w:hAnsiTheme="minorHAnsi"/>
              <w:noProof/>
              <w:kern w:val="2"/>
              <w:sz w:val="24"/>
              <w:szCs w:val="24"/>
              <w:lang w:val="en-US" w:eastAsia="zh-CN"/>
              <w14:ligatures w14:val="standardContextual"/>
            </w:rPr>
          </w:pPr>
          <w:del w:id="170" w:author="Huo, Wendy" w:date="2025-06-24T18:37:00Z" w16du:dateUtc="2025-06-24T10:37:00Z">
            <w:r w:rsidRPr="00DB52BA" w:rsidDel="00DB52BA">
              <w:rPr>
                <w:rPrChange w:id="171" w:author="Huo, Wendy" w:date="2025-06-24T18:37:00Z" w16du:dateUtc="2025-06-24T10:37:00Z">
                  <w:rPr>
                    <w:rStyle w:val="Hyperlink"/>
                    <w:rFonts w:cs="Calibri"/>
                    <w:noProof/>
                  </w:rPr>
                </w:rPrChange>
              </w:rPr>
              <w:delText>1.1</w:delText>
            </w:r>
            <w:r w:rsidDel="00DB52BA">
              <w:rPr>
                <w:rFonts w:asciiTheme="minorHAnsi" w:hAnsiTheme="minorHAnsi"/>
                <w:noProof/>
                <w:kern w:val="2"/>
                <w:sz w:val="24"/>
                <w:szCs w:val="24"/>
                <w:lang w:val="en-US" w:eastAsia="zh-CN"/>
                <w14:ligatures w14:val="standardContextual"/>
              </w:rPr>
              <w:tab/>
            </w:r>
            <w:r w:rsidRPr="00DB52BA" w:rsidDel="00DB52BA">
              <w:rPr>
                <w:rPrChange w:id="172" w:author="Huo, Wendy" w:date="2025-06-24T18:37:00Z" w16du:dateUtc="2025-06-24T10:37:00Z">
                  <w:rPr>
                    <w:rStyle w:val="Hyperlink"/>
                    <w:rFonts w:cs="Calibri"/>
                    <w:noProof/>
                  </w:rPr>
                </w:rPrChange>
              </w:rPr>
              <w:delText>Definitions</w:delText>
            </w:r>
            <w:r w:rsidDel="00DB52BA">
              <w:rPr>
                <w:noProof/>
                <w:webHidden/>
              </w:rPr>
              <w:tab/>
            </w:r>
            <w:r w:rsidR="00DB52BA" w:rsidDel="00DB52BA">
              <w:rPr>
                <w:noProof/>
                <w:webHidden/>
              </w:rPr>
              <w:delText>4</w:delText>
            </w:r>
          </w:del>
        </w:p>
        <w:p w14:paraId="366EEE7F" w14:textId="06DB5B3D" w:rsidR="0027235D" w:rsidDel="00DB52BA" w:rsidRDefault="0027235D">
          <w:pPr>
            <w:pStyle w:val="TOC2"/>
            <w:rPr>
              <w:del w:id="173" w:author="Huo, Wendy" w:date="2025-06-24T18:37:00Z" w16du:dateUtc="2025-06-24T10:37:00Z"/>
              <w:rFonts w:asciiTheme="minorHAnsi" w:hAnsiTheme="minorHAnsi"/>
              <w:noProof/>
              <w:kern w:val="2"/>
              <w:sz w:val="24"/>
              <w:szCs w:val="24"/>
              <w:lang w:val="en-US" w:eastAsia="zh-CN"/>
              <w14:ligatures w14:val="standardContextual"/>
            </w:rPr>
          </w:pPr>
          <w:del w:id="174" w:author="Huo, Wendy" w:date="2025-06-24T18:37:00Z" w16du:dateUtc="2025-06-24T10:37:00Z">
            <w:r w:rsidRPr="00DB52BA" w:rsidDel="00DB52BA">
              <w:rPr>
                <w:rPrChange w:id="175" w:author="Huo, Wendy" w:date="2025-06-24T18:37:00Z" w16du:dateUtc="2025-06-24T10:37:00Z">
                  <w:rPr>
                    <w:rStyle w:val="Hyperlink"/>
                    <w:rFonts w:cs="Calibri"/>
                    <w:noProof/>
                  </w:rPr>
                </w:rPrChange>
              </w:rPr>
              <w:delText>1.2</w:delText>
            </w:r>
            <w:r w:rsidDel="00DB52BA">
              <w:rPr>
                <w:rFonts w:asciiTheme="minorHAnsi" w:hAnsiTheme="minorHAnsi"/>
                <w:noProof/>
                <w:kern w:val="2"/>
                <w:sz w:val="24"/>
                <w:szCs w:val="24"/>
                <w:lang w:val="en-US" w:eastAsia="zh-CN"/>
                <w14:ligatures w14:val="standardContextual"/>
              </w:rPr>
              <w:tab/>
            </w:r>
            <w:r w:rsidRPr="00DB52BA" w:rsidDel="00DB52BA">
              <w:rPr>
                <w:rPrChange w:id="176" w:author="Huo, Wendy" w:date="2025-06-24T18:37:00Z" w16du:dateUtc="2025-06-24T10:37:00Z">
                  <w:rPr>
                    <w:rStyle w:val="Hyperlink"/>
                    <w:rFonts w:cs="Calibri"/>
                    <w:noProof/>
                  </w:rPr>
                </w:rPrChange>
              </w:rPr>
              <w:delText>References</w:delText>
            </w:r>
            <w:r w:rsidDel="00DB52BA">
              <w:rPr>
                <w:noProof/>
                <w:webHidden/>
              </w:rPr>
              <w:tab/>
            </w:r>
            <w:r w:rsidR="00DB52BA" w:rsidDel="00DB52BA">
              <w:rPr>
                <w:noProof/>
                <w:webHidden/>
              </w:rPr>
              <w:delText>4</w:delText>
            </w:r>
          </w:del>
        </w:p>
        <w:p w14:paraId="58C0435F" w14:textId="6B94AEED" w:rsidR="0027235D" w:rsidDel="00DB52BA" w:rsidRDefault="0027235D">
          <w:pPr>
            <w:pStyle w:val="TOC3"/>
            <w:rPr>
              <w:del w:id="177" w:author="Huo, Wendy" w:date="2025-06-24T18:37:00Z" w16du:dateUtc="2025-06-24T10:37:00Z"/>
              <w:rFonts w:asciiTheme="minorHAnsi" w:hAnsiTheme="minorHAnsi"/>
              <w:noProof/>
              <w:kern w:val="2"/>
              <w:sz w:val="24"/>
              <w:szCs w:val="24"/>
              <w:lang w:val="en-US" w:eastAsia="zh-CN"/>
              <w14:ligatures w14:val="standardContextual"/>
            </w:rPr>
          </w:pPr>
          <w:del w:id="178" w:author="Huo, Wendy" w:date="2025-06-24T18:37:00Z" w16du:dateUtc="2025-06-24T10:37:00Z">
            <w:r w:rsidRPr="00DB52BA" w:rsidDel="00DB52BA">
              <w:rPr>
                <w:rPrChange w:id="179" w:author="Huo, Wendy" w:date="2025-06-24T18:37:00Z" w16du:dateUtc="2025-06-24T10:37:00Z">
                  <w:rPr>
                    <w:rStyle w:val="Hyperlink"/>
                    <w:rFonts w:cs="Calibri"/>
                    <w:noProof/>
                  </w:rPr>
                </w:rPrChange>
              </w:rPr>
              <w:delText>1.2.1</w:delText>
            </w:r>
            <w:r w:rsidDel="00DB52BA">
              <w:rPr>
                <w:rFonts w:asciiTheme="minorHAnsi" w:hAnsiTheme="minorHAnsi"/>
                <w:noProof/>
                <w:kern w:val="2"/>
                <w:sz w:val="24"/>
                <w:szCs w:val="24"/>
                <w:lang w:val="en-US" w:eastAsia="zh-CN"/>
                <w14:ligatures w14:val="standardContextual"/>
              </w:rPr>
              <w:tab/>
            </w:r>
            <w:r w:rsidRPr="00DB52BA" w:rsidDel="00DB52BA">
              <w:rPr>
                <w:rPrChange w:id="180" w:author="Huo, Wendy" w:date="2025-06-24T18:37:00Z" w16du:dateUtc="2025-06-24T10:37:00Z">
                  <w:rPr>
                    <w:rStyle w:val="Hyperlink"/>
                    <w:rFonts w:cs="Calibri"/>
                    <w:noProof/>
                  </w:rPr>
                </w:rPrChange>
              </w:rPr>
              <w:delText>Service Provider References</w:delText>
            </w:r>
            <w:r w:rsidDel="00DB52BA">
              <w:rPr>
                <w:noProof/>
                <w:webHidden/>
              </w:rPr>
              <w:tab/>
            </w:r>
            <w:r w:rsidR="00DB52BA" w:rsidDel="00DB52BA">
              <w:rPr>
                <w:noProof/>
                <w:webHidden/>
              </w:rPr>
              <w:delText>4</w:delText>
            </w:r>
          </w:del>
        </w:p>
        <w:p w14:paraId="62E5670E" w14:textId="643D8026" w:rsidR="0027235D" w:rsidDel="00DB52BA" w:rsidRDefault="0027235D">
          <w:pPr>
            <w:pStyle w:val="TOC3"/>
            <w:rPr>
              <w:del w:id="181" w:author="Huo, Wendy" w:date="2025-06-24T18:37:00Z" w16du:dateUtc="2025-06-24T10:37:00Z"/>
              <w:rFonts w:asciiTheme="minorHAnsi" w:hAnsiTheme="minorHAnsi"/>
              <w:noProof/>
              <w:kern w:val="2"/>
              <w:sz w:val="24"/>
              <w:szCs w:val="24"/>
              <w:lang w:val="en-US" w:eastAsia="zh-CN"/>
              <w14:ligatures w14:val="standardContextual"/>
            </w:rPr>
          </w:pPr>
          <w:del w:id="182" w:author="Huo, Wendy" w:date="2025-06-24T18:37:00Z" w16du:dateUtc="2025-06-24T10:37:00Z">
            <w:r w:rsidRPr="00DB52BA" w:rsidDel="00DB52BA">
              <w:rPr>
                <w:rPrChange w:id="183" w:author="Huo, Wendy" w:date="2025-06-24T18:37:00Z" w16du:dateUtc="2025-06-24T10:37:00Z">
                  <w:rPr>
                    <w:rStyle w:val="Hyperlink"/>
                    <w:rFonts w:cs="Calibri"/>
                    <w:noProof/>
                  </w:rPr>
                </w:rPrChange>
              </w:rPr>
              <w:delText>1.2.2</w:delText>
            </w:r>
            <w:r w:rsidDel="00DB52BA">
              <w:rPr>
                <w:rFonts w:asciiTheme="minorHAnsi" w:hAnsiTheme="minorHAnsi"/>
                <w:noProof/>
                <w:kern w:val="2"/>
                <w:sz w:val="24"/>
                <w:szCs w:val="24"/>
                <w:lang w:val="en-US" w:eastAsia="zh-CN"/>
                <w14:ligatures w14:val="standardContextual"/>
              </w:rPr>
              <w:tab/>
            </w:r>
            <w:r w:rsidRPr="00DB52BA" w:rsidDel="00DB52BA">
              <w:rPr>
                <w:rPrChange w:id="184" w:author="Huo, Wendy" w:date="2025-06-24T18:37:00Z" w16du:dateUtc="2025-06-24T10:37:00Z">
                  <w:rPr>
                    <w:rStyle w:val="Hyperlink"/>
                    <w:rFonts w:cs="Calibri"/>
                    <w:noProof/>
                  </w:rPr>
                </w:rPrChange>
              </w:rPr>
              <w:delText>Henkel References</w:delText>
            </w:r>
            <w:r w:rsidDel="00DB52BA">
              <w:rPr>
                <w:noProof/>
                <w:webHidden/>
              </w:rPr>
              <w:tab/>
            </w:r>
            <w:r w:rsidR="00DB52BA" w:rsidDel="00DB52BA">
              <w:rPr>
                <w:noProof/>
                <w:webHidden/>
              </w:rPr>
              <w:delText>5</w:delText>
            </w:r>
          </w:del>
        </w:p>
        <w:p w14:paraId="15AF723C" w14:textId="684820F6" w:rsidR="0027235D" w:rsidDel="00DB52BA" w:rsidRDefault="0027235D">
          <w:pPr>
            <w:pStyle w:val="TOC1"/>
            <w:rPr>
              <w:del w:id="185" w:author="Huo, Wendy" w:date="2025-06-24T18:37:00Z" w16du:dateUtc="2025-06-24T10:37:00Z"/>
              <w:rFonts w:asciiTheme="minorHAnsi" w:hAnsiTheme="minorHAnsi"/>
              <w:noProof/>
              <w:kern w:val="2"/>
              <w:sz w:val="24"/>
              <w:szCs w:val="24"/>
              <w:lang w:val="en-US" w:eastAsia="zh-CN"/>
              <w14:ligatures w14:val="standardContextual"/>
            </w:rPr>
          </w:pPr>
          <w:del w:id="186" w:author="Huo, Wendy" w:date="2025-06-24T18:37:00Z" w16du:dateUtc="2025-06-24T10:37:00Z">
            <w:r w:rsidRPr="00DB52BA" w:rsidDel="00DB52BA">
              <w:rPr>
                <w:rPrChange w:id="187" w:author="Huo, Wendy" w:date="2025-06-24T18:37:00Z" w16du:dateUtc="2025-06-24T10:37:00Z">
                  <w:rPr>
                    <w:rStyle w:val="Hyperlink"/>
                    <w:rFonts w:cs="Calibri"/>
                    <w:noProof/>
                  </w:rPr>
                </w:rPrChange>
              </w:rPr>
              <w:delText>2</w:delText>
            </w:r>
            <w:r w:rsidDel="00DB52BA">
              <w:rPr>
                <w:rFonts w:asciiTheme="minorHAnsi" w:hAnsiTheme="minorHAnsi"/>
                <w:noProof/>
                <w:kern w:val="2"/>
                <w:sz w:val="24"/>
                <w:szCs w:val="24"/>
                <w:lang w:val="en-US" w:eastAsia="zh-CN"/>
                <w14:ligatures w14:val="standardContextual"/>
              </w:rPr>
              <w:tab/>
            </w:r>
            <w:r w:rsidRPr="00DB52BA" w:rsidDel="00DB52BA">
              <w:rPr>
                <w:rPrChange w:id="188" w:author="Huo, Wendy" w:date="2025-06-24T18:37:00Z" w16du:dateUtc="2025-06-24T10:37:00Z">
                  <w:rPr>
                    <w:rStyle w:val="Hyperlink"/>
                    <w:rFonts w:cs="Calibri"/>
                    <w:noProof/>
                  </w:rPr>
                </w:rPrChange>
              </w:rPr>
              <w:delText>Background</w:delText>
            </w:r>
            <w:r w:rsidDel="00DB52BA">
              <w:rPr>
                <w:noProof/>
                <w:webHidden/>
              </w:rPr>
              <w:tab/>
            </w:r>
            <w:r w:rsidR="00DB52BA" w:rsidDel="00DB52BA">
              <w:rPr>
                <w:noProof/>
                <w:webHidden/>
              </w:rPr>
              <w:delText>6</w:delText>
            </w:r>
          </w:del>
        </w:p>
        <w:p w14:paraId="06BE1BBA" w14:textId="5AEE6A52" w:rsidR="0027235D" w:rsidDel="00DB52BA" w:rsidRDefault="0027235D">
          <w:pPr>
            <w:pStyle w:val="TOC2"/>
            <w:rPr>
              <w:del w:id="189" w:author="Huo, Wendy" w:date="2025-06-24T18:37:00Z" w16du:dateUtc="2025-06-24T10:37:00Z"/>
              <w:rFonts w:asciiTheme="minorHAnsi" w:hAnsiTheme="minorHAnsi"/>
              <w:noProof/>
              <w:kern w:val="2"/>
              <w:sz w:val="24"/>
              <w:szCs w:val="24"/>
              <w:lang w:val="en-US" w:eastAsia="zh-CN"/>
              <w14:ligatures w14:val="standardContextual"/>
            </w:rPr>
          </w:pPr>
          <w:del w:id="190" w:author="Huo, Wendy" w:date="2025-06-24T18:37:00Z" w16du:dateUtc="2025-06-24T10:37:00Z">
            <w:r w:rsidRPr="00DB52BA" w:rsidDel="00DB52BA">
              <w:rPr>
                <w:rPrChange w:id="191" w:author="Huo, Wendy" w:date="2025-06-24T18:37:00Z" w16du:dateUtc="2025-06-24T10:37:00Z">
                  <w:rPr>
                    <w:rStyle w:val="Hyperlink"/>
                    <w:rFonts w:cs="Calibri"/>
                    <w:noProof/>
                  </w:rPr>
                </w:rPrChange>
              </w:rPr>
              <w:delText>2.1</w:delText>
            </w:r>
            <w:r w:rsidDel="00DB52BA">
              <w:rPr>
                <w:rFonts w:asciiTheme="minorHAnsi" w:hAnsiTheme="minorHAnsi"/>
                <w:noProof/>
                <w:kern w:val="2"/>
                <w:sz w:val="24"/>
                <w:szCs w:val="24"/>
                <w:lang w:val="en-US" w:eastAsia="zh-CN"/>
                <w14:ligatures w14:val="standardContextual"/>
              </w:rPr>
              <w:tab/>
            </w:r>
            <w:r w:rsidRPr="00DB52BA" w:rsidDel="00DB52BA">
              <w:rPr>
                <w:rPrChange w:id="192" w:author="Huo, Wendy" w:date="2025-06-24T18:37:00Z" w16du:dateUtc="2025-06-24T10:37:00Z">
                  <w:rPr>
                    <w:rStyle w:val="Hyperlink"/>
                    <w:rFonts w:cs="Calibri"/>
                    <w:noProof/>
                  </w:rPr>
                </w:rPrChange>
              </w:rPr>
              <w:delText>Project background</w:delText>
            </w:r>
            <w:r w:rsidDel="00DB52BA">
              <w:rPr>
                <w:noProof/>
                <w:webHidden/>
              </w:rPr>
              <w:tab/>
            </w:r>
            <w:r w:rsidR="00DB52BA" w:rsidDel="00DB52BA">
              <w:rPr>
                <w:noProof/>
                <w:webHidden/>
              </w:rPr>
              <w:delText>6</w:delText>
            </w:r>
          </w:del>
        </w:p>
        <w:p w14:paraId="463A5D53" w14:textId="5FFA5538" w:rsidR="0027235D" w:rsidDel="00DB52BA" w:rsidRDefault="0027235D">
          <w:pPr>
            <w:pStyle w:val="TOC1"/>
            <w:rPr>
              <w:del w:id="193" w:author="Huo, Wendy" w:date="2025-06-24T18:37:00Z" w16du:dateUtc="2025-06-24T10:37:00Z"/>
              <w:rFonts w:asciiTheme="minorHAnsi" w:hAnsiTheme="minorHAnsi"/>
              <w:noProof/>
              <w:kern w:val="2"/>
              <w:sz w:val="24"/>
              <w:szCs w:val="24"/>
              <w:lang w:val="en-US" w:eastAsia="zh-CN"/>
              <w14:ligatures w14:val="standardContextual"/>
            </w:rPr>
          </w:pPr>
          <w:del w:id="194" w:author="Huo, Wendy" w:date="2025-06-24T18:37:00Z" w16du:dateUtc="2025-06-24T10:37:00Z">
            <w:r w:rsidRPr="00DB52BA" w:rsidDel="00DB52BA">
              <w:rPr>
                <w:rPrChange w:id="195" w:author="Huo, Wendy" w:date="2025-06-24T18:37:00Z" w16du:dateUtc="2025-06-24T10:37:00Z">
                  <w:rPr>
                    <w:rStyle w:val="Hyperlink"/>
                    <w:rFonts w:cs="Calibri"/>
                    <w:noProof/>
                  </w:rPr>
                </w:rPrChange>
              </w:rPr>
              <w:delText>3</w:delText>
            </w:r>
            <w:r w:rsidDel="00DB52BA">
              <w:rPr>
                <w:rFonts w:asciiTheme="minorHAnsi" w:hAnsiTheme="minorHAnsi"/>
                <w:noProof/>
                <w:kern w:val="2"/>
                <w:sz w:val="24"/>
                <w:szCs w:val="24"/>
                <w:lang w:val="en-US" w:eastAsia="zh-CN"/>
                <w14:ligatures w14:val="standardContextual"/>
              </w:rPr>
              <w:tab/>
            </w:r>
            <w:r w:rsidRPr="00DB52BA" w:rsidDel="00DB52BA">
              <w:rPr>
                <w:rPrChange w:id="196" w:author="Huo, Wendy" w:date="2025-06-24T18:37:00Z" w16du:dateUtc="2025-06-24T10:37:00Z">
                  <w:rPr>
                    <w:rStyle w:val="Hyperlink"/>
                    <w:rFonts w:cs="Calibri"/>
                    <w:noProof/>
                  </w:rPr>
                </w:rPrChange>
              </w:rPr>
              <w:delText>Services to be provided</w:delText>
            </w:r>
            <w:r w:rsidDel="00DB52BA">
              <w:rPr>
                <w:noProof/>
                <w:webHidden/>
              </w:rPr>
              <w:tab/>
            </w:r>
            <w:r w:rsidR="00DB52BA" w:rsidDel="00DB52BA">
              <w:rPr>
                <w:noProof/>
                <w:webHidden/>
              </w:rPr>
              <w:delText>7</w:delText>
            </w:r>
          </w:del>
        </w:p>
        <w:p w14:paraId="481B202E" w14:textId="21D6E848" w:rsidR="0027235D" w:rsidDel="00DB52BA" w:rsidRDefault="0027235D">
          <w:pPr>
            <w:pStyle w:val="TOC2"/>
            <w:rPr>
              <w:del w:id="197" w:author="Huo, Wendy" w:date="2025-06-24T18:37:00Z" w16du:dateUtc="2025-06-24T10:37:00Z"/>
              <w:rFonts w:asciiTheme="minorHAnsi" w:hAnsiTheme="minorHAnsi"/>
              <w:noProof/>
              <w:kern w:val="2"/>
              <w:sz w:val="24"/>
              <w:szCs w:val="24"/>
              <w:lang w:val="en-US" w:eastAsia="zh-CN"/>
              <w14:ligatures w14:val="standardContextual"/>
            </w:rPr>
          </w:pPr>
          <w:del w:id="198" w:author="Huo, Wendy" w:date="2025-06-24T18:37:00Z" w16du:dateUtc="2025-06-24T10:37:00Z">
            <w:r w:rsidRPr="00DB52BA" w:rsidDel="00DB52BA">
              <w:rPr>
                <w:rPrChange w:id="199" w:author="Huo, Wendy" w:date="2025-06-24T18:37:00Z" w16du:dateUtc="2025-06-24T10:37:00Z">
                  <w:rPr>
                    <w:rStyle w:val="Hyperlink"/>
                    <w:rFonts w:cs="Calibri"/>
                    <w:noProof/>
                  </w:rPr>
                </w:rPrChange>
              </w:rPr>
              <w:delText>3.1</w:delText>
            </w:r>
            <w:r w:rsidDel="00DB52BA">
              <w:rPr>
                <w:rFonts w:asciiTheme="minorHAnsi" w:hAnsiTheme="minorHAnsi"/>
                <w:noProof/>
                <w:kern w:val="2"/>
                <w:sz w:val="24"/>
                <w:szCs w:val="24"/>
                <w:lang w:val="en-US" w:eastAsia="zh-CN"/>
                <w14:ligatures w14:val="standardContextual"/>
              </w:rPr>
              <w:tab/>
            </w:r>
            <w:r w:rsidRPr="00DB52BA" w:rsidDel="00DB52BA">
              <w:rPr>
                <w:rPrChange w:id="200" w:author="Huo, Wendy" w:date="2025-06-24T18:37:00Z" w16du:dateUtc="2025-06-24T10:37:00Z">
                  <w:rPr>
                    <w:rStyle w:val="Hyperlink"/>
                    <w:rFonts w:cs="Calibri"/>
                    <w:noProof/>
                  </w:rPr>
                </w:rPrChange>
              </w:rPr>
              <w:delText>Scope of Services</w:delText>
            </w:r>
            <w:r w:rsidDel="00DB52BA">
              <w:rPr>
                <w:noProof/>
                <w:webHidden/>
              </w:rPr>
              <w:tab/>
            </w:r>
            <w:r w:rsidR="00DB52BA" w:rsidDel="00DB52BA">
              <w:rPr>
                <w:noProof/>
                <w:webHidden/>
              </w:rPr>
              <w:delText>7</w:delText>
            </w:r>
          </w:del>
        </w:p>
        <w:p w14:paraId="53AE552F" w14:textId="4DF265BD" w:rsidR="0027235D" w:rsidDel="00DB52BA" w:rsidRDefault="0027235D">
          <w:pPr>
            <w:pStyle w:val="TOC3"/>
            <w:rPr>
              <w:del w:id="201" w:author="Huo, Wendy" w:date="2025-06-24T18:37:00Z" w16du:dateUtc="2025-06-24T10:37:00Z"/>
              <w:rFonts w:asciiTheme="minorHAnsi" w:hAnsiTheme="minorHAnsi"/>
              <w:noProof/>
              <w:kern w:val="2"/>
              <w:sz w:val="24"/>
              <w:szCs w:val="24"/>
              <w:lang w:val="en-US" w:eastAsia="zh-CN"/>
              <w14:ligatures w14:val="standardContextual"/>
            </w:rPr>
          </w:pPr>
          <w:del w:id="202" w:author="Huo, Wendy" w:date="2025-06-24T18:37:00Z" w16du:dateUtc="2025-06-24T10:37:00Z">
            <w:r w:rsidRPr="00DB52BA" w:rsidDel="00DB52BA">
              <w:rPr>
                <w:rPrChange w:id="203" w:author="Huo, Wendy" w:date="2025-06-24T18:37:00Z" w16du:dateUtc="2025-06-24T10:37:00Z">
                  <w:rPr>
                    <w:rStyle w:val="Hyperlink"/>
                    <w:rFonts w:cs="Calibri"/>
                    <w:noProof/>
                  </w:rPr>
                </w:rPrChange>
              </w:rPr>
              <w:delText>3.1.1</w:delText>
            </w:r>
            <w:r w:rsidDel="00DB52BA">
              <w:rPr>
                <w:rFonts w:asciiTheme="minorHAnsi" w:hAnsiTheme="minorHAnsi"/>
                <w:noProof/>
                <w:kern w:val="2"/>
                <w:sz w:val="24"/>
                <w:szCs w:val="24"/>
                <w:lang w:val="en-US" w:eastAsia="zh-CN"/>
                <w14:ligatures w14:val="standardContextual"/>
              </w:rPr>
              <w:tab/>
            </w:r>
            <w:r w:rsidRPr="00DB52BA" w:rsidDel="00DB52BA">
              <w:rPr>
                <w:rPrChange w:id="204" w:author="Huo, Wendy" w:date="2025-06-24T18:37:00Z" w16du:dateUtc="2025-06-24T10:37:00Z">
                  <w:rPr>
                    <w:rStyle w:val="Hyperlink"/>
                    <w:rFonts w:cs="Calibri"/>
                    <w:noProof/>
                  </w:rPr>
                </w:rPrChange>
              </w:rPr>
              <w:delText>Time and Materials Services</w:delText>
            </w:r>
            <w:r w:rsidDel="00DB52BA">
              <w:rPr>
                <w:noProof/>
                <w:webHidden/>
              </w:rPr>
              <w:tab/>
            </w:r>
            <w:r w:rsidR="00DB52BA" w:rsidDel="00DB52BA">
              <w:rPr>
                <w:noProof/>
                <w:webHidden/>
              </w:rPr>
              <w:delText>7</w:delText>
            </w:r>
          </w:del>
        </w:p>
        <w:p w14:paraId="6206C90F" w14:textId="119697D0" w:rsidR="0027235D" w:rsidDel="00DB52BA" w:rsidRDefault="0027235D">
          <w:pPr>
            <w:pStyle w:val="TOC3"/>
            <w:rPr>
              <w:del w:id="205" w:author="Huo, Wendy" w:date="2025-06-24T18:37:00Z" w16du:dateUtc="2025-06-24T10:37:00Z"/>
              <w:rFonts w:asciiTheme="minorHAnsi" w:hAnsiTheme="minorHAnsi"/>
              <w:noProof/>
              <w:kern w:val="2"/>
              <w:sz w:val="24"/>
              <w:szCs w:val="24"/>
              <w:lang w:val="en-US" w:eastAsia="zh-CN"/>
              <w14:ligatures w14:val="standardContextual"/>
            </w:rPr>
          </w:pPr>
          <w:del w:id="206" w:author="Huo, Wendy" w:date="2025-06-24T18:37:00Z" w16du:dateUtc="2025-06-24T10:37:00Z">
            <w:r w:rsidRPr="00DB52BA" w:rsidDel="00DB52BA">
              <w:rPr>
                <w:rPrChange w:id="207" w:author="Huo, Wendy" w:date="2025-06-24T18:37:00Z" w16du:dateUtc="2025-06-24T10:37:00Z">
                  <w:rPr>
                    <w:rStyle w:val="Hyperlink"/>
                    <w:rFonts w:cs="Calibri"/>
                    <w:noProof/>
                  </w:rPr>
                </w:rPrChange>
              </w:rPr>
              <w:delText>3.1.2</w:delText>
            </w:r>
            <w:r w:rsidDel="00DB52BA">
              <w:rPr>
                <w:rFonts w:asciiTheme="minorHAnsi" w:hAnsiTheme="minorHAnsi"/>
                <w:noProof/>
                <w:kern w:val="2"/>
                <w:sz w:val="24"/>
                <w:szCs w:val="24"/>
                <w:lang w:val="en-US" w:eastAsia="zh-CN"/>
                <w14:ligatures w14:val="standardContextual"/>
              </w:rPr>
              <w:tab/>
            </w:r>
            <w:r w:rsidRPr="00DB52BA" w:rsidDel="00DB52BA">
              <w:rPr>
                <w:rPrChange w:id="208" w:author="Huo, Wendy" w:date="2025-06-24T18:37:00Z" w16du:dateUtc="2025-06-24T10:37:00Z">
                  <w:rPr>
                    <w:rStyle w:val="Hyperlink"/>
                    <w:rFonts w:cs="Calibri"/>
                    <w:noProof/>
                  </w:rPr>
                </w:rPrChange>
              </w:rPr>
              <w:delText>Out of Scope</w:delText>
            </w:r>
            <w:r w:rsidDel="00DB52BA">
              <w:rPr>
                <w:noProof/>
                <w:webHidden/>
              </w:rPr>
              <w:tab/>
            </w:r>
            <w:r w:rsidR="00DB52BA" w:rsidDel="00DB52BA">
              <w:rPr>
                <w:noProof/>
                <w:webHidden/>
              </w:rPr>
              <w:delText>8</w:delText>
            </w:r>
          </w:del>
        </w:p>
        <w:p w14:paraId="395C2E40" w14:textId="05E753F0" w:rsidR="0027235D" w:rsidDel="00DB52BA" w:rsidRDefault="0027235D">
          <w:pPr>
            <w:pStyle w:val="TOC3"/>
            <w:rPr>
              <w:del w:id="209" w:author="Huo, Wendy" w:date="2025-06-24T18:37:00Z" w16du:dateUtc="2025-06-24T10:37:00Z"/>
              <w:rFonts w:asciiTheme="minorHAnsi" w:hAnsiTheme="minorHAnsi"/>
              <w:noProof/>
              <w:kern w:val="2"/>
              <w:sz w:val="24"/>
              <w:szCs w:val="24"/>
              <w:lang w:val="en-US" w:eastAsia="zh-CN"/>
              <w14:ligatures w14:val="standardContextual"/>
            </w:rPr>
          </w:pPr>
          <w:del w:id="210" w:author="Huo, Wendy" w:date="2025-06-24T18:37:00Z" w16du:dateUtc="2025-06-24T10:37:00Z">
            <w:r w:rsidRPr="00DB52BA" w:rsidDel="00DB52BA">
              <w:rPr>
                <w:rPrChange w:id="211" w:author="Huo, Wendy" w:date="2025-06-24T18:37:00Z" w16du:dateUtc="2025-06-24T10:37:00Z">
                  <w:rPr>
                    <w:rStyle w:val="Hyperlink"/>
                    <w:rFonts w:cs="Calibri"/>
                    <w:noProof/>
                  </w:rPr>
                </w:rPrChange>
              </w:rPr>
              <w:delText>3.1.3</w:delText>
            </w:r>
            <w:r w:rsidDel="00DB52BA">
              <w:rPr>
                <w:rFonts w:asciiTheme="minorHAnsi" w:hAnsiTheme="minorHAnsi"/>
                <w:noProof/>
                <w:kern w:val="2"/>
                <w:sz w:val="24"/>
                <w:szCs w:val="24"/>
                <w:lang w:val="en-US" w:eastAsia="zh-CN"/>
                <w14:ligatures w14:val="standardContextual"/>
              </w:rPr>
              <w:tab/>
            </w:r>
            <w:r w:rsidRPr="00DB52BA" w:rsidDel="00DB52BA">
              <w:rPr>
                <w:rPrChange w:id="212" w:author="Huo, Wendy" w:date="2025-06-24T18:37:00Z" w16du:dateUtc="2025-06-24T10:37:00Z">
                  <w:rPr>
                    <w:rStyle w:val="Hyperlink"/>
                    <w:rFonts w:cs="Calibri"/>
                    <w:noProof/>
                  </w:rPr>
                </w:rPrChange>
              </w:rPr>
              <w:delText>Environments</w:delText>
            </w:r>
            <w:r w:rsidDel="00DB52BA">
              <w:rPr>
                <w:noProof/>
                <w:webHidden/>
              </w:rPr>
              <w:tab/>
            </w:r>
            <w:r w:rsidR="00DB52BA" w:rsidDel="00DB52BA">
              <w:rPr>
                <w:noProof/>
                <w:webHidden/>
              </w:rPr>
              <w:delText>9</w:delText>
            </w:r>
          </w:del>
        </w:p>
        <w:p w14:paraId="20671303" w14:textId="1A9A4D28" w:rsidR="0027235D" w:rsidDel="00DB52BA" w:rsidRDefault="0027235D">
          <w:pPr>
            <w:pStyle w:val="TOC2"/>
            <w:rPr>
              <w:del w:id="213" w:author="Huo, Wendy" w:date="2025-06-24T18:37:00Z" w16du:dateUtc="2025-06-24T10:37:00Z"/>
              <w:rFonts w:asciiTheme="minorHAnsi" w:hAnsiTheme="minorHAnsi"/>
              <w:noProof/>
              <w:kern w:val="2"/>
              <w:sz w:val="24"/>
              <w:szCs w:val="24"/>
              <w:lang w:val="en-US" w:eastAsia="zh-CN"/>
              <w14:ligatures w14:val="standardContextual"/>
            </w:rPr>
          </w:pPr>
          <w:del w:id="214" w:author="Huo, Wendy" w:date="2025-06-24T18:37:00Z" w16du:dateUtc="2025-06-24T10:37:00Z">
            <w:r w:rsidRPr="00DB52BA" w:rsidDel="00DB52BA">
              <w:rPr>
                <w:rPrChange w:id="215" w:author="Huo, Wendy" w:date="2025-06-24T18:37:00Z" w16du:dateUtc="2025-06-24T10:37:00Z">
                  <w:rPr>
                    <w:rStyle w:val="Hyperlink"/>
                    <w:rFonts w:cs="Calibri"/>
                    <w:noProof/>
                  </w:rPr>
                </w:rPrChange>
              </w:rPr>
              <w:delText>3.2</w:delText>
            </w:r>
            <w:r w:rsidDel="00DB52BA">
              <w:rPr>
                <w:rFonts w:asciiTheme="minorHAnsi" w:hAnsiTheme="minorHAnsi"/>
                <w:noProof/>
                <w:kern w:val="2"/>
                <w:sz w:val="24"/>
                <w:szCs w:val="24"/>
                <w:lang w:val="en-US" w:eastAsia="zh-CN"/>
                <w14:ligatures w14:val="standardContextual"/>
              </w:rPr>
              <w:tab/>
            </w:r>
            <w:r w:rsidRPr="00DB52BA" w:rsidDel="00DB52BA">
              <w:rPr>
                <w:rPrChange w:id="216" w:author="Huo, Wendy" w:date="2025-06-24T18:37:00Z" w16du:dateUtc="2025-06-24T10:37:00Z">
                  <w:rPr>
                    <w:rStyle w:val="Hyperlink"/>
                    <w:rFonts w:cs="Calibri"/>
                    <w:noProof/>
                  </w:rPr>
                </w:rPrChange>
              </w:rPr>
              <w:delText>Location of Services</w:delText>
            </w:r>
            <w:r w:rsidDel="00DB52BA">
              <w:rPr>
                <w:noProof/>
                <w:webHidden/>
              </w:rPr>
              <w:tab/>
            </w:r>
            <w:r w:rsidR="00DB52BA" w:rsidDel="00DB52BA">
              <w:rPr>
                <w:noProof/>
                <w:webHidden/>
              </w:rPr>
              <w:delText>10</w:delText>
            </w:r>
          </w:del>
        </w:p>
        <w:p w14:paraId="2D5111B0" w14:textId="44CD7226" w:rsidR="0027235D" w:rsidDel="00DB52BA" w:rsidRDefault="0027235D">
          <w:pPr>
            <w:pStyle w:val="TOC2"/>
            <w:rPr>
              <w:del w:id="217" w:author="Huo, Wendy" w:date="2025-06-24T18:37:00Z" w16du:dateUtc="2025-06-24T10:37:00Z"/>
              <w:rFonts w:asciiTheme="minorHAnsi" w:hAnsiTheme="minorHAnsi"/>
              <w:noProof/>
              <w:kern w:val="2"/>
              <w:sz w:val="24"/>
              <w:szCs w:val="24"/>
              <w:lang w:val="en-US" w:eastAsia="zh-CN"/>
              <w14:ligatures w14:val="standardContextual"/>
            </w:rPr>
          </w:pPr>
          <w:del w:id="218" w:author="Huo, Wendy" w:date="2025-06-24T18:37:00Z" w16du:dateUtc="2025-06-24T10:37:00Z">
            <w:r w:rsidRPr="00DB52BA" w:rsidDel="00DB52BA">
              <w:rPr>
                <w:rPrChange w:id="219" w:author="Huo, Wendy" w:date="2025-06-24T18:37:00Z" w16du:dateUtc="2025-06-24T10:37:00Z">
                  <w:rPr>
                    <w:rStyle w:val="Hyperlink"/>
                    <w:rFonts w:cs="Calibri"/>
                    <w:noProof/>
                  </w:rPr>
                </w:rPrChange>
              </w:rPr>
              <w:delText>3.3</w:delText>
            </w:r>
            <w:r w:rsidDel="00DB52BA">
              <w:rPr>
                <w:rFonts w:asciiTheme="minorHAnsi" w:hAnsiTheme="minorHAnsi"/>
                <w:noProof/>
                <w:kern w:val="2"/>
                <w:sz w:val="24"/>
                <w:szCs w:val="24"/>
                <w:lang w:val="en-US" w:eastAsia="zh-CN"/>
                <w14:ligatures w14:val="standardContextual"/>
              </w:rPr>
              <w:tab/>
            </w:r>
            <w:r w:rsidRPr="00DB52BA" w:rsidDel="00DB52BA">
              <w:rPr>
                <w:rPrChange w:id="220" w:author="Huo, Wendy" w:date="2025-06-24T18:37:00Z" w16du:dateUtc="2025-06-24T10:37:00Z">
                  <w:rPr>
                    <w:rStyle w:val="Hyperlink"/>
                    <w:rFonts w:cs="Calibri"/>
                    <w:noProof/>
                  </w:rPr>
                </w:rPrChange>
              </w:rPr>
              <w:delText>Deliverables</w:delText>
            </w:r>
            <w:r w:rsidDel="00DB52BA">
              <w:rPr>
                <w:noProof/>
                <w:webHidden/>
              </w:rPr>
              <w:tab/>
            </w:r>
            <w:r w:rsidR="00DB52BA" w:rsidDel="00DB52BA">
              <w:rPr>
                <w:noProof/>
                <w:webHidden/>
              </w:rPr>
              <w:delText>10</w:delText>
            </w:r>
          </w:del>
        </w:p>
        <w:p w14:paraId="1A205E3D" w14:textId="223ECAA8" w:rsidR="0027235D" w:rsidDel="00DB52BA" w:rsidRDefault="0027235D">
          <w:pPr>
            <w:pStyle w:val="TOC2"/>
            <w:rPr>
              <w:del w:id="221" w:author="Huo, Wendy" w:date="2025-06-24T18:37:00Z" w16du:dateUtc="2025-06-24T10:37:00Z"/>
              <w:rFonts w:asciiTheme="minorHAnsi" w:hAnsiTheme="minorHAnsi"/>
              <w:noProof/>
              <w:kern w:val="2"/>
              <w:sz w:val="24"/>
              <w:szCs w:val="24"/>
              <w:lang w:val="en-US" w:eastAsia="zh-CN"/>
              <w14:ligatures w14:val="standardContextual"/>
            </w:rPr>
          </w:pPr>
          <w:del w:id="222" w:author="Huo, Wendy" w:date="2025-06-24T18:37:00Z" w16du:dateUtc="2025-06-24T10:37:00Z">
            <w:r w:rsidRPr="00DB52BA" w:rsidDel="00DB52BA">
              <w:rPr>
                <w:rPrChange w:id="223" w:author="Huo, Wendy" w:date="2025-06-24T18:37:00Z" w16du:dateUtc="2025-06-24T10:37:00Z">
                  <w:rPr>
                    <w:rStyle w:val="Hyperlink"/>
                    <w:rFonts w:cs="Calibri"/>
                    <w:noProof/>
                  </w:rPr>
                </w:rPrChange>
              </w:rPr>
              <w:delText>3.4</w:delText>
            </w:r>
            <w:r w:rsidDel="00DB52BA">
              <w:rPr>
                <w:rFonts w:asciiTheme="minorHAnsi" w:hAnsiTheme="minorHAnsi"/>
                <w:noProof/>
                <w:kern w:val="2"/>
                <w:sz w:val="24"/>
                <w:szCs w:val="24"/>
                <w:lang w:val="en-US" w:eastAsia="zh-CN"/>
                <w14:ligatures w14:val="standardContextual"/>
              </w:rPr>
              <w:tab/>
            </w:r>
            <w:r w:rsidRPr="00DB52BA" w:rsidDel="00DB52BA">
              <w:rPr>
                <w:rPrChange w:id="224" w:author="Huo, Wendy" w:date="2025-06-24T18:37:00Z" w16du:dateUtc="2025-06-24T10:37:00Z">
                  <w:rPr>
                    <w:rStyle w:val="Hyperlink"/>
                    <w:rFonts w:cs="Calibri"/>
                    <w:noProof/>
                  </w:rPr>
                </w:rPrChange>
              </w:rPr>
              <w:delText>Project Closure</w:delText>
            </w:r>
            <w:r w:rsidDel="00DB52BA">
              <w:rPr>
                <w:noProof/>
                <w:webHidden/>
              </w:rPr>
              <w:tab/>
            </w:r>
            <w:r w:rsidR="00DB52BA" w:rsidDel="00DB52BA">
              <w:rPr>
                <w:noProof/>
                <w:webHidden/>
              </w:rPr>
              <w:delText>10</w:delText>
            </w:r>
          </w:del>
        </w:p>
        <w:p w14:paraId="66CC00B5" w14:textId="019ED160" w:rsidR="0027235D" w:rsidDel="00DB52BA" w:rsidRDefault="0027235D">
          <w:pPr>
            <w:pStyle w:val="TOC2"/>
            <w:rPr>
              <w:del w:id="225" w:author="Huo, Wendy" w:date="2025-06-24T18:37:00Z" w16du:dateUtc="2025-06-24T10:37:00Z"/>
              <w:rFonts w:asciiTheme="minorHAnsi" w:hAnsiTheme="minorHAnsi"/>
              <w:noProof/>
              <w:kern w:val="2"/>
              <w:sz w:val="24"/>
              <w:szCs w:val="24"/>
              <w:lang w:val="en-US" w:eastAsia="zh-CN"/>
              <w14:ligatures w14:val="standardContextual"/>
            </w:rPr>
          </w:pPr>
          <w:del w:id="226" w:author="Huo, Wendy" w:date="2025-06-24T18:37:00Z" w16du:dateUtc="2025-06-24T10:37:00Z">
            <w:r w:rsidRPr="00DB52BA" w:rsidDel="00DB52BA">
              <w:rPr>
                <w:rPrChange w:id="227" w:author="Huo, Wendy" w:date="2025-06-24T18:37:00Z" w16du:dateUtc="2025-06-24T10:37:00Z">
                  <w:rPr>
                    <w:rStyle w:val="Hyperlink"/>
                    <w:rFonts w:cs="Calibri"/>
                    <w:noProof/>
                  </w:rPr>
                </w:rPrChange>
              </w:rPr>
              <w:delText>3.5</w:delText>
            </w:r>
            <w:r w:rsidDel="00DB52BA">
              <w:rPr>
                <w:rFonts w:asciiTheme="minorHAnsi" w:hAnsiTheme="minorHAnsi"/>
                <w:noProof/>
                <w:kern w:val="2"/>
                <w:sz w:val="24"/>
                <w:szCs w:val="24"/>
                <w:lang w:val="en-US" w:eastAsia="zh-CN"/>
                <w14:ligatures w14:val="standardContextual"/>
              </w:rPr>
              <w:tab/>
            </w:r>
            <w:r w:rsidRPr="00DB52BA" w:rsidDel="00DB52BA">
              <w:rPr>
                <w:rPrChange w:id="228" w:author="Huo, Wendy" w:date="2025-06-24T18:37:00Z" w16du:dateUtc="2025-06-24T10:37:00Z">
                  <w:rPr>
                    <w:rStyle w:val="Hyperlink"/>
                    <w:rFonts w:cs="Calibri"/>
                    <w:noProof/>
                  </w:rPr>
                </w:rPrChange>
              </w:rPr>
              <w:delText>Project Implementation</w:delText>
            </w:r>
            <w:r w:rsidDel="00DB52BA">
              <w:rPr>
                <w:noProof/>
                <w:webHidden/>
              </w:rPr>
              <w:tab/>
            </w:r>
            <w:r w:rsidR="00DB52BA" w:rsidDel="00DB52BA">
              <w:rPr>
                <w:noProof/>
                <w:webHidden/>
              </w:rPr>
              <w:delText>10</w:delText>
            </w:r>
          </w:del>
        </w:p>
        <w:p w14:paraId="3B440296" w14:textId="6DB03E61" w:rsidR="0027235D" w:rsidDel="00DB52BA" w:rsidRDefault="0027235D">
          <w:pPr>
            <w:pStyle w:val="TOC3"/>
            <w:rPr>
              <w:del w:id="229" w:author="Huo, Wendy" w:date="2025-06-24T18:37:00Z" w16du:dateUtc="2025-06-24T10:37:00Z"/>
              <w:rFonts w:asciiTheme="minorHAnsi" w:hAnsiTheme="minorHAnsi"/>
              <w:noProof/>
              <w:kern w:val="2"/>
              <w:sz w:val="24"/>
              <w:szCs w:val="24"/>
              <w:lang w:val="en-US" w:eastAsia="zh-CN"/>
              <w14:ligatures w14:val="standardContextual"/>
            </w:rPr>
          </w:pPr>
          <w:del w:id="230" w:author="Huo, Wendy" w:date="2025-06-24T18:37:00Z" w16du:dateUtc="2025-06-24T10:37:00Z">
            <w:r w:rsidRPr="00DB52BA" w:rsidDel="00DB52BA">
              <w:rPr>
                <w:rPrChange w:id="231" w:author="Huo, Wendy" w:date="2025-06-24T18:37:00Z" w16du:dateUtc="2025-06-24T10:37:00Z">
                  <w:rPr>
                    <w:rStyle w:val="Hyperlink"/>
                    <w:rFonts w:cs="Calibri"/>
                    <w:noProof/>
                  </w:rPr>
                </w:rPrChange>
              </w:rPr>
              <w:delText>3.5.1</w:delText>
            </w:r>
            <w:r w:rsidDel="00DB52BA">
              <w:rPr>
                <w:rFonts w:asciiTheme="minorHAnsi" w:hAnsiTheme="minorHAnsi"/>
                <w:noProof/>
                <w:kern w:val="2"/>
                <w:sz w:val="24"/>
                <w:szCs w:val="24"/>
                <w:lang w:val="en-US" w:eastAsia="zh-CN"/>
                <w14:ligatures w14:val="standardContextual"/>
              </w:rPr>
              <w:tab/>
            </w:r>
            <w:r w:rsidRPr="00DB52BA" w:rsidDel="00DB52BA">
              <w:rPr>
                <w:rPrChange w:id="232" w:author="Huo, Wendy" w:date="2025-06-24T18:37:00Z" w16du:dateUtc="2025-06-24T10:37:00Z">
                  <w:rPr>
                    <w:rStyle w:val="Hyperlink"/>
                    <w:rFonts w:cs="Calibri"/>
                    <w:noProof/>
                  </w:rPr>
                </w:rPrChange>
              </w:rPr>
              <w:delText>Project Approach</w:delText>
            </w:r>
            <w:r w:rsidDel="00DB52BA">
              <w:rPr>
                <w:noProof/>
                <w:webHidden/>
              </w:rPr>
              <w:tab/>
            </w:r>
            <w:r w:rsidR="00DB52BA" w:rsidDel="00DB52BA">
              <w:rPr>
                <w:noProof/>
                <w:webHidden/>
              </w:rPr>
              <w:delText>10</w:delText>
            </w:r>
          </w:del>
        </w:p>
        <w:p w14:paraId="3B23FE5F" w14:textId="4D42A609" w:rsidR="0027235D" w:rsidDel="00DB52BA" w:rsidRDefault="0027235D">
          <w:pPr>
            <w:pStyle w:val="TOC3"/>
            <w:rPr>
              <w:del w:id="233" w:author="Huo, Wendy" w:date="2025-06-24T18:37:00Z" w16du:dateUtc="2025-06-24T10:37:00Z"/>
              <w:rFonts w:asciiTheme="minorHAnsi" w:hAnsiTheme="minorHAnsi"/>
              <w:noProof/>
              <w:kern w:val="2"/>
              <w:sz w:val="24"/>
              <w:szCs w:val="24"/>
              <w:lang w:val="en-US" w:eastAsia="zh-CN"/>
              <w14:ligatures w14:val="standardContextual"/>
            </w:rPr>
          </w:pPr>
          <w:del w:id="234" w:author="Huo, Wendy" w:date="2025-06-24T18:37:00Z" w16du:dateUtc="2025-06-24T10:37:00Z">
            <w:r w:rsidRPr="00DB52BA" w:rsidDel="00DB52BA">
              <w:rPr>
                <w:rPrChange w:id="235" w:author="Huo, Wendy" w:date="2025-06-24T18:37:00Z" w16du:dateUtc="2025-06-24T10:37:00Z">
                  <w:rPr>
                    <w:rStyle w:val="Hyperlink"/>
                    <w:rFonts w:cs="Calibri"/>
                    <w:noProof/>
                  </w:rPr>
                </w:rPrChange>
              </w:rPr>
              <w:delText>3.5.2</w:delText>
            </w:r>
            <w:r w:rsidDel="00DB52BA">
              <w:rPr>
                <w:rFonts w:asciiTheme="minorHAnsi" w:hAnsiTheme="minorHAnsi"/>
                <w:noProof/>
                <w:kern w:val="2"/>
                <w:sz w:val="24"/>
                <w:szCs w:val="24"/>
                <w:lang w:val="en-US" w:eastAsia="zh-CN"/>
                <w14:ligatures w14:val="standardContextual"/>
              </w:rPr>
              <w:tab/>
            </w:r>
            <w:r w:rsidRPr="00DB52BA" w:rsidDel="00DB52BA">
              <w:rPr>
                <w:rPrChange w:id="236" w:author="Huo, Wendy" w:date="2025-06-24T18:37:00Z" w16du:dateUtc="2025-06-24T10:37:00Z">
                  <w:rPr>
                    <w:rStyle w:val="Hyperlink"/>
                    <w:rFonts w:cs="Calibri"/>
                    <w:noProof/>
                  </w:rPr>
                </w:rPrChange>
              </w:rPr>
              <w:delText>Project Organization</w:delText>
            </w:r>
            <w:r w:rsidDel="00DB52BA">
              <w:rPr>
                <w:noProof/>
                <w:webHidden/>
              </w:rPr>
              <w:tab/>
            </w:r>
            <w:r w:rsidR="00DB52BA" w:rsidDel="00DB52BA">
              <w:rPr>
                <w:noProof/>
                <w:webHidden/>
              </w:rPr>
              <w:delText>11</w:delText>
            </w:r>
          </w:del>
        </w:p>
        <w:p w14:paraId="6EE26018" w14:textId="16F27A44" w:rsidR="0027235D" w:rsidDel="00DB52BA" w:rsidRDefault="0027235D">
          <w:pPr>
            <w:pStyle w:val="TOC3"/>
            <w:rPr>
              <w:del w:id="237" w:author="Huo, Wendy" w:date="2025-06-24T18:37:00Z" w16du:dateUtc="2025-06-24T10:37:00Z"/>
              <w:rFonts w:asciiTheme="minorHAnsi" w:hAnsiTheme="minorHAnsi"/>
              <w:noProof/>
              <w:kern w:val="2"/>
              <w:sz w:val="24"/>
              <w:szCs w:val="24"/>
              <w:lang w:val="en-US" w:eastAsia="zh-CN"/>
              <w14:ligatures w14:val="standardContextual"/>
            </w:rPr>
          </w:pPr>
          <w:del w:id="238" w:author="Huo, Wendy" w:date="2025-06-24T18:37:00Z" w16du:dateUtc="2025-06-24T10:37:00Z">
            <w:r w:rsidRPr="00DB52BA" w:rsidDel="00DB52BA">
              <w:rPr>
                <w:rPrChange w:id="239" w:author="Huo, Wendy" w:date="2025-06-24T18:37:00Z" w16du:dateUtc="2025-06-24T10:37:00Z">
                  <w:rPr>
                    <w:rStyle w:val="Hyperlink"/>
                    <w:rFonts w:cs="Calibri"/>
                    <w:noProof/>
                  </w:rPr>
                </w:rPrChange>
              </w:rPr>
              <w:delText>3.5.3</w:delText>
            </w:r>
            <w:r w:rsidDel="00DB52BA">
              <w:rPr>
                <w:rFonts w:asciiTheme="minorHAnsi" w:hAnsiTheme="minorHAnsi"/>
                <w:noProof/>
                <w:kern w:val="2"/>
                <w:sz w:val="24"/>
                <w:szCs w:val="24"/>
                <w:lang w:val="en-US" w:eastAsia="zh-CN"/>
                <w14:ligatures w14:val="standardContextual"/>
              </w:rPr>
              <w:tab/>
            </w:r>
            <w:r w:rsidRPr="00DB52BA" w:rsidDel="00DB52BA">
              <w:rPr>
                <w:rPrChange w:id="240" w:author="Huo, Wendy" w:date="2025-06-24T18:37:00Z" w16du:dateUtc="2025-06-24T10:37:00Z">
                  <w:rPr>
                    <w:rStyle w:val="Hyperlink"/>
                    <w:rFonts w:cs="Calibri"/>
                    <w:noProof/>
                  </w:rPr>
                </w:rPrChange>
              </w:rPr>
              <w:delText>Project Execution Methodology</w:delText>
            </w:r>
            <w:r w:rsidDel="00DB52BA">
              <w:rPr>
                <w:noProof/>
                <w:webHidden/>
              </w:rPr>
              <w:tab/>
            </w:r>
            <w:r w:rsidR="00DB52BA" w:rsidDel="00DB52BA">
              <w:rPr>
                <w:noProof/>
                <w:webHidden/>
              </w:rPr>
              <w:delText>11</w:delText>
            </w:r>
          </w:del>
        </w:p>
        <w:p w14:paraId="7D8D73E6" w14:textId="7D24AE47" w:rsidR="0027235D" w:rsidDel="00DB52BA" w:rsidRDefault="0027235D">
          <w:pPr>
            <w:pStyle w:val="TOC3"/>
            <w:rPr>
              <w:del w:id="241" w:author="Huo, Wendy" w:date="2025-06-24T18:37:00Z" w16du:dateUtc="2025-06-24T10:37:00Z"/>
              <w:rFonts w:asciiTheme="minorHAnsi" w:hAnsiTheme="minorHAnsi"/>
              <w:noProof/>
              <w:kern w:val="2"/>
              <w:sz w:val="24"/>
              <w:szCs w:val="24"/>
              <w:lang w:val="en-US" w:eastAsia="zh-CN"/>
              <w14:ligatures w14:val="standardContextual"/>
            </w:rPr>
          </w:pPr>
          <w:del w:id="242" w:author="Huo, Wendy" w:date="2025-06-24T18:37:00Z" w16du:dateUtc="2025-06-24T10:37:00Z">
            <w:r w:rsidRPr="00DB52BA" w:rsidDel="00DB52BA">
              <w:rPr>
                <w:rPrChange w:id="243" w:author="Huo, Wendy" w:date="2025-06-24T18:37:00Z" w16du:dateUtc="2025-06-24T10:37:00Z">
                  <w:rPr>
                    <w:rStyle w:val="Hyperlink"/>
                    <w:rFonts w:cs="Calibri"/>
                    <w:noProof/>
                  </w:rPr>
                </w:rPrChange>
              </w:rPr>
              <w:delText>3.5.4</w:delText>
            </w:r>
            <w:r w:rsidDel="00DB52BA">
              <w:rPr>
                <w:rFonts w:asciiTheme="minorHAnsi" w:hAnsiTheme="minorHAnsi"/>
                <w:noProof/>
                <w:kern w:val="2"/>
                <w:sz w:val="24"/>
                <w:szCs w:val="24"/>
                <w:lang w:val="en-US" w:eastAsia="zh-CN"/>
                <w14:ligatures w14:val="standardContextual"/>
              </w:rPr>
              <w:tab/>
            </w:r>
            <w:r w:rsidRPr="00DB52BA" w:rsidDel="00DB52BA">
              <w:rPr>
                <w:rPrChange w:id="244" w:author="Huo, Wendy" w:date="2025-06-24T18:37:00Z" w16du:dateUtc="2025-06-24T10:37:00Z">
                  <w:rPr>
                    <w:rStyle w:val="Hyperlink"/>
                    <w:rFonts w:cs="Calibri"/>
                    <w:noProof/>
                  </w:rPr>
                </w:rPrChange>
              </w:rPr>
              <w:delText>Project Phases</w:delText>
            </w:r>
            <w:r w:rsidDel="00DB52BA">
              <w:rPr>
                <w:noProof/>
                <w:webHidden/>
              </w:rPr>
              <w:tab/>
            </w:r>
            <w:r w:rsidR="00DB52BA" w:rsidDel="00DB52BA">
              <w:rPr>
                <w:noProof/>
                <w:webHidden/>
              </w:rPr>
              <w:delText>12</w:delText>
            </w:r>
          </w:del>
        </w:p>
        <w:p w14:paraId="36A43012" w14:textId="7C5D8586" w:rsidR="0027235D" w:rsidDel="00DB52BA" w:rsidRDefault="0027235D">
          <w:pPr>
            <w:pStyle w:val="TOC3"/>
            <w:rPr>
              <w:del w:id="245" w:author="Huo, Wendy" w:date="2025-06-24T18:37:00Z" w16du:dateUtc="2025-06-24T10:37:00Z"/>
              <w:rFonts w:asciiTheme="minorHAnsi" w:hAnsiTheme="minorHAnsi"/>
              <w:noProof/>
              <w:kern w:val="2"/>
              <w:sz w:val="24"/>
              <w:szCs w:val="24"/>
              <w:lang w:val="en-US" w:eastAsia="zh-CN"/>
              <w14:ligatures w14:val="standardContextual"/>
            </w:rPr>
          </w:pPr>
          <w:del w:id="246" w:author="Huo, Wendy" w:date="2025-06-24T18:37:00Z" w16du:dateUtc="2025-06-24T10:37:00Z">
            <w:r w:rsidRPr="00DB52BA" w:rsidDel="00DB52BA">
              <w:rPr>
                <w:rPrChange w:id="247" w:author="Huo, Wendy" w:date="2025-06-24T18:37:00Z" w16du:dateUtc="2025-06-24T10:37:00Z">
                  <w:rPr>
                    <w:rStyle w:val="Hyperlink"/>
                    <w:rFonts w:cs="Calibri"/>
                    <w:noProof/>
                  </w:rPr>
                </w:rPrChange>
              </w:rPr>
              <w:delText>3.5.5</w:delText>
            </w:r>
            <w:r w:rsidDel="00DB52BA">
              <w:rPr>
                <w:rFonts w:asciiTheme="minorHAnsi" w:hAnsiTheme="minorHAnsi"/>
                <w:noProof/>
                <w:kern w:val="2"/>
                <w:sz w:val="24"/>
                <w:szCs w:val="24"/>
                <w:lang w:val="en-US" w:eastAsia="zh-CN"/>
                <w14:ligatures w14:val="standardContextual"/>
              </w:rPr>
              <w:tab/>
            </w:r>
            <w:r w:rsidRPr="00DB52BA" w:rsidDel="00DB52BA">
              <w:rPr>
                <w:rPrChange w:id="248" w:author="Huo, Wendy" w:date="2025-06-24T18:37:00Z" w16du:dateUtc="2025-06-24T10:37:00Z">
                  <w:rPr>
                    <w:rStyle w:val="Hyperlink"/>
                    <w:rFonts w:cs="Calibri"/>
                    <w:noProof/>
                  </w:rPr>
                </w:rPrChange>
              </w:rPr>
              <w:delText>Project Initiation</w:delText>
            </w:r>
            <w:r w:rsidDel="00DB52BA">
              <w:rPr>
                <w:noProof/>
                <w:webHidden/>
              </w:rPr>
              <w:tab/>
              <w:delText>13</w:delText>
            </w:r>
          </w:del>
        </w:p>
        <w:p w14:paraId="53D50392" w14:textId="2AD867E8" w:rsidR="0027235D" w:rsidDel="00DB52BA" w:rsidRDefault="0027235D">
          <w:pPr>
            <w:pStyle w:val="TOC2"/>
            <w:rPr>
              <w:del w:id="249" w:author="Huo, Wendy" w:date="2025-06-24T18:37:00Z" w16du:dateUtc="2025-06-24T10:37:00Z"/>
              <w:rFonts w:asciiTheme="minorHAnsi" w:hAnsiTheme="minorHAnsi"/>
              <w:noProof/>
              <w:kern w:val="2"/>
              <w:sz w:val="24"/>
              <w:szCs w:val="24"/>
              <w:lang w:val="en-US" w:eastAsia="zh-CN"/>
              <w14:ligatures w14:val="standardContextual"/>
            </w:rPr>
          </w:pPr>
          <w:del w:id="250" w:author="Huo, Wendy" w:date="2025-06-24T18:37:00Z" w16du:dateUtc="2025-06-24T10:37:00Z">
            <w:r w:rsidRPr="00DB52BA" w:rsidDel="00DB52BA">
              <w:rPr>
                <w:rPrChange w:id="251" w:author="Huo, Wendy" w:date="2025-06-24T18:37:00Z" w16du:dateUtc="2025-06-24T10:37:00Z">
                  <w:rPr>
                    <w:rStyle w:val="Hyperlink"/>
                    <w:rFonts w:cs="Calibri"/>
                    <w:noProof/>
                  </w:rPr>
                </w:rPrChange>
              </w:rPr>
              <w:delText>3.6</w:delText>
            </w:r>
            <w:r w:rsidDel="00DB52BA">
              <w:rPr>
                <w:rFonts w:asciiTheme="minorHAnsi" w:hAnsiTheme="minorHAnsi"/>
                <w:noProof/>
                <w:kern w:val="2"/>
                <w:sz w:val="24"/>
                <w:szCs w:val="24"/>
                <w:lang w:val="en-US" w:eastAsia="zh-CN"/>
                <w14:ligatures w14:val="standardContextual"/>
              </w:rPr>
              <w:tab/>
            </w:r>
            <w:r w:rsidRPr="00DB52BA" w:rsidDel="00DB52BA">
              <w:rPr>
                <w:rPrChange w:id="252" w:author="Huo, Wendy" w:date="2025-06-24T18:37:00Z" w16du:dateUtc="2025-06-24T10:37:00Z">
                  <w:rPr>
                    <w:rStyle w:val="Hyperlink"/>
                    <w:rFonts w:cs="Calibri"/>
                    <w:noProof/>
                  </w:rPr>
                </w:rPrChange>
              </w:rPr>
              <w:delText>Schedule</w:delText>
            </w:r>
            <w:r w:rsidDel="00DB52BA">
              <w:rPr>
                <w:noProof/>
                <w:webHidden/>
              </w:rPr>
              <w:tab/>
              <w:delText>14</w:delText>
            </w:r>
          </w:del>
        </w:p>
        <w:p w14:paraId="2DF6DA7F" w14:textId="4B16FD6E" w:rsidR="0027235D" w:rsidDel="00DB52BA" w:rsidRDefault="0027235D">
          <w:pPr>
            <w:pStyle w:val="TOC2"/>
            <w:rPr>
              <w:del w:id="253" w:author="Huo, Wendy" w:date="2025-06-24T18:37:00Z" w16du:dateUtc="2025-06-24T10:37:00Z"/>
              <w:rFonts w:asciiTheme="minorHAnsi" w:hAnsiTheme="minorHAnsi"/>
              <w:noProof/>
              <w:kern w:val="2"/>
              <w:sz w:val="24"/>
              <w:szCs w:val="24"/>
              <w:lang w:val="en-US" w:eastAsia="zh-CN"/>
              <w14:ligatures w14:val="standardContextual"/>
            </w:rPr>
          </w:pPr>
          <w:del w:id="254" w:author="Huo, Wendy" w:date="2025-06-24T18:37:00Z" w16du:dateUtc="2025-06-24T10:37:00Z">
            <w:r w:rsidRPr="00DB52BA" w:rsidDel="00DB52BA">
              <w:rPr>
                <w:rPrChange w:id="255" w:author="Huo, Wendy" w:date="2025-06-24T18:37:00Z" w16du:dateUtc="2025-06-24T10:37:00Z">
                  <w:rPr>
                    <w:rStyle w:val="Hyperlink"/>
                    <w:rFonts w:cs="Calibri"/>
                    <w:noProof/>
                  </w:rPr>
                </w:rPrChange>
              </w:rPr>
              <w:delText>3.7</w:delText>
            </w:r>
            <w:r w:rsidDel="00DB52BA">
              <w:rPr>
                <w:rFonts w:asciiTheme="minorHAnsi" w:hAnsiTheme="minorHAnsi"/>
                <w:noProof/>
                <w:kern w:val="2"/>
                <w:sz w:val="24"/>
                <w:szCs w:val="24"/>
                <w:lang w:val="en-US" w:eastAsia="zh-CN"/>
                <w14:ligatures w14:val="standardContextual"/>
              </w:rPr>
              <w:tab/>
            </w:r>
            <w:r w:rsidRPr="00DB52BA" w:rsidDel="00DB52BA">
              <w:rPr>
                <w:rPrChange w:id="256" w:author="Huo, Wendy" w:date="2025-06-24T18:37:00Z" w16du:dateUtc="2025-06-24T10:37:00Z">
                  <w:rPr>
                    <w:rStyle w:val="Hyperlink"/>
                    <w:rFonts w:cs="Calibri"/>
                    <w:noProof/>
                  </w:rPr>
                </w:rPrChange>
              </w:rPr>
              <w:delText>Static Data</w:delText>
            </w:r>
            <w:r w:rsidDel="00DB52BA">
              <w:rPr>
                <w:noProof/>
                <w:webHidden/>
              </w:rPr>
              <w:tab/>
              <w:delText>15</w:delText>
            </w:r>
          </w:del>
        </w:p>
        <w:p w14:paraId="72290789" w14:textId="4C05501C" w:rsidR="0027235D" w:rsidDel="00DB52BA" w:rsidRDefault="0027235D">
          <w:pPr>
            <w:pStyle w:val="TOC2"/>
            <w:rPr>
              <w:del w:id="257" w:author="Huo, Wendy" w:date="2025-06-24T18:37:00Z" w16du:dateUtc="2025-06-24T10:37:00Z"/>
              <w:rFonts w:asciiTheme="minorHAnsi" w:hAnsiTheme="minorHAnsi"/>
              <w:noProof/>
              <w:kern w:val="2"/>
              <w:sz w:val="24"/>
              <w:szCs w:val="24"/>
              <w:lang w:val="en-US" w:eastAsia="zh-CN"/>
              <w14:ligatures w14:val="standardContextual"/>
            </w:rPr>
          </w:pPr>
          <w:del w:id="258" w:author="Huo, Wendy" w:date="2025-06-24T18:37:00Z" w16du:dateUtc="2025-06-24T10:37:00Z">
            <w:r w:rsidRPr="00DB52BA" w:rsidDel="00DB52BA">
              <w:rPr>
                <w:rPrChange w:id="259" w:author="Huo, Wendy" w:date="2025-06-24T18:37:00Z" w16du:dateUtc="2025-06-24T10:37:00Z">
                  <w:rPr>
                    <w:rStyle w:val="Hyperlink"/>
                    <w:rFonts w:cs="Calibri"/>
                    <w:noProof/>
                  </w:rPr>
                </w:rPrChange>
              </w:rPr>
              <w:delText>3.8</w:delText>
            </w:r>
            <w:r w:rsidDel="00DB52BA">
              <w:rPr>
                <w:rFonts w:asciiTheme="minorHAnsi" w:hAnsiTheme="minorHAnsi"/>
                <w:noProof/>
                <w:kern w:val="2"/>
                <w:sz w:val="24"/>
                <w:szCs w:val="24"/>
                <w:lang w:val="en-US" w:eastAsia="zh-CN"/>
                <w14:ligatures w14:val="standardContextual"/>
              </w:rPr>
              <w:tab/>
            </w:r>
            <w:r w:rsidRPr="00DB52BA" w:rsidDel="00DB52BA">
              <w:rPr>
                <w:rPrChange w:id="260" w:author="Huo, Wendy" w:date="2025-06-24T18:37:00Z" w16du:dateUtc="2025-06-24T10:37:00Z">
                  <w:rPr>
                    <w:rStyle w:val="Hyperlink"/>
                    <w:rFonts w:cs="Calibri"/>
                    <w:noProof/>
                  </w:rPr>
                </w:rPrChange>
              </w:rPr>
              <w:delText>User Acceptance Testing</w:delText>
            </w:r>
            <w:r w:rsidDel="00DB52BA">
              <w:rPr>
                <w:noProof/>
                <w:webHidden/>
              </w:rPr>
              <w:tab/>
              <w:delText>15</w:delText>
            </w:r>
          </w:del>
        </w:p>
        <w:p w14:paraId="2B1304F6" w14:textId="02DF1246" w:rsidR="0027235D" w:rsidDel="00DB52BA" w:rsidRDefault="0027235D">
          <w:pPr>
            <w:pStyle w:val="TOC2"/>
            <w:rPr>
              <w:del w:id="261" w:author="Huo, Wendy" w:date="2025-06-24T18:37:00Z" w16du:dateUtc="2025-06-24T10:37:00Z"/>
              <w:rFonts w:asciiTheme="minorHAnsi" w:hAnsiTheme="minorHAnsi"/>
              <w:noProof/>
              <w:kern w:val="2"/>
              <w:sz w:val="24"/>
              <w:szCs w:val="24"/>
              <w:lang w:val="en-US" w:eastAsia="zh-CN"/>
              <w14:ligatures w14:val="standardContextual"/>
            </w:rPr>
          </w:pPr>
          <w:del w:id="262" w:author="Huo, Wendy" w:date="2025-06-24T18:37:00Z" w16du:dateUtc="2025-06-24T10:37:00Z">
            <w:r w:rsidRPr="00DB52BA" w:rsidDel="00DB52BA">
              <w:rPr>
                <w:rPrChange w:id="263" w:author="Huo, Wendy" w:date="2025-06-24T18:37:00Z" w16du:dateUtc="2025-06-24T10:37:00Z">
                  <w:rPr>
                    <w:rStyle w:val="Hyperlink"/>
                    <w:rFonts w:cs="Calibri"/>
                    <w:noProof/>
                  </w:rPr>
                </w:rPrChange>
              </w:rPr>
              <w:delText>3.9</w:delText>
            </w:r>
            <w:r w:rsidDel="00DB52BA">
              <w:rPr>
                <w:rFonts w:asciiTheme="minorHAnsi" w:hAnsiTheme="minorHAnsi"/>
                <w:noProof/>
                <w:kern w:val="2"/>
                <w:sz w:val="24"/>
                <w:szCs w:val="24"/>
                <w:lang w:val="en-US" w:eastAsia="zh-CN"/>
                <w14:ligatures w14:val="standardContextual"/>
              </w:rPr>
              <w:tab/>
            </w:r>
            <w:r w:rsidRPr="00DB52BA" w:rsidDel="00DB52BA">
              <w:rPr>
                <w:rPrChange w:id="264" w:author="Huo, Wendy" w:date="2025-06-24T18:37:00Z" w16du:dateUtc="2025-06-24T10:37:00Z">
                  <w:rPr>
                    <w:rStyle w:val="Hyperlink"/>
                    <w:rFonts w:cs="Calibri"/>
                    <w:noProof/>
                  </w:rPr>
                </w:rPrChange>
              </w:rPr>
              <w:delText>Project Controls</w:delText>
            </w:r>
            <w:r w:rsidDel="00DB52BA">
              <w:rPr>
                <w:noProof/>
                <w:webHidden/>
              </w:rPr>
              <w:tab/>
              <w:delText>15</w:delText>
            </w:r>
          </w:del>
        </w:p>
        <w:p w14:paraId="13B22451" w14:textId="42CCC193" w:rsidR="0027235D" w:rsidDel="00DB52BA" w:rsidRDefault="0027235D">
          <w:pPr>
            <w:pStyle w:val="TOC3"/>
            <w:rPr>
              <w:del w:id="265" w:author="Huo, Wendy" w:date="2025-06-24T18:37:00Z" w16du:dateUtc="2025-06-24T10:37:00Z"/>
              <w:rFonts w:asciiTheme="minorHAnsi" w:hAnsiTheme="minorHAnsi"/>
              <w:noProof/>
              <w:kern w:val="2"/>
              <w:sz w:val="24"/>
              <w:szCs w:val="24"/>
              <w:lang w:val="en-US" w:eastAsia="zh-CN"/>
              <w14:ligatures w14:val="standardContextual"/>
            </w:rPr>
          </w:pPr>
          <w:del w:id="266" w:author="Huo, Wendy" w:date="2025-06-24T18:37:00Z" w16du:dateUtc="2025-06-24T10:37:00Z">
            <w:r w:rsidRPr="00DB52BA" w:rsidDel="00DB52BA">
              <w:rPr>
                <w:rPrChange w:id="267" w:author="Huo, Wendy" w:date="2025-06-24T18:37:00Z" w16du:dateUtc="2025-06-24T10:37:00Z">
                  <w:rPr>
                    <w:rStyle w:val="Hyperlink"/>
                    <w:rFonts w:cs="Calibri"/>
                    <w:noProof/>
                  </w:rPr>
                </w:rPrChange>
              </w:rPr>
              <w:delText>3.9.1</w:delText>
            </w:r>
            <w:r w:rsidDel="00DB52BA">
              <w:rPr>
                <w:rFonts w:asciiTheme="minorHAnsi" w:hAnsiTheme="minorHAnsi"/>
                <w:noProof/>
                <w:kern w:val="2"/>
                <w:sz w:val="24"/>
                <w:szCs w:val="24"/>
                <w:lang w:val="en-US" w:eastAsia="zh-CN"/>
                <w14:ligatures w14:val="standardContextual"/>
              </w:rPr>
              <w:tab/>
            </w:r>
            <w:r w:rsidRPr="00DB52BA" w:rsidDel="00DB52BA">
              <w:rPr>
                <w:rPrChange w:id="268" w:author="Huo, Wendy" w:date="2025-06-24T18:37:00Z" w16du:dateUtc="2025-06-24T10:37:00Z">
                  <w:rPr>
                    <w:rStyle w:val="Hyperlink"/>
                    <w:rFonts w:cs="Calibri"/>
                    <w:noProof/>
                  </w:rPr>
                </w:rPrChange>
              </w:rPr>
              <w:delText>Issue Management</w:delText>
            </w:r>
            <w:r w:rsidDel="00DB52BA">
              <w:rPr>
                <w:noProof/>
                <w:webHidden/>
              </w:rPr>
              <w:tab/>
              <w:delText>15</w:delText>
            </w:r>
          </w:del>
        </w:p>
        <w:p w14:paraId="3427EDD3" w14:textId="442AFC72" w:rsidR="0027235D" w:rsidDel="00DB52BA" w:rsidRDefault="0027235D">
          <w:pPr>
            <w:pStyle w:val="TOC3"/>
            <w:rPr>
              <w:del w:id="269" w:author="Huo, Wendy" w:date="2025-06-24T18:37:00Z" w16du:dateUtc="2025-06-24T10:37:00Z"/>
              <w:rFonts w:asciiTheme="minorHAnsi" w:hAnsiTheme="minorHAnsi"/>
              <w:noProof/>
              <w:kern w:val="2"/>
              <w:sz w:val="24"/>
              <w:szCs w:val="24"/>
              <w:lang w:val="en-US" w:eastAsia="zh-CN"/>
              <w14:ligatures w14:val="standardContextual"/>
            </w:rPr>
          </w:pPr>
          <w:del w:id="270" w:author="Huo, Wendy" w:date="2025-06-24T18:37:00Z" w16du:dateUtc="2025-06-24T10:37:00Z">
            <w:r w:rsidRPr="00DB52BA" w:rsidDel="00DB52BA">
              <w:rPr>
                <w:rPrChange w:id="271" w:author="Huo, Wendy" w:date="2025-06-24T18:37:00Z" w16du:dateUtc="2025-06-24T10:37:00Z">
                  <w:rPr>
                    <w:rStyle w:val="Hyperlink"/>
                    <w:rFonts w:cs="Calibri"/>
                    <w:noProof/>
                  </w:rPr>
                </w:rPrChange>
              </w:rPr>
              <w:delText>3.9.2</w:delText>
            </w:r>
            <w:r w:rsidDel="00DB52BA">
              <w:rPr>
                <w:rFonts w:asciiTheme="minorHAnsi" w:hAnsiTheme="minorHAnsi"/>
                <w:noProof/>
                <w:kern w:val="2"/>
                <w:sz w:val="24"/>
                <w:szCs w:val="24"/>
                <w:lang w:val="en-US" w:eastAsia="zh-CN"/>
                <w14:ligatures w14:val="standardContextual"/>
              </w:rPr>
              <w:tab/>
            </w:r>
            <w:r w:rsidRPr="00DB52BA" w:rsidDel="00DB52BA">
              <w:rPr>
                <w:rPrChange w:id="272" w:author="Huo, Wendy" w:date="2025-06-24T18:37:00Z" w16du:dateUtc="2025-06-24T10:37:00Z">
                  <w:rPr>
                    <w:rStyle w:val="Hyperlink"/>
                    <w:rFonts w:cs="Calibri"/>
                    <w:noProof/>
                  </w:rPr>
                </w:rPrChange>
              </w:rPr>
              <w:delText>Actions</w:delText>
            </w:r>
            <w:r w:rsidDel="00DB52BA">
              <w:rPr>
                <w:noProof/>
                <w:webHidden/>
              </w:rPr>
              <w:tab/>
              <w:delText>15</w:delText>
            </w:r>
          </w:del>
        </w:p>
        <w:p w14:paraId="7ADB8C8B" w14:textId="40237C4D" w:rsidR="0027235D" w:rsidDel="00DB52BA" w:rsidRDefault="0027235D">
          <w:pPr>
            <w:pStyle w:val="TOC3"/>
            <w:rPr>
              <w:del w:id="273" w:author="Huo, Wendy" w:date="2025-06-24T18:37:00Z" w16du:dateUtc="2025-06-24T10:37:00Z"/>
              <w:rFonts w:asciiTheme="minorHAnsi" w:hAnsiTheme="minorHAnsi"/>
              <w:noProof/>
              <w:kern w:val="2"/>
              <w:sz w:val="24"/>
              <w:szCs w:val="24"/>
              <w:lang w:val="en-US" w:eastAsia="zh-CN"/>
              <w14:ligatures w14:val="standardContextual"/>
            </w:rPr>
          </w:pPr>
          <w:del w:id="274" w:author="Huo, Wendy" w:date="2025-06-24T18:37:00Z" w16du:dateUtc="2025-06-24T10:37:00Z">
            <w:r w:rsidRPr="00DB52BA" w:rsidDel="00DB52BA">
              <w:rPr>
                <w:rPrChange w:id="275" w:author="Huo, Wendy" w:date="2025-06-24T18:37:00Z" w16du:dateUtc="2025-06-24T10:37:00Z">
                  <w:rPr>
                    <w:rStyle w:val="Hyperlink"/>
                    <w:rFonts w:cs="Calibri"/>
                    <w:noProof/>
                  </w:rPr>
                </w:rPrChange>
              </w:rPr>
              <w:delText>3.9.3</w:delText>
            </w:r>
            <w:r w:rsidDel="00DB52BA">
              <w:rPr>
                <w:rFonts w:asciiTheme="minorHAnsi" w:hAnsiTheme="minorHAnsi"/>
                <w:noProof/>
                <w:kern w:val="2"/>
                <w:sz w:val="24"/>
                <w:szCs w:val="24"/>
                <w:lang w:val="en-US" w:eastAsia="zh-CN"/>
                <w14:ligatures w14:val="standardContextual"/>
              </w:rPr>
              <w:tab/>
            </w:r>
            <w:r w:rsidRPr="00DB52BA" w:rsidDel="00DB52BA">
              <w:rPr>
                <w:rPrChange w:id="276" w:author="Huo, Wendy" w:date="2025-06-24T18:37:00Z" w16du:dateUtc="2025-06-24T10:37:00Z">
                  <w:rPr>
                    <w:rStyle w:val="Hyperlink"/>
                    <w:rFonts w:cs="Calibri"/>
                    <w:noProof/>
                  </w:rPr>
                </w:rPrChange>
              </w:rPr>
              <w:delText>Decisions</w:delText>
            </w:r>
            <w:r w:rsidDel="00DB52BA">
              <w:rPr>
                <w:noProof/>
                <w:webHidden/>
              </w:rPr>
              <w:tab/>
              <w:delText>16</w:delText>
            </w:r>
          </w:del>
        </w:p>
        <w:p w14:paraId="53ABA8FB" w14:textId="2C647C7A" w:rsidR="0027235D" w:rsidDel="00DB52BA" w:rsidRDefault="0027235D">
          <w:pPr>
            <w:pStyle w:val="TOC3"/>
            <w:rPr>
              <w:del w:id="277" w:author="Huo, Wendy" w:date="2025-06-24T18:37:00Z" w16du:dateUtc="2025-06-24T10:37:00Z"/>
              <w:rFonts w:asciiTheme="minorHAnsi" w:hAnsiTheme="minorHAnsi"/>
              <w:noProof/>
              <w:kern w:val="2"/>
              <w:sz w:val="24"/>
              <w:szCs w:val="24"/>
              <w:lang w:val="en-US" w:eastAsia="zh-CN"/>
              <w14:ligatures w14:val="standardContextual"/>
            </w:rPr>
          </w:pPr>
          <w:del w:id="278" w:author="Huo, Wendy" w:date="2025-06-24T18:37:00Z" w16du:dateUtc="2025-06-24T10:37:00Z">
            <w:r w:rsidRPr="00DB52BA" w:rsidDel="00DB52BA">
              <w:rPr>
                <w:rPrChange w:id="279" w:author="Huo, Wendy" w:date="2025-06-24T18:37:00Z" w16du:dateUtc="2025-06-24T10:37:00Z">
                  <w:rPr>
                    <w:rStyle w:val="Hyperlink"/>
                    <w:rFonts w:cs="Calibri"/>
                    <w:noProof/>
                  </w:rPr>
                </w:rPrChange>
              </w:rPr>
              <w:delText>3.9.4</w:delText>
            </w:r>
            <w:r w:rsidDel="00DB52BA">
              <w:rPr>
                <w:rFonts w:asciiTheme="minorHAnsi" w:hAnsiTheme="minorHAnsi"/>
                <w:noProof/>
                <w:kern w:val="2"/>
                <w:sz w:val="24"/>
                <w:szCs w:val="24"/>
                <w:lang w:val="en-US" w:eastAsia="zh-CN"/>
                <w14:ligatures w14:val="standardContextual"/>
              </w:rPr>
              <w:tab/>
            </w:r>
            <w:r w:rsidRPr="00DB52BA" w:rsidDel="00DB52BA">
              <w:rPr>
                <w:rPrChange w:id="280" w:author="Huo, Wendy" w:date="2025-06-24T18:37:00Z" w16du:dateUtc="2025-06-24T10:37:00Z">
                  <w:rPr>
                    <w:rStyle w:val="Hyperlink"/>
                    <w:rFonts w:cs="Calibri"/>
                    <w:noProof/>
                  </w:rPr>
                </w:rPrChange>
              </w:rPr>
              <w:delText>Lessons</w:delText>
            </w:r>
            <w:r w:rsidDel="00DB52BA">
              <w:rPr>
                <w:noProof/>
                <w:webHidden/>
              </w:rPr>
              <w:tab/>
              <w:delText>16</w:delText>
            </w:r>
          </w:del>
        </w:p>
        <w:p w14:paraId="7B7E8204" w14:textId="26081A61" w:rsidR="0027235D" w:rsidDel="00DB52BA" w:rsidRDefault="0027235D">
          <w:pPr>
            <w:pStyle w:val="TOC2"/>
            <w:rPr>
              <w:del w:id="281" w:author="Huo, Wendy" w:date="2025-06-24T18:37:00Z" w16du:dateUtc="2025-06-24T10:37:00Z"/>
              <w:rFonts w:asciiTheme="minorHAnsi" w:hAnsiTheme="minorHAnsi"/>
              <w:noProof/>
              <w:kern w:val="2"/>
              <w:sz w:val="24"/>
              <w:szCs w:val="24"/>
              <w:lang w:val="en-US" w:eastAsia="zh-CN"/>
              <w14:ligatures w14:val="standardContextual"/>
            </w:rPr>
          </w:pPr>
          <w:del w:id="282" w:author="Huo, Wendy" w:date="2025-06-24T18:37:00Z" w16du:dateUtc="2025-06-24T10:37:00Z">
            <w:r w:rsidRPr="00DB52BA" w:rsidDel="00DB52BA">
              <w:rPr>
                <w:rPrChange w:id="283" w:author="Huo, Wendy" w:date="2025-06-24T18:37:00Z" w16du:dateUtc="2025-06-24T10:37:00Z">
                  <w:rPr>
                    <w:rStyle w:val="Hyperlink"/>
                    <w:rFonts w:cs="Calibri"/>
                    <w:noProof/>
                  </w:rPr>
                </w:rPrChange>
              </w:rPr>
              <w:delText>3.10</w:delText>
            </w:r>
            <w:r w:rsidDel="00DB52BA">
              <w:rPr>
                <w:rFonts w:asciiTheme="minorHAnsi" w:hAnsiTheme="minorHAnsi"/>
                <w:noProof/>
                <w:kern w:val="2"/>
                <w:sz w:val="24"/>
                <w:szCs w:val="24"/>
                <w:lang w:val="en-US" w:eastAsia="zh-CN"/>
                <w14:ligatures w14:val="standardContextual"/>
              </w:rPr>
              <w:tab/>
            </w:r>
            <w:r w:rsidRPr="00DB52BA" w:rsidDel="00DB52BA">
              <w:rPr>
                <w:rPrChange w:id="284" w:author="Huo, Wendy" w:date="2025-06-24T18:37:00Z" w16du:dateUtc="2025-06-24T10:37:00Z">
                  <w:rPr>
                    <w:rStyle w:val="Hyperlink"/>
                    <w:rFonts w:cs="Calibri"/>
                    <w:noProof/>
                  </w:rPr>
                </w:rPrChange>
              </w:rPr>
              <w:delText>Acceptance Criteria</w:delText>
            </w:r>
            <w:r w:rsidDel="00DB52BA">
              <w:rPr>
                <w:noProof/>
                <w:webHidden/>
              </w:rPr>
              <w:tab/>
              <w:delText>16</w:delText>
            </w:r>
          </w:del>
        </w:p>
        <w:p w14:paraId="3F4ED5AE" w14:textId="1FE8CEB6" w:rsidR="0027235D" w:rsidDel="00DB52BA" w:rsidRDefault="0027235D">
          <w:pPr>
            <w:pStyle w:val="TOC2"/>
            <w:rPr>
              <w:del w:id="285" w:author="Huo, Wendy" w:date="2025-06-24T18:37:00Z" w16du:dateUtc="2025-06-24T10:37:00Z"/>
              <w:rFonts w:asciiTheme="minorHAnsi" w:hAnsiTheme="minorHAnsi"/>
              <w:noProof/>
              <w:kern w:val="2"/>
              <w:sz w:val="24"/>
              <w:szCs w:val="24"/>
              <w:lang w:val="en-US" w:eastAsia="zh-CN"/>
              <w14:ligatures w14:val="standardContextual"/>
            </w:rPr>
          </w:pPr>
          <w:del w:id="286" w:author="Huo, Wendy" w:date="2025-06-24T18:37:00Z" w16du:dateUtc="2025-06-24T10:37:00Z">
            <w:r w:rsidRPr="00DB52BA" w:rsidDel="00DB52BA">
              <w:rPr>
                <w:rPrChange w:id="287" w:author="Huo, Wendy" w:date="2025-06-24T18:37:00Z" w16du:dateUtc="2025-06-24T10:37:00Z">
                  <w:rPr>
                    <w:rStyle w:val="Hyperlink"/>
                    <w:rFonts w:cs="Calibri"/>
                    <w:noProof/>
                  </w:rPr>
                </w:rPrChange>
              </w:rPr>
              <w:delText>3.11</w:delText>
            </w:r>
            <w:r w:rsidDel="00DB52BA">
              <w:rPr>
                <w:rFonts w:asciiTheme="minorHAnsi" w:hAnsiTheme="minorHAnsi"/>
                <w:noProof/>
                <w:kern w:val="2"/>
                <w:sz w:val="24"/>
                <w:szCs w:val="24"/>
                <w:lang w:val="en-US" w:eastAsia="zh-CN"/>
                <w14:ligatures w14:val="standardContextual"/>
              </w:rPr>
              <w:tab/>
            </w:r>
            <w:r w:rsidRPr="00DB52BA" w:rsidDel="00DB52BA">
              <w:rPr>
                <w:rPrChange w:id="288" w:author="Huo, Wendy" w:date="2025-06-24T18:37:00Z" w16du:dateUtc="2025-06-24T10:37:00Z">
                  <w:rPr>
                    <w:rStyle w:val="Hyperlink"/>
                    <w:rFonts w:cs="Calibri"/>
                    <w:noProof/>
                  </w:rPr>
                </w:rPrChange>
              </w:rPr>
              <w:delText>Completion Acceptance Procedure</w:delText>
            </w:r>
            <w:r w:rsidDel="00DB52BA">
              <w:rPr>
                <w:noProof/>
                <w:webHidden/>
              </w:rPr>
              <w:tab/>
              <w:delText>16</w:delText>
            </w:r>
          </w:del>
        </w:p>
        <w:p w14:paraId="4E68425C" w14:textId="414EDCEE" w:rsidR="0027235D" w:rsidDel="00DB52BA" w:rsidRDefault="0027235D">
          <w:pPr>
            <w:pStyle w:val="TOC2"/>
            <w:rPr>
              <w:del w:id="289" w:author="Huo, Wendy" w:date="2025-06-24T18:37:00Z" w16du:dateUtc="2025-06-24T10:37:00Z"/>
              <w:rFonts w:asciiTheme="minorHAnsi" w:hAnsiTheme="minorHAnsi"/>
              <w:noProof/>
              <w:kern w:val="2"/>
              <w:sz w:val="24"/>
              <w:szCs w:val="24"/>
              <w:lang w:val="en-US" w:eastAsia="zh-CN"/>
              <w14:ligatures w14:val="standardContextual"/>
            </w:rPr>
          </w:pPr>
          <w:del w:id="290" w:author="Huo, Wendy" w:date="2025-06-24T18:37:00Z" w16du:dateUtc="2025-06-24T10:37:00Z">
            <w:r w:rsidRPr="00DB52BA" w:rsidDel="00DB52BA">
              <w:rPr>
                <w:rPrChange w:id="291" w:author="Huo, Wendy" w:date="2025-06-24T18:37:00Z" w16du:dateUtc="2025-06-24T10:37:00Z">
                  <w:rPr>
                    <w:rStyle w:val="Hyperlink"/>
                    <w:rFonts w:cs="Calibri"/>
                    <w:noProof/>
                  </w:rPr>
                </w:rPrChange>
              </w:rPr>
              <w:delText>3.12</w:delText>
            </w:r>
            <w:r w:rsidDel="00DB52BA">
              <w:rPr>
                <w:rFonts w:asciiTheme="minorHAnsi" w:hAnsiTheme="minorHAnsi"/>
                <w:noProof/>
                <w:kern w:val="2"/>
                <w:sz w:val="24"/>
                <w:szCs w:val="24"/>
                <w:lang w:val="en-US" w:eastAsia="zh-CN"/>
                <w14:ligatures w14:val="standardContextual"/>
              </w:rPr>
              <w:tab/>
            </w:r>
            <w:r w:rsidRPr="00DB52BA" w:rsidDel="00DB52BA">
              <w:rPr>
                <w:rPrChange w:id="292" w:author="Huo, Wendy" w:date="2025-06-24T18:37:00Z" w16du:dateUtc="2025-06-24T10:37:00Z">
                  <w:rPr>
                    <w:rStyle w:val="Hyperlink"/>
                    <w:rFonts w:cs="Calibri"/>
                    <w:noProof/>
                  </w:rPr>
                </w:rPrChange>
              </w:rPr>
              <w:delText>Change Control</w:delText>
            </w:r>
            <w:r w:rsidDel="00DB52BA">
              <w:rPr>
                <w:noProof/>
                <w:webHidden/>
              </w:rPr>
              <w:tab/>
              <w:delText>16</w:delText>
            </w:r>
          </w:del>
        </w:p>
        <w:p w14:paraId="10C6AE93" w14:textId="097E74E0" w:rsidR="0027235D" w:rsidDel="00DB52BA" w:rsidRDefault="0027235D">
          <w:pPr>
            <w:pStyle w:val="TOC2"/>
            <w:rPr>
              <w:del w:id="293" w:author="Huo, Wendy" w:date="2025-06-24T18:37:00Z" w16du:dateUtc="2025-06-24T10:37:00Z"/>
              <w:rFonts w:asciiTheme="minorHAnsi" w:hAnsiTheme="minorHAnsi"/>
              <w:noProof/>
              <w:kern w:val="2"/>
              <w:sz w:val="24"/>
              <w:szCs w:val="24"/>
              <w:lang w:val="en-US" w:eastAsia="zh-CN"/>
              <w14:ligatures w14:val="standardContextual"/>
            </w:rPr>
          </w:pPr>
          <w:del w:id="294" w:author="Huo, Wendy" w:date="2025-06-24T18:37:00Z" w16du:dateUtc="2025-06-24T10:37:00Z">
            <w:r w:rsidRPr="00DB52BA" w:rsidDel="00DB52BA">
              <w:rPr>
                <w:rPrChange w:id="295" w:author="Huo, Wendy" w:date="2025-06-24T18:37:00Z" w16du:dateUtc="2025-06-24T10:37:00Z">
                  <w:rPr>
                    <w:rStyle w:val="Hyperlink"/>
                    <w:rFonts w:cs="Calibri"/>
                    <w:noProof/>
                  </w:rPr>
                </w:rPrChange>
              </w:rPr>
              <w:delText>3.13</w:delText>
            </w:r>
            <w:r w:rsidDel="00DB52BA">
              <w:rPr>
                <w:rFonts w:asciiTheme="minorHAnsi" w:hAnsiTheme="minorHAnsi"/>
                <w:noProof/>
                <w:kern w:val="2"/>
                <w:sz w:val="24"/>
                <w:szCs w:val="24"/>
                <w:lang w:val="en-US" w:eastAsia="zh-CN"/>
                <w14:ligatures w14:val="standardContextual"/>
              </w:rPr>
              <w:tab/>
            </w:r>
            <w:r w:rsidRPr="00DB52BA" w:rsidDel="00DB52BA">
              <w:rPr>
                <w:rPrChange w:id="296" w:author="Huo, Wendy" w:date="2025-06-24T18:37:00Z" w16du:dateUtc="2025-06-24T10:37:00Z">
                  <w:rPr>
                    <w:rStyle w:val="Hyperlink"/>
                    <w:rFonts w:cs="Calibri"/>
                    <w:noProof/>
                  </w:rPr>
                </w:rPrChange>
              </w:rPr>
              <w:delText>Dependencies, Assumptions &amp; Constraints</w:delText>
            </w:r>
            <w:r w:rsidDel="00DB52BA">
              <w:rPr>
                <w:noProof/>
                <w:webHidden/>
              </w:rPr>
              <w:tab/>
              <w:delText>17</w:delText>
            </w:r>
          </w:del>
        </w:p>
        <w:p w14:paraId="3123E723" w14:textId="535663C1" w:rsidR="0027235D" w:rsidDel="00DB52BA" w:rsidRDefault="0027235D">
          <w:pPr>
            <w:pStyle w:val="TOC2"/>
            <w:rPr>
              <w:del w:id="297" w:author="Huo, Wendy" w:date="2025-06-24T18:37:00Z" w16du:dateUtc="2025-06-24T10:37:00Z"/>
              <w:rFonts w:asciiTheme="minorHAnsi" w:hAnsiTheme="minorHAnsi"/>
              <w:noProof/>
              <w:kern w:val="2"/>
              <w:sz w:val="24"/>
              <w:szCs w:val="24"/>
              <w:lang w:val="en-US" w:eastAsia="zh-CN"/>
              <w14:ligatures w14:val="standardContextual"/>
            </w:rPr>
          </w:pPr>
          <w:del w:id="298" w:author="Huo, Wendy" w:date="2025-06-24T18:37:00Z" w16du:dateUtc="2025-06-24T10:37:00Z">
            <w:r w:rsidRPr="00DB52BA" w:rsidDel="00DB52BA">
              <w:rPr>
                <w:rPrChange w:id="299" w:author="Huo, Wendy" w:date="2025-06-24T18:37:00Z" w16du:dateUtc="2025-06-24T10:37:00Z">
                  <w:rPr>
                    <w:rStyle w:val="Hyperlink"/>
                    <w:rFonts w:cs="Calibri"/>
                    <w:noProof/>
                  </w:rPr>
                </w:rPrChange>
              </w:rPr>
              <w:delText>3.14</w:delText>
            </w:r>
            <w:r w:rsidDel="00DB52BA">
              <w:rPr>
                <w:rFonts w:asciiTheme="minorHAnsi" w:hAnsiTheme="minorHAnsi"/>
                <w:noProof/>
                <w:kern w:val="2"/>
                <w:sz w:val="24"/>
                <w:szCs w:val="24"/>
                <w:lang w:val="en-US" w:eastAsia="zh-CN"/>
                <w14:ligatures w14:val="standardContextual"/>
              </w:rPr>
              <w:tab/>
            </w:r>
            <w:r w:rsidRPr="00DB52BA" w:rsidDel="00DB52BA">
              <w:rPr>
                <w:rPrChange w:id="300" w:author="Huo, Wendy" w:date="2025-06-24T18:37:00Z" w16du:dateUtc="2025-06-24T10:37:00Z">
                  <w:rPr>
                    <w:rStyle w:val="Hyperlink"/>
                    <w:rFonts w:cs="Calibri"/>
                    <w:noProof/>
                  </w:rPr>
                </w:rPrChange>
              </w:rPr>
              <w:delText>Roles and Responsibilities</w:delText>
            </w:r>
            <w:r w:rsidDel="00DB52BA">
              <w:rPr>
                <w:noProof/>
                <w:webHidden/>
              </w:rPr>
              <w:tab/>
              <w:delText>18</w:delText>
            </w:r>
          </w:del>
        </w:p>
        <w:p w14:paraId="49670A39" w14:textId="343DCDAA" w:rsidR="0027235D" w:rsidDel="00DB52BA" w:rsidRDefault="0027235D">
          <w:pPr>
            <w:pStyle w:val="TOC3"/>
            <w:rPr>
              <w:del w:id="301" w:author="Huo, Wendy" w:date="2025-06-24T18:37:00Z" w16du:dateUtc="2025-06-24T10:37:00Z"/>
              <w:rFonts w:asciiTheme="minorHAnsi" w:hAnsiTheme="minorHAnsi"/>
              <w:noProof/>
              <w:kern w:val="2"/>
              <w:sz w:val="24"/>
              <w:szCs w:val="24"/>
              <w:lang w:val="en-US" w:eastAsia="zh-CN"/>
              <w14:ligatures w14:val="standardContextual"/>
            </w:rPr>
          </w:pPr>
          <w:del w:id="302" w:author="Huo, Wendy" w:date="2025-06-24T18:37:00Z" w16du:dateUtc="2025-06-24T10:37:00Z">
            <w:r w:rsidRPr="00DB52BA" w:rsidDel="00DB52BA">
              <w:rPr>
                <w:rPrChange w:id="303" w:author="Huo, Wendy" w:date="2025-06-24T18:37:00Z" w16du:dateUtc="2025-06-24T10:37:00Z">
                  <w:rPr>
                    <w:rStyle w:val="Hyperlink"/>
                    <w:rFonts w:cs="Calibri"/>
                    <w:noProof/>
                  </w:rPr>
                </w:rPrChange>
              </w:rPr>
              <w:delText>3.14.1</w:delText>
            </w:r>
            <w:r w:rsidDel="00DB52BA">
              <w:rPr>
                <w:rFonts w:asciiTheme="minorHAnsi" w:hAnsiTheme="minorHAnsi"/>
                <w:noProof/>
                <w:kern w:val="2"/>
                <w:sz w:val="24"/>
                <w:szCs w:val="24"/>
                <w:lang w:val="en-US" w:eastAsia="zh-CN"/>
                <w14:ligatures w14:val="standardContextual"/>
              </w:rPr>
              <w:tab/>
            </w:r>
            <w:r w:rsidRPr="00DB52BA" w:rsidDel="00DB52BA">
              <w:rPr>
                <w:rPrChange w:id="304" w:author="Huo, Wendy" w:date="2025-06-24T18:37:00Z" w16du:dateUtc="2025-06-24T10:37:00Z">
                  <w:rPr>
                    <w:rStyle w:val="Hyperlink"/>
                    <w:rFonts w:cs="Calibri"/>
                    <w:noProof/>
                  </w:rPr>
                </w:rPrChange>
              </w:rPr>
              <w:delText>Service Provider Responsibilities</w:delText>
            </w:r>
            <w:r w:rsidDel="00DB52BA">
              <w:rPr>
                <w:noProof/>
                <w:webHidden/>
              </w:rPr>
              <w:tab/>
              <w:delText>18</w:delText>
            </w:r>
          </w:del>
        </w:p>
        <w:p w14:paraId="110004C0" w14:textId="4207B179" w:rsidR="0027235D" w:rsidDel="00DB52BA" w:rsidRDefault="0027235D">
          <w:pPr>
            <w:pStyle w:val="TOC3"/>
            <w:rPr>
              <w:del w:id="305" w:author="Huo, Wendy" w:date="2025-06-24T18:37:00Z" w16du:dateUtc="2025-06-24T10:37:00Z"/>
              <w:rFonts w:asciiTheme="minorHAnsi" w:hAnsiTheme="minorHAnsi"/>
              <w:noProof/>
              <w:kern w:val="2"/>
              <w:sz w:val="24"/>
              <w:szCs w:val="24"/>
              <w:lang w:val="en-US" w:eastAsia="zh-CN"/>
              <w14:ligatures w14:val="standardContextual"/>
            </w:rPr>
          </w:pPr>
          <w:del w:id="306" w:author="Huo, Wendy" w:date="2025-06-24T18:37:00Z" w16du:dateUtc="2025-06-24T10:37:00Z">
            <w:r w:rsidRPr="00DB52BA" w:rsidDel="00DB52BA">
              <w:rPr>
                <w:rPrChange w:id="307" w:author="Huo, Wendy" w:date="2025-06-24T18:37:00Z" w16du:dateUtc="2025-06-24T10:37:00Z">
                  <w:rPr>
                    <w:rStyle w:val="Hyperlink"/>
                    <w:rFonts w:cs="Calibri"/>
                    <w:noProof/>
                  </w:rPr>
                </w:rPrChange>
              </w:rPr>
              <w:delText>3.14.2</w:delText>
            </w:r>
            <w:r w:rsidDel="00DB52BA">
              <w:rPr>
                <w:rFonts w:asciiTheme="minorHAnsi" w:hAnsiTheme="minorHAnsi"/>
                <w:noProof/>
                <w:kern w:val="2"/>
                <w:sz w:val="24"/>
                <w:szCs w:val="24"/>
                <w:lang w:val="en-US" w:eastAsia="zh-CN"/>
                <w14:ligatures w14:val="standardContextual"/>
              </w:rPr>
              <w:tab/>
            </w:r>
            <w:r w:rsidRPr="00DB52BA" w:rsidDel="00DB52BA">
              <w:rPr>
                <w:rPrChange w:id="308" w:author="Huo, Wendy" w:date="2025-06-24T18:37:00Z" w16du:dateUtc="2025-06-24T10:37:00Z">
                  <w:rPr>
                    <w:rStyle w:val="Hyperlink"/>
                    <w:rFonts w:cs="Calibri"/>
                    <w:noProof/>
                  </w:rPr>
                </w:rPrChange>
              </w:rPr>
              <w:delText>Customer Responsibilities</w:delText>
            </w:r>
            <w:r w:rsidDel="00DB52BA">
              <w:rPr>
                <w:noProof/>
                <w:webHidden/>
              </w:rPr>
              <w:tab/>
              <w:delText>19</w:delText>
            </w:r>
          </w:del>
        </w:p>
        <w:p w14:paraId="48C2FDA3" w14:textId="3C304A12" w:rsidR="0027235D" w:rsidDel="00DB52BA" w:rsidRDefault="0027235D">
          <w:pPr>
            <w:pStyle w:val="TOC3"/>
            <w:rPr>
              <w:del w:id="309" w:author="Huo, Wendy" w:date="2025-06-24T18:37:00Z" w16du:dateUtc="2025-06-24T10:37:00Z"/>
              <w:rFonts w:asciiTheme="minorHAnsi" w:hAnsiTheme="minorHAnsi"/>
              <w:noProof/>
              <w:kern w:val="2"/>
              <w:sz w:val="24"/>
              <w:szCs w:val="24"/>
              <w:lang w:val="en-US" w:eastAsia="zh-CN"/>
              <w14:ligatures w14:val="standardContextual"/>
            </w:rPr>
          </w:pPr>
          <w:del w:id="310" w:author="Huo, Wendy" w:date="2025-06-24T18:37:00Z" w16du:dateUtc="2025-06-24T10:37:00Z">
            <w:r w:rsidRPr="00DB52BA" w:rsidDel="00DB52BA">
              <w:rPr>
                <w:rPrChange w:id="311" w:author="Huo, Wendy" w:date="2025-06-24T18:37:00Z" w16du:dateUtc="2025-06-24T10:37:00Z">
                  <w:rPr>
                    <w:rStyle w:val="Hyperlink"/>
                    <w:rFonts w:cs="Calibri"/>
                    <w:noProof/>
                  </w:rPr>
                </w:rPrChange>
              </w:rPr>
              <w:delText>3.14.3</w:delText>
            </w:r>
            <w:r w:rsidDel="00DB52BA">
              <w:rPr>
                <w:rFonts w:asciiTheme="minorHAnsi" w:hAnsiTheme="minorHAnsi"/>
                <w:noProof/>
                <w:kern w:val="2"/>
                <w:sz w:val="24"/>
                <w:szCs w:val="24"/>
                <w:lang w:val="en-US" w:eastAsia="zh-CN"/>
                <w14:ligatures w14:val="standardContextual"/>
              </w:rPr>
              <w:tab/>
            </w:r>
            <w:r w:rsidRPr="00DB52BA" w:rsidDel="00DB52BA">
              <w:rPr>
                <w:rPrChange w:id="312" w:author="Huo, Wendy" w:date="2025-06-24T18:37:00Z" w16du:dateUtc="2025-06-24T10:37:00Z">
                  <w:rPr>
                    <w:rStyle w:val="Hyperlink"/>
                    <w:rFonts w:cs="Calibri"/>
                    <w:noProof/>
                  </w:rPr>
                </w:rPrChange>
              </w:rPr>
              <w:delText>Project and Business as Usual Roles</w:delText>
            </w:r>
            <w:r w:rsidDel="00DB52BA">
              <w:rPr>
                <w:noProof/>
                <w:webHidden/>
              </w:rPr>
              <w:tab/>
              <w:delText>21</w:delText>
            </w:r>
          </w:del>
        </w:p>
        <w:p w14:paraId="7B891F6B" w14:textId="23966996" w:rsidR="0027235D" w:rsidDel="00DB52BA" w:rsidRDefault="0027235D">
          <w:pPr>
            <w:pStyle w:val="TOC1"/>
            <w:rPr>
              <w:del w:id="313" w:author="Huo, Wendy" w:date="2025-06-24T18:37:00Z" w16du:dateUtc="2025-06-24T10:37:00Z"/>
              <w:rFonts w:asciiTheme="minorHAnsi" w:hAnsiTheme="minorHAnsi"/>
              <w:noProof/>
              <w:kern w:val="2"/>
              <w:sz w:val="24"/>
              <w:szCs w:val="24"/>
              <w:lang w:val="en-US" w:eastAsia="zh-CN"/>
              <w14:ligatures w14:val="standardContextual"/>
            </w:rPr>
          </w:pPr>
          <w:del w:id="314" w:author="Huo, Wendy" w:date="2025-06-24T18:37:00Z" w16du:dateUtc="2025-06-24T10:37:00Z">
            <w:r w:rsidRPr="00DB52BA" w:rsidDel="00DB52BA">
              <w:rPr>
                <w:rPrChange w:id="315" w:author="Huo, Wendy" w:date="2025-06-24T18:37:00Z" w16du:dateUtc="2025-06-24T10:37:00Z">
                  <w:rPr>
                    <w:rStyle w:val="Hyperlink"/>
                    <w:rFonts w:cs="Calibri"/>
                    <w:noProof/>
                  </w:rPr>
                </w:rPrChange>
              </w:rPr>
              <w:delText>4</w:delText>
            </w:r>
            <w:r w:rsidDel="00DB52BA">
              <w:rPr>
                <w:rFonts w:asciiTheme="minorHAnsi" w:hAnsiTheme="minorHAnsi"/>
                <w:noProof/>
                <w:kern w:val="2"/>
                <w:sz w:val="24"/>
                <w:szCs w:val="24"/>
                <w:lang w:val="en-US" w:eastAsia="zh-CN"/>
                <w14:ligatures w14:val="standardContextual"/>
              </w:rPr>
              <w:tab/>
            </w:r>
            <w:r w:rsidRPr="00DB52BA" w:rsidDel="00DB52BA">
              <w:rPr>
                <w:rPrChange w:id="316" w:author="Huo, Wendy" w:date="2025-06-24T18:37:00Z" w16du:dateUtc="2025-06-24T10:37:00Z">
                  <w:rPr>
                    <w:rStyle w:val="Hyperlink"/>
                    <w:rFonts w:cs="Calibri"/>
                    <w:noProof/>
                  </w:rPr>
                </w:rPrChange>
              </w:rPr>
              <w:delText>Communication Plan</w:delText>
            </w:r>
            <w:r w:rsidDel="00DB52BA">
              <w:rPr>
                <w:noProof/>
                <w:webHidden/>
              </w:rPr>
              <w:tab/>
              <w:delText>22</w:delText>
            </w:r>
          </w:del>
        </w:p>
        <w:p w14:paraId="56873778" w14:textId="5C5D5930" w:rsidR="0027235D" w:rsidDel="00DB52BA" w:rsidRDefault="0027235D">
          <w:pPr>
            <w:pStyle w:val="TOC2"/>
            <w:rPr>
              <w:del w:id="317" w:author="Huo, Wendy" w:date="2025-06-24T18:37:00Z" w16du:dateUtc="2025-06-24T10:37:00Z"/>
              <w:rFonts w:asciiTheme="minorHAnsi" w:hAnsiTheme="minorHAnsi"/>
              <w:noProof/>
              <w:kern w:val="2"/>
              <w:sz w:val="24"/>
              <w:szCs w:val="24"/>
              <w:lang w:val="en-US" w:eastAsia="zh-CN"/>
              <w14:ligatures w14:val="standardContextual"/>
            </w:rPr>
          </w:pPr>
          <w:del w:id="318" w:author="Huo, Wendy" w:date="2025-06-24T18:37:00Z" w16du:dateUtc="2025-06-24T10:37:00Z">
            <w:r w:rsidRPr="00DB52BA" w:rsidDel="00DB52BA">
              <w:rPr>
                <w:rPrChange w:id="319" w:author="Huo, Wendy" w:date="2025-06-24T18:37:00Z" w16du:dateUtc="2025-06-24T10:37:00Z">
                  <w:rPr>
                    <w:rStyle w:val="Hyperlink"/>
                    <w:rFonts w:cs="Calibri"/>
                    <w:noProof/>
                  </w:rPr>
                </w:rPrChange>
              </w:rPr>
              <w:delText>4.1</w:delText>
            </w:r>
            <w:r w:rsidDel="00DB52BA">
              <w:rPr>
                <w:rFonts w:asciiTheme="minorHAnsi" w:hAnsiTheme="minorHAnsi"/>
                <w:noProof/>
                <w:kern w:val="2"/>
                <w:sz w:val="24"/>
                <w:szCs w:val="24"/>
                <w:lang w:val="en-US" w:eastAsia="zh-CN"/>
                <w14:ligatures w14:val="standardContextual"/>
              </w:rPr>
              <w:tab/>
            </w:r>
            <w:r w:rsidRPr="00DB52BA" w:rsidDel="00DB52BA">
              <w:rPr>
                <w:rPrChange w:id="320" w:author="Huo, Wendy" w:date="2025-06-24T18:37:00Z" w16du:dateUtc="2025-06-24T10:37:00Z">
                  <w:rPr>
                    <w:rStyle w:val="Hyperlink"/>
                    <w:rFonts w:cs="Calibri"/>
                    <w:noProof/>
                  </w:rPr>
                </w:rPrChange>
              </w:rPr>
              <w:delText>Communication &amp; Reporting</w:delText>
            </w:r>
            <w:r w:rsidDel="00DB52BA">
              <w:rPr>
                <w:noProof/>
                <w:webHidden/>
              </w:rPr>
              <w:tab/>
              <w:delText>22</w:delText>
            </w:r>
          </w:del>
        </w:p>
        <w:p w14:paraId="1C67CA24" w14:textId="04335B09" w:rsidR="0027235D" w:rsidDel="00DB52BA" w:rsidRDefault="0027235D">
          <w:pPr>
            <w:pStyle w:val="TOC2"/>
            <w:rPr>
              <w:del w:id="321" w:author="Huo, Wendy" w:date="2025-06-24T18:37:00Z" w16du:dateUtc="2025-06-24T10:37:00Z"/>
              <w:rFonts w:asciiTheme="minorHAnsi" w:hAnsiTheme="minorHAnsi"/>
              <w:noProof/>
              <w:kern w:val="2"/>
              <w:sz w:val="24"/>
              <w:szCs w:val="24"/>
              <w:lang w:val="en-US" w:eastAsia="zh-CN"/>
              <w14:ligatures w14:val="standardContextual"/>
            </w:rPr>
          </w:pPr>
          <w:del w:id="322" w:author="Huo, Wendy" w:date="2025-06-24T18:37:00Z" w16du:dateUtc="2025-06-24T10:37:00Z">
            <w:r w:rsidRPr="00DB52BA" w:rsidDel="00DB52BA">
              <w:rPr>
                <w:rPrChange w:id="323" w:author="Huo, Wendy" w:date="2025-06-24T18:37:00Z" w16du:dateUtc="2025-06-24T10:37:00Z">
                  <w:rPr>
                    <w:rStyle w:val="Hyperlink"/>
                    <w:rFonts w:cs="Calibri"/>
                    <w:noProof/>
                  </w:rPr>
                </w:rPrChange>
              </w:rPr>
              <w:delText>4.2</w:delText>
            </w:r>
            <w:r w:rsidDel="00DB52BA">
              <w:rPr>
                <w:rFonts w:asciiTheme="minorHAnsi" w:hAnsiTheme="minorHAnsi"/>
                <w:noProof/>
                <w:kern w:val="2"/>
                <w:sz w:val="24"/>
                <w:szCs w:val="24"/>
                <w:lang w:val="en-US" w:eastAsia="zh-CN"/>
                <w14:ligatures w14:val="standardContextual"/>
              </w:rPr>
              <w:tab/>
            </w:r>
            <w:r w:rsidRPr="00DB52BA" w:rsidDel="00DB52BA">
              <w:rPr>
                <w:rPrChange w:id="324" w:author="Huo, Wendy" w:date="2025-06-24T18:37:00Z" w16du:dateUtc="2025-06-24T10:37:00Z">
                  <w:rPr>
                    <w:rStyle w:val="Hyperlink"/>
                    <w:rFonts w:cs="Calibri"/>
                    <w:noProof/>
                  </w:rPr>
                </w:rPrChange>
              </w:rPr>
              <w:delText>Escalation Procedure</w:delText>
            </w:r>
            <w:r w:rsidDel="00DB52BA">
              <w:rPr>
                <w:noProof/>
                <w:webHidden/>
              </w:rPr>
              <w:tab/>
              <w:delText>23</w:delText>
            </w:r>
          </w:del>
        </w:p>
        <w:p w14:paraId="54C28EDC" w14:textId="41381E85" w:rsidR="0027235D" w:rsidDel="00DB52BA" w:rsidRDefault="0027235D">
          <w:pPr>
            <w:pStyle w:val="TOC1"/>
            <w:rPr>
              <w:del w:id="325" w:author="Huo, Wendy" w:date="2025-06-24T18:37:00Z" w16du:dateUtc="2025-06-24T10:37:00Z"/>
              <w:rFonts w:asciiTheme="minorHAnsi" w:hAnsiTheme="minorHAnsi"/>
              <w:noProof/>
              <w:kern w:val="2"/>
              <w:sz w:val="24"/>
              <w:szCs w:val="24"/>
              <w:lang w:val="en-US" w:eastAsia="zh-CN"/>
              <w14:ligatures w14:val="standardContextual"/>
            </w:rPr>
          </w:pPr>
          <w:del w:id="326" w:author="Huo, Wendy" w:date="2025-06-24T18:37:00Z" w16du:dateUtc="2025-06-24T10:37:00Z">
            <w:r w:rsidRPr="00DB52BA" w:rsidDel="00DB52BA">
              <w:rPr>
                <w:rPrChange w:id="327" w:author="Huo, Wendy" w:date="2025-06-24T18:37:00Z" w16du:dateUtc="2025-06-24T10:37:00Z">
                  <w:rPr>
                    <w:rStyle w:val="Hyperlink"/>
                    <w:rFonts w:cs="Calibri"/>
                    <w:noProof/>
                  </w:rPr>
                </w:rPrChange>
              </w:rPr>
              <w:delText>5</w:delText>
            </w:r>
            <w:r w:rsidDel="00DB52BA">
              <w:rPr>
                <w:rFonts w:asciiTheme="minorHAnsi" w:hAnsiTheme="minorHAnsi"/>
                <w:noProof/>
                <w:kern w:val="2"/>
                <w:sz w:val="24"/>
                <w:szCs w:val="24"/>
                <w:lang w:val="en-US" w:eastAsia="zh-CN"/>
                <w14:ligatures w14:val="standardContextual"/>
              </w:rPr>
              <w:tab/>
            </w:r>
            <w:r w:rsidRPr="00DB52BA" w:rsidDel="00DB52BA">
              <w:rPr>
                <w:rPrChange w:id="328" w:author="Huo, Wendy" w:date="2025-06-24T18:37:00Z" w16du:dateUtc="2025-06-24T10:37:00Z">
                  <w:rPr>
                    <w:rStyle w:val="Hyperlink"/>
                    <w:rFonts w:cs="Calibri"/>
                    <w:noProof/>
                  </w:rPr>
                </w:rPrChange>
              </w:rPr>
              <w:delText>Term</w:delText>
            </w:r>
            <w:r w:rsidDel="00DB52BA">
              <w:rPr>
                <w:noProof/>
                <w:webHidden/>
              </w:rPr>
              <w:tab/>
              <w:delText>24</w:delText>
            </w:r>
          </w:del>
        </w:p>
        <w:p w14:paraId="46EF6836" w14:textId="20F79B47" w:rsidR="0027235D" w:rsidDel="00DB52BA" w:rsidRDefault="0027235D">
          <w:pPr>
            <w:pStyle w:val="TOC1"/>
            <w:rPr>
              <w:del w:id="329" w:author="Huo, Wendy" w:date="2025-06-24T18:37:00Z" w16du:dateUtc="2025-06-24T10:37:00Z"/>
              <w:rFonts w:asciiTheme="minorHAnsi" w:hAnsiTheme="minorHAnsi"/>
              <w:noProof/>
              <w:kern w:val="2"/>
              <w:sz w:val="24"/>
              <w:szCs w:val="24"/>
              <w:lang w:val="en-US" w:eastAsia="zh-CN"/>
              <w14:ligatures w14:val="standardContextual"/>
            </w:rPr>
          </w:pPr>
          <w:del w:id="330" w:author="Huo, Wendy" w:date="2025-06-24T18:37:00Z" w16du:dateUtc="2025-06-24T10:37:00Z">
            <w:r w:rsidRPr="00DB52BA" w:rsidDel="00DB52BA">
              <w:rPr>
                <w:rPrChange w:id="331" w:author="Huo, Wendy" w:date="2025-06-24T18:37:00Z" w16du:dateUtc="2025-06-24T10:37:00Z">
                  <w:rPr>
                    <w:rStyle w:val="Hyperlink"/>
                    <w:rFonts w:cs="Calibri"/>
                    <w:noProof/>
                  </w:rPr>
                </w:rPrChange>
              </w:rPr>
              <w:delText>6</w:delText>
            </w:r>
            <w:r w:rsidDel="00DB52BA">
              <w:rPr>
                <w:rFonts w:asciiTheme="minorHAnsi" w:hAnsiTheme="minorHAnsi"/>
                <w:noProof/>
                <w:kern w:val="2"/>
                <w:sz w:val="24"/>
                <w:szCs w:val="24"/>
                <w:lang w:val="en-US" w:eastAsia="zh-CN"/>
                <w14:ligatures w14:val="standardContextual"/>
              </w:rPr>
              <w:tab/>
            </w:r>
            <w:r w:rsidRPr="00DB52BA" w:rsidDel="00DB52BA">
              <w:rPr>
                <w:rPrChange w:id="332" w:author="Huo, Wendy" w:date="2025-06-24T18:37:00Z" w16du:dateUtc="2025-06-24T10:37:00Z">
                  <w:rPr>
                    <w:rStyle w:val="Hyperlink"/>
                    <w:rFonts w:cs="Calibri"/>
                    <w:noProof/>
                  </w:rPr>
                </w:rPrChange>
              </w:rPr>
              <w:delText>Charges</w:delText>
            </w:r>
            <w:r w:rsidDel="00DB52BA">
              <w:rPr>
                <w:noProof/>
                <w:webHidden/>
              </w:rPr>
              <w:tab/>
              <w:delText>25</w:delText>
            </w:r>
          </w:del>
        </w:p>
        <w:p w14:paraId="697DB4BC" w14:textId="560CA6CB" w:rsidR="0027235D" w:rsidDel="00DB52BA" w:rsidRDefault="0027235D">
          <w:pPr>
            <w:pStyle w:val="TOC2"/>
            <w:rPr>
              <w:del w:id="333" w:author="Huo, Wendy" w:date="2025-06-24T18:37:00Z" w16du:dateUtc="2025-06-24T10:37:00Z"/>
              <w:rFonts w:asciiTheme="minorHAnsi" w:hAnsiTheme="minorHAnsi"/>
              <w:noProof/>
              <w:kern w:val="2"/>
              <w:sz w:val="24"/>
              <w:szCs w:val="24"/>
              <w:lang w:val="en-US" w:eastAsia="zh-CN"/>
              <w14:ligatures w14:val="standardContextual"/>
            </w:rPr>
          </w:pPr>
          <w:del w:id="334" w:author="Huo, Wendy" w:date="2025-06-24T18:37:00Z" w16du:dateUtc="2025-06-24T10:37:00Z">
            <w:r w:rsidRPr="00DB52BA" w:rsidDel="00DB52BA">
              <w:rPr>
                <w:rPrChange w:id="335" w:author="Huo, Wendy" w:date="2025-06-24T18:37:00Z" w16du:dateUtc="2025-06-24T10:37:00Z">
                  <w:rPr>
                    <w:rStyle w:val="Hyperlink"/>
                    <w:rFonts w:cs="Calibri"/>
                    <w:noProof/>
                  </w:rPr>
                </w:rPrChange>
              </w:rPr>
              <w:delText>6.1</w:delText>
            </w:r>
            <w:r w:rsidDel="00DB52BA">
              <w:rPr>
                <w:rFonts w:asciiTheme="minorHAnsi" w:hAnsiTheme="minorHAnsi"/>
                <w:noProof/>
                <w:kern w:val="2"/>
                <w:sz w:val="24"/>
                <w:szCs w:val="24"/>
                <w:lang w:val="en-US" w:eastAsia="zh-CN"/>
                <w14:ligatures w14:val="standardContextual"/>
              </w:rPr>
              <w:tab/>
            </w:r>
            <w:r w:rsidRPr="00DB52BA" w:rsidDel="00DB52BA">
              <w:rPr>
                <w:rPrChange w:id="336" w:author="Huo, Wendy" w:date="2025-06-24T18:37:00Z" w16du:dateUtc="2025-06-24T10:37:00Z">
                  <w:rPr>
                    <w:rStyle w:val="Hyperlink"/>
                    <w:rFonts w:cs="Calibri"/>
                    <w:noProof/>
                  </w:rPr>
                </w:rPrChange>
              </w:rPr>
              <w:delText xml:space="preserve">Consultancy Fees </w:delText>
            </w:r>
            <w:r w:rsidRPr="00DB52BA" w:rsidDel="00DB52BA">
              <w:rPr>
                <w:rPrChange w:id="337" w:author="Huo, Wendy" w:date="2025-06-24T18:37:00Z" w16du:dateUtc="2025-06-24T10:37:00Z">
                  <w:rPr>
                    <w:rStyle w:val="Hyperlink"/>
                    <w:rFonts w:eastAsia="SimHei" w:cs="Calibri"/>
                    <w:noProof/>
                    <w:lang w:eastAsia="zh-CN"/>
                  </w:rPr>
                </w:rPrChange>
              </w:rPr>
              <w:delText xml:space="preserve">– </w:delText>
            </w:r>
            <w:r w:rsidRPr="00DB52BA" w:rsidDel="00DB52BA">
              <w:rPr>
                <w:highlight w:val="yellow"/>
                <w:rPrChange w:id="338" w:author="Huo, Wendy" w:date="2025-06-24T18:37:00Z" w16du:dateUtc="2025-06-24T10:37:00Z">
                  <w:rPr>
                    <w:rStyle w:val="Hyperlink"/>
                    <w:rFonts w:eastAsia="SimHei" w:cs="Calibri"/>
                    <w:noProof/>
                    <w:highlight w:val="yellow"/>
                    <w:lang w:eastAsia="zh-CN"/>
                  </w:rPr>
                </w:rPrChange>
              </w:rPr>
              <w:delText>Need to confirm the fees after Meng’s conclusion</w:delText>
            </w:r>
            <w:r w:rsidDel="00DB52BA">
              <w:rPr>
                <w:noProof/>
                <w:webHidden/>
              </w:rPr>
              <w:tab/>
              <w:delText>25</w:delText>
            </w:r>
          </w:del>
        </w:p>
        <w:p w14:paraId="168B7753" w14:textId="3E6795D5" w:rsidR="0027235D" w:rsidDel="00DB52BA" w:rsidRDefault="0027235D">
          <w:pPr>
            <w:pStyle w:val="TOC2"/>
            <w:rPr>
              <w:del w:id="339" w:author="Huo, Wendy" w:date="2025-06-24T18:37:00Z" w16du:dateUtc="2025-06-24T10:37:00Z"/>
              <w:rFonts w:asciiTheme="minorHAnsi" w:hAnsiTheme="minorHAnsi"/>
              <w:noProof/>
              <w:kern w:val="2"/>
              <w:sz w:val="24"/>
              <w:szCs w:val="24"/>
              <w:lang w:val="en-US" w:eastAsia="zh-CN"/>
              <w14:ligatures w14:val="standardContextual"/>
            </w:rPr>
          </w:pPr>
          <w:del w:id="340" w:author="Huo, Wendy" w:date="2025-06-24T18:37:00Z" w16du:dateUtc="2025-06-24T10:37:00Z">
            <w:r w:rsidRPr="00DB52BA" w:rsidDel="00DB52BA">
              <w:rPr>
                <w:rPrChange w:id="341" w:author="Huo, Wendy" w:date="2025-06-24T18:37:00Z" w16du:dateUtc="2025-06-24T10:37:00Z">
                  <w:rPr>
                    <w:rStyle w:val="Hyperlink"/>
                    <w:rFonts w:cs="Calibri"/>
                    <w:noProof/>
                  </w:rPr>
                </w:rPrChange>
              </w:rPr>
              <w:delText>6.2</w:delText>
            </w:r>
            <w:r w:rsidDel="00DB52BA">
              <w:rPr>
                <w:rFonts w:asciiTheme="minorHAnsi" w:hAnsiTheme="minorHAnsi"/>
                <w:noProof/>
                <w:kern w:val="2"/>
                <w:sz w:val="24"/>
                <w:szCs w:val="24"/>
                <w:lang w:val="en-US" w:eastAsia="zh-CN"/>
                <w14:ligatures w14:val="standardContextual"/>
              </w:rPr>
              <w:tab/>
            </w:r>
            <w:r w:rsidRPr="00DB52BA" w:rsidDel="00DB52BA">
              <w:rPr>
                <w:rPrChange w:id="342" w:author="Huo, Wendy" w:date="2025-06-24T18:37:00Z" w16du:dateUtc="2025-06-24T10:37:00Z">
                  <w:rPr>
                    <w:rStyle w:val="Hyperlink"/>
                    <w:rFonts w:cs="Calibri"/>
                    <w:noProof/>
                  </w:rPr>
                </w:rPrChange>
              </w:rPr>
              <w:delText>Travel</w:delText>
            </w:r>
            <w:r w:rsidDel="00DB52BA">
              <w:rPr>
                <w:noProof/>
                <w:webHidden/>
              </w:rPr>
              <w:tab/>
              <w:delText>26</w:delText>
            </w:r>
          </w:del>
        </w:p>
        <w:p w14:paraId="7F6D7B9F" w14:textId="26EBEF49" w:rsidR="0027235D" w:rsidDel="00DB52BA" w:rsidRDefault="0027235D">
          <w:pPr>
            <w:pStyle w:val="TOC2"/>
            <w:rPr>
              <w:del w:id="343" w:author="Huo, Wendy" w:date="2025-06-24T18:37:00Z" w16du:dateUtc="2025-06-24T10:37:00Z"/>
              <w:rFonts w:asciiTheme="minorHAnsi" w:hAnsiTheme="minorHAnsi"/>
              <w:noProof/>
              <w:kern w:val="2"/>
              <w:sz w:val="24"/>
              <w:szCs w:val="24"/>
              <w:lang w:val="en-US" w:eastAsia="zh-CN"/>
              <w14:ligatures w14:val="standardContextual"/>
            </w:rPr>
          </w:pPr>
          <w:del w:id="344" w:author="Huo, Wendy" w:date="2025-06-24T18:37:00Z" w16du:dateUtc="2025-06-24T10:37:00Z">
            <w:r w:rsidRPr="00DB52BA" w:rsidDel="00DB52BA">
              <w:rPr>
                <w:rPrChange w:id="345" w:author="Huo, Wendy" w:date="2025-06-24T18:37:00Z" w16du:dateUtc="2025-06-24T10:37:00Z">
                  <w:rPr>
                    <w:rStyle w:val="Hyperlink"/>
                    <w:rFonts w:cs="Calibri"/>
                    <w:noProof/>
                  </w:rPr>
                </w:rPrChange>
              </w:rPr>
              <w:delText>6.3</w:delText>
            </w:r>
            <w:r w:rsidDel="00DB52BA">
              <w:rPr>
                <w:rFonts w:asciiTheme="minorHAnsi" w:hAnsiTheme="minorHAnsi"/>
                <w:noProof/>
                <w:kern w:val="2"/>
                <w:sz w:val="24"/>
                <w:szCs w:val="24"/>
                <w:lang w:val="en-US" w:eastAsia="zh-CN"/>
                <w14:ligatures w14:val="standardContextual"/>
              </w:rPr>
              <w:tab/>
            </w:r>
            <w:r w:rsidRPr="00DB52BA" w:rsidDel="00DB52BA">
              <w:rPr>
                <w:rPrChange w:id="346" w:author="Huo, Wendy" w:date="2025-06-24T18:37:00Z" w16du:dateUtc="2025-06-24T10:37:00Z">
                  <w:rPr>
                    <w:rStyle w:val="Hyperlink"/>
                    <w:rFonts w:cs="Calibri"/>
                    <w:noProof/>
                  </w:rPr>
                </w:rPrChange>
              </w:rPr>
              <w:delText>Expenses</w:delText>
            </w:r>
            <w:r w:rsidDel="00DB52BA">
              <w:rPr>
                <w:noProof/>
                <w:webHidden/>
              </w:rPr>
              <w:tab/>
              <w:delText>26</w:delText>
            </w:r>
          </w:del>
        </w:p>
        <w:p w14:paraId="262C861D" w14:textId="4447945E" w:rsidR="0027235D" w:rsidDel="00DB52BA" w:rsidRDefault="0027235D">
          <w:pPr>
            <w:pStyle w:val="TOC1"/>
            <w:rPr>
              <w:del w:id="347" w:author="Huo, Wendy" w:date="2025-06-24T18:37:00Z" w16du:dateUtc="2025-06-24T10:37:00Z"/>
              <w:rFonts w:asciiTheme="minorHAnsi" w:hAnsiTheme="minorHAnsi"/>
              <w:noProof/>
              <w:kern w:val="2"/>
              <w:sz w:val="24"/>
              <w:szCs w:val="24"/>
              <w:lang w:val="en-US" w:eastAsia="zh-CN"/>
              <w14:ligatures w14:val="standardContextual"/>
            </w:rPr>
          </w:pPr>
          <w:del w:id="348" w:author="Huo, Wendy" w:date="2025-06-24T18:37:00Z" w16du:dateUtc="2025-06-24T10:37:00Z">
            <w:r w:rsidRPr="00DB52BA" w:rsidDel="00DB52BA">
              <w:rPr>
                <w:rPrChange w:id="349" w:author="Huo, Wendy" w:date="2025-06-24T18:37:00Z" w16du:dateUtc="2025-06-24T10:37:00Z">
                  <w:rPr>
                    <w:rStyle w:val="Hyperlink"/>
                    <w:rFonts w:cs="Calibri"/>
                    <w:noProof/>
                  </w:rPr>
                </w:rPrChange>
              </w:rPr>
              <w:delText>7</w:delText>
            </w:r>
            <w:r w:rsidDel="00DB52BA">
              <w:rPr>
                <w:rFonts w:asciiTheme="minorHAnsi" w:hAnsiTheme="minorHAnsi"/>
                <w:noProof/>
                <w:kern w:val="2"/>
                <w:sz w:val="24"/>
                <w:szCs w:val="24"/>
                <w:lang w:val="en-US" w:eastAsia="zh-CN"/>
                <w14:ligatures w14:val="standardContextual"/>
              </w:rPr>
              <w:tab/>
            </w:r>
            <w:r w:rsidRPr="00DB52BA" w:rsidDel="00DB52BA">
              <w:rPr>
                <w:rPrChange w:id="350" w:author="Huo, Wendy" w:date="2025-06-24T18:37:00Z" w16du:dateUtc="2025-06-24T10:37:00Z">
                  <w:rPr>
                    <w:rStyle w:val="Hyperlink"/>
                    <w:rFonts w:cs="Calibri"/>
                    <w:noProof/>
                  </w:rPr>
                </w:rPrChange>
              </w:rPr>
              <w:delText>Acceptance</w:delText>
            </w:r>
            <w:r w:rsidDel="00DB52BA">
              <w:rPr>
                <w:noProof/>
                <w:webHidden/>
              </w:rPr>
              <w:tab/>
              <w:delText>27</w:delText>
            </w:r>
          </w:del>
        </w:p>
        <w:p w14:paraId="1521CA0C" w14:textId="0913B39E" w:rsidR="0027235D" w:rsidDel="00DB52BA" w:rsidRDefault="0027235D">
          <w:pPr>
            <w:pStyle w:val="TOC1"/>
            <w:rPr>
              <w:del w:id="351" w:author="Huo, Wendy" w:date="2025-06-24T18:37:00Z" w16du:dateUtc="2025-06-24T10:37:00Z"/>
              <w:rFonts w:asciiTheme="minorHAnsi" w:hAnsiTheme="minorHAnsi"/>
              <w:noProof/>
              <w:kern w:val="2"/>
              <w:sz w:val="24"/>
              <w:szCs w:val="24"/>
              <w:lang w:val="en-US" w:eastAsia="zh-CN"/>
              <w14:ligatures w14:val="standardContextual"/>
            </w:rPr>
          </w:pPr>
          <w:del w:id="352" w:author="Huo, Wendy" w:date="2025-06-24T18:37:00Z" w16du:dateUtc="2025-06-24T10:37:00Z">
            <w:r w:rsidRPr="00DB52BA" w:rsidDel="00DB52BA">
              <w:rPr>
                <w:rPrChange w:id="353" w:author="Huo, Wendy" w:date="2025-06-24T18:37:00Z" w16du:dateUtc="2025-06-24T10:37:00Z">
                  <w:rPr>
                    <w:rStyle w:val="Hyperlink"/>
                    <w:rFonts w:cs="Calibri"/>
                    <w:noProof/>
                  </w:rPr>
                </w:rPrChange>
              </w:rPr>
              <w:delText>Appendix A – Delivery Acceptance Form Template</w:delText>
            </w:r>
            <w:r w:rsidDel="00DB52BA">
              <w:rPr>
                <w:noProof/>
                <w:webHidden/>
              </w:rPr>
              <w:tab/>
              <w:delText>28</w:delText>
            </w:r>
          </w:del>
        </w:p>
        <w:p w14:paraId="4C50FB16" w14:textId="53DE633A" w:rsidR="0027235D" w:rsidDel="00DB52BA" w:rsidRDefault="0027235D">
          <w:pPr>
            <w:pStyle w:val="TOC1"/>
            <w:rPr>
              <w:del w:id="354" w:author="Huo, Wendy" w:date="2025-06-24T18:37:00Z" w16du:dateUtc="2025-06-24T10:37:00Z"/>
              <w:rFonts w:asciiTheme="minorHAnsi" w:hAnsiTheme="minorHAnsi"/>
              <w:noProof/>
              <w:kern w:val="2"/>
              <w:sz w:val="24"/>
              <w:szCs w:val="24"/>
              <w:lang w:val="en-US" w:eastAsia="zh-CN"/>
              <w14:ligatures w14:val="standardContextual"/>
            </w:rPr>
          </w:pPr>
          <w:del w:id="355" w:author="Huo, Wendy" w:date="2025-06-24T18:37:00Z" w16du:dateUtc="2025-06-24T10:37:00Z">
            <w:r w:rsidRPr="00DB52BA" w:rsidDel="00DB52BA">
              <w:rPr>
                <w:rPrChange w:id="356" w:author="Huo, Wendy" w:date="2025-06-24T18:37:00Z" w16du:dateUtc="2025-06-24T10:37:00Z">
                  <w:rPr>
                    <w:rStyle w:val="Hyperlink"/>
                    <w:rFonts w:cs="Calibri"/>
                    <w:noProof/>
                  </w:rPr>
                </w:rPrChange>
              </w:rPr>
              <w:delText>Appendix B – Change Request Template</w:delText>
            </w:r>
            <w:r w:rsidDel="00DB52BA">
              <w:rPr>
                <w:noProof/>
                <w:webHidden/>
              </w:rPr>
              <w:tab/>
              <w:delText>31</w:delText>
            </w:r>
          </w:del>
        </w:p>
        <w:p w14:paraId="39188141" w14:textId="59BD54D4" w:rsidR="00431343" w:rsidRPr="00E06629" w:rsidRDefault="00431343">
          <w:pPr>
            <w:rPr>
              <w:rFonts w:cs="Calibri"/>
            </w:rPr>
          </w:pPr>
          <w:r w:rsidRPr="00E06629">
            <w:rPr>
              <w:rFonts w:cs="Calibri"/>
              <w:b/>
              <w:bCs/>
              <w:noProof/>
            </w:rPr>
            <w:fldChar w:fldCharType="end"/>
          </w:r>
        </w:p>
      </w:sdtContent>
    </w:sdt>
    <w:p w14:paraId="3E1ECB74" w14:textId="77777777" w:rsidR="00731DB9" w:rsidRPr="00E06629" w:rsidRDefault="00FE207E" w:rsidP="00DC7F04">
      <w:pPr>
        <w:pStyle w:val="Heading1"/>
        <w:rPr>
          <w:rFonts w:cs="Calibri"/>
        </w:rPr>
      </w:pPr>
      <w:bookmarkStart w:id="357" w:name="_Toc144913249"/>
      <w:bookmarkStart w:id="358" w:name="_Toc201682676"/>
      <w:r w:rsidRPr="00E06629">
        <w:rPr>
          <w:rFonts w:cs="Calibri"/>
        </w:rPr>
        <w:lastRenderedPageBreak/>
        <w:t>Summary</w:t>
      </w:r>
      <w:bookmarkEnd w:id="20"/>
      <w:bookmarkEnd w:id="19"/>
      <w:bookmarkEnd w:id="357"/>
      <w:bookmarkEnd w:id="358"/>
    </w:p>
    <w:p w14:paraId="3E6FEC72" w14:textId="29A56F28" w:rsidR="00352243" w:rsidRPr="00E06629" w:rsidRDefault="00352243" w:rsidP="00312031">
      <w:pPr>
        <w:rPr>
          <w:rFonts w:cs="Calibri"/>
        </w:rPr>
      </w:pPr>
      <w:bookmarkStart w:id="359" w:name="_Hlk529375071"/>
      <w:bookmarkStart w:id="360" w:name="_Hlk529362668"/>
      <w:r w:rsidRPr="00E06629">
        <w:rPr>
          <w:rFonts w:cs="Calibri"/>
          <w:w w:val="0"/>
        </w:rPr>
        <w:t>This Statement of Work is made on</w:t>
      </w:r>
      <w:r w:rsidR="00342C03" w:rsidRPr="00E06629">
        <w:rPr>
          <w:rFonts w:cs="Calibri"/>
          <w:w w:val="0"/>
        </w:rPr>
        <w:t xml:space="preserve"> </w:t>
      </w:r>
      <w:r w:rsidR="002A06BE">
        <w:rPr>
          <w:rFonts w:cs="Calibri"/>
          <w:w w:val="0"/>
        </w:rPr>
        <w:t>20</w:t>
      </w:r>
      <w:r w:rsidR="005653DF">
        <w:rPr>
          <w:rFonts w:cs="Calibri"/>
          <w:w w:val="0"/>
        </w:rPr>
        <w:t xml:space="preserve"> Jun 202</w:t>
      </w:r>
      <w:r w:rsidR="002A06BE">
        <w:rPr>
          <w:rFonts w:cs="Calibri"/>
          <w:w w:val="0"/>
        </w:rPr>
        <w:t>5</w:t>
      </w:r>
      <w:r w:rsidR="002B5B79" w:rsidRPr="00E06629">
        <w:rPr>
          <w:rFonts w:cs="Calibri"/>
          <w:w w:val="0"/>
        </w:rPr>
        <w:t xml:space="preserve"> </w:t>
      </w:r>
      <w:r w:rsidRPr="00E06629">
        <w:rPr>
          <w:rFonts w:cs="Calibri"/>
          <w:w w:val="0"/>
        </w:rPr>
        <w:t>between:</w:t>
      </w:r>
      <w:bookmarkStart w:id="361" w:name="_DV_M519"/>
      <w:bookmarkEnd w:id="359"/>
      <w:bookmarkEnd w:id="361"/>
    </w:p>
    <w:tbl>
      <w:tblPr>
        <w:tblW w:w="8907" w:type="dxa"/>
        <w:tblLayout w:type="fixed"/>
        <w:tblLook w:val="0000" w:firstRow="0" w:lastRow="0" w:firstColumn="0" w:lastColumn="0" w:noHBand="0" w:noVBand="0"/>
      </w:tblPr>
      <w:tblGrid>
        <w:gridCol w:w="567"/>
        <w:gridCol w:w="8340"/>
      </w:tblGrid>
      <w:tr w:rsidR="001B17CA" w:rsidRPr="00E06629" w14:paraId="2B7D732B" w14:textId="77777777" w:rsidTr="443998C6">
        <w:tc>
          <w:tcPr>
            <w:tcW w:w="567" w:type="dxa"/>
            <w:tcBorders>
              <w:top w:val="nil"/>
              <w:left w:val="nil"/>
              <w:bottom w:val="nil"/>
              <w:right w:val="nil"/>
            </w:tcBorders>
          </w:tcPr>
          <w:p w14:paraId="66CE99F1" w14:textId="77777777" w:rsidR="001B17CA" w:rsidRPr="00E06629" w:rsidRDefault="001B17CA" w:rsidP="00912B22">
            <w:pPr>
              <w:pStyle w:val="BodyText"/>
              <w:widowControl w:val="0"/>
              <w:numPr>
                <w:ilvl w:val="0"/>
                <w:numId w:val="2"/>
              </w:numPr>
              <w:tabs>
                <w:tab w:val="left" w:pos="6840"/>
              </w:tabs>
              <w:spacing w:after="180" w:line="280" w:lineRule="atLeast"/>
              <w:ind w:right="333"/>
              <w:jc w:val="both"/>
              <w:rPr>
                <w:rFonts w:ascii="Calibri" w:hAnsi="Calibri" w:cs="Calibri"/>
                <w:b w:val="0"/>
                <w:bCs/>
                <w:sz w:val="22"/>
                <w:szCs w:val="22"/>
              </w:rPr>
            </w:pPr>
          </w:p>
        </w:tc>
        <w:tc>
          <w:tcPr>
            <w:tcW w:w="8340" w:type="dxa"/>
            <w:tcBorders>
              <w:top w:val="nil"/>
              <w:left w:val="nil"/>
              <w:bottom w:val="nil"/>
              <w:right w:val="nil"/>
            </w:tcBorders>
          </w:tcPr>
          <w:p w14:paraId="1EF4AC29" w14:textId="0774D4EF" w:rsidR="001B17CA" w:rsidRPr="00E06629" w:rsidRDefault="001B17CA" w:rsidP="003327B4">
            <w:pPr>
              <w:ind w:left="29"/>
              <w:rPr>
                <w:rFonts w:cs="Calibri"/>
                <w:bCs/>
                <w:color w:val="000000" w:themeColor="text1"/>
              </w:rPr>
            </w:pPr>
            <w:r w:rsidRPr="00E06629">
              <w:rPr>
                <w:rFonts w:cs="Calibri"/>
                <w:b/>
                <w:bCs/>
              </w:rPr>
              <w:t xml:space="preserve">Thermo Fisher </w:t>
            </w:r>
            <w:r w:rsidR="00FC1211" w:rsidRPr="00E06629">
              <w:rPr>
                <w:rFonts w:cs="Calibri"/>
                <w:b/>
                <w:bCs/>
              </w:rPr>
              <w:t xml:space="preserve">Scientific </w:t>
            </w:r>
            <w:r w:rsidRPr="00E06629">
              <w:rPr>
                <w:rFonts w:cs="Calibri"/>
                <w:bCs/>
                <w:color w:val="000000" w:themeColor="text1"/>
              </w:rPr>
              <w:t>(“</w:t>
            </w:r>
            <w:r w:rsidRPr="00E06629">
              <w:rPr>
                <w:rFonts w:cs="Calibri"/>
                <w:b/>
                <w:bCs/>
                <w:color w:val="000000" w:themeColor="text1"/>
              </w:rPr>
              <w:t>Service Provider</w:t>
            </w:r>
            <w:r w:rsidRPr="00E06629">
              <w:rPr>
                <w:rFonts w:cs="Calibri"/>
                <w:bCs/>
                <w:color w:val="000000" w:themeColor="text1"/>
              </w:rPr>
              <w:t>”); and</w:t>
            </w:r>
          </w:p>
        </w:tc>
      </w:tr>
      <w:tr w:rsidR="001B17CA" w:rsidRPr="00E06629" w14:paraId="635BDCCA" w14:textId="77777777" w:rsidTr="443998C6">
        <w:tc>
          <w:tcPr>
            <w:tcW w:w="567" w:type="dxa"/>
            <w:tcBorders>
              <w:top w:val="nil"/>
              <w:left w:val="nil"/>
              <w:bottom w:val="nil"/>
              <w:right w:val="nil"/>
            </w:tcBorders>
          </w:tcPr>
          <w:p w14:paraId="06B7FD09" w14:textId="77777777" w:rsidR="001B17CA" w:rsidRPr="00E06629" w:rsidRDefault="001B17CA" w:rsidP="00912B22">
            <w:pPr>
              <w:pStyle w:val="BodyText"/>
              <w:keepLines/>
              <w:widowControl w:val="0"/>
              <w:numPr>
                <w:ilvl w:val="0"/>
                <w:numId w:val="2"/>
              </w:numPr>
              <w:tabs>
                <w:tab w:val="left" w:pos="6840"/>
              </w:tabs>
              <w:spacing w:after="180" w:line="280" w:lineRule="atLeast"/>
              <w:ind w:left="448" w:right="335" w:hanging="357"/>
              <w:jc w:val="both"/>
              <w:rPr>
                <w:rFonts w:ascii="Calibri" w:hAnsi="Calibri" w:cs="Calibri"/>
                <w:b w:val="0"/>
                <w:bCs/>
                <w:snapToGrid/>
                <w:color w:val="000000" w:themeColor="text1"/>
                <w:sz w:val="22"/>
                <w:szCs w:val="22"/>
              </w:rPr>
            </w:pPr>
          </w:p>
        </w:tc>
        <w:tc>
          <w:tcPr>
            <w:tcW w:w="8340" w:type="dxa"/>
            <w:tcBorders>
              <w:top w:val="nil"/>
              <w:left w:val="nil"/>
              <w:bottom w:val="nil"/>
              <w:right w:val="nil"/>
            </w:tcBorders>
          </w:tcPr>
          <w:p w14:paraId="5B72EF86" w14:textId="3CD1FF4B" w:rsidR="001B17CA" w:rsidRPr="002B1600" w:rsidRDefault="00000000" w:rsidP="59E69DAF">
            <w:pPr>
              <w:keepLines/>
              <w:widowControl w:val="0"/>
              <w:spacing w:after="180" w:line="280" w:lineRule="atLeast"/>
              <w:rPr>
                <w:rFonts w:cs="Calibri"/>
                <w:kern w:val="20"/>
              </w:rPr>
            </w:pPr>
            <w:sdt>
              <w:sdtPr>
                <w:rPr>
                  <w:rFonts w:cs="Calibri"/>
                  <w:color w:val="000000" w:themeColor="text1"/>
                </w:rPr>
                <w:alias w:val="Subject"/>
                <w:tag w:val=""/>
                <w:id w:val="-1580125738"/>
                <w:placeholder>
                  <w:docPart w:val="7A53346E587E4EDB8F380663619FD759"/>
                </w:placeholder>
                <w:dataBinding w:prefixMappings="xmlns:ns0='http://purl.org/dc/elements/1.1/' xmlns:ns1='http://schemas.openxmlformats.org/package/2006/metadata/core-properties' " w:xpath="/ns1:coreProperties[1]/ns0:subject[1]" w:storeItemID="{6C3C8BC8-F283-45AE-878A-BAB7291924A1}"/>
                <w:text/>
              </w:sdtPr>
              <w:sdtContent>
                <w:r w:rsidR="0047272D" w:rsidRPr="002B1600">
                  <w:rPr>
                    <w:rFonts w:cs="Calibri"/>
                    <w:color w:val="000000" w:themeColor="text1"/>
                  </w:rPr>
                  <w:t>HENKEL AG &amp; Co. KGaA</w:t>
                </w:r>
              </w:sdtContent>
            </w:sdt>
            <w:r w:rsidR="001B17CA" w:rsidRPr="002B1600">
              <w:rPr>
                <w:rFonts w:cs="Calibri"/>
                <w:color w:val="000000" w:themeColor="text1"/>
              </w:rPr>
              <w:t xml:space="preserve">, a </w:t>
            </w:r>
            <w:r w:rsidR="00864623" w:rsidRPr="002B1600">
              <w:rPr>
                <w:rFonts w:cs="Calibri"/>
                <w:color w:val="000000" w:themeColor="text1"/>
              </w:rPr>
              <w:t>business</w:t>
            </w:r>
            <w:r w:rsidR="001B17CA" w:rsidRPr="002B1600">
              <w:rPr>
                <w:rFonts w:cs="Calibri"/>
                <w:color w:val="000000" w:themeColor="text1"/>
              </w:rPr>
              <w:t xml:space="preserve"> and having its registered address at </w:t>
            </w:r>
            <w:proofErr w:type="spellStart"/>
            <w:r w:rsidR="00770EE9" w:rsidRPr="002B1600">
              <w:rPr>
                <w:rFonts w:cs="Calibri"/>
                <w:color w:val="000000" w:themeColor="text1"/>
              </w:rPr>
              <w:t>Henkelstraße</w:t>
            </w:r>
            <w:proofErr w:type="spellEnd"/>
            <w:r w:rsidR="00770EE9" w:rsidRPr="002B1600">
              <w:rPr>
                <w:rFonts w:cs="Calibri"/>
                <w:color w:val="000000" w:themeColor="text1"/>
              </w:rPr>
              <w:t xml:space="preserve"> 67, 40589 Düsseldorf, Germany</w:t>
            </w:r>
          </w:p>
        </w:tc>
      </w:tr>
    </w:tbl>
    <w:bookmarkEnd w:id="360"/>
    <w:p w14:paraId="56322DEA" w14:textId="20F9D569" w:rsidR="009A731A" w:rsidRPr="00E06629" w:rsidRDefault="009A731A" w:rsidP="00C57AA0">
      <w:pPr>
        <w:pStyle w:val="BodyText3"/>
        <w:spacing w:before="240" w:after="180" w:line="280" w:lineRule="atLeast"/>
        <w:jc w:val="left"/>
        <w:rPr>
          <w:rFonts w:ascii="Calibri" w:eastAsia="Arial" w:hAnsi="Calibri" w:cs="Calibri"/>
          <w:color w:val="000000" w:themeColor="text1"/>
          <w:sz w:val="22"/>
          <w:szCs w:val="22"/>
        </w:rPr>
      </w:pPr>
      <w:r w:rsidRPr="00E06629">
        <w:rPr>
          <w:rFonts w:ascii="Calibri" w:eastAsia="Arial" w:hAnsi="Calibri" w:cs="Calibri"/>
          <w:color w:val="000000" w:themeColor="text1"/>
          <w:sz w:val="22"/>
          <w:szCs w:val="22"/>
        </w:rPr>
        <w:t>This Statement of Work is issued pursuant to, and incorporates and is governed by,</w:t>
      </w:r>
      <w:r w:rsidR="00FD7B21" w:rsidRPr="00E06629">
        <w:rPr>
          <w:rFonts w:ascii="Calibri" w:eastAsia="Arial" w:hAnsi="Calibri" w:cs="Calibri"/>
          <w:color w:val="000000" w:themeColor="text1"/>
          <w:sz w:val="22"/>
          <w:szCs w:val="22"/>
        </w:rPr>
        <w:t xml:space="preserve"> the Master </w:t>
      </w:r>
      <w:r w:rsidR="008C3DCA" w:rsidRPr="00E06629">
        <w:rPr>
          <w:rFonts w:ascii="Calibri" w:eastAsia="Arial" w:hAnsi="Calibri" w:cs="Calibri"/>
          <w:color w:val="000000" w:themeColor="text1"/>
          <w:sz w:val="22"/>
          <w:szCs w:val="22"/>
        </w:rPr>
        <w:t>License</w:t>
      </w:r>
      <w:r w:rsidR="00FD7B21" w:rsidRPr="00E06629">
        <w:rPr>
          <w:rFonts w:ascii="Calibri" w:eastAsia="Arial" w:hAnsi="Calibri" w:cs="Calibri"/>
          <w:color w:val="000000" w:themeColor="text1"/>
          <w:sz w:val="22"/>
          <w:szCs w:val="22"/>
        </w:rPr>
        <w:t xml:space="preserve"> Agreement (“M</w:t>
      </w:r>
      <w:r w:rsidR="008C3DCA" w:rsidRPr="00E06629">
        <w:rPr>
          <w:rFonts w:ascii="Calibri" w:eastAsia="Arial" w:hAnsi="Calibri" w:cs="Calibri"/>
          <w:color w:val="000000" w:themeColor="text1"/>
          <w:sz w:val="22"/>
          <w:szCs w:val="22"/>
        </w:rPr>
        <w:t>L</w:t>
      </w:r>
      <w:r w:rsidR="00FD7B21" w:rsidRPr="00E06629">
        <w:rPr>
          <w:rFonts w:ascii="Calibri" w:eastAsia="Arial" w:hAnsi="Calibri" w:cs="Calibri"/>
          <w:color w:val="000000" w:themeColor="text1"/>
          <w:sz w:val="22"/>
          <w:szCs w:val="22"/>
        </w:rPr>
        <w:t xml:space="preserve">A”) between </w:t>
      </w:r>
      <w:r w:rsidR="00A676A4">
        <w:rPr>
          <w:rFonts w:ascii="Calibri" w:eastAsia="Arial" w:hAnsi="Calibri" w:cs="Calibri"/>
          <w:color w:val="000000" w:themeColor="text1"/>
          <w:sz w:val="22"/>
          <w:szCs w:val="22"/>
        </w:rPr>
        <w:t>Thermo</w:t>
      </w:r>
      <w:r w:rsidR="0080753D">
        <w:rPr>
          <w:rFonts w:ascii="Calibri" w:eastAsia="Arial" w:hAnsi="Calibri" w:cs="Calibri"/>
          <w:color w:val="000000" w:themeColor="text1"/>
          <w:sz w:val="22"/>
          <w:szCs w:val="22"/>
        </w:rPr>
        <w:t xml:space="preserve"> </w:t>
      </w:r>
      <w:proofErr w:type="spellStart"/>
      <w:r w:rsidR="00A676A4">
        <w:rPr>
          <w:rFonts w:ascii="Calibri" w:eastAsia="Arial" w:hAnsi="Calibri" w:cs="Calibri"/>
          <w:color w:val="000000" w:themeColor="text1"/>
          <w:sz w:val="22"/>
          <w:szCs w:val="22"/>
        </w:rPr>
        <w:t>LabSystem</w:t>
      </w:r>
      <w:r w:rsidR="0080753D">
        <w:rPr>
          <w:rFonts w:ascii="Calibri" w:eastAsia="Arial" w:hAnsi="Calibri" w:cs="Calibri"/>
          <w:color w:val="000000" w:themeColor="text1"/>
          <w:sz w:val="22"/>
          <w:szCs w:val="22"/>
        </w:rPr>
        <w:t>s</w:t>
      </w:r>
      <w:proofErr w:type="spellEnd"/>
      <w:r w:rsidR="0080753D">
        <w:rPr>
          <w:rFonts w:ascii="Calibri" w:eastAsia="Arial" w:hAnsi="Calibri" w:cs="Calibri"/>
          <w:color w:val="000000" w:themeColor="text1"/>
          <w:sz w:val="22"/>
          <w:szCs w:val="22"/>
        </w:rPr>
        <w:t xml:space="preserve"> Inc. </w:t>
      </w:r>
      <w:r w:rsidR="00FD7B21" w:rsidRPr="00E06629">
        <w:rPr>
          <w:rFonts w:ascii="Calibri" w:eastAsia="Arial" w:hAnsi="Calibri" w:cs="Calibri"/>
          <w:color w:val="000000" w:themeColor="text1"/>
          <w:sz w:val="22"/>
          <w:szCs w:val="22"/>
        </w:rPr>
        <w:t xml:space="preserve">and the Customer dated </w:t>
      </w:r>
      <w:r w:rsidR="735B1F23" w:rsidRPr="00E06629">
        <w:rPr>
          <w:rFonts w:ascii="Calibri" w:eastAsia="Arial" w:hAnsi="Calibri" w:cs="Calibri"/>
          <w:color w:val="000000" w:themeColor="text1"/>
          <w:sz w:val="22"/>
          <w:szCs w:val="22"/>
          <w:highlight w:val="yellow"/>
        </w:rPr>
        <w:t>TBD</w:t>
      </w:r>
      <w:r w:rsidR="002558CB" w:rsidRPr="00E06629">
        <w:rPr>
          <w:rFonts w:ascii="Calibri" w:eastAsia="Arial" w:hAnsi="Calibri" w:cs="Calibri"/>
          <w:color w:val="000000" w:themeColor="text1"/>
          <w:sz w:val="22"/>
          <w:szCs w:val="22"/>
        </w:rPr>
        <w:t xml:space="preserve"> </w:t>
      </w:r>
      <w:r w:rsidRPr="00E06629">
        <w:rPr>
          <w:rFonts w:ascii="Calibri" w:eastAsia="Arial" w:hAnsi="Calibri" w:cs="Calibri"/>
          <w:color w:val="000000" w:themeColor="text1"/>
          <w:sz w:val="22"/>
          <w:szCs w:val="22"/>
        </w:rPr>
        <w:t>and sets forth the specific terms and conditions relating to the provision of Services referred to in this Statement of Work. The combination of the terms of the M</w:t>
      </w:r>
      <w:r w:rsidR="008C3DCA" w:rsidRPr="00E06629">
        <w:rPr>
          <w:rFonts w:ascii="Calibri" w:eastAsia="Arial" w:hAnsi="Calibri" w:cs="Calibri"/>
          <w:color w:val="000000" w:themeColor="text1"/>
          <w:sz w:val="22"/>
          <w:szCs w:val="22"/>
        </w:rPr>
        <w:t>L</w:t>
      </w:r>
      <w:r w:rsidRPr="00E06629">
        <w:rPr>
          <w:rFonts w:ascii="Calibri" w:eastAsia="Arial" w:hAnsi="Calibri" w:cs="Calibri"/>
          <w:color w:val="000000" w:themeColor="text1"/>
          <w:sz w:val="22"/>
          <w:szCs w:val="22"/>
        </w:rPr>
        <w:t>A and</w:t>
      </w:r>
      <w:r w:rsidR="00FD7B21" w:rsidRPr="00E06629">
        <w:rPr>
          <w:rFonts w:ascii="Calibri" w:eastAsia="Arial" w:hAnsi="Calibri" w:cs="Calibri"/>
          <w:color w:val="000000" w:themeColor="text1"/>
          <w:sz w:val="22"/>
          <w:szCs w:val="22"/>
        </w:rPr>
        <w:t xml:space="preserve"> </w:t>
      </w:r>
      <w:r w:rsidRPr="00E06629">
        <w:rPr>
          <w:rFonts w:ascii="Calibri" w:eastAsia="Arial" w:hAnsi="Calibri" w:cs="Calibri"/>
          <w:color w:val="000000" w:themeColor="text1"/>
          <w:sz w:val="22"/>
          <w:szCs w:val="22"/>
        </w:rPr>
        <w:t>the provisions of this Statement of Work shall together constitute the agreement between the Parties in respect of the Services (the “</w:t>
      </w:r>
      <w:r w:rsidRPr="00E06629">
        <w:rPr>
          <w:rFonts w:ascii="Calibri" w:eastAsia="Arial" w:hAnsi="Calibri" w:cs="Calibri"/>
          <w:b/>
          <w:bCs/>
          <w:color w:val="000000" w:themeColor="text1"/>
          <w:sz w:val="22"/>
          <w:szCs w:val="22"/>
        </w:rPr>
        <w:t>Agreement</w:t>
      </w:r>
      <w:r w:rsidRPr="00E06629">
        <w:rPr>
          <w:rFonts w:ascii="Calibri" w:eastAsia="Arial" w:hAnsi="Calibri" w:cs="Calibri"/>
          <w:color w:val="000000" w:themeColor="text1"/>
          <w:sz w:val="22"/>
          <w:szCs w:val="22"/>
        </w:rPr>
        <w:t>”). Terms used but not otherwise defined herein shall have the definitions given to them in the M</w:t>
      </w:r>
      <w:r w:rsidR="008C3DCA" w:rsidRPr="00E06629">
        <w:rPr>
          <w:rFonts w:ascii="Calibri" w:eastAsia="Arial" w:hAnsi="Calibri" w:cs="Calibri"/>
          <w:color w:val="000000" w:themeColor="text1"/>
          <w:sz w:val="22"/>
          <w:szCs w:val="22"/>
        </w:rPr>
        <w:t>L</w:t>
      </w:r>
      <w:r w:rsidRPr="00E06629">
        <w:rPr>
          <w:rFonts w:ascii="Calibri" w:eastAsia="Arial" w:hAnsi="Calibri" w:cs="Calibri"/>
          <w:color w:val="000000" w:themeColor="text1"/>
          <w:sz w:val="22"/>
          <w:szCs w:val="22"/>
        </w:rPr>
        <w:t>A.</w:t>
      </w:r>
    </w:p>
    <w:p w14:paraId="6348F501" w14:textId="51645335" w:rsidR="004B73E9" w:rsidRPr="00E06629" w:rsidRDefault="00A00868" w:rsidP="002E23E6">
      <w:pPr>
        <w:pStyle w:val="BodyText3"/>
        <w:spacing w:before="240" w:after="180" w:line="280" w:lineRule="atLeast"/>
        <w:jc w:val="left"/>
        <w:rPr>
          <w:rFonts w:ascii="Calibri" w:eastAsia="Arial" w:hAnsi="Calibri" w:cs="Calibri"/>
          <w:color w:val="000000" w:themeColor="text1"/>
          <w:sz w:val="22"/>
          <w:szCs w:val="22"/>
        </w:rPr>
      </w:pPr>
      <w:r w:rsidRPr="00E06629">
        <w:rPr>
          <w:rFonts w:ascii="Calibri" w:eastAsia="Arial" w:hAnsi="Calibri" w:cs="Calibri"/>
          <w:color w:val="000000" w:themeColor="text1"/>
          <w:sz w:val="22"/>
          <w:szCs w:val="22"/>
        </w:rPr>
        <w:t>In the event of any discrepancy between the provisions of the M</w:t>
      </w:r>
      <w:r w:rsidR="008C3DCA" w:rsidRPr="00E06629">
        <w:rPr>
          <w:rFonts w:ascii="Calibri" w:eastAsia="Arial" w:hAnsi="Calibri" w:cs="Calibri"/>
          <w:color w:val="000000" w:themeColor="text1"/>
          <w:sz w:val="22"/>
          <w:szCs w:val="22"/>
        </w:rPr>
        <w:t>L</w:t>
      </w:r>
      <w:r w:rsidRPr="00E06629">
        <w:rPr>
          <w:rFonts w:ascii="Calibri" w:eastAsia="Arial" w:hAnsi="Calibri" w:cs="Calibri"/>
          <w:color w:val="000000" w:themeColor="text1"/>
          <w:sz w:val="22"/>
          <w:szCs w:val="22"/>
        </w:rPr>
        <w:t>A and the Statement of Work, the provisions of the M</w:t>
      </w:r>
      <w:r w:rsidR="008C3DCA" w:rsidRPr="00E06629">
        <w:rPr>
          <w:rFonts w:ascii="Calibri" w:eastAsia="Arial" w:hAnsi="Calibri" w:cs="Calibri"/>
          <w:color w:val="000000" w:themeColor="text1"/>
          <w:sz w:val="22"/>
          <w:szCs w:val="22"/>
        </w:rPr>
        <w:t>L</w:t>
      </w:r>
      <w:r w:rsidRPr="00E06629">
        <w:rPr>
          <w:rFonts w:ascii="Calibri" w:eastAsia="Arial" w:hAnsi="Calibri" w:cs="Calibri"/>
          <w:color w:val="000000" w:themeColor="text1"/>
          <w:sz w:val="22"/>
          <w:szCs w:val="22"/>
        </w:rPr>
        <w:t>A shall apply.</w:t>
      </w:r>
      <w:r w:rsidR="007055EB" w:rsidRPr="00E06629">
        <w:rPr>
          <w:rFonts w:ascii="Calibri" w:eastAsia="Arial" w:hAnsi="Calibri" w:cs="Calibri"/>
          <w:color w:val="000000" w:themeColor="text1"/>
          <w:sz w:val="22"/>
          <w:szCs w:val="22"/>
        </w:rPr>
        <w:t xml:space="preserve"> </w:t>
      </w:r>
    </w:p>
    <w:p w14:paraId="00EC0999" w14:textId="77777777" w:rsidR="00914E3C" w:rsidRPr="00E06629" w:rsidRDefault="00914E3C" w:rsidP="002E23E6">
      <w:pPr>
        <w:pStyle w:val="BodyText3"/>
        <w:spacing w:before="240" w:after="180" w:line="280" w:lineRule="atLeast"/>
        <w:jc w:val="left"/>
        <w:rPr>
          <w:rFonts w:ascii="Calibri" w:hAnsi="Calibri" w:cs="Calibri"/>
          <w:color w:val="000000" w:themeColor="text1"/>
          <w:w w:val="0"/>
          <w:sz w:val="22"/>
          <w:szCs w:val="22"/>
        </w:rPr>
      </w:pPr>
      <w:r w:rsidRPr="00E06629">
        <w:rPr>
          <w:rFonts w:ascii="Calibri" w:hAnsi="Calibri" w:cs="Calibri"/>
          <w:color w:val="000000" w:themeColor="text1"/>
          <w:w w:val="0"/>
          <w:sz w:val="22"/>
          <w:szCs w:val="22"/>
        </w:rPr>
        <w:t>The terms and provisions of this Statement of Work constitutes the agreement between the Parties in respect of the Services (the “</w:t>
      </w:r>
      <w:r w:rsidRPr="00E06629">
        <w:rPr>
          <w:rFonts w:ascii="Calibri" w:hAnsi="Calibri" w:cs="Calibri"/>
          <w:b/>
          <w:color w:val="000000" w:themeColor="text1"/>
          <w:w w:val="0"/>
          <w:sz w:val="22"/>
          <w:szCs w:val="22"/>
        </w:rPr>
        <w:t>Agreement</w:t>
      </w:r>
      <w:r w:rsidRPr="00E06629">
        <w:rPr>
          <w:rFonts w:ascii="Calibri" w:hAnsi="Calibri" w:cs="Calibri"/>
          <w:color w:val="000000" w:themeColor="text1"/>
          <w:w w:val="0"/>
          <w:sz w:val="22"/>
          <w:szCs w:val="22"/>
        </w:rPr>
        <w:t>”).</w:t>
      </w:r>
    </w:p>
    <w:p w14:paraId="7A38EB13" w14:textId="77777777" w:rsidR="00352243" w:rsidRPr="00E06629" w:rsidRDefault="00352243" w:rsidP="00352243">
      <w:pPr>
        <w:spacing w:after="180" w:line="280" w:lineRule="atLeast"/>
        <w:rPr>
          <w:rFonts w:cs="Calibri"/>
          <w:w w:val="0"/>
        </w:rPr>
      </w:pPr>
      <w:r w:rsidRPr="00E06629">
        <w:rPr>
          <w:rFonts w:cs="Calibri"/>
          <w:w w:val="0"/>
        </w:rPr>
        <w:t>NOW THEREFORE IT IS HEREBY AGREED as follows:</w:t>
      </w:r>
    </w:p>
    <w:p w14:paraId="749F3674" w14:textId="77777777" w:rsidR="00352243" w:rsidRPr="00E06629" w:rsidRDefault="00352243" w:rsidP="00352243">
      <w:pPr>
        <w:rPr>
          <w:rFonts w:cs="Calibri"/>
          <w:w w:val="0"/>
        </w:rPr>
      </w:pPr>
      <w:r w:rsidRPr="00E06629">
        <w:rPr>
          <w:rFonts w:cs="Calibri"/>
          <w:w w:val="0"/>
        </w:rPr>
        <w:t>Service Provider agrees to provide the Services as set out in this Statement of Work.</w:t>
      </w:r>
    </w:p>
    <w:p w14:paraId="1AF903F1" w14:textId="77777777" w:rsidR="0004617C" w:rsidRPr="00E06629" w:rsidRDefault="0004617C" w:rsidP="000A4E28">
      <w:pPr>
        <w:pStyle w:val="Heading2"/>
        <w:ind w:left="450"/>
        <w:rPr>
          <w:rFonts w:cs="Calibri"/>
        </w:rPr>
      </w:pPr>
      <w:bookmarkStart w:id="362" w:name="_Toc144913250"/>
      <w:bookmarkStart w:id="363" w:name="_Toc201682677"/>
      <w:r w:rsidRPr="00E06629">
        <w:rPr>
          <w:rFonts w:cs="Calibri"/>
        </w:rPr>
        <w:t>Definiti</w:t>
      </w:r>
      <w:r w:rsidR="00846B27" w:rsidRPr="00E06629">
        <w:rPr>
          <w:rFonts w:cs="Calibri"/>
        </w:rPr>
        <w:t>ons</w:t>
      </w:r>
      <w:bookmarkEnd w:id="362"/>
      <w:bookmarkEnd w:id="363"/>
    </w:p>
    <w:p w14:paraId="5E18FB82" w14:textId="671F0AE9" w:rsidR="00846B27" w:rsidRPr="00E06629" w:rsidRDefault="00846B27" w:rsidP="00A307B1">
      <w:pPr>
        <w:keepNext/>
        <w:keepLines/>
        <w:rPr>
          <w:rFonts w:cs="Calibri"/>
        </w:rPr>
      </w:pPr>
      <w:r w:rsidRPr="00E06629">
        <w:rPr>
          <w:rFonts w:cs="Calibri"/>
        </w:rPr>
        <w:t>The following terms have the meanings shown through this SOW:</w:t>
      </w:r>
    </w:p>
    <w:tbl>
      <w:tblPr>
        <w:tblStyle w:val="TFSTable1"/>
        <w:tblW w:w="9440" w:type="dxa"/>
        <w:tblLook w:val="04A0" w:firstRow="1" w:lastRow="0" w:firstColumn="1" w:lastColumn="0" w:noHBand="0" w:noVBand="1"/>
      </w:tblPr>
      <w:tblGrid>
        <w:gridCol w:w="1413"/>
        <w:gridCol w:w="2831"/>
        <w:gridCol w:w="5196"/>
      </w:tblGrid>
      <w:tr w:rsidR="0031180A" w:rsidRPr="00E06629" w14:paraId="43D19DDE" w14:textId="77777777" w:rsidTr="007D3D55">
        <w:trPr>
          <w:cnfStyle w:val="100000000000" w:firstRow="1" w:lastRow="0" w:firstColumn="0" w:lastColumn="0" w:oddVBand="0" w:evenVBand="0" w:oddHBand="0" w:evenHBand="0" w:firstRowFirstColumn="0" w:firstRowLastColumn="0" w:lastRowFirstColumn="0" w:lastRowLastColumn="0"/>
          <w:tblHeader/>
        </w:trPr>
        <w:tc>
          <w:tcPr>
            <w:tcW w:w="1413" w:type="dxa"/>
          </w:tcPr>
          <w:p w14:paraId="20FA3270" w14:textId="77777777" w:rsidR="0031180A" w:rsidRPr="00E06629" w:rsidRDefault="0031180A" w:rsidP="00AA6DF0">
            <w:pPr>
              <w:rPr>
                <w:rFonts w:cs="Calibri"/>
                <w:b w:val="0"/>
                <w:sz w:val="22"/>
                <w:szCs w:val="22"/>
                <w:lang w:val="en-GB"/>
              </w:rPr>
            </w:pPr>
            <w:r w:rsidRPr="00E06629">
              <w:rPr>
                <w:rFonts w:cs="Calibri"/>
                <w:sz w:val="22"/>
                <w:szCs w:val="22"/>
                <w:lang w:val="en-GB"/>
              </w:rPr>
              <w:t>Term/</w:t>
            </w:r>
          </w:p>
          <w:p w14:paraId="396DA770" w14:textId="77777777" w:rsidR="0031180A" w:rsidRPr="00E06629" w:rsidRDefault="0031180A" w:rsidP="00AA6DF0">
            <w:pPr>
              <w:rPr>
                <w:rFonts w:cs="Calibri"/>
                <w:b w:val="0"/>
                <w:sz w:val="22"/>
                <w:szCs w:val="22"/>
                <w:lang w:val="en-GB"/>
              </w:rPr>
            </w:pPr>
            <w:r w:rsidRPr="00E06629">
              <w:rPr>
                <w:rFonts w:cs="Calibri"/>
                <w:sz w:val="22"/>
                <w:szCs w:val="22"/>
                <w:lang w:val="en-GB"/>
              </w:rPr>
              <w:t>Abbreviation</w:t>
            </w:r>
          </w:p>
        </w:tc>
        <w:tc>
          <w:tcPr>
            <w:tcW w:w="2831" w:type="dxa"/>
          </w:tcPr>
          <w:p w14:paraId="3EBD48BB" w14:textId="77777777" w:rsidR="0031180A" w:rsidRPr="00E06629" w:rsidRDefault="0031180A" w:rsidP="00AA6DF0">
            <w:pPr>
              <w:rPr>
                <w:rFonts w:cs="Calibri"/>
                <w:b w:val="0"/>
                <w:sz w:val="22"/>
                <w:szCs w:val="22"/>
                <w:lang w:val="en-GB"/>
              </w:rPr>
            </w:pPr>
            <w:r w:rsidRPr="00E06629">
              <w:rPr>
                <w:rFonts w:cs="Calibri"/>
                <w:sz w:val="22"/>
                <w:szCs w:val="22"/>
                <w:lang w:val="en-GB"/>
              </w:rPr>
              <w:t>Meaning</w:t>
            </w:r>
          </w:p>
        </w:tc>
        <w:tc>
          <w:tcPr>
            <w:tcW w:w="5196" w:type="dxa"/>
          </w:tcPr>
          <w:p w14:paraId="7E9C0DFD" w14:textId="77777777" w:rsidR="0031180A" w:rsidRPr="00E06629" w:rsidRDefault="0031180A" w:rsidP="00AA6DF0">
            <w:pPr>
              <w:rPr>
                <w:rFonts w:cs="Calibri"/>
                <w:b w:val="0"/>
                <w:sz w:val="22"/>
                <w:szCs w:val="22"/>
                <w:lang w:val="en-GB"/>
              </w:rPr>
            </w:pPr>
            <w:r w:rsidRPr="00E06629">
              <w:rPr>
                <w:rFonts w:cs="Calibri"/>
                <w:sz w:val="22"/>
                <w:szCs w:val="22"/>
                <w:lang w:val="en-GB"/>
              </w:rPr>
              <w:t>Description</w:t>
            </w:r>
          </w:p>
        </w:tc>
      </w:tr>
      <w:tr w:rsidR="0031180A" w:rsidRPr="00E06629" w14:paraId="348C90D3" w14:textId="77777777" w:rsidTr="007D3D55">
        <w:tc>
          <w:tcPr>
            <w:tcW w:w="1413" w:type="dxa"/>
            <w:vAlign w:val="center"/>
          </w:tcPr>
          <w:p w14:paraId="5BA22A55" w14:textId="77777777" w:rsidR="0031180A" w:rsidRPr="00E06629" w:rsidRDefault="0031180A" w:rsidP="00AA6DF0">
            <w:pPr>
              <w:rPr>
                <w:rFonts w:cs="Calibri"/>
                <w:b/>
                <w:sz w:val="22"/>
                <w:szCs w:val="22"/>
              </w:rPr>
            </w:pPr>
            <w:r w:rsidRPr="00E06629">
              <w:rPr>
                <w:rFonts w:cs="Calibri"/>
                <w:b/>
                <w:bCs/>
                <w:sz w:val="22"/>
                <w:szCs w:val="22"/>
                <w:lang w:val="en-GB"/>
              </w:rPr>
              <w:t>SOW</w:t>
            </w:r>
          </w:p>
        </w:tc>
        <w:tc>
          <w:tcPr>
            <w:tcW w:w="2831" w:type="dxa"/>
            <w:vAlign w:val="center"/>
          </w:tcPr>
          <w:p w14:paraId="773EF32A" w14:textId="77777777" w:rsidR="0031180A" w:rsidRPr="00E06629" w:rsidRDefault="0031180A" w:rsidP="00AA6DF0">
            <w:pPr>
              <w:rPr>
                <w:rFonts w:cs="Calibri"/>
                <w:sz w:val="22"/>
                <w:szCs w:val="22"/>
              </w:rPr>
            </w:pPr>
            <w:r w:rsidRPr="00E06629">
              <w:rPr>
                <w:rFonts w:cs="Calibri"/>
                <w:sz w:val="22"/>
                <w:szCs w:val="22"/>
                <w:lang w:val="en-GB"/>
              </w:rPr>
              <w:t>Statement of Work</w:t>
            </w:r>
          </w:p>
        </w:tc>
        <w:tc>
          <w:tcPr>
            <w:tcW w:w="5196" w:type="dxa"/>
            <w:vAlign w:val="center"/>
          </w:tcPr>
          <w:p w14:paraId="45038EDD" w14:textId="77777777" w:rsidR="0031180A" w:rsidRPr="00E06629" w:rsidRDefault="0031180A" w:rsidP="00AA6DF0">
            <w:pPr>
              <w:rPr>
                <w:rFonts w:cs="Calibri"/>
                <w:sz w:val="22"/>
                <w:szCs w:val="22"/>
              </w:rPr>
            </w:pPr>
            <w:r w:rsidRPr="00E06629">
              <w:rPr>
                <w:rFonts w:cs="Calibri"/>
                <w:sz w:val="22"/>
                <w:szCs w:val="22"/>
                <w:lang w:val="en-GB"/>
              </w:rPr>
              <w:t xml:space="preserve">This </w:t>
            </w:r>
            <w:proofErr w:type="gramStart"/>
            <w:r w:rsidRPr="00E06629">
              <w:rPr>
                <w:rFonts w:cs="Calibri"/>
                <w:sz w:val="22"/>
                <w:szCs w:val="22"/>
                <w:lang w:val="en-GB"/>
              </w:rPr>
              <w:t>document;</w:t>
            </w:r>
            <w:proofErr w:type="gramEnd"/>
            <w:r w:rsidRPr="00E06629">
              <w:rPr>
                <w:rFonts w:cs="Calibri"/>
                <w:sz w:val="22"/>
                <w:szCs w:val="22"/>
                <w:lang w:val="en-GB"/>
              </w:rPr>
              <w:t xml:space="preserve"> a formal document that provides a detailed description of the services or tasks a supplier is required to perform under contract.</w:t>
            </w:r>
          </w:p>
        </w:tc>
      </w:tr>
      <w:tr w:rsidR="0031180A" w:rsidRPr="00E06629" w14:paraId="1F785A65" w14:textId="77777777" w:rsidTr="007D3D55">
        <w:tc>
          <w:tcPr>
            <w:tcW w:w="1413" w:type="dxa"/>
            <w:vAlign w:val="center"/>
          </w:tcPr>
          <w:p w14:paraId="55586DA5" w14:textId="77777777" w:rsidR="0031180A" w:rsidRPr="00E06629" w:rsidRDefault="0031180A" w:rsidP="00AA6DF0">
            <w:pPr>
              <w:rPr>
                <w:rFonts w:cs="Calibri"/>
                <w:b/>
                <w:sz w:val="22"/>
                <w:szCs w:val="22"/>
              </w:rPr>
            </w:pPr>
            <w:r w:rsidRPr="00E06629">
              <w:rPr>
                <w:rFonts w:cs="Calibri"/>
                <w:b/>
                <w:sz w:val="22"/>
                <w:szCs w:val="22"/>
                <w:lang w:val="en-GB"/>
              </w:rPr>
              <w:t>SOP</w:t>
            </w:r>
          </w:p>
        </w:tc>
        <w:tc>
          <w:tcPr>
            <w:tcW w:w="2831" w:type="dxa"/>
            <w:vAlign w:val="center"/>
          </w:tcPr>
          <w:p w14:paraId="3C73334D" w14:textId="77777777" w:rsidR="0031180A" w:rsidRPr="00E06629" w:rsidRDefault="0031180A" w:rsidP="00AA6DF0">
            <w:pPr>
              <w:rPr>
                <w:rFonts w:cs="Calibri"/>
                <w:sz w:val="22"/>
                <w:szCs w:val="22"/>
              </w:rPr>
            </w:pPr>
            <w:r w:rsidRPr="00E06629">
              <w:rPr>
                <w:rFonts w:cs="Calibri"/>
                <w:sz w:val="22"/>
                <w:szCs w:val="22"/>
                <w:lang w:val="en-GB"/>
              </w:rPr>
              <w:t>Standard Operating Procedures</w:t>
            </w:r>
          </w:p>
        </w:tc>
        <w:tc>
          <w:tcPr>
            <w:tcW w:w="5196" w:type="dxa"/>
            <w:vAlign w:val="center"/>
          </w:tcPr>
          <w:p w14:paraId="2A83DB14" w14:textId="77777777" w:rsidR="0031180A" w:rsidRPr="00E06629" w:rsidRDefault="0031180A" w:rsidP="00AA6DF0">
            <w:pPr>
              <w:rPr>
                <w:rFonts w:cs="Calibri"/>
                <w:sz w:val="22"/>
                <w:szCs w:val="22"/>
              </w:rPr>
            </w:pPr>
            <w:r w:rsidRPr="00E06629">
              <w:rPr>
                <w:rFonts w:cs="Calibri"/>
                <w:sz w:val="22"/>
                <w:szCs w:val="22"/>
                <w:lang w:val="en-GB"/>
              </w:rPr>
              <w:t>Written procedures [maintained as a controlled document] prescribing and describing the steps to be taken in normal and defined conditions which are necessary to assure control of development and processes.</w:t>
            </w:r>
          </w:p>
        </w:tc>
      </w:tr>
      <w:tr w:rsidR="003058FC" w:rsidRPr="00E06629" w14:paraId="3F402172" w14:textId="77777777" w:rsidTr="007D3D55">
        <w:tc>
          <w:tcPr>
            <w:tcW w:w="1413" w:type="dxa"/>
            <w:vAlign w:val="center"/>
          </w:tcPr>
          <w:p w14:paraId="137BA692" w14:textId="33374BCE" w:rsidR="003058FC" w:rsidRPr="00E06629" w:rsidRDefault="003058FC" w:rsidP="00ED68E3">
            <w:pPr>
              <w:rPr>
                <w:rFonts w:cs="Calibri"/>
                <w:b/>
                <w:bCs/>
              </w:rPr>
            </w:pPr>
            <w:r w:rsidRPr="00E06629">
              <w:rPr>
                <w:rFonts w:cs="Calibri"/>
                <w:b/>
                <w:bCs/>
              </w:rPr>
              <w:t>QCLAD</w:t>
            </w:r>
          </w:p>
        </w:tc>
        <w:tc>
          <w:tcPr>
            <w:tcW w:w="2831" w:type="dxa"/>
            <w:vAlign w:val="center"/>
          </w:tcPr>
          <w:p w14:paraId="09B1F254" w14:textId="03DF38D2" w:rsidR="003058FC" w:rsidRPr="00E06629" w:rsidRDefault="003058FC" w:rsidP="00ED68E3">
            <w:pPr>
              <w:rPr>
                <w:rFonts w:cs="Calibri"/>
              </w:rPr>
            </w:pPr>
            <w:r w:rsidRPr="00E06629">
              <w:rPr>
                <w:rFonts w:cs="Calibri"/>
              </w:rPr>
              <w:t>Quality Control Lab Digitalization</w:t>
            </w:r>
          </w:p>
        </w:tc>
        <w:tc>
          <w:tcPr>
            <w:tcW w:w="5196" w:type="dxa"/>
            <w:vAlign w:val="center"/>
          </w:tcPr>
          <w:p w14:paraId="0AAA3857" w14:textId="04B91E6F" w:rsidR="003058FC" w:rsidRPr="00E06629" w:rsidRDefault="007443FF" w:rsidP="00ED68E3">
            <w:pPr>
              <w:rPr>
                <w:rFonts w:cs="Calibri"/>
              </w:rPr>
            </w:pPr>
            <w:r>
              <w:rPr>
                <w:rFonts w:cs="Calibri"/>
              </w:rPr>
              <w:t>LIMS (SampleManager) system implemented at Henkel Dragon site.</w:t>
            </w:r>
          </w:p>
        </w:tc>
      </w:tr>
      <w:tr w:rsidR="00DF288E" w:rsidRPr="00E06629" w14:paraId="2EDE2D29" w14:textId="77777777" w:rsidTr="007D3D55">
        <w:tc>
          <w:tcPr>
            <w:tcW w:w="1413" w:type="dxa"/>
            <w:vAlign w:val="center"/>
          </w:tcPr>
          <w:p w14:paraId="714A0079" w14:textId="37E8C207" w:rsidR="00DF288E" w:rsidRPr="00E06629" w:rsidRDefault="00E75BC1" w:rsidP="00ED68E3">
            <w:pPr>
              <w:rPr>
                <w:rFonts w:cs="Calibri"/>
                <w:b/>
                <w:bCs/>
              </w:rPr>
            </w:pPr>
            <w:r w:rsidRPr="00E06629">
              <w:rPr>
                <w:rFonts w:cs="Calibri"/>
                <w:b/>
                <w:bCs/>
              </w:rPr>
              <w:t>SFS</w:t>
            </w:r>
          </w:p>
        </w:tc>
        <w:tc>
          <w:tcPr>
            <w:tcW w:w="2831" w:type="dxa"/>
            <w:vAlign w:val="center"/>
          </w:tcPr>
          <w:p w14:paraId="3F0114E6" w14:textId="787BC2FF" w:rsidR="00DF288E" w:rsidRPr="00E06629" w:rsidRDefault="00F853EA" w:rsidP="00ED68E3">
            <w:pPr>
              <w:rPr>
                <w:rFonts w:cs="Calibri"/>
              </w:rPr>
            </w:pPr>
            <w:r w:rsidRPr="00E06629">
              <w:rPr>
                <w:rFonts w:cs="Calibri"/>
              </w:rPr>
              <w:t>Smart Factory System</w:t>
            </w:r>
          </w:p>
        </w:tc>
        <w:tc>
          <w:tcPr>
            <w:tcW w:w="5196" w:type="dxa"/>
            <w:vAlign w:val="center"/>
          </w:tcPr>
          <w:p w14:paraId="278B879C" w14:textId="77777777" w:rsidR="00DF288E" w:rsidRPr="00E06629" w:rsidRDefault="00DF288E" w:rsidP="00ED68E3">
            <w:pPr>
              <w:rPr>
                <w:rFonts w:cs="Calibri"/>
              </w:rPr>
            </w:pPr>
          </w:p>
        </w:tc>
      </w:tr>
      <w:tr w:rsidR="00B71F81" w:rsidRPr="00E06629" w14:paraId="7AB12540" w14:textId="77777777" w:rsidTr="007D3D55">
        <w:tc>
          <w:tcPr>
            <w:tcW w:w="1413" w:type="dxa"/>
            <w:vAlign w:val="center"/>
          </w:tcPr>
          <w:p w14:paraId="38869479" w14:textId="2E0406D2" w:rsidR="00B71F81" w:rsidRPr="00E06629" w:rsidRDefault="00B71F81" w:rsidP="00ED68E3">
            <w:pPr>
              <w:rPr>
                <w:rFonts w:cs="Calibri"/>
                <w:b/>
                <w:bCs/>
              </w:rPr>
            </w:pPr>
            <w:r w:rsidRPr="00E06629">
              <w:rPr>
                <w:rFonts w:cs="Calibri"/>
                <w:b/>
                <w:bCs/>
              </w:rPr>
              <w:t>PMO</w:t>
            </w:r>
          </w:p>
        </w:tc>
        <w:tc>
          <w:tcPr>
            <w:tcW w:w="2831" w:type="dxa"/>
            <w:vAlign w:val="center"/>
          </w:tcPr>
          <w:p w14:paraId="1DFAC891" w14:textId="6A782B81" w:rsidR="00B71F81" w:rsidRPr="00E06629" w:rsidRDefault="00675ADE" w:rsidP="00ED68E3">
            <w:pPr>
              <w:rPr>
                <w:rFonts w:cs="Calibri"/>
              </w:rPr>
            </w:pPr>
            <w:r w:rsidRPr="00E06629">
              <w:rPr>
                <w:rFonts w:cs="Calibri"/>
              </w:rPr>
              <w:t>Project Management Office</w:t>
            </w:r>
          </w:p>
        </w:tc>
        <w:tc>
          <w:tcPr>
            <w:tcW w:w="5196" w:type="dxa"/>
            <w:vAlign w:val="center"/>
          </w:tcPr>
          <w:p w14:paraId="38ED17A7" w14:textId="396A94B2" w:rsidR="00B71F81" w:rsidRPr="00E06629" w:rsidRDefault="00641DFF" w:rsidP="00ED68E3">
            <w:pPr>
              <w:rPr>
                <w:rFonts w:cs="Calibri"/>
              </w:rPr>
            </w:pPr>
            <w:r w:rsidRPr="00E06629">
              <w:rPr>
                <w:rFonts w:cs="Calibri"/>
              </w:rPr>
              <w:t>Thermo Fisher</w:t>
            </w:r>
            <w:r w:rsidR="001C285A" w:rsidRPr="00E06629">
              <w:rPr>
                <w:rFonts w:cs="Calibri"/>
              </w:rPr>
              <w:t xml:space="preserve"> Organization to ensure that project </w:t>
            </w:r>
            <w:r w:rsidR="002D10DD" w:rsidRPr="00E06629">
              <w:rPr>
                <w:rFonts w:cs="Calibri"/>
              </w:rPr>
              <w:t>process</w:t>
            </w:r>
            <w:r w:rsidR="008E0217" w:rsidRPr="00E06629">
              <w:rPr>
                <w:rFonts w:cs="Calibri"/>
              </w:rPr>
              <w:t xml:space="preserve">es and quality </w:t>
            </w:r>
            <w:proofErr w:type="gramStart"/>
            <w:r w:rsidR="008E0217" w:rsidRPr="00E06629">
              <w:rPr>
                <w:rFonts w:cs="Calibri"/>
              </w:rPr>
              <w:t>are met</w:t>
            </w:r>
            <w:proofErr w:type="gramEnd"/>
            <w:r w:rsidR="008E0217" w:rsidRPr="00E06629">
              <w:rPr>
                <w:rFonts w:cs="Calibri"/>
              </w:rPr>
              <w:t xml:space="preserve"> </w:t>
            </w:r>
            <w:r w:rsidRPr="00E06629">
              <w:rPr>
                <w:rFonts w:cs="Calibri"/>
              </w:rPr>
              <w:t xml:space="preserve">our global standard. </w:t>
            </w:r>
          </w:p>
        </w:tc>
      </w:tr>
    </w:tbl>
    <w:p w14:paraId="081A88E1" w14:textId="77777777" w:rsidR="00EA1CBF" w:rsidRPr="00E06629" w:rsidRDefault="00EA1CBF" w:rsidP="003A258C">
      <w:pPr>
        <w:pStyle w:val="Heading2"/>
        <w:ind w:left="450"/>
        <w:rPr>
          <w:rFonts w:cs="Calibri"/>
        </w:rPr>
      </w:pPr>
      <w:bookmarkStart w:id="364" w:name="_Toc402965701"/>
      <w:bookmarkStart w:id="365" w:name="_Toc532590011"/>
      <w:bookmarkStart w:id="366" w:name="_Toc47685943"/>
      <w:bookmarkStart w:id="367" w:name="_Toc144913251"/>
      <w:bookmarkStart w:id="368" w:name="_Toc201682678"/>
      <w:r w:rsidRPr="00E06629">
        <w:rPr>
          <w:rFonts w:cs="Calibri"/>
        </w:rPr>
        <w:t>References</w:t>
      </w:r>
      <w:bookmarkEnd w:id="364"/>
      <w:bookmarkEnd w:id="365"/>
      <w:bookmarkEnd w:id="366"/>
      <w:bookmarkEnd w:id="367"/>
      <w:bookmarkEnd w:id="368"/>
    </w:p>
    <w:p w14:paraId="7D01CB1E" w14:textId="366696A5" w:rsidR="00EA1CBF" w:rsidRPr="00E06629" w:rsidRDefault="00EA1CBF" w:rsidP="00DC7F04">
      <w:pPr>
        <w:pStyle w:val="Heading3"/>
        <w:rPr>
          <w:rFonts w:cs="Calibri"/>
        </w:rPr>
      </w:pPr>
      <w:bookmarkStart w:id="369" w:name="_Toc144913252"/>
      <w:bookmarkStart w:id="370" w:name="_Toc201682679"/>
      <w:r w:rsidRPr="00E06629">
        <w:rPr>
          <w:rFonts w:cs="Calibri"/>
        </w:rPr>
        <w:t>Service Provider References</w:t>
      </w:r>
      <w:bookmarkEnd w:id="369"/>
      <w:bookmarkEnd w:id="370"/>
    </w:p>
    <w:p w14:paraId="48DA449F" w14:textId="77777777" w:rsidR="00EA1CBF" w:rsidRPr="00E06629" w:rsidRDefault="00EA1CBF" w:rsidP="00EA1CBF">
      <w:pPr>
        <w:rPr>
          <w:rFonts w:cs="Calibri"/>
        </w:rPr>
      </w:pPr>
      <w:r w:rsidRPr="00E06629">
        <w:rPr>
          <w:rFonts w:cs="Calibri"/>
        </w:rPr>
        <w:t>The following references to Service Provider sources are made in this document.</w:t>
      </w:r>
    </w:p>
    <w:tbl>
      <w:tblPr>
        <w:tblStyle w:val="TFSTable1"/>
        <w:tblW w:w="0" w:type="auto"/>
        <w:tblLook w:val="01E0" w:firstRow="1" w:lastRow="1" w:firstColumn="1" w:lastColumn="1" w:noHBand="0" w:noVBand="0"/>
      </w:tblPr>
      <w:tblGrid>
        <w:gridCol w:w="712"/>
        <w:gridCol w:w="3957"/>
        <w:gridCol w:w="4730"/>
      </w:tblGrid>
      <w:tr w:rsidR="00EA1CBF" w:rsidRPr="00E06629" w14:paraId="7105093F" w14:textId="77777777" w:rsidTr="00E36365">
        <w:trPr>
          <w:cnfStyle w:val="100000000000" w:firstRow="1" w:lastRow="0" w:firstColumn="0" w:lastColumn="0" w:oddVBand="0" w:evenVBand="0" w:oddHBand="0" w:evenHBand="0" w:firstRowFirstColumn="0" w:firstRowLastColumn="0" w:lastRowFirstColumn="0" w:lastRowLastColumn="0"/>
          <w:trHeight w:val="559"/>
        </w:trPr>
        <w:tc>
          <w:tcPr>
            <w:tcW w:w="712" w:type="dxa"/>
            <w:vAlign w:val="center"/>
          </w:tcPr>
          <w:p w14:paraId="78875203" w14:textId="77777777" w:rsidR="00EA1CBF" w:rsidRPr="00E06629" w:rsidRDefault="00EA1CBF" w:rsidP="00AA6DF0">
            <w:pPr>
              <w:rPr>
                <w:rFonts w:cs="Calibri"/>
                <w:b w:val="0"/>
                <w:sz w:val="22"/>
                <w:szCs w:val="22"/>
                <w:lang w:val="en-GB"/>
              </w:rPr>
            </w:pPr>
            <w:r w:rsidRPr="00E06629">
              <w:rPr>
                <w:rFonts w:cs="Calibri"/>
                <w:sz w:val="22"/>
                <w:szCs w:val="22"/>
                <w:lang w:val="en-GB"/>
              </w:rPr>
              <w:lastRenderedPageBreak/>
              <w:t>Ref. No.</w:t>
            </w:r>
          </w:p>
        </w:tc>
        <w:tc>
          <w:tcPr>
            <w:tcW w:w="3957" w:type="dxa"/>
            <w:vAlign w:val="center"/>
          </w:tcPr>
          <w:p w14:paraId="7A623D84" w14:textId="77777777" w:rsidR="00EA1CBF" w:rsidRPr="00E06629" w:rsidRDefault="00EA1CBF" w:rsidP="00AA6DF0">
            <w:pPr>
              <w:rPr>
                <w:rFonts w:cs="Calibri"/>
                <w:b w:val="0"/>
                <w:sz w:val="22"/>
                <w:szCs w:val="22"/>
                <w:lang w:val="en-GB"/>
              </w:rPr>
            </w:pPr>
            <w:r w:rsidRPr="00E06629">
              <w:rPr>
                <w:rFonts w:cs="Calibri"/>
                <w:sz w:val="22"/>
                <w:szCs w:val="22"/>
                <w:lang w:val="en-GB"/>
              </w:rPr>
              <w:t>Reference</w:t>
            </w:r>
          </w:p>
        </w:tc>
        <w:tc>
          <w:tcPr>
            <w:tcW w:w="4730" w:type="dxa"/>
            <w:vAlign w:val="center"/>
          </w:tcPr>
          <w:p w14:paraId="25DED7AF" w14:textId="77777777" w:rsidR="00EA1CBF" w:rsidRPr="00E06629" w:rsidRDefault="00EA1CBF" w:rsidP="00AA6DF0">
            <w:pPr>
              <w:rPr>
                <w:rFonts w:cs="Calibri"/>
                <w:b w:val="0"/>
                <w:sz w:val="22"/>
                <w:szCs w:val="22"/>
                <w:lang w:val="en-GB"/>
              </w:rPr>
            </w:pPr>
            <w:r w:rsidRPr="00E06629">
              <w:rPr>
                <w:rFonts w:cs="Calibri"/>
                <w:sz w:val="22"/>
                <w:szCs w:val="22"/>
                <w:lang w:val="en-GB"/>
              </w:rPr>
              <w:t>Description</w:t>
            </w:r>
          </w:p>
        </w:tc>
      </w:tr>
      <w:tr w:rsidR="00EA1CBF" w:rsidRPr="00E06629" w14:paraId="72676625" w14:textId="77777777" w:rsidTr="00E36365">
        <w:trPr>
          <w:trHeight w:val="548"/>
        </w:trPr>
        <w:tc>
          <w:tcPr>
            <w:tcW w:w="712" w:type="dxa"/>
          </w:tcPr>
          <w:p w14:paraId="6940AA53" w14:textId="7D99F251" w:rsidR="00EA1CBF" w:rsidRPr="00E06629" w:rsidRDefault="00445BEB" w:rsidP="00AA6DF0">
            <w:pPr>
              <w:rPr>
                <w:rFonts w:cs="Calibri"/>
                <w:b/>
                <w:sz w:val="22"/>
                <w:szCs w:val="22"/>
                <w:lang w:val="en-GB"/>
              </w:rPr>
            </w:pPr>
            <w:del w:id="371" w:author="Tiwari, Shravan" w:date="2025-06-24T16:59:00Z" w16du:dateUtc="2025-06-24T08:59:00Z">
              <w:r w:rsidRPr="00E06629" w:rsidDel="004A4D3D">
                <w:rPr>
                  <w:rFonts w:cs="Calibri"/>
                  <w:b/>
                  <w:sz w:val="22"/>
                  <w:szCs w:val="22"/>
                  <w:lang w:val="en-GB"/>
                </w:rPr>
                <w:delText>1</w:delText>
              </w:r>
            </w:del>
          </w:p>
        </w:tc>
        <w:tc>
          <w:tcPr>
            <w:tcW w:w="3957" w:type="dxa"/>
          </w:tcPr>
          <w:p w14:paraId="70D3167B" w14:textId="01D96585" w:rsidR="00EA1CBF" w:rsidRPr="00983F56" w:rsidRDefault="00635BF9" w:rsidP="00AA6DF0">
            <w:pPr>
              <w:rPr>
                <w:rFonts w:eastAsia="SimHei" w:cs="Calibri"/>
                <w:bCs/>
                <w:sz w:val="22"/>
                <w:szCs w:val="22"/>
                <w:lang w:val="en-GB" w:eastAsia="zh-CN"/>
              </w:rPr>
            </w:pPr>
            <w:del w:id="372" w:author="Tiwari, Shravan" w:date="2025-06-24T16:59:00Z" w16du:dateUtc="2025-06-24T08:59:00Z">
              <w:r w:rsidRPr="00E06629" w:rsidDel="004A4D3D">
                <w:rPr>
                  <w:rFonts w:cs="Calibri"/>
                </w:rPr>
                <w:delText xml:space="preserve"> </w:delText>
              </w:r>
              <w:r w:rsidR="00983F56" w:rsidRPr="00983F56" w:rsidDel="004A4D3D">
                <w:rPr>
                  <w:rFonts w:cs="Calibri"/>
                  <w:bCs/>
                  <w:sz w:val="22"/>
                  <w:szCs w:val="22"/>
                  <w:lang w:val="en-GB"/>
                </w:rPr>
                <w:delText>Henkel - Statement of Work_V1.8</w:delText>
              </w:r>
              <w:r w:rsidR="00983F56" w:rsidDel="004A4D3D">
                <w:rPr>
                  <w:rFonts w:eastAsia="SimHei" w:cs="Calibri" w:hint="eastAsia"/>
                  <w:bCs/>
                  <w:sz w:val="22"/>
                  <w:szCs w:val="22"/>
                  <w:lang w:val="en-GB" w:eastAsia="zh-CN"/>
                </w:rPr>
                <w:delText>.docx</w:delText>
              </w:r>
            </w:del>
          </w:p>
        </w:tc>
        <w:tc>
          <w:tcPr>
            <w:tcW w:w="4730" w:type="dxa"/>
          </w:tcPr>
          <w:p w14:paraId="6D124ED6" w14:textId="08E36441" w:rsidR="00EA1CBF" w:rsidRPr="00983F56" w:rsidRDefault="00173D62" w:rsidP="00AA6DF0">
            <w:pPr>
              <w:rPr>
                <w:rFonts w:eastAsia="SimHei" w:cs="Calibri"/>
                <w:bCs/>
                <w:sz w:val="22"/>
                <w:szCs w:val="22"/>
                <w:lang w:val="en-GB" w:eastAsia="zh-CN"/>
              </w:rPr>
            </w:pPr>
            <w:del w:id="373" w:author="Tiwari, Shravan" w:date="2025-06-24T16:59:00Z" w16du:dateUtc="2025-06-24T08:59:00Z">
              <w:r w:rsidDel="004A4D3D">
                <w:rPr>
                  <w:rFonts w:eastAsia="SimHei" w:cs="Calibri" w:hint="eastAsia"/>
                  <w:bCs/>
                  <w:sz w:val="22"/>
                  <w:szCs w:val="22"/>
                  <w:lang w:val="en-GB" w:eastAsia="zh-CN"/>
                </w:rPr>
                <w:delText>Statement of the work</w:delText>
              </w:r>
              <w:r w:rsidR="00983F56" w:rsidDel="004A4D3D">
                <w:rPr>
                  <w:rFonts w:eastAsia="SimHei" w:cs="Calibri" w:hint="eastAsia"/>
                  <w:bCs/>
                  <w:sz w:val="22"/>
                  <w:szCs w:val="22"/>
                  <w:lang w:val="en-GB" w:eastAsia="zh-CN"/>
                </w:rPr>
                <w:delText xml:space="preserve"> of the pilot Phase</w:delText>
              </w:r>
            </w:del>
          </w:p>
        </w:tc>
      </w:tr>
    </w:tbl>
    <w:p w14:paraId="03C683C5" w14:textId="16532FC4" w:rsidR="00EA1CBF" w:rsidRPr="00E06629" w:rsidRDefault="009746B6" w:rsidP="00DC7F04">
      <w:pPr>
        <w:pStyle w:val="Heading3"/>
        <w:rPr>
          <w:rFonts w:cs="Calibri"/>
        </w:rPr>
      </w:pPr>
      <w:r w:rsidRPr="00E06629">
        <w:rPr>
          <w:rFonts w:cs="Calibri"/>
        </w:rPr>
        <w:fldChar w:fldCharType="begin"/>
      </w:r>
      <w:r w:rsidRPr="00E06629">
        <w:rPr>
          <w:rFonts w:cs="Calibri"/>
        </w:rPr>
        <w:instrText>DOCPROPERTY  Subject  \* MERGEFORMAT</w:instrText>
      </w:r>
      <w:r w:rsidRPr="00E06629">
        <w:rPr>
          <w:rFonts w:cs="Calibri"/>
        </w:rPr>
        <w:fldChar w:fldCharType="separate"/>
      </w:r>
      <w:bookmarkStart w:id="374" w:name="_Toc144913253"/>
      <w:bookmarkStart w:id="375" w:name="_Toc201682680"/>
      <w:r w:rsidR="007A3BA0" w:rsidRPr="00E06629">
        <w:rPr>
          <w:rFonts w:cs="Calibri"/>
        </w:rPr>
        <w:t>Henkel</w:t>
      </w:r>
      <w:r w:rsidRPr="00E06629">
        <w:rPr>
          <w:rFonts w:cs="Calibri"/>
        </w:rPr>
        <w:fldChar w:fldCharType="end"/>
      </w:r>
      <w:r w:rsidR="00EA1CBF" w:rsidRPr="00E06629">
        <w:rPr>
          <w:rFonts w:cs="Calibri"/>
        </w:rPr>
        <w:t xml:space="preserve"> References</w:t>
      </w:r>
      <w:bookmarkEnd w:id="374"/>
      <w:bookmarkEnd w:id="375"/>
    </w:p>
    <w:p w14:paraId="71B9C673" w14:textId="47E52478" w:rsidR="00EA1CBF" w:rsidRPr="00E06629" w:rsidRDefault="00EA1CBF" w:rsidP="00EA1CBF">
      <w:pPr>
        <w:keepNext/>
        <w:keepLines/>
        <w:rPr>
          <w:rFonts w:cs="Calibri"/>
        </w:rPr>
      </w:pPr>
      <w:r w:rsidRPr="00E06629">
        <w:rPr>
          <w:rFonts w:cs="Calibri"/>
        </w:rPr>
        <w:t xml:space="preserve">The following references to </w:t>
      </w:r>
      <w:r w:rsidR="009746B6" w:rsidRPr="00E06629">
        <w:rPr>
          <w:rFonts w:cs="Calibri"/>
        </w:rPr>
        <w:fldChar w:fldCharType="begin"/>
      </w:r>
      <w:r w:rsidR="009746B6" w:rsidRPr="00E06629">
        <w:rPr>
          <w:rFonts w:cs="Calibri"/>
        </w:rPr>
        <w:instrText>DOCPROPERTY  Subject  \* MERGEFORMAT</w:instrText>
      </w:r>
      <w:r w:rsidR="009746B6" w:rsidRPr="00E06629">
        <w:rPr>
          <w:rFonts w:cs="Calibri"/>
        </w:rPr>
        <w:fldChar w:fldCharType="separate"/>
      </w:r>
      <w:r w:rsidR="00CC51E9" w:rsidRPr="00E06629">
        <w:rPr>
          <w:rFonts w:cs="Calibri"/>
        </w:rPr>
        <w:t>HENKEL</w:t>
      </w:r>
      <w:r w:rsidR="009746B6" w:rsidRPr="00E06629">
        <w:rPr>
          <w:rFonts w:cs="Calibri"/>
        </w:rPr>
        <w:fldChar w:fldCharType="end"/>
      </w:r>
      <w:r w:rsidRPr="00E06629">
        <w:rPr>
          <w:rFonts w:cs="Calibri"/>
        </w:rPr>
        <w:t xml:space="preserve"> sources are made in this document.</w:t>
      </w:r>
    </w:p>
    <w:tbl>
      <w:tblPr>
        <w:tblStyle w:val="TFSTable1"/>
        <w:tblW w:w="0" w:type="auto"/>
        <w:tblLook w:val="01E0" w:firstRow="1" w:lastRow="1" w:firstColumn="1" w:lastColumn="1" w:noHBand="0" w:noVBand="0"/>
      </w:tblPr>
      <w:tblGrid>
        <w:gridCol w:w="710"/>
        <w:gridCol w:w="3949"/>
        <w:gridCol w:w="4720"/>
      </w:tblGrid>
      <w:tr w:rsidR="00EA1CBF" w:rsidRPr="00E06629" w14:paraId="56BF9919" w14:textId="77777777" w:rsidTr="00E36365">
        <w:trPr>
          <w:cnfStyle w:val="100000000000" w:firstRow="1" w:lastRow="0" w:firstColumn="0" w:lastColumn="0" w:oddVBand="0" w:evenVBand="0" w:oddHBand="0" w:evenHBand="0" w:firstRowFirstColumn="0" w:firstRowLastColumn="0" w:lastRowFirstColumn="0" w:lastRowLastColumn="0"/>
          <w:trHeight w:val="573"/>
          <w:tblHeader/>
        </w:trPr>
        <w:tc>
          <w:tcPr>
            <w:tcW w:w="710" w:type="dxa"/>
            <w:vAlign w:val="center"/>
          </w:tcPr>
          <w:p w14:paraId="7EFF1838" w14:textId="77777777" w:rsidR="00EA1CBF" w:rsidRPr="00E06629" w:rsidRDefault="00EA1CBF" w:rsidP="00AA6DF0">
            <w:pPr>
              <w:rPr>
                <w:rFonts w:cs="Calibri"/>
                <w:b w:val="0"/>
                <w:sz w:val="22"/>
                <w:szCs w:val="22"/>
                <w:lang w:val="en-GB"/>
              </w:rPr>
            </w:pPr>
            <w:r w:rsidRPr="00E06629">
              <w:rPr>
                <w:rFonts w:cs="Calibri"/>
                <w:sz w:val="22"/>
                <w:szCs w:val="22"/>
                <w:lang w:val="en-GB"/>
              </w:rPr>
              <w:t>Ref. No.</w:t>
            </w:r>
          </w:p>
        </w:tc>
        <w:tc>
          <w:tcPr>
            <w:tcW w:w="3949" w:type="dxa"/>
            <w:vAlign w:val="center"/>
          </w:tcPr>
          <w:p w14:paraId="1B5112A8" w14:textId="77777777" w:rsidR="00EA1CBF" w:rsidRPr="00E06629" w:rsidRDefault="00EA1CBF" w:rsidP="00AA6DF0">
            <w:pPr>
              <w:rPr>
                <w:rFonts w:cs="Calibri"/>
                <w:b w:val="0"/>
                <w:sz w:val="22"/>
                <w:szCs w:val="22"/>
                <w:lang w:val="en-GB"/>
              </w:rPr>
            </w:pPr>
            <w:r w:rsidRPr="00E06629">
              <w:rPr>
                <w:rFonts w:cs="Calibri"/>
                <w:sz w:val="22"/>
                <w:szCs w:val="22"/>
                <w:lang w:val="en-GB"/>
              </w:rPr>
              <w:t>Reference</w:t>
            </w:r>
          </w:p>
        </w:tc>
        <w:tc>
          <w:tcPr>
            <w:tcW w:w="4720" w:type="dxa"/>
            <w:vAlign w:val="center"/>
          </w:tcPr>
          <w:p w14:paraId="104589AE" w14:textId="77777777" w:rsidR="00EA1CBF" w:rsidRPr="00E06629" w:rsidRDefault="00EA1CBF" w:rsidP="00AA6DF0">
            <w:pPr>
              <w:rPr>
                <w:rFonts w:cs="Calibri"/>
                <w:b w:val="0"/>
                <w:sz w:val="22"/>
                <w:szCs w:val="22"/>
                <w:lang w:val="en-GB"/>
              </w:rPr>
            </w:pPr>
            <w:r w:rsidRPr="00E06629">
              <w:rPr>
                <w:rFonts w:cs="Calibri"/>
                <w:sz w:val="22"/>
                <w:szCs w:val="22"/>
                <w:lang w:val="en-GB"/>
              </w:rPr>
              <w:t>Description</w:t>
            </w:r>
          </w:p>
        </w:tc>
      </w:tr>
      <w:tr w:rsidR="00EA1CBF" w:rsidRPr="00E06629" w14:paraId="745FC06F" w14:textId="77777777" w:rsidTr="00E36365">
        <w:trPr>
          <w:trHeight w:val="563"/>
        </w:trPr>
        <w:tc>
          <w:tcPr>
            <w:tcW w:w="710" w:type="dxa"/>
          </w:tcPr>
          <w:p w14:paraId="0F613977" w14:textId="6FFF6B3B" w:rsidR="00EA1CBF" w:rsidRPr="00E06629" w:rsidRDefault="004A4D3D" w:rsidP="00AA6DF0">
            <w:pPr>
              <w:rPr>
                <w:rFonts w:cs="Calibri"/>
                <w:b/>
                <w:sz w:val="22"/>
                <w:szCs w:val="22"/>
                <w:lang w:val="en-GB"/>
              </w:rPr>
            </w:pPr>
            <w:ins w:id="376" w:author="Tiwari, Shravan" w:date="2025-06-24T16:59:00Z" w16du:dateUtc="2025-06-24T08:59:00Z">
              <w:r>
                <w:rPr>
                  <w:rFonts w:cs="Calibri"/>
                  <w:b/>
                  <w:sz w:val="22"/>
                  <w:szCs w:val="22"/>
                  <w:lang w:val="en-GB"/>
                </w:rPr>
                <w:t>1</w:t>
              </w:r>
            </w:ins>
          </w:p>
        </w:tc>
        <w:tc>
          <w:tcPr>
            <w:tcW w:w="3949" w:type="dxa"/>
          </w:tcPr>
          <w:p w14:paraId="1FE6347E" w14:textId="7CB84F5C" w:rsidR="00EA1CBF" w:rsidRPr="00E06629" w:rsidRDefault="0012334B" w:rsidP="00AA6DF0">
            <w:pPr>
              <w:rPr>
                <w:rFonts w:cs="Calibri"/>
                <w:sz w:val="22"/>
                <w:szCs w:val="22"/>
                <w:lang w:val="en-GB"/>
              </w:rPr>
            </w:pPr>
            <w:ins w:id="377" w:author="Tiwari, Shravan" w:date="2025-06-24T16:59:00Z" w16du:dateUtc="2025-06-24T08:59:00Z">
              <w:r w:rsidRPr="0012334B">
                <w:rPr>
                  <w:rFonts w:cs="Calibri"/>
                  <w:sz w:val="22"/>
                  <w:szCs w:val="22"/>
                  <w:lang w:val="en-GB"/>
                </w:rPr>
                <w:t>QCLAD SCALEUP 2025_APAC.pdf</w:t>
              </w:r>
            </w:ins>
          </w:p>
        </w:tc>
        <w:tc>
          <w:tcPr>
            <w:tcW w:w="4720" w:type="dxa"/>
          </w:tcPr>
          <w:p w14:paraId="5D788A55" w14:textId="32D9C5B5" w:rsidR="00EA1CBF" w:rsidRPr="00E06629" w:rsidRDefault="00F46C79" w:rsidP="00AA6DF0">
            <w:pPr>
              <w:rPr>
                <w:rFonts w:cs="Calibri"/>
                <w:sz w:val="22"/>
                <w:szCs w:val="22"/>
                <w:lang w:val="en-GB"/>
              </w:rPr>
            </w:pPr>
            <w:ins w:id="378" w:author="Tiwari, Shravan" w:date="2025-06-24T17:00:00Z" w16du:dateUtc="2025-06-24T09:00:00Z">
              <w:r>
                <w:rPr>
                  <w:rFonts w:cs="Calibri"/>
                  <w:sz w:val="22"/>
                  <w:szCs w:val="22"/>
                  <w:lang w:val="en-GB"/>
                </w:rPr>
                <w:t>APAC five s</w:t>
              </w:r>
              <w:r w:rsidR="0012334B">
                <w:rPr>
                  <w:rFonts w:cs="Calibri"/>
                  <w:sz w:val="22"/>
                  <w:szCs w:val="22"/>
                  <w:lang w:val="en-GB"/>
                </w:rPr>
                <w:t xml:space="preserve">ite details and </w:t>
              </w:r>
              <w:proofErr w:type="gramStart"/>
              <w:r>
                <w:rPr>
                  <w:rFonts w:cs="Calibri"/>
                  <w:sz w:val="22"/>
                  <w:szCs w:val="22"/>
                  <w:lang w:val="en-GB"/>
                </w:rPr>
                <w:t>high level</w:t>
              </w:r>
              <w:proofErr w:type="gramEnd"/>
              <w:r>
                <w:rPr>
                  <w:rFonts w:cs="Calibri"/>
                  <w:sz w:val="22"/>
                  <w:szCs w:val="22"/>
                  <w:lang w:val="en-GB"/>
                </w:rPr>
                <w:t xml:space="preserve"> scope</w:t>
              </w:r>
            </w:ins>
          </w:p>
        </w:tc>
      </w:tr>
    </w:tbl>
    <w:p w14:paraId="0FCBE5DC" w14:textId="77777777" w:rsidR="0031180A" w:rsidRPr="00E06629" w:rsidRDefault="0031180A" w:rsidP="00A307B1">
      <w:pPr>
        <w:keepNext/>
        <w:keepLines/>
        <w:rPr>
          <w:rFonts w:cs="Calibri"/>
        </w:rPr>
      </w:pPr>
    </w:p>
    <w:p w14:paraId="24E5F0C2" w14:textId="77777777" w:rsidR="003D4411" w:rsidRPr="00E06629" w:rsidRDefault="003D4411" w:rsidP="00DC7F04">
      <w:pPr>
        <w:pStyle w:val="Heading1"/>
        <w:rPr>
          <w:rFonts w:cs="Calibri"/>
        </w:rPr>
      </w:pPr>
      <w:bookmarkStart w:id="379" w:name="_Toc144913254"/>
      <w:bookmarkStart w:id="380" w:name="_Toc201682681"/>
      <w:r w:rsidRPr="00E06629">
        <w:rPr>
          <w:rFonts w:cs="Calibri"/>
        </w:rPr>
        <w:lastRenderedPageBreak/>
        <w:t>Background</w:t>
      </w:r>
      <w:bookmarkEnd w:id="379"/>
      <w:bookmarkEnd w:id="380"/>
    </w:p>
    <w:p w14:paraId="24520F0E" w14:textId="77777777" w:rsidR="00C43706" w:rsidRPr="00E06629" w:rsidRDefault="00C43706" w:rsidP="00FF30A1">
      <w:pPr>
        <w:pStyle w:val="Heading2"/>
        <w:ind w:left="450"/>
        <w:rPr>
          <w:rFonts w:cs="Calibri"/>
        </w:rPr>
      </w:pPr>
      <w:bookmarkStart w:id="381" w:name="_Toc402965702"/>
      <w:bookmarkStart w:id="382" w:name="_Toc532590012"/>
      <w:bookmarkStart w:id="383" w:name="_Toc32228328"/>
      <w:bookmarkStart w:id="384" w:name="_Toc144913255"/>
      <w:bookmarkStart w:id="385" w:name="_Toc201682682"/>
      <w:r w:rsidRPr="00E06629">
        <w:rPr>
          <w:rFonts w:cs="Calibri"/>
        </w:rPr>
        <w:t>Project background</w:t>
      </w:r>
      <w:bookmarkEnd w:id="381"/>
      <w:bookmarkEnd w:id="382"/>
      <w:bookmarkEnd w:id="383"/>
      <w:bookmarkEnd w:id="384"/>
      <w:bookmarkEnd w:id="385"/>
    </w:p>
    <w:p w14:paraId="7D0351E7" w14:textId="53FF9E0C" w:rsidR="00255B3E" w:rsidRPr="00255B3E" w:rsidRDefault="00A73206" w:rsidP="00255B3E">
      <w:pPr>
        <w:spacing w:after="0" w:line="240" w:lineRule="auto"/>
        <w:ind w:left="576"/>
        <w:rPr>
          <w:rFonts w:cs="Calibri"/>
          <w:lang w:val="en-US"/>
        </w:rPr>
      </w:pPr>
      <w:r w:rsidRPr="00A73206">
        <w:rPr>
          <w:rFonts w:cs="Calibri"/>
          <w:lang w:val="en-US"/>
        </w:rPr>
        <w:t xml:space="preserve">This project aims to </w:t>
      </w:r>
      <w:proofErr w:type="gramStart"/>
      <w:ins w:id="386" w:author="Tiwari, Shravan" w:date="2025-06-24T16:25:00Z" w16du:dateUtc="2025-06-24T08:25:00Z">
        <w:r w:rsidR="005C7790">
          <w:rPr>
            <w:rFonts w:cs="Calibri"/>
            <w:lang w:val="en-US"/>
          </w:rPr>
          <w:t>rollout</w:t>
        </w:r>
        <w:proofErr w:type="gramEnd"/>
        <w:r w:rsidR="005C7790">
          <w:rPr>
            <w:rFonts w:cs="Calibri"/>
            <w:lang w:val="en-US"/>
          </w:rPr>
          <w:t xml:space="preserve"> </w:t>
        </w:r>
        <w:r w:rsidR="00705E8E">
          <w:rPr>
            <w:rFonts w:cs="Calibri"/>
            <w:lang w:val="en-US"/>
          </w:rPr>
          <w:t>QCLAD</w:t>
        </w:r>
        <w:r w:rsidR="0096163A">
          <w:rPr>
            <w:rFonts w:cs="Calibri"/>
            <w:lang w:val="en-US"/>
          </w:rPr>
          <w:t xml:space="preserve"> (SampleManager) </w:t>
        </w:r>
        <w:r w:rsidR="00705E8E">
          <w:rPr>
            <w:rFonts w:cs="Calibri"/>
            <w:lang w:val="en-US"/>
          </w:rPr>
          <w:t>system</w:t>
        </w:r>
        <w:r w:rsidR="0096163A">
          <w:rPr>
            <w:rFonts w:cs="Calibri"/>
            <w:lang w:val="en-US"/>
          </w:rPr>
          <w:t xml:space="preserve"> to </w:t>
        </w:r>
      </w:ins>
      <w:ins w:id="387" w:author="Tiwari, Shravan" w:date="2025-06-24T16:26:00Z" w16du:dateUtc="2025-06-24T08:26:00Z">
        <w:r w:rsidR="0096163A">
          <w:rPr>
            <w:rFonts w:cs="Calibri"/>
            <w:lang w:val="en-US"/>
          </w:rPr>
          <w:t>5 other</w:t>
        </w:r>
      </w:ins>
      <w:ins w:id="388" w:author="Tiwari, Shravan" w:date="2025-06-24T16:25:00Z" w16du:dateUtc="2025-06-24T08:25:00Z">
        <w:r w:rsidR="0096163A">
          <w:rPr>
            <w:rFonts w:cs="Calibri"/>
            <w:lang w:val="en-US"/>
          </w:rPr>
          <w:t xml:space="preserve"> sites i</w:t>
        </w:r>
      </w:ins>
      <w:ins w:id="389" w:author="Tiwari, Shravan" w:date="2025-06-24T16:26:00Z" w16du:dateUtc="2025-06-24T08:26:00Z">
        <w:r w:rsidR="0096163A">
          <w:rPr>
            <w:rFonts w:cs="Calibri"/>
            <w:lang w:val="en-US"/>
          </w:rPr>
          <w:t>n APAC</w:t>
        </w:r>
      </w:ins>
      <w:r w:rsidR="00A21A44">
        <w:rPr>
          <w:rFonts w:eastAsia="SimHei" w:cs="Calibri" w:hint="eastAsia"/>
          <w:lang w:val="en-US" w:eastAsia="zh-CN"/>
        </w:rPr>
        <w:t xml:space="preserve"> in two batches</w:t>
      </w:r>
      <w:r w:rsidR="002B0D6F">
        <w:rPr>
          <w:rFonts w:cs="Calibri"/>
          <w:lang w:val="en-US"/>
        </w:rPr>
        <w:t xml:space="preserve">. </w:t>
      </w:r>
      <w:r w:rsidR="00255B3E" w:rsidRPr="00255B3E">
        <w:rPr>
          <w:rFonts w:cs="Calibri"/>
          <w:lang w:val="en-US"/>
        </w:rPr>
        <w:t xml:space="preserve">The system will be </w:t>
      </w:r>
      <w:r w:rsidR="00255B3E">
        <w:rPr>
          <w:rFonts w:eastAsia="SimHei" w:cs="Calibri" w:hint="eastAsia"/>
          <w:lang w:val="en-US" w:eastAsia="zh-CN"/>
        </w:rPr>
        <w:t>rollout</w:t>
      </w:r>
      <w:r w:rsidR="00255B3E" w:rsidRPr="00255B3E">
        <w:rPr>
          <w:rFonts w:cs="Calibri"/>
          <w:lang w:val="en-US"/>
        </w:rPr>
        <w:t xml:space="preserve"> in phases across five factories in the APAC region, with Phase 1 divided into two sub-phases:</w:t>
      </w:r>
    </w:p>
    <w:p w14:paraId="036A04E8" w14:textId="7F4A8FD9" w:rsidR="00255B3E" w:rsidRPr="00255B3E" w:rsidRDefault="00255B3E" w:rsidP="00255B3E">
      <w:pPr>
        <w:numPr>
          <w:ilvl w:val="0"/>
          <w:numId w:val="25"/>
        </w:numPr>
        <w:tabs>
          <w:tab w:val="num" w:pos="720"/>
        </w:tabs>
        <w:spacing w:after="0" w:line="240" w:lineRule="auto"/>
        <w:rPr>
          <w:rFonts w:cs="Calibri"/>
          <w:lang w:val="en-US"/>
        </w:rPr>
      </w:pPr>
      <w:r w:rsidRPr="00255B3E">
        <w:rPr>
          <w:rFonts w:cs="Calibri"/>
          <w:lang w:val="en-US"/>
        </w:rPr>
        <w:t xml:space="preserve">Phase 1A: Songdo (South Korea), </w:t>
      </w:r>
      <w:proofErr w:type="spellStart"/>
      <w:r>
        <w:rPr>
          <w:rFonts w:eastAsia="SimHei" w:cs="Calibri" w:hint="eastAsia"/>
          <w:lang w:val="en-US" w:eastAsia="zh-CN"/>
        </w:rPr>
        <w:t>Waigaoqiao</w:t>
      </w:r>
      <w:proofErr w:type="spellEnd"/>
      <w:r w:rsidRPr="00255B3E">
        <w:rPr>
          <w:rFonts w:cs="Calibri"/>
          <w:lang w:val="en-US"/>
        </w:rPr>
        <w:t xml:space="preserve"> (China), and </w:t>
      </w:r>
      <w:proofErr w:type="spellStart"/>
      <w:r w:rsidRPr="00255B3E">
        <w:rPr>
          <w:rFonts w:cs="Calibri"/>
          <w:lang w:val="en-US"/>
        </w:rPr>
        <w:t>Kunpeng</w:t>
      </w:r>
      <w:proofErr w:type="spellEnd"/>
      <w:r w:rsidRPr="00255B3E">
        <w:rPr>
          <w:rFonts w:cs="Calibri"/>
          <w:lang w:val="en-US"/>
        </w:rPr>
        <w:t xml:space="preserve"> (China).</w:t>
      </w:r>
    </w:p>
    <w:p w14:paraId="154AE0AC" w14:textId="77777777" w:rsidR="00255B3E" w:rsidRPr="00255B3E" w:rsidRDefault="00255B3E" w:rsidP="00255B3E">
      <w:pPr>
        <w:numPr>
          <w:ilvl w:val="0"/>
          <w:numId w:val="25"/>
        </w:numPr>
        <w:tabs>
          <w:tab w:val="num" w:pos="720"/>
        </w:tabs>
        <w:spacing w:after="0" w:line="240" w:lineRule="auto"/>
        <w:rPr>
          <w:rFonts w:cs="Calibri"/>
          <w:lang w:val="en-US"/>
        </w:rPr>
      </w:pPr>
      <w:r w:rsidRPr="00255B3E">
        <w:rPr>
          <w:rFonts w:cs="Calibri"/>
          <w:lang w:val="en-US"/>
        </w:rPr>
        <w:t>Phase 1B: Humen (China) and Danyang (China).</w:t>
      </w:r>
    </w:p>
    <w:p w14:paraId="2F4457FE" w14:textId="7499D649" w:rsidR="00A2016A" w:rsidRPr="00A73206" w:rsidRDefault="00A2016A" w:rsidP="000C3C8F">
      <w:pPr>
        <w:spacing w:after="0" w:line="240" w:lineRule="auto"/>
        <w:ind w:left="576"/>
        <w:rPr>
          <w:rFonts w:cs="Calibri"/>
          <w:lang w:val="en-US"/>
        </w:rPr>
      </w:pPr>
    </w:p>
    <w:p w14:paraId="0BDF6DAD" w14:textId="77777777" w:rsidR="00471063" w:rsidRPr="00E06629" w:rsidRDefault="00471063" w:rsidP="00BB36F4">
      <w:pPr>
        <w:spacing w:after="0" w:line="240" w:lineRule="auto"/>
        <w:ind w:left="576"/>
        <w:rPr>
          <w:rFonts w:cs="Calibri"/>
        </w:rPr>
      </w:pPr>
    </w:p>
    <w:p w14:paraId="41DE11D3" w14:textId="77777777" w:rsidR="008B1495" w:rsidRPr="00E06629" w:rsidRDefault="008B1495" w:rsidP="008B1495">
      <w:pPr>
        <w:rPr>
          <w:rFonts w:cs="Calibri"/>
        </w:rPr>
      </w:pPr>
    </w:p>
    <w:p w14:paraId="7F5EA663" w14:textId="77777777" w:rsidR="00210A93" w:rsidRPr="00E06629" w:rsidRDefault="00CC05A1" w:rsidP="00DC7F04">
      <w:pPr>
        <w:pStyle w:val="Heading1"/>
        <w:rPr>
          <w:rFonts w:cs="Calibri"/>
        </w:rPr>
      </w:pPr>
      <w:bookmarkStart w:id="390" w:name="_Toc144913258"/>
      <w:bookmarkStart w:id="391" w:name="_Toc201682683"/>
      <w:r w:rsidRPr="00E06629">
        <w:rPr>
          <w:rFonts w:cs="Calibri"/>
        </w:rPr>
        <w:lastRenderedPageBreak/>
        <w:t>Services to be p</w:t>
      </w:r>
      <w:r w:rsidR="005B7920" w:rsidRPr="00E06629">
        <w:rPr>
          <w:rFonts w:cs="Calibri"/>
        </w:rPr>
        <w:t>rovided</w:t>
      </w:r>
      <w:bookmarkEnd w:id="390"/>
      <w:bookmarkEnd w:id="391"/>
    </w:p>
    <w:p w14:paraId="6D2222E4" w14:textId="4D83B321" w:rsidR="00210A93" w:rsidRPr="00E06629" w:rsidRDefault="00210A93" w:rsidP="00FF30A1">
      <w:pPr>
        <w:pStyle w:val="Heading2"/>
        <w:ind w:left="450"/>
        <w:rPr>
          <w:rFonts w:cs="Calibri"/>
        </w:rPr>
      </w:pPr>
      <w:bookmarkStart w:id="392" w:name="_Toc144913259"/>
      <w:bookmarkStart w:id="393" w:name="_Toc201682684"/>
      <w:r w:rsidRPr="00E06629">
        <w:rPr>
          <w:rFonts w:cs="Calibri"/>
        </w:rPr>
        <w:t>Scope of Services</w:t>
      </w:r>
      <w:bookmarkEnd w:id="392"/>
      <w:bookmarkEnd w:id="393"/>
    </w:p>
    <w:p w14:paraId="51A179A4" w14:textId="77777777" w:rsidR="00BF158B" w:rsidRPr="00E06629" w:rsidRDefault="79461FBC" w:rsidP="00DC7F04">
      <w:pPr>
        <w:pStyle w:val="Heading3"/>
        <w:rPr>
          <w:rFonts w:cs="Calibri"/>
        </w:rPr>
      </w:pPr>
      <w:bookmarkStart w:id="394" w:name="_Time_and_Materials"/>
      <w:bookmarkStart w:id="395" w:name="_Ref36498614"/>
      <w:bookmarkStart w:id="396" w:name="_Toc144913260"/>
      <w:bookmarkStart w:id="397" w:name="_Toc201682685"/>
      <w:bookmarkStart w:id="398" w:name="_Hlk532806601"/>
      <w:bookmarkEnd w:id="394"/>
      <w:r w:rsidRPr="00E06629">
        <w:rPr>
          <w:rFonts w:cs="Calibri"/>
        </w:rPr>
        <w:t>Time and Materials Services</w:t>
      </w:r>
      <w:bookmarkEnd w:id="395"/>
      <w:bookmarkEnd w:id="396"/>
      <w:bookmarkEnd w:id="397"/>
      <w:r w:rsidR="31CBACF5" w:rsidRPr="00E06629">
        <w:rPr>
          <w:rFonts w:cs="Calibri"/>
        </w:rPr>
        <w:t xml:space="preserve"> </w:t>
      </w:r>
    </w:p>
    <w:p w14:paraId="3AC46950" w14:textId="3241F233" w:rsidR="00457556" w:rsidRPr="00E06629" w:rsidRDefault="00457556" w:rsidP="00210A93">
      <w:pPr>
        <w:rPr>
          <w:rFonts w:cs="Calibri"/>
        </w:rPr>
      </w:pPr>
      <w:r w:rsidRPr="00E06629">
        <w:rPr>
          <w:rFonts w:cs="Calibri"/>
        </w:rPr>
        <w:t>The</w:t>
      </w:r>
      <w:r w:rsidR="00617580" w:rsidRPr="00E06629">
        <w:rPr>
          <w:rFonts w:cs="Calibri"/>
        </w:rPr>
        <w:t xml:space="preserve"> scope of </w:t>
      </w:r>
      <w:r w:rsidR="00C96077" w:rsidRPr="00E06629">
        <w:rPr>
          <w:rFonts w:cs="Calibri"/>
        </w:rPr>
        <w:t>Phase</w:t>
      </w:r>
      <w:r w:rsidR="00CB76DD">
        <w:rPr>
          <w:rFonts w:eastAsia="SimHei" w:cs="Calibri" w:hint="eastAsia"/>
          <w:lang w:eastAsia="zh-CN"/>
        </w:rPr>
        <w:t xml:space="preserve"> 1</w:t>
      </w:r>
      <w:r w:rsidR="000644C4">
        <w:rPr>
          <w:rFonts w:eastAsia="SimHei" w:cs="Calibri" w:hint="eastAsia"/>
          <w:lang w:eastAsia="zh-CN"/>
        </w:rPr>
        <w:t xml:space="preserve"> is divided into two sub-phases</w:t>
      </w:r>
      <w:r w:rsidR="00545958" w:rsidRPr="00E06629">
        <w:rPr>
          <w:rFonts w:cs="Calibri"/>
        </w:rPr>
        <w:t xml:space="preserve"> </w:t>
      </w:r>
      <w:r w:rsidR="001D6037" w:rsidRPr="00E06629">
        <w:rPr>
          <w:rFonts w:cs="Calibri"/>
        </w:rPr>
        <w:t>(</w:t>
      </w:r>
      <w:ins w:id="399" w:author="Huo, Wendy" w:date="2025-07-04T11:25:00Z" w16du:dateUtc="2025-07-04T03:25:00Z">
        <w:r w:rsidR="004775FE">
          <w:rPr>
            <w:rFonts w:eastAsia="SimHei" w:cs="Calibri" w:hint="eastAsia"/>
            <w:lang w:eastAsia="zh-CN"/>
          </w:rPr>
          <w:t>Phase 1A</w:t>
        </w:r>
        <w:r w:rsidR="004775FE" w:rsidRPr="00BC5504">
          <w:rPr>
            <w:rFonts w:cs="Calibri"/>
          </w:rPr>
          <w:t xml:space="preserve">: Songdo (South Korea), </w:t>
        </w:r>
        <w:proofErr w:type="spellStart"/>
        <w:r w:rsidR="004775FE">
          <w:rPr>
            <w:rFonts w:eastAsia="SimHei" w:cs="Calibri" w:hint="eastAsia"/>
            <w:lang w:eastAsia="zh-CN"/>
          </w:rPr>
          <w:t>Waigaoqiao</w:t>
        </w:r>
        <w:proofErr w:type="spellEnd"/>
        <w:r w:rsidR="004775FE" w:rsidRPr="00BC5504">
          <w:rPr>
            <w:rFonts w:cs="Calibri"/>
          </w:rPr>
          <w:t xml:space="preserve"> (China), </w:t>
        </w:r>
        <w:proofErr w:type="spellStart"/>
        <w:r w:rsidR="004775FE" w:rsidRPr="00BC5504">
          <w:rPr>
            <w:rFonts w:cs="Calibri"/>
          </w:rPr>
          <w:t>Kunpeng</w:t>
        </w:r>
        <w:proofErr w:type="spellEnd"/>
        <w:r w:rsidR="004775FE" w:rsidRPr="00BC5504">
          <w:rPr>
            <w:rFonts w:cs="Calibri"/>
          </w:rPr>
          <w:t xml:space="preserve"> (China)</w:t>
        </w:r>
        <w:r w:rsidR="004775FE">
          <w:rPr>
            <w:rFonts w:eastAsia="SimHei" w:cs="Calibri" w:hint="eastAsia"/>
            <w:lang w:eastAsia="zh-CN"/>
          </w:rPr>
          <w:t xml:space="preserve">; </w:t>
        </w:r>
      </w:ins>
      <w:ins w:id="400" w:author="Huo, Wendy" w:date="2025-07-04T11:26:00Z" w16du:dateUtc="2025-07-04T03:26:00Z">
        <w:r w:rsidR="004775FE">
          <w:rPr>
            <w:rFonts w:eastAsia="SimHei" w:cs="Calibri" w:hint="eastAsia"/>
            <w:lang w:eastAsia="zh-CN"/>
          </w:rPr>
          <w:t>Phase 1B</w:t>
        </w:r>
      </w:ins>
      <w:ins w:id="401" w:author="Huo, Wendy" w:date="2025-07-04T11:25:00Z" w16du:dateUtc="2025-07-04T03:25:00Z">
        <w:r w:rsidR="004775FE" w:rsidRPr="00BC5504">
          <w:rPr>
            <w:rFonts w:cs="Calibri"/>
          </w:rPr>
          <w:t>: Humen (China), Danyang (China)</w:t>
        </w:r>
      </w:ins>
      <w:r w:rsidR="001D6037" w:rsidRPr="00E06629">
        <w:rPr>
          <w:rFonts w:cs="Calibri"/>
        </w:rPr>
        <w:t>)</w:t>
      </w:r>
      <w:ins w:id="402" w:author="Huo, Wendy" w:date="2025-07-04T11:31:00Z" w16du:dateUtc="2025-07-04T03:31:00Z">
        <w:r w:rsidR="00686E85">
          <w:rPr>
            <w:rFonts w:eastAsia="SimHei" w:cs="Calibri" w:hint="eastAsia"/>
            <w:lang w:eastAsia="zh-CN"/>
          </w:rPr>
          <w:t>. Total</w:t>
        </w:r>
      </w:ins>
      <w:r w:rsidR="00F213C1" w:rsidRPr="00E06629">
        <w:rPr>
          <w:rFonts w:cs="Calibri"/>
        </w:rPr>
        <w:t xml:space="preserve"> </w:t>
      </w:r>
      <w:r w:rsidRPr="00E06629">
        <w:rPr>
          <w:rFonts w:cs="Calibri"/>
        </w:rPr>
        <w:t>services</w:t>
      </w:r>
      <w:r w:rsidR="00204117" w:rsidRPr="00E06629">
        <w:rPr>
          <w:rFonts w:cs="Calibri"/>
        </w:rPr>
        <w:t xml:space="preserve"> </w:t>
      </w:r>
      <w:r w:rsidR="00617580" w:rsidRPr="00E06629">
        <w:rPr>
          <w:rFonts w:cs="Calibri"/>
        </w:rPr>
        <w:t>is the provision</w:t>
      </w:r>
      <w:r w:rsidR="00204117" w:rsidRPr="00E06629">
        <w:rPr>
          <w:rFonts w:cs="Calibri"/>
        </w:rPr>
        <w:t xml:space="preserve"> </w:t>
      </w:r>
      <w:r w:rsidR="0095253B" w:rsidRPr="00E06629">
        <w:rPr>
          <w:rFonts w:cs="Calibri"/>
        </w:rPr>
        <w:t xml:space="preserve">of </w:t>
      </w:r>
      <w:sdt>
        <w:sdtPr>
          <w:rPr>
            <w:rFonts w:cs="Calibri"/>
          </w:rPr>
          <w:alias w:val="Tags"/>
          <w:tag w:val=""/>
          <w:id w:val="1067392087"/>
          <w:placeholder>
            <w:docPart w:val="CEB6AAC72D1B4503A9D5C51EA55E3B70"/>
          </w:placeholder>
          <w:dataBinding w:prefixMappings="xmlns:ns0='http://purl.org/dc/elements/1.1/' xmlns:ns1='http://schemas.openxmlformats.org/package/2006/metadata/core-properties' " w:xpath="/ns1:coreProperties[1]/ns1:keywords[1]" w:storeItemID="{6C3C8BC8-F283-45AE-878A-BAB7291924A1}"/>
          <w15:color w:val="FF0000"/>
          <w:text/>
        </w:sdtPr>
        <w:sdtContent>
          <w:r w:rsidR="006F76E2" w:rsidRPr="00980FDF">
            <w:rPr>
              <w:rFonts w:eastAsia="SimHei" w:cs="Calibri" w:hint="eastAsia"/>
              <w:lang w:eastAsia="zh-CN"/>
            </w:rPr>
            <w:t>1</w:t>
          </w:r>
          <w:r w:rsidR="00291052" w:rsidRPr="00980FDF">
            <w:rPr>
              <w:rFonts w:eastAsia="SimHei" w:cs="Calibri"/>
              <w:lang w:eastAsia="zh-CN"/>
            </w:rPr>
            <w:t>55</w:t>
          </w:r>
        </w:sdtContent>
      </w:sdt>
      <w:r w:rsidR="006D200D">
        <w:rPr>
          <w:rFonts w:cs="Calibri"/>
        </w:rPr>
        <w:t xml:space="preserve"> </w:t>
      </w:r>
      <w:r w:rsidR="0095253B" w:rsidRPr="00E06629">
        <w:rPr>
          <w:rFonts w:cs="Calibri"/>
        </w:rPr>
        <w:t xml:space="preserve">days </w:t>
      </w:r>
      <w:r w:rsidR="00B97FCB" w:rsidRPr="00E06629">
        <w:rPr>
          <w:rFonts w:cs="Calibri"/>
        </w:rPr>
        <w:t xml:space="preserve">of </w:t>
      </w:r>
      <w:r w:rsidRPr="00E06629">
        <w:rPr>
          <w:rFonts w:cs="Calibri"/>
        </w:rPr>
        <w:t xml:space="preserve">consultancy on a time </w:t>
      </w:r>
      <w:r w:rsidR="004A3E5F" w:rsidRPr="00E06629">
        <w:rPr>
          <w:rFonts w:cs="Calibri"/>
        </w:rPr>
        <w:t>and</w:t>
      </w:r>
      <w:r w:rsidRPr="00E06629">
        <w:rPr>
          <w:rFonts w:cs="Calibri"/>
        </w:rPr>
        <w:t xml:space="preserve"> materials basis</w:t>
      </w:r>
      <w:ins w:id="403" w:author="Huo, Wendy" w:date="2025-07-04T11:31:00Z" w16du:dateUtc="2025-07-04T03:31:00Z">
        <w:r w:rsidR="00F53AB3">
          <w:rPr>
            <w:rFonts w:eastAsia="SimHei" w:cs="Calibri" w:hint="eastAsia"/>
            <w:lang w:eastAsia="zh-CN"/>
          </w:rPr>
          <w:t xml:space="preserve"> with Phase 1A </w:t>
        </w:r>
      </w:ins>
      <w:r w:rsidR="00DD044D">
        <w:rPr>
          <w:rFonts w:eastAsia="SimHei" w:cs="Calibri" w:hint="eastAsia"/>
          <w:lang w:eastAsia="zh-CN"/>
        </w:rPr>
        <w:t xml:space="preserve">111 </w:t>
      </w:r>
      <w:ins w:id="404" w:author="Huo, Wendy" w:date="2025-07-04T11:31:00Z" w16du:dateUtc="2025-07-04T03:31:00Z">
        <w:r w:rsidR="00F53AB3">
          <w:rPr>
            <w:rFonts w:eastAsia="SimHei" w:cs="Calibri" w:hint="eastAsia"/>
            <w:lang w:eastAsia="zh-CN"/>
          </w:rPr>
          <w:t>days and Phase 1B</w:t>
        </w:r>
      </w:ins>
      <w:ins w:id="405" w:author="Huo, Wendy" w:date="2025-07-04T11:32:00Z" w16du:dateUtc="2025-07-04T03:32:00Z">
        <w:r w:rsidR="00F53AB3">
          <w:rPr>
            <w:rFonts w:eastAsia="SimHei" w:cs="Calibri" w:hint="eastAsia"/>
            <w:lang w:eastAsia="zh-CN"/>
          </w:rPr>
          <w:t xml:space="preserve"> </w:t>
        </w:r>
      </w:ins>
      <w:r w:rsidR="00DD044D">
        <w:rPr>
          <w:rFonts w:eastAsia="SimHei" w:cs="Calibri" w:hint="eastAsia"/>
          <w:lang w:eastAsia="zh-CN"/>
        </w:rPr>
        <w:t xml:space="preserve">44 </w:t>
      </w:r>
      <w:ins w:id="406" w:author="Huo, Wendy" w:date="2025-07-04T11:32:00Z" w16du:dateUtc="2025-07-04T03:32:00Z">
        <w:r w:rsidR="00F53AB3">
          <w:rPr>
            <w:rFonts w:eastAsia="SimHei" w:cs="Calibri" w:hint="eastAsia"/>
            <w:lang w:eastAsia="zh-CN"/>
          </w:rPr>
          <w:t>days</w:t>
        </w:r>
      </w:ins>
      <w:r w:rsidR="00B97FCB" w:rsidRPr="00E06629">
        <w:rPr>
          <w:rFonts w:cs="Calibri"/>
        </w:rPr>
        <w:t>.</w:t>
      </w:r>
      <w:r w:rsidR="00C54F55" w:rsidRPr="00E06629">
        <w:rPr>
          <w:rFonts w:cs="Calibri"/>
        </w:rPr>
        <w:t xml:space="preserve"> </w:t>
      </w:r>
      <w:r w:rsidR="00B97FCB" w:rsidRPr="00E06629">
        <w:rPr>
          <w:rFonts w:cs="Calibri"/>
        </w:rPr>
        <w:t xml:space="preserve">These days will be utilized </w:t>
      </w:r>
      <w:r w:rsidR="004047DF" w:rsidRPr="00E06629">
        <w:rPr>
          <w:rFonts w:cs="Calibri"/>
        </w:rPr>
        <w:t xml:space="preserve">for </w:t>
      </w:r>
      <w:r w:rsidRPr="00E06629">
        <w:rPr>
          <w:rFonts w:cs="Calibri"/>
        </w:rPr>
        <w:t xml:space="preserve">the activities </w:t>
      </w:r>
      <w:r w:rsidR="00B97FCB" w:rsidRPr="00E06629">
        <w:rPr>
          <w:rFonts w:cs="Calibri"/>
        </w:rPr>
        <w:t>outlined in the list</w:t>
      </w:r>
      <w:r w:rsidRPr="00E06629">
        <w:rPr>
          <w:rFonts w:cs="Calibri"/>
        </w:rPr>
        <w:t xml:space="preserve"> below, however this is not a definitive or fixed lis</w:t>
      </w:r>
      <w:r w:rsidR="00B72E6D" w:rsidRPr="00E06629">
        <w:rPr>
          <w:rFonts w:cs="Calibri"/>
        </w:rPr>
        <w:t>t and can be adjusted to meet the needs of the project</w:t>
      </w:r>
      <w:r w:rsidR="007D463C" w:rsidRPr="00E06629">
        <w:rPr>
          <w:rFonts w:cs="Calibri"/>
        </w:rPr>
        <w:t xml:space="preserve">, as agreed </w:t>
      </w:r>
      <w:r w:rsidR="0026249D" w:rsidRPr="00E06629">
        <w:rPr>
          <w:rFonts w:cs="Calibri"/>
        </w:rPr>
        <w:t xml:space="preserve">and communicated </w:t>
      </w:r>
      <w:r w:rsidR="007D463C" w:rsidRPr="00E06629">
        <w:rPr>
          <w:rFonts w:cs="Calibri"/>
        </w:rPr>
        <w:t>by the Project Managers</w:t>
      </w:r>
      <w:r w:rsidR="008B48D0" w:rsidRPr="00E06629">
        <w:rPr>
          <w:rFonts w:cs="Calibri"/>
        </w:rPr>
        <w:t xml:space="preserve"> in written (email or meeting minutes)</w:t>
      </w:r>
      <w:r w:rsidR="007D463C" w:rsidRPr="00E06629">
        <w:rPr>
          <w:rFonts w:cs="Calibri"/>
        </w:rPr>
        <w:t xml:space="preserve">, providing that the number of days in scope is not exceeded.  Any increase in days is subject to the Change Control procedure defined in section </w:t>
      </w:r>
      <w:r w:rsidR="007D463C" w:rsidRPr="00E06629">
        <w:rPr>
          <w:rFonts w:cs="Calibri"/>
        </w:rPr>
        <w:fldChar w:fldCharType="begin"/>
      </w:r>
      <w:r w:rsidR="007D463C" w:rsidRPr="00E06629">
        <w:rPr>
          <w:rFonts w:cs="Calibri"/>
        </w:rPr>
        <w:instrText xml:space="preserve"> REF _Ref513734084 \r \h </w:instrText>
      </w:r>
      <w:r w:rsidR="008D36B7" w:rsidRPr="00E06629">
        <w:rPr>
          <w:rFonts w:cs="Calibri"/>
        </w:rPr>
        <w:instrText xml:space="preserve"> \* MERGEFORMAT </w:instrText>
      </w:r>
      <w:r w:rsidR="007D463C" w:rsidRPr="00E06629">
        <w:rPr>
          <w:rFonts w:cs="Calibri"/>
        </w:rPr>
      </w:r>
      <w:r w:rsidR="007D463C" w:rsidRPr="00E06629">
        <w:rPr>
          <w:rFonts w:cs="Calibri"/>
        </w:rPr>
        <w:fldChar w:fldCharType="separate"/>
      </w:r>
      <w:r w:rsidR="00A0078A" w:rsidRPr="00E06629">
        <w:rPr>
          <w:rFonts w:cs="Calibri"/>
        </w:rPr>
        <w:t>3</w:t>
      </w:r>
      <w:r w:rsidR="007D463C" w:rsidRPr="00E06629">
        <w:rPr>
          <w:rFonts w:cs="Calibri"/>
        </w:rPr>
        <w:fldChar w:fldCharType="end"/>
      </w:r>
      <w:r w:rsidR="00A0717B" w:rsidRPr="00E06629">
        <w:rPr>
          <w:rFonts w:cs="Calibri"/>
        </w:rPr>
        <w:t>.</w:t>
      </w:r>
      <w:r w:rsidR="001D6F26" w:rsidRPr="00E06629">
        <w:rPr>
          <w:rFonts w:cs="Calibri"/>
        </w:rPr>
        <w:t>14</w:t>
      </w:r>
      <w:r w:rsidR="007D463C" w:rsidRPr="00E06629">
        <w:rPr>
          <w:rFonts w:cs="Calibri"/>
        </w:rPr>
        <w:t>.</w:t>
      </w:r>
    </w:p>
    <w:p w14:paraId="39017029" w14:textId="5EE9EBB1" w:rsidR="00387298" w:rsidRDefault="00387298" w:rsidP="00210A93">
      <w:pPr>
        <w:rPr>
          <w:ins w:id="407" w:author="Huo, Wendy" w:date="2025-07-08T11:02:00Z" w16du:dateUtc="2025-07-08T03:02:00Z"/>
          <w:rFonts w:eastAsia="SimHei" w:cs="Calibri"/>
          <w:lang w:eastAsia="zh-CN"/>
        </w:rPr>
      </w:pPr>
      <w:ins w:id="408" w:author="Huo, Wendy" w:date="2025-07-08T11:02:00Z">
        <w:r w:rsidRPr="00387298">
          <w:rPr>
            <w:rFonts w:eastAsia="SimHei" w:cs="Calibri"/>
            <w:lang w:eastAsia="zh-CN"/>
          </w:rPr>
          <w:t xml:space="preserve">Thermo Fisher will generate two separate POs (Purchase Orders) corresponding to the two sub-phases. Activities for Phase 1B will </w:t>
        </w:r>
      </w:ins>
      <w:ins w:id="409" w:author="Huo, Wendy" w:date="2025-07-08T11:03:00Z" w16du:dateUtc="2025-07-08T03:03:00Z">
        <w:r w:rsidR="00ED3260">
          <w:rPr>
            <w:rFonts w:eastAsia="SimHei" w:cs="Calibri" w:hint="eastAsia"/>
            <w:lang w:eastAsia="zh-CN"/>
          </w:rPr>
          <w:t xml:space="preserve">be initiated </w:t>
        </w:r>
      </w:ins>
      <w:ins w:id="410" w:author="Huo, Wendy" w:date="2025-07-08T11:02:00Z">
        <w:r w:rsidRPr="00387298">
          <w:rPr>
            <w:rFonts w:eastAsia="SimHei" w:cs="Calibri"/>
            <w:lang w:eastAsia="zh-CN"/>
          </w:rPr>
          <w:t>only upon receipt of the PO from Henkel.</w:t>
        </w:r>
      </w:ins>
    </w:p>
    <w:p w14:paraId="332A5152" w14:textId="49E388BC" w:rsidR="007E1214" w:rsidRDefault="7807EADD" w:rsidP="00210A93">
      <w:pPr>
        <w:rPr>
          <w:rFonts w:eastAsia="SimHei" w:cs="Calibri"/>
          <w:lang w:eastAsia="zh-CN"/>
        </w:rPr>
      </w:pPr>
      <w:r w:rsidRPr="00E06629">
        <w:rPr>
          <w:rFonts w:cs="Calibri"/>
        </w:rPr>
        <w:t xml:space="preserve">The scope of the delivery is assuming </w:t>
      </w:r>
      <w:r w:rsidR="009B1692" w:rsidRPr="009B1692">
        <w:rPr>
          <w:rFonts w:cs="Calibri"/>
        </w:rPr>
        <w:t>seamless replication of the system</w:t>
      </w:r>
      <w:r w:rsidR="009B1692">
        <w:rPr>
          <w:rFonts w:eastAsia="SimHei" w:cs="Calibri" w:hint="eastAsia"/>
          <w:lang w:eastAsia="zh-CN"/>
        </w:rPr>
        <w:t xml:space="preserve"> deployed in pilot plant</w:t>
      </w:r>
      <w:r w:rsidR="009B1692" w:rsidRPr="009B1692">
        <w:rPr>
          <w:rFonts w:cs="Calibri"/>
        </w:rPr>
        <w:t xml:space="preserve"> across Henkel factories with no gaps. Therefore, Thermo Fisher's </w:t>
      </w:r>
      <w:r w:rsidR="009B1692">
        <w:rPr>
          <w:rFonts w:eastAsia="SimHei" w:cs="Calibri"/>
          <w:lang w:eastAsia="zh-CN"/>
        </w:rPr>
        <w:t>responsibilities</w:t>
      </w:r>
      <w:r w:rsidR="009B1692" w:rsidRPr="009B1692">
        <w:rPr>
          <w:rFonts w:cs="Calibri"/>
        </w:rPr>
        <w:t xml:space="preserve"> are strictly limited to the activities specified in the table below, excluding any additional functional requirements.</w:t>
      </w:r>
    </w:p>
    <w:p w14:paraId="4D1E45F2" w14:textId="77777777" w:rsidR="00117C7F" w:rsidRPr="00117C7F" w:rsidRDefault="00117C7F" w:rsidP="00117C7F">
      <w:pPr>
        <w:rPr>
          <w:rFonts w:cs="Calibri"/>
        </w:rPr>
      </w:pPr>
      <w:r w:rsidRPr="00117C7F">
        <w:rPr>
          <w:rFonts w:cs="Calibri"/>
        </w:rPr>
        <w:t>As this is a collaborative project between both parties:</w:t>
      </w:r>
    </w:p>
    <w:p w14:paraId="1D6E222B" w14:textId="4C23AE0B" w:rsidR="00117C7F" w:rsidRPr="00117C7F" w:rsidRDefault="00117C7F" w:rsidP="00823FDF">
      <w:pPr>
        <w:numPr>
          <w:ilvl w:val="0"/>
          <w:numId w:val="20"/>
        </w:numPr>
        <w:spacing w:line="240" w:lineRule="auto"/>
        <w:rPr>
          <w:rFonts w:cs="Calibri"/>
        </w:rPr>
      </w:pPr>
      <w:r w:rsidRPr="00117C7F">
        <w:rPr>
          <w:rFonts w:cs="Calibri"/>
        </w:rPr>
        <w:t xml:space="preserve">Thermo Fisher will only conduct testing and issue resolution for tasks under its </w:t>
      </w:r>
      <w:r>
        <w:rPr>
          <w:rFonts w:eastAsia="SimHei" w:cs="Calibri" w:hint="eastAsia"/>
          <w:lang w:eastAsia="zh-CN"/>
        </w:rPr>
        <w:t>assigned</w:t>
      </w:r>
      <w:r w:rsidRPr="00117C7F">
        <w:rPr>
          <w:rFonts w:cs="Calibri"/>
        </w:rPr>
        <w:t xml:space="preserve"> scope of work</w:t>
      </w:r>
      <w:r w:rsidR="008D70D3">
        <w:rPr>
          <w:rFonts w:eastAsia="SimHei" w:cs="Calibri" w:hint="eastAsia"/>
          <w:lang w:eastAsia="zh-CN"/>
        </w:rPr>
        <w:t>.</w:t>
      </w:r>
    </w:p>
    <w:p w14:paraId="25218984" w14:textId="46BB4A32" w:rsidR="00117C7F" w:rsidRPr="00117C7F" w:rsidRDefault="00117C7F" w:rsidP="00823FDF">
      <w:pPr>
        <w:numPr>
          <w:ilvl w:val="0"/>
          <w:numId w:val="20"/>
        </w:numPr>
        <w:spacing w:line="240" w:lineRule="auto"/>
        <w:rPr>
          <w:rFonts w:cs="Calibri"/>
        </w:rPr>
      </w:pPr>
      <w:r w:rsidRPr="00117C7F">
        <w:rPr>
          <w:rFonts w:cs="Calibri"/>
        </w:rPr>
        <w:t xml:space="preserve">Testing and problem fixing for Henkel's </w:t>
      </w:r>
      <w:r w:rsidR="00823FDF">
        <w:rPr>
          <w:rFonts w:eastAsia="SimHei" w:cs="Calibri" w:hint="eastAsia"/>
          <w:lang w:eastAsia="zh-CN"/>
        </w:rPr>
        <w:t>responsible tasks</w:t>
      </w:r>
      <w:r w:rsidRPr="00117C7F">
        <w:rPr>
          <w:rFonts w:cs="Calibri"/>
        </w:rPr>
        <w:t xml:space="preserve"> fall outside Thermo Fisher's obligations</w:t>
      </w:r>
      <w:r w:rsidR="008D70D3">
        <w:rPr>
          <w:rFonts w:eastAsia="SimHei" w:cs="Calibri" w:hint="eastAsia"/>
          <w:lang w:eastAsia="zh-CN"/>
        </w:rPr>
        <w:t>.</w:t>
      </w:r>
    </w:p>
    <w:p w14:paraId="54CC8B12" w14:textId="1954F004" w:rsidR="00737DB3" w:rsidRPr="00117C7F" w:rsidRDefault="00117C7F" w:rsidP="00823FDF">
      <w:pPr>
        <w:numPr>
          <w:ilvl w:val="0"/>
          <w:numId w:val="20"/>
        </w:numPr>
        <w:spacing w:line="240" w:lineRule="auto"/>
        <w:rPr>
          <w:rFonts w:cs="Calibri"/>
        </w:rPr>
      </w:pPr>
      <w:r w:rsidRPr="00117C7F">
        <w:rPr>
          <w:rFonts w:cs="Calibri"/>
        </w:rPr>
        <w:t>Each party maintains full responsibility for their respective deliverables</w:t>
      </w:r>
      <w:r w:rsidR="008D70D3">
        <w:rPr>
          <w:rFonts w:eastAsia="SimHei" w:cs="Calibri" w:hint="eastAsia"/>
          <w:lang w:eastAsia="zh-CN"/>
        </w:rPr>
        <w:t>.</w:t>
      </w:r>
    </w:p>
    <w:p w14:paraId="4C94A7E1" w14:textId="416C15B5" w:rsidR="00C51DC9" w:rsidRDefault="00C51DC9" w:rsidP="00950500">
      <w:pPr>
        <w:rPr>
          <w:rFonts w:eastAsia="SimHei" w:cs="Calibri"/>
          <w:lang w:eastAsia="zh-CN"/>
        </w:rPr>
      </w:pPr>
      <w:r w:rsidRPr="00C51DC9">
        <w:rPr>
          <w:rFonts w:cs="Calibri"/>
        </w:rPr>
        <w:t>If the Gap Analysis conducted by Henkel identifies discrepancies between the existing system and the target factories’ business requirements</w:t>
      </w:r>
      <w:r>
        <w:rPr>
          <w:rFonts w:eastAsia="SimHei" w:cs="Calibri" w:hint="eastAsia"/>
          <w:lang w:eastAsia="zh-CN"/>
        </w:rPr>
        <w:t xml:space="preserve">, and </w:t>
      </w:r>
      <w:r>
        <w:rPr>
          <w:rFonts w:eastAsia="SimHei" w:cs="Calibri"/>
          <w:lang w:eastAsia="zh-CN"/>
        </w:rPr>
        <w:t>additional</w:t>
      </w:r>
      <w:r>
        <w:rPr>
          <w:rFonts w:eastAsia="SimHei" w:cs="Calibri" w:hint="eastAsia"/>
          <w:lang w:eastAsia="zh-CN"/>
        </w:rPr>
        <w:t xml:space="preserve"> effort is required from Thermo Fisher </w:t>
      </w:r>
      <w:r w:rsidRPr="00C51DC9">
        <w:rPr>
          <w:rFonts w:cs="Calibri"/>
        </w:rPr>
        <w:t xml:space="preserve">for bridging these gaps. The associated effort required for such adjustments will be treated as a Change Request and documented separately from the </w:t>
      </w:r>
      <w:r>
        <w:rPr>
          <w:rFonts w:eastAsia="SimHei" w:cs="Calibri" w:hint="eastAsia"/>
          <w:lang w:eastAsia="zh-CN"/>
        </w:rPr>
        <w:t>below table</w:t>
      </w:r>
      <w:r w:rsidRPr="00C51DC9">
        <w:rPr>
          <w:rFonts w:cs="Calibri"/>
        </w:rPr>
        <w:t>.</w:t>
      </w:r>
    </w:p>
    <w:p w14:paraId="1C08E8A6" w14:textId="419A8ADE" w:rsidR="007D463C" w:rsidRPr="00C65B26" w:rsidRDefault="007D463C" w:rsidP="00950500">
      <w:pPr>
        <w:rPr>
          <w:rFonts w:cs="Calibri"/>
          <w:lang w:val="en-US"/>
          <w:rPrChange w:id="411" w:author="Tiwari, Shravan" w:date="2025-06-24T16:47:00Z" w16du:dateUtc="2025-06-24T08:47:00Z">
            <w:rPr>
              <w:rFonts w:cs="Calibri"/>
            </w:rPr>
          </w:rPrChange>
        </w:rPr>
      </w:pPr>
      <w:commentRangeStart w:id="412"/>
      <w:r w:rsidRPr="50BB11B2">
        <w:rPr>
          <w:rFonts w:cs="Calibri"/>
        </w:rPr>
        <w:t xml:space="preserve">The anticipated </w:t>
      </w:r>
      <w:r w:rsidR="00271775" w:rsidRPr="50BB11B2">
        <w:rPr>
          <w:rFonts w:cs="Calibri"/>
        </w:rPr>
        <w:t>activities</w:t>
      </w:r>
      <w:r w:rsidRPr="50BB11B2">
        <w:rPr>
          <w:rFonts w:cs="Calibri"/>
        </w:rPr>
        <w:t xml:space="preserve"> to be undertaken </w:t>
      </w:r>
      <w:ins w:id="413" w:author="Tiwari, Shravan" w:date="2025-06-24T16:44:00Z" w16du:dateUtc="2025-06-24T08:44:00Z">
        <w:r w:rsidR="00D769A1">
          <w:rPr>
            <w:rFonts w:cs="Calibri"/>
          </w:rPr>
          <w:t>majorly</w:t>
        </w:r>
        <w:r w:rsidR="00E776CB">
          <w:rPr>
            <w:rFonts w:cs="Calibri"/>
          </w:rPr>
          <w:t xml:space="preserve"> by Thermo Fisher </w:t>
        </w:r>
      </w:ins>
      <w:r w:rsidR="00271775" w:rsidRPr="50BB11B2">
        <w:rPr>
          <w:rFonts w:cs="Calibri"/>
        </w:rPr>
        <w:t>are</w:t>
      </w:r>
      <w:r w:rsidRPr="50BB11B2">
        <w:rPr>
          <w:rFonts w:cs="Calibri"/>
        </w:rPr>
        <w:t xml:space="preserve"> defined as follows</w:t>
      </w:r>
      <w:del w:id="414" w:author="Tiwari, Shravan" w:date="2025-06-24T16:44:00Z" w16du:dateUtc="2025-06-24T08:44:00Z">
        <w:r w:rsidRPr="50BB11B2" w:rsidDel="00D769A1">
          <w:rPr>
            <w:rFonts w:cs="Calibri"/>
          </w:rPr>
          <w:delText>:</w:delText>
        </w:r>
        <w:commentRangeEnd w:id="412"/>
        <w:r w:rsidRPr="00E06629" w:rsidDel="00D769A1">
          <w:rPr>
            <w:rStyle w:val="CommentReference"/>
            <w:rFonts w:cs="Calibri"/>
            <w:sz w:val="22"/>
            <w:szCs w:val="22"/>
          </w:rPr>
          <w:commentReference w:id="412"/>
        </w:r>
      </w:del>
      <w:ins w:id="417" w:author="Tiwari, Shravan" w:date="2025-06-24T16:45:00Z" w16du:dateUtc="2025-06-24T08:45:00Z">
        <w:r w:rsidR="00A67AC4">
          <w:rPr>
            <w:rFonts w:cs="Calibri"/>
          </w:rPr>
          <w:t xml:space="preserve"> </w:t>
        </w:r>
      </w:ins>
      <w:ins w:id="418" w:author="Tiwari, Shravan" w:date="2025-06-24T16:47:00Z">
        <w:r w:rsidR="00C65B26" w:rsidRPr="00C65B26">
          <w:rPr>
            <w:rFonts w:cs="Calibri"/>
            <w:lang w:val="en-US"/>
          </w:rPr>
          <w:t>Henkel may get involved during instrument integration</w:t>
        </w:r>
      </w:ins>
      <w:ins w:id="419" w:author="Tiwari, Shravan" w:date="2025-06-24T16:55:00Z" w16du:dateUtc="2025-06-24T08:55:00Z">
        <w:r w:rsidR="0079286C">
          <w:rPr>
            <w:rFonts w:cs="Calibri"/>
            <w:lang w:val="en-US"/>
          </w:rPr>
          <w:t xml:space="preserve"> and language</w:t>
        </w:r>
        <w:r w:rsidR="00390855">
          <w:rPr>
            <w:rFonts w:cs="Calibri"/>
            <w:lang w:val="en-US"/>
          </w:rPr>
          <w:t xml:space="preserve"> pack setup</w:t>
        </w:r>
      </w:ins>
      <w:ins w:id="420" w:author="Tiwari, Shravan" w:date="2025-06-24T16:47:00Z">
        <w:r w:rsidR="00C65B26" w:rsidRPr="00C65B26">
          <w:rPr>
            <w:rFonts w:cs="Calibri"/>
            <w:lang w:val="en-US"/>
          </w:rPr>
          <w:t xml:space="preserve"> to</w:t>
        </w:r>
      </w:ins>
      <w:ins w:id="421" w:author="Tiwari, Shravan" w:date="2025-06-24T16:56:00Z" w16du:dateUtc="2025-06-24T08:56:00Z">
        <w:r w:rsidR="005615F8">
          <w:rPr>
            <w:rFonts w:cs="Calibri"/>
            <w:lang w:val="en-US"/>
          </w:rPr>
          <w:t xml:space="preserve"> get ins</w:t>
        </w:r>
        <w:r w:rsidR="00D50684">
          <w:rPr>
            <w:rFonts w:cs="Calibri"/>
            <w:lang w:val="en-US"/>
          </w:rPr>
          <w:t xml:space="preserve">ight of the </w:t>
        </w:r>
        <w:proofErr w:type="gramStart"/>
        <w:r w:rsidR="003D7A19">
          <w:rPr>
            <w:rFonts w:cs="Calibri"/>
            <w:lang w:val="en-US"/>
          </w:rPr>
          <w:t>config</w:t>
        </w:r>
        <w:r w:rsidR="00D50684">
          <w:rPr>
            <w:rFonts w:cs="Calibri"/>
            <w:lang w:val="en-US"/>
          </w:rPr>
          <w:t xml:space="preserve"> </w:t>
        </w:r>
      </w:ins>
      <w:ins w:id="422" w:author="Tiwari, Shravan" w:date="2025-06-24T16:47:00Z">
        <w:r w:rsidR="00C65B26" w:rsidRPr="00C65B26">
          <w:rPr>
            <w:rFonts w:cs="Calibri"/>
            <w:lang w:val="en-US"/>
          </w:rPr>
          <w:t>,</w:t>
        </w:r>
        <w:proofErr w:type="gramEnd"/>
        <w:r w:rsidR="00C65B26" w:rsidRPr="00C65B26">
          <w:rPr>
            <w:rFonts w:cs="Calibri"/>
            <w:lang w:val="en-US"/>
          </w:rPr>
          <w:t xml:space="preserve"> which will </w:t>
        </w:r>
      </w:ins>
      <w:ins w:id="423" w:author="Tiwari, Shravan" w:date="2025-06-24T16:56:00Z" w16du:dateUtc="2025-06-24T08:56:00Z">
        <w:r w:rsidR="003D7A19">
          <w:rPr>
            <w:rFonts w:cs="Calibri"/>
            <w:lang w:val="en-US"/>
          </w:rPr>
          <w:t xml:space="preserve">help </w:t>
        </w:r>
      </w:ins>
      <w:ins w:id="424" w:author="Tiwari, Shravan" w:date="2025-06-24T16:47:00Z">
        <w:r w:rsidR="00C65B26" w:rsidRPr="00C65B26">
          <w:rPr>
            <w:rFonts w:cs="Calibri"/>
            <w:lang w:val="en-US"/>
          </w:rPr>
          <w:t>Henkel team to take up additional instrument integration activities.</w:t>
        </w:r>
      </w:ins>
    </w:p>
    <w:p w14:paraId="4607EAAF" w14:textId="512EAC6E" w:rsidR="004047DF" w:rsidRPr="000C6AF2" w:rsidRDefault="00E40E0B" w:rsidP="00950500">
      <w:pPr>
        <w:rPr>
          <w:rFonts w:eastAsia="SimHei" w:cs="Calibri"/>
          <w:b/>
          <w:bCs/>
          <w:lang w:eastAsia="zh-CN"/>
          <w:rPrChange w:id="425" w:author="Huo, Wendy" w:date="2025-07-04T11:32:00Z" w16du:dateUtc="2025-07-04T03:32:00Z">
            <w:rPr>
              <w:rFonts w:cs="Calibri"/>
              <w:b/>
              <w:bCs/>
            </w:rPr>
          </w:rPrChange>
        </w:rPr>
      </w:pPr>
      <w:r>
        <w:rPr>
          <w:rFonts w:cs="Calibri"/>
          <w:b/>
        </w:rPr>
        <w:t>Rollout</w:t>
      </w:r>
      <w:r w:rsidR="00C96077" w:rsidRPr="00E06629">
        <w:rPr>
          <w:rFonts w:cs="Calibri"/>
          <w:b/>
        </w:rPr>
        <w:t xml:space="preserve"> Phase</w:t>
      </w:r>
      <w:ins w:id="426" w:author="Tiwari, Shravan" w:date="2025-06-24T16:34:00Z" w16du:dateUtc="2025-06-24T08:34:00Z">
        <w:r w:rsidR="00D55A51">
          <w:rPr>
            <w:rFonts w:cs="Calibri"/>
            <w:b/>
          </w:rPr>
          <w:t xml:space="preserve"> 1</w:t>
        </w:r>
      </w:ins>
      <w:r w:rsidR="00C96077" w:rsidRPr="00E06629">
        <w:rPr>
          <w:rFonts w:cs="Calibri"/>
          <w:b/>
          <w:bCs/>
        </w:rPr>
        <w:t xml:space="preserve"> </w:t>
      </w:r>
      <w:r w:rsidR="0022711B" w:rsidRPr="00E06629">
        <w:rPr>
          <w:rFonts w:cs="Calibri"/>
          <w:b/>
          <w:bCs/>
        </w:rPr>
        <w:t>Scope</w:t>
      </w:r>
      <w:ins w:id="427" w:author="Huo, Wendy" w:date="2025-07-04T11:32:00Z" w16du:dateUtc="2025-07-04T03:32:00Z">
        <w:r w:rsidR="000C6AF2">
          <w:rPr>
            <w:rFonts w:eastAsia="SimHei" w:cs="Calibri" w:hint="eastAsia"/>
            <w:b/>
            <w:bCs/>
            <w:lang w:eastAsia="zh-CN"/>
          </w:rPr>
          <w:t xml:space="preserve"> </w:t>
        </w:r>
      </w:ins>
      <w:ins w:id="428" w:author="Huo, Wendy" w:date="2025-07-04T11:33:00Z" w16du:dateUtc="2025-07-04T03:33:00Z">
        <w:r w:rsidR="007C2145">
          <w:rPr>
            <w:rFonts w:eastAsia="SimHei" w:cs="Calibri" w:hint="eastAsia"/>
            <w:b/>
            <w:bCs/>
            <w:lang w:eastAsia="zh-CN"/>
          </w:rPr>
          <w:t>(</w:t>
        </w:r>
      </w:ins>
      <w:ins w:id="429" w:author="Huo, Wendy" w:date="2025-07-04T11:33:00Z">
        <w:r w:rsidR="007C2145" w:rsidRPr="007C2145">
          <w:rPr>
            <w:rFonts w:eastAsia="SimHei" w:cs="Calibri"/>
            <w:b/>
            <w:bCs/>
            <w:lang w:eastAsia="zh-CN"/>
          </w:rPr>
          <w:t>Split into Phase 1A &amp; Phase 1B</w:t>
        </w:r>
      </w:ins>
      <w:ins w:id="430" w:author="Huo, Wendy" w:date="2025-07-04T11:33:00Z" w16du:dateUtc="2025-07-04T03:33:00Z">
        <w:r w:rsidR="007C2145">
          <w:rPr>
            <w:rFonts w:eastAsia="SimHei" w:cs="Calibri" w:hint="eastAsia"/>
            <w:b/>
            <w:bCs/>
            <w:lang w:eastAsia="zh-CN"/>
          </w:rPr>
          <w:t>)</w:t>
        </w:r>
      </w:ins>
      <w:ins w:id="431" w:author="Huo, Wendy" w:date="2025-07-04T11:32:00Z" w16du:dateUtc="2025-07-04T03:32:00Z">
        <w:r w:rsidR="000C6AF2">
          <w:rPr>
            <w:rFonts w:eastAsia="SimHei" w:cs="Calibri" w:hint="eastAsia"/>
            <w:b/>
            <w:bCs/>
            <w:lang w:eastAsia="zh-CN"/>
          </w:rPr>
          <w:t xml:space="preserve"> </w:t>
        </w:r>
      </w:ins>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217"/>
      </w:tblGrid>
      <w:tr w:rsidR="007C2145" w:rsidRPr="00E06629" w14:paraId="28959FB2" w14:textId="77777777" w:rsidTr="002348E5">
        <w:trPr>
          <w:trHeight w:val="274"/>
          <w:ins w:id="432" w:author="Huo, Wendy" w:date="2025-07-04T11:33:00Z"/>
        </w:trPr>
        <w:tc>
          <w:tcPr>
            <w:tcW w:w="9417" w:type="dxa"/>
            <w:gridSpan w:val="2"/>
            <w:noWrap/>
            <w:vAlign w:val="bottom"/>
          </w:tcPr>
          <w:p w14:paraId="109E6BAE" w14:textId="5D3B2249" w:rsidR="007C2145" w:rsidRPr="00454232" w:rsidRDefault="007C2145">
            <w:pPr>
              <w:spacing w:after="0" w:line="240" w:lineRule="auto"/>
              <w:jc w:val="center"/>
              <w:rPr>
                <w:ins w:id="433" w:author="Huo, Wendy" w:date="2025-07-04T11:33:00Z" w16du:dateUtc="2025-07-04T03:33:00Z"/>
                <w:rFonts w:eastAsia="SimHei" w:cs="Calibri"/>
                <w:b/>
                <w:bCs/>
                <w:color w:val="000000"/>
                <w:lang w:val="en-US" w:eastAsia="zh-CN"/>
                <w:rPrChange w:id="434" w:author="Huo, Wendy" w:date="2025-07-04T11:40:00Z" w16du:dateUtc="2025-07-04T03:40:00Z">
                  <w:rPr>
                    <w:ins w:id="435" w:author="Huo, Wendy" w:date="2025-07-04T11:33:00Z" w16du:dateUtc="2025-07-04T03:33:00Z"/>
                    <w:rFonts w:eastAsia="Times New Roman" w:cs="Calibri"/>
                    <w:b/>
                    <w:bCs/>
                    <w:color w:val="000000"/>
                    <w:lang w:val="en-US"/>
                  </w:rPr>
                </w:rPrChange>
              </w:rPr>
              <w:pPrChange w:id="436" w:author="Huo, Wendy" w:date="2025-07-04T11:33:00Z" w16du:dateUtc="2025-07-04T03:33:00Z">
                <w:pPr>
                  <w:spacing w:after="0" w:line="240" w:lineRule="auto"/>
                </w:pPr>
              </w:pPrChange>
            </w:pPr>
            <w:ins w:id="437" w:author="Huo, Wendy" w:date="2025-07-04T11:33:00Z" w16du:dateUtc="2025-07-04T03:33:00Z">
              <w:r>
                <w:rPr>
                  <w:rFonts w:eastAsia="SimHei" w:cs="Calibri" w:hint="eastAsia"/>
                  <w:b/>
                  <w:bCs/>
                  <w:color w:val="000000"/>
                  <w:lang w:val="en-US" w:eastAsia="zh-CN"/>
                </w:rPr>
                <w:t>Phase 1A</w:t>
              </w:r>
            </w:ins>
            <w:ins w:id="438" w:author="Huo, Wendy" w:date="2025-07-04T11:39:00Z" w16du:dateUtc="2025-07-04T03:39:00Z">
              <w:r w:rsidR="00454232">
                <w:rPr>
                  <w:rFonts w:eastAsia="SimHei" w:cs="Calibri" w:hint="eastAsia"/>
                  <w:b/>
                  <w:bCs/>
                  <w:color w:val="000000"/>
                  <w:lang w:val="en-US" w:eastAsia="zh-CN"/>
                </w:rPr>
                <w:t xml:space="preserve"> </w:t>
              </w:r>
              <w:r w:rsidR="00454232" w:rsidRPr="00454232">
                <w:rPr>
                  <w:rFonts w:eastAsia="SimHei" w:cs="Calibri" w:hint="eastAsia"/>
                  <w:b/>
                  <w:bCs/>
                  <w:color w:val="000000"/>
                  <w:lang w:val="en-US" w:eastAsia="zh-CN"/>
                </w:rPr>
                <w:t>(</w:t>
              </w:r>
              <w:r w:rsidR="00454232" w:rsidRPr="00454232">
                <w:rPr>
                  <w:rFonts w:cs="Calibri"/>
                  <w:b/>
                  <w:bCs/>
                  <w:rPrChange w:id="439" w:author="Huo, Wendy" w:date="2025-07-04T11:40:00Z" w16du:dateUtc="2025-07-04T03:40:00Z">
                    <w:rPr>
                      <w:rFonts w:cs="Calibri"/>
                    </w:rPr>
                  </w:rPrChange>
                </w:rPr>
                <w:t>Songdo</w:t>
              </w:r>
            </w:ins>
            <w:ins w:id="440" w:author="Huo, Wendy" w:date="2025-07-04T11:40:00Z" w16du:dateUtc="2025-07-04T03:40:00Z">
              <w:r w:rsidR="00454232" w:rsidRPr="00454232">
                <w:rPr>
                  <w:rFonts w:eastAsia="SimHei" w:cs="Calibri"/>
                  <w:b/>
                  <w:bCs/>
                  <w:lang w:eastAsia="zh-CN"/>
                  <w:rPrChange w:id="441" w:author="Huo, Wendy" w:date="2025-07-04T11:40:00Z" w16du:dateUtc="2025-07-04T03:40:00Z">
                    <w:rPr>
                      <w:rFonts w:eastAsia="SimHei" w:cs="Calibri"/>
                      <w:lang w:eastAsia="zh-CN"/>
                    </w:rPr>
                  </w:rPrChange>
                </w:rPr>
                <w:t>,</w:t>
              </w:r>
            </w:ins>
            <w:ins w:id="442" w:author="Huo, Wendy" w:date="2025-07-04T11:39:00Z" w16du:dateUtc="2025-07-04T03:39:00Z">
              <w:r w:rsidR="00454232" w:rsidRPr="00454232">
                <w:rPr>
                  <w:rFonts w:cs="Calibri"/>
                  <w:b/>
                  <w:bCs/>
                  <w:rPrChange w:id="443" w:author="Huo, Wendy" w:date="2025-07-04T11:40:00Z" w16du:dateUtc="2025-07-04T03:40:00Z">
                    <w:rPr>
                      <w:rFonts w:cs="Calibri"/>
                    </w:rPr>
                  </w:rPrChange>
                </w:rPr>
                <w:t xml:space="preserve"> </w:t>
              </w:r>
              <w:proofErr w:type="spellStart"/>
              <w:r w:rsidR="00454232" w:rsidRPr="00454232">
                <w:rPr>
                  <w:rFonts w:eastAsia="SimHei" w:cs="Calibri"/>
                  <w:b/>
                  <w:bCs/>
                  <w:lang w:eastAsia="zh-CN"/>
                  <w:rPrChange w:id="444" w:author="Huo, Wendy" w:date="2025-07-04T11:40:00Z" w16du:dateUtc="2025-07-04T03:40:00Z">
                    <w:rPr>
                      <w:rFonts w:eastAsia="SimHei" w:cs="Calibri"/>
                      <w:lang w:eastAsia="zh-CN"/>
                    </w:rPr>
                  </w:rPrChange>
                </w:rPr>
                <w:t>Waigaoqiao</w:t>
              </w:r>
              <w:proofErr w:type="spellEnd"/>
              <w:r w:rsidR="00454232" w:rsidRPr="00454232">
                <w:rPr>
                  <w:rFonts w:cs="Calibri"/>
                  <w:b/>
                  <w:bCs/>
                  <w:rPrChange w:id="445" w:author="Huo, Wendy" w:date="2025-07-04T11:40:00Z" w16du:dateUtc="2025-07-04T03:40:00Z">
                    <w:rPr>
                      <w:rFonts w:cs="Calibri"/>
                    </w:rPr>
                  </w:rPrChange>
                </w:rPr>
                <w:t xml:space="preserve">, </w:t>
              </w:r>
              <w:proofErr w:type="spellStart"/>
              <w:r w:rsidR="00454232" w:rsidRPr="00454232">
                <w:rPr>
                  <w:rFonts w:cs="Calibri"/>
                  <w:b/>
                  <w:bCs/>
                  <w:rPrChange w:id="446" w:author="Huo, Wendy" w:date="2025-07-04T11:40:00Z" w16du:dateUtc="2025-07-04T03:40:00Z">
                    <w:rPr>
                      <w:rFonts w:cs="Calibri"/>
                    </w:rPr>
                  </w:rPrChange>
                </w:rPr>
                <w:t>Kunpeng</w:t>
              </w:r>
            </w:ins>
            <w:proofErr w:type="spellEnd"/>
            <w:ins w:id="447" w:author="Huo, Wendy" w:date="2025-07-04T11:40:00Z" w16du:dateUtc="2025-07-04T03:40:00Z">
              <w:r w:rsidR="00454232" w:rsidRPr="00454232">
                <w:rPr>
                  <w:rFonts w:eastAsia="SimHei" w:cs="Calibri"/>
                  <w:b/>
                  <w:bCs/>
                  <w:lang w:eastAsia="zh-CN"/>
                  <w:rPrChange w:id="448" w:author="Huo, Wendy" w:date="2025-07-04T11:40:00Z" w16du:dateUtc="2025-07-04T03:40:00Z">
                    <w:rPr>
                      <w:rFonts w:eastAsia="SimHei" w:cs="Calibri"/>
                      <w:lang w:eastAsia="zh-CN"/>
                    </w:rPr>
                  </w:rPrChange>
                </w:rPr>
                <w:t>)</w:t>
              </w:r>
            </w:ins>
          </w:p>
        </w:tc>
      </w:tr>
      <w:tr w:rsidR="00E40E0B" w:rsidRPr="00E06629" w14:paraId="7EFDE557" w14:textId="77777777" w:rsidTr="007443FF">
        <w:trPr>
          <w:trHeight w:val="274"/>
        </w:trPr>
        <w:tc>
          <w:tcPr>
            <w:tcW w:w="7200" w:type="dxa"/>
            <w:noWrap/>
            <w:vAlign w:val="bottom"/>
            <w:hideMark/>
          </w:tcPr>
          <w:p w14:paraId="44E206A4" w14:textId="77777777" w:rsidR="00E40E0B" w:rsidRPr="00E06629" w:rsidRDefault="00E40E0B" w:rsidP="007413D0">
            <w:pPr>
              <w:spacing w:after="0" w:line="240" w:lineRule="auto"/>
              <w:rPr>
                <w:rFonts w:eastAsia="Times New Roman" w:cs="Calibri"/>
                <w:b/>
                <w:bCs/>
                <w:color w:val="000000"/>
                <w:lang w:val="en-US"/>
              </w:rPr>
            </w:pPr>
            <w:r w:rsidRPr="00E06629">
              <w:rPr>
                <w:rFonts w:eastAsia="Times New Roman" w:cs="Calibri"/>
                <w:b/>
                <w:bCs/>
                <w:color w:val="000000"/>
                <w:lang w:val="en-US"/>
              </w:rPr>
              <w:t>Tasks</w:t>
            </w:r>
          </w:p>
        </w:tc>
        <w:tc>
          <w:tcPr>
            <w:tcW w:w="2217" w:type="dxa"/>
            <w:noWrap/>
            <w:vAlign w:val="bottom"/>
            <w:hideMark/>
          </w:tcPr>
          <w:p w14:paraId="159D0C76" w14:textId="16719ADA" w:rsidR="00E40E0B" w:rsidRPr="00E06629" w:rsidRDefault="00E40E0B" w:rsidP="007413D0">
            <w:pPr>
              <w:spacing w:after="0" w:line="240" w:lineRule="auto"/>
              <w:rPr>
                <w:rFonts w:eastAsia="Times New Roman" w:cs="Calibri"/>
                <w:b/>
                <w:bCs/>
                <w:color w:val="000000"/>
                <w:lang w:val="en-US"/>
              </w:rPr>
            </w:pPr>
            <w:r w:rsidRPr="00E06629">
              <w:rPr>
                <w:rFonts w:eastAsia="Times New Roman" w:cs="Calibri"/>
                <w:b/>
                <w:bCs/>
                <w:color w:val="000000"/>
                <w:lang w:val="en-US"/>
              </w:rPr>
              <w:t xml:space="preserve">Effort </w:t>
            </w:r>
            <w:r>
              <w:rPr>
                <w:rFonts w:eastAsia="Times New Roman" w:cs="Calibri"/>
                <w:b/>
                <w:bCs/>
                <w:color w:val="000000"/>
                <w:lang w:val="en-US"/>
              </w:rPr>
              <w:t>Rollout</w:t>
            </w:r>
          </w:p>
        </w:tc>
      </w:tr>
      <w:tr w:rsidR="00E40E0B" w:rsidRPr="00E06629" w14:paraId="5C8D77EE" w14:textId="77777777" w:rsidTr="007443FF">
        <w:trPr>
          <w:trHeight w:val="274"/>
        </w:trPr>
        <w:tc>
          <w:tcPr>
            <w:tcW w:w="7200" w:type="dxa"/>
            <w:shd w:val="clear" w:color="000000" w:fill="FFFFFF"/>
            <w:vAlign w:val="center"/>
            <w:hideMark/>
          </w:tcPr>
          <w:p w14:paraId="6D54382F" w14:textId="77777777" w:rsidR="00E40E0B" w:rsidRPr="00E06629" w:rsidRDefault="00E40E0B" w:rsidP="007413D0">
            <w:pPr>
              <w:spacing w:after="0" w:line="240" w:lineRule="auto"/>
              <w:rPr>
                <w:rFonts w:eastAsia="Times New Roman" w:cs="Calibri"/>
                <w:color w:val="000000"/>
                <w:lang w:val="en-US"/>
              </w:rPr>
            </w:pPr>
            <w:r w:rsidRPr="00E06629">
              <w:rPr>
                <w:rFonts w:eastAsia="Times New Roman" w:cs="Calibri"/>
                <w:color w:val="000000"/>
                <w:lang w:val="en-US"/>
              </w:rPr>
              <w:t>Kick-off &amp; General Project Effort</w:t>
            </w:r>
          </w:p>
        </w:tc>
        <w:tc>
          <w:tcPr>
            <w:tcW w:w="2217" w:type="dxa"/>
            <w:noWrap/>
            <w:vAlign w:val="bottom"/>
            <w:hideMark/>
          </w:tcPr>
          <w:p w14:paraId="14899532" w14:textId="175B46AB" w:rsidR="00E40E0B" w:rsidRPr="00E06629" w:rsidRDefault="00E40E0B" w:rsidP="007413D0">
            <w:pPr>
              <w:spacing w:after="0" w:line="240" w:lineRule="auto"/>
              <w:jc w:val="center"/>
              <w:rPr>
                <w:rFonts w:eastAsia="Times New Roman" w:cs="Calibri"/>
                <w:color w:val="000000"/>
                <w:lang w:val="en-US"/>
              </w:rPr>
            </w:pPr>
            <w:r>
              <w:rPr>
                <w:rFonts w:eastAsia="Times New Roman" w:cs="Calibri"/>
                <w:color w:val="000000"/>
                <w:lang w:val="en-US"/>
              </w:rPr>
              <w:t>1</w:t>
            </w:r>
          </w:p>
        </w:tc>
      </w:tr>
      <w:tr w:rsidR="00E40E0B" w:rsidRPr="00E06629" w14:paraId="20064F10" w14:textId="77777777" w:rsidTr="007443FF">
        <w:trPr>
          <w:trHeight w:val="274"/>
        </w:trPr>
        <w:tc>
          <w:tcPr>
            <w:tcW w:w="7200" w:type="dxa"/>
            <w:shd w:val="clear" w:color="000000" w:fill="FFFFFF"/>
            <w:vAlign w:val="center"/>
            <w:hideMark/>
          </w:tcPr>
          <w:p w14:paraId="3A3ED39B" w14:textId="18C943EF" w:rsidR="00E40E0B" w:rsidRPr="00E06629" w:rsidRDefault="006458F6" w:rsidP="007413D0">
            <w:pPr>
              <w:spacing w:after="0" w:line="240" w:lineRule="auto"/>
              <w:rPr>
                <w:rFonts w:eastAsia="Times New Roman" w:cs="Calibri"/>
                <w:color w:val="000000"/>
                <w:lang w:val="en-US"/>
              </w:rPr>
            </w:pPr>
            <w:r w:rsidRPr="006458F6">
              <w:rPr>
                <w:rFonts w:eastAsia="Times New Roman" w:cs="Calibri"/>
                <w:color w:val="000000"/>
              </w:rPr>
              <w:t>Instrument Survey and document update</w:t>
            </w:r>
          </w:p>
        </w:tc>
        <w:tc>
          <w:tcPr>
            <w:tcW w:w="2217" w:type="dxa"/>
            <w:noWrap/>
            <w:vAlign w:val="bottom"/>
            <w:hideMark/>
          </w:tcPr>
          <w:p w14:paraId="15866EF0" w14:textId="5BD6BAE9" w:rsidR="00E40E0B" w:rsidRPr="00454232" w:rsidRDefault="00454232" w:rsidP="007413D0">
            <w:pPr>
              <w:spacing w:after="0" w:line="240" w:lineRule="auto"/>
              <w:jc w:val="center"/>
              <w:rPr>
                <w:rFonts w:eastAsia="SimHei" w:cs="Calibri"/>
                <w:color w:val="000000"/>
                <w:lang w:val="en-US" w:eastAsia="zh-CN"/>
                <w:rPrChange w:id="449" w:author="Huo, Wendy" w:date="2025-07-04T11:40:00Z" w16du:dateUtc="2025-07-04T03:40:00Z">
                  <w:rPr>
                    <w:rFonts w:eastAsia="Times New Roman" w:cs="Calibri"/>
                    <w:color w:val="000000"/>
                    <w:lang w:val="en-US"/>
                  </w:rPr>
                </w:rPrChange>
              </w:rPr>
            </w:pPr>
            <w:ins w:id="450" w:author="Huo, Wendy" w:date="2025-07-04T11:40:00Z" w16du:dateUtc="2025-07-04T03:40:00Z">
              <w:r>
                <w:rPr>
                  <w:rFonts w:eastAsia="SimHei" w:cs="Calibri" w:hint="eastAsia"/>
                  <w:color w:val="000000"/>
                  <w:lang w:val="en-US" w:eastAsia="zh-CN"/>
                </w:rPr>
                <w:t>3</w:t>
              </w:r>
            </w:ins>
            <w:del w:id="451" w:author="Huo, Wendy" w:date="2025-07-04T11:40:00Z" w16du:dateUtc="2025-07-04T03:40:00Z">
              <w:r w:rsidR="006458F6" w:rsidDel="00454232">
                <w:rPr>
                  <w:rFonts w:eastAsia="Times New Roman" w:cs="Calibri"/>
                  <w:color w:val="000000"/>
                  <w:lang w:val="en-US"/>
                </w:rPr>
                <w:delText>5</w:delText>
              </w:r>
            </w:del>
          </w:p>
        </w:tc>
      </w:tr>
      <w:tr w:rsidR="00E40E0B" w:rsidRPr="00E06629" w14:paraId="51240100" w14:textId="77777777" w:rsidTr="007443FF">
        <w:trPr>
          <w:trHeight w:val="274"/>
        </w:trPr>
        <w:tc>
          <w:tcPr>
            <w:tcW w:w="7200" w:type="dxa"/>
            <w:vAlign w:val="center"/>
            <w:hideMark/>
          </w:tcPr>
          <w:p w14:paraId="2D13EA43" w14:textId="17674B94" w:rsidR="00E40E0B" w:rsidRPr="007443FF" w:rsidRDefault="008E362B" w:rsidP="007413D0">
            <w:pPr>
              <w:spacing w:after="0" w:line="240" w:lineRule="auto"/>
              <w:rPr>
                <w:rFonts w:eastAsia="Times New Roman" w:cs="Calibri"/>
                <w:color w:val="000000"/>
                <w:lang w:val="it-IT"/>
              </w:rPr>
            </w:pPr>
            <w:r w:rsidRPr="007443FF">
              <w:rPr>
                <w:rFonts w:eastAsia="Times New Roman" w:cs="Calibri"/>
                <w:color w:val="000000"/>
                <w:lang w:val="it-IT"/>
              </w:rPr>
              <w:t xml:space="preserve">Static data assistance (non SAP) </w:t>
            </w:r>
          </w:p>
        </w:tc>
        <w:tc>
          <w:tcPr>
            <w:tcW w:w="2217" w:type="dxa"/>
            <w:noWrap/>
            <w:vAlign w:val="bottom"/>
            <w:hideMark/>
          </w:tcPr>
          <w:p w14:paraId="551161FA" w14:textId="65DB3D4B" w:rsidR="00E40E0B" w:rsidRPr="00300559" w:rsidRDefault="00300559" w:rsidP="007413D0">
            <w:pPr>
              <w:spacing w:after="0" w:line="240" w:lineRule="auto"/>
              <w:jc w:val="center"/>
              <w:rPr>
                <w:rFonts w:eastAsia="SimHei" w:cs="Calibri"/>
                <w:color w:val="000000"/>
                <w:lang w:val="en-US" w:eastAsia="zh-CN"/>
                <w:rPrChange w:id="452" w:author="Huo, Wendy" w:date="2025-07-04T11:41:00Z" w16du:dateUtc="2025-07-04T03:41:00Z">
                  <w:rPr>
                    <w:rFonts w:eastAsia="Times New Roman" w:cs="Calibri"/>
                    <w:color w:val="000000"/>
                    <w:lang w:val="en-US"/>
                  </w:rPr>
                </w:rPrChange>
              </w:rPr>
            </w:pPr>
            <w:ins w:id="453" w:author="Huo, Wendy" w:date="2025-07-04T11:41:00Z" w16du:dateUtc="2025-07-04T03:41:00Z">
              <w:r>
                <w:rPr>
                  <w:rFonts w:eastAsia="SimHei" w:cs="Calibri" w:hint="eastAsia"/>
                  <w:color w:val="000000"/>
                  <w:lang w:val="en-US" w:eastAsia="zh-CN"/>
                </w:rPr>
                <w:t>3</w:t>
              </w:r>
            </w:ins>
            <w:del w:id="454" w:author="Huo, Wendy" w:date="2025-07-04T11:41:00Z" w16du:dateUtc="2025-07-04T03:41:00Z">
              <w:r w:rsidR="008E362B" w:rsidDel="00300559">
                <w:rPr>
                  <w:rFonts w:eastAsia="Times New Roman" w:cs="Calibri"/>
                  <w:color w:val="000000"/>
                  <w:lang w:val="en-US"/>
                </w:rPr>
                <w:delText>5</w:delText>
              </w:r>
            </w:del>
          </w:p>
        </w:tc>
      </w:tr>
      <w:tr w:rsidR="00E40E0B" w:rsidRPr="00E06629" w14:paraId="7A135FBB" w14:textId="77777777" w:rsidTr="007443FF">
        <w:trPr>
          <w:trHeight w:val="493"/>
        </w:trPr>
        <w:tc>
          <w:tcPr>
            <w:tcW w:w="7200" w:type="dxa"/>
            <w:shd w:val="clear" w:color="000000" w:fill="FFFFFF"/>
            <w:vAlign w:val="center"/>
            <w:hideMark/>
          </w:tcPr>
          <w:p w14:paraId="14DEB518" w14:textId="10931201" w:rsidR="00E40E0B" w:rsidRDefault="00D14CA7" w:rsidP="007413D0">
            <w:pPr>
              <w:spacing w:after="0" w:line="240" w:lineRule="auto"/>
              <w:rPr>
                <w:rFonts w:eastAsia="Times New Roman" w:cs="Calibri"/>
                <w:color w:val="000000"/>
              </w:rPr>
            </w:pPr>
            <w:r>
              <w:rPr>
                <w:rFonts w:eastAsia="Times New Roman" w:cs="Calibri"/>
                <w:color w:val="000000"/>
              </w:rPr>
              <w:t xml:space="preserve">Thermo Fisher: </w:t>
            </w:r>
            <w:ins w:id="455" w:author="Huo, Wendy" w:date="2025-07-04T11:44:00Z" w16du:dateUtc="2025-07-04T03:44:00Z">
              <w:r w:rsidR="00623ADE">
                <w:rPr>
                  <w:rFonts w:eastAsia="SimHei" w:cs="Calibri" w:hint="eastAsia"/>
                  <w:color w:val="000000"/>
                  <w:lang w:eastAsia="zh-CN"/>
                </w:rPr>
                <w:t xml:space="preserve">Songdo Korean </w:t>
              </w:r>
            </w:ins>
            <w:r w:rsidRPr="00D14CA7">
              <w:rPr>
                <w:rFonts w:eastAsia="Times New Roman" w:cs="Calibri"/>
                <w:color w:val="000000"/>
              </w:rPr>
              <w:t>Language pack support</w:t>
            </w:r>
            <w:r>
              <w:rPr>
                <w:rFonts w:eastAsia="Times New Roman" w:cs="Calibri"/>
                <w:color w:val="000000"/>
              </w:rPr>
              <w:t>/Train</w:t>
            </w:r>
          </w:p>
          <w:p w14:paraId="6D474320" w14:textId="1D18A9B9" w:rsidR="00D14CA7" w:rsidRPr="00E06629" w:rsidRDefault="00D14CA7" w:rsidP="007413D0">
            <w:pPr>
              <w:spacing w:after="0" w:line="240" w:lineRule="auto"/>
              <w:rPr>
                <w:rFonts w:eastAsia="Times New Roman" w:cs="Calibri"/>
                <w:color w:val="000000"/>
                <w:lang w:val="en-US"/>
              </w:rPr>
            </w:pPr>
            <w:r>
              <w:rPr>
                <w:rFonts w:eastAsia="Times New Roman" w:cs="Calibri"/>
                <w:color w:val="000000"/>
                <w:lang w:val="en-US"/>
              </w:rPr>
              <w:t>(Henkel does the translation</w:t>
            </w:r>
            <w:r w:rsidR="00CB20B6">
              <w:rPr>
                <w:rFonts w:eastAsia="Times New Roman" w:cs="Calibri"/>
                <w:color w:val="000000"/>
                <w:lang w:val="en-US"/>
              </w:rPr>
              <w:t xml:space="preserve"> following T</w:t>
            </w:r>
            <w:ins w:id="456" w:author="Tiwari, Shravan" w:date="2025-06-24T16:48:00Z" w16du:dateUtc="2025-06-24T08:48:00Z">
              <w:r w:rsidR="00C65B26">
                <w:rPr>
                  <w:rFonts w:eastAsia="Times New Roman" w:cs="Calibri"/>
                  <w:color w:val="000000"/>
                  <w:lang w:val="en-US"/>
                </w:rPr>
                <w:t xml:space="preserve">hermo </w:t>
              </w:r>
            </w:ins>
            <w:r w:rsidR="00CB20B6">
              <w:rPr>
                <w:rFonts w:eastAsia="Times New Roman" w:cs="Calibri"/>
                <w:color w:val="000000"/>
                <w:lang w:val="en-US"/>
              </w:rPr>
              <w:t>F</w:t>
            </w:r>
            <w:ins w:id="457" w:author="Tiwari, Shravan" w:date="2025-06-24T16:48:00Z" w16du:dateUtc="2025-06-24T08:48:00Z">
              <w:r w:rsidR="00C65B26">
                <w:rPr>
                  <w:rFonts w:eastAsia="Times New Roman" w:cs="Calibri"/>
                  <w:color w:val="000000"/>
                  <w:lang w:val="en-US"/>
                </w:rPr>
                <w:t>isher</w:t>
              </w:r>
            </w:ins>
            <w:r w:rsidR="00CB20B6">
              <w:rPr>
                <w:rFonts w:eastAsia="Times New Roman" w:cs="Calibri"/>
                <w:color w:val="000000"/>
                <w:lang w:val="en-US"/>
              </w:rPr>
              <w:t xml:space="preserve"> guidance</w:t>
            </w:r>
            <w:r>
              <w:rPr>
                <w:rFonts w:eastAsia="Times New Roman" w:cs="Calibri"/>
                <w:color w:val="000000"/>
                <w:lang w:val="en-US"/>
              </w:rPr>
              <w:t>)</w:t>
            </w:r>
          </w:p>
        </w:tc>
        <w:tc>
          <w:tcPr>
            <w:tcW w:w="2217" w:type="dxa"/>
            <w:noWrap/>
            <w:vAlign w:val="bottom"/>
            <w:hideMark/>
          </w:tcPr>
          <w:p w14:paraId="19D2DAEE" w14:textId="6F9EE28F" w:rsidR="00E40E0B" w:rsidRPr="00E06629" w:rsidRDefault="00D14CA7" w:rsidP="007413D0">
            <w:pPr>
              <w:spacing w:after="0" w:line="240" w:lineRule="auto"/>
              <w:jc w:val="center"/>
              <w:rPr>
                <w:rFonts w:eastAsia="Times New Roman" w:cs="Calibri"/>
                <w:color w:val="000000"/>
                <w:lang w:val="en-US"/>
              </w:rPr>
            </w:pPr>
            <w:r>
              <w:rPr>
                <w:rFonts w:eastAsia="Times New Roman" w:cs="Calibri"/>
                <w:color w:val="000000"/>
                <w:lang w:val="en-US"/>
              </w:rPr>
              <w:t>5</w:t>
            </w:r>
          </w:p>
        </w:tc>
      </w:tr>
      <w:tr w:rsidR="00E40E0B" w:rsidRPr="00E06629" w14:paraId="4B47BCD6" w14:textId="77777777" w:rsidTr="007443FF">
        <w:trPr>
          <w:trHeight w:val="274"/>
        </w:trPr>
        <w:tc>
          <w:tcPr>
            <w:tcW w:w="7200" w:type="dxa"/>
            <w:shd w:val="clear" w:color="000000" w:fill="FFFFFF"/>
            <w:vAlign w:val="center"/>
            <w:hideMark/>
          </w:tcPr>
          <w:p w14:paraId="5BC2B95E" w14:textId="63DD76CE" w:rsidR="00326DEF" w:rsidRPr="00326DEF" w:rsidRDefault="00326DEF" w:rsidP="00326DEF">
            <w:pPr>
              <w:spacing w:after="0" w:line="240" w:lineRule="auto"/>
              <w:rPr>
                <w:rFonts w:eastAsia="Times New Roman" w:cs="Calibri"/>
                <w:color w:val="000000"/>
                <w:lang w:val="en-US"/>
              </w:rPr>
            </w:pPr>
            <w:r w:rsidRPr="00326DEF">
              <w:rPr>
                <w:rFonts w:eastAsia="Times New Roman" w:cs="Calibri"/>
                <w:color w:val="000000"/>
                <w:lang w:val="en-US"/>
              </w:rPr>
              <w:t xml:space="preserve">Instrument Integration x </w:t>
            </w:r>
            <w:del w:id="458" w:author="Huo, Wendy" w:date="2025-07-04T11:43:00Z" w16du:dateUtc="2025-07-04T03:43:00Z">
              <w:r w:rsidRPr="00326DEF" w:rsidDel="00EF0345">
                <w:rPr>
                  <w:rFonts w:eastAsia="Times New Roman" w:cs="Calibri"/>
                  <w:color w:val="000000"/>
                  <w:lang w:val="en-US"/>
                </w:rPr>
                <w:delText>45</w:delText>
              </w:r>
              <w:r w:rsidDel="00EF0345">
                <w:rPr>
                  <w:rFonts w:eastAsia="Times New Roman" w:cs="Calibri"/>
                  <w:color w:val="000000"/>
                  <w:lang w:val="en-US"/>
                </w:rPr>
                <w:delText xml:space="preserve"> </w:delText>
              </w:r>
            </w:del>
            <w:ins w:id="459" w:author="Huo, Wendy" w:date="2025-07-04T11:43:00Z" w16du:dateUtc="2025-07-04T03:43:00Z">
              <w:r w:rsidR="00EF0345">
                <w:rPr>
                  <w:rFonts w:eastAsia="SimHei" w:cs="Calibri" w:hint="eastAsia"/>
                  <w:color w:val="000000"/>
                  <w:lang w:val="en-US" w:eastAsia="zh-CN"/>
                </w:rPr>
                <w:t>34</w:t>
              </w:r>
              <w:r w:rsidR="00EF0345">
                <w:rPr>
                  <w:rFonts w:eastAsia="Times New Roman" w:cs="Calibri"/>
                  <w:color w:val="000000"/>
                  <w:lang w:val="en-US"/>
                </w:rPr>
                <w:t xml:space="preserve"> </w:t>
              </w:r>
            </w:ins>
            <w:r>
              <w:rPr>
                <w:rFonts w:eastAsia="Times New Roman" w:cs="Calibri"/>
                <w:color w:val="000000"/>
                <w:lang w:val="en-US"/>
              </w:rPr>
              <w:t xml:space="preserve">- </w:t>
            </w:r>
            <w:r w:rsidRPr="00E06629">
              <w:rPr>
                <w:rFonts w:eastAsia="Times New Roman" w:cs="Calibri"/>
                <w:color w:val="000000"/>
                <w:lang w:val="en-US"/>
              </w:rPr>
              <w:t>– develop the parser to transfer the result data. Assist to establish the connection between instrument and SampleManager and end to end testing.</w:t>
            </w:r>
          </w:p>
          <w:p w14:paraId="584E2F67" w14:textId="205F405B" w:rsidR="00326DEF" w:rsidRPr="00EF0345" w:rsidRDefault="00326DEF" w:rsidP="00326DEF">
            <w:pPr>
              <w:spacing w:after="0" w:line="240" w:lineRule="auto"/>
              <w:rPr>
                <w:rFonts w:eastAsia="SimHei" w:cs="Calibri"/>
                <w:color w:val="000000"/>
                <w:lang w:val="en-US" w:eastAsia="zh-CN"/>
                <w:rPrChange w:id="460" w:author="Huo, Wendy" w:date="2025-07-04T11:43:00Z" w16du:dateUtc="2025-07-04T03:43:00Z">
                  <w:rPr>
                    <w:rFonts w:eastAsia="Times New Roman" w:cs="Calibri"/>
                    <w:color w:val="000000"/>
                    <w:lang w:val="en-US"/>
                  </w:rPr>
                </w:rPrChange>
              </w:rPr>
            </w:pPr>
            <w:r w:rsidRPr="00326DEF">
              <w:rPr>
                <w:rFonts w:eastAsia="Times New Roman" w:cs="Calibri"/>
                <w:color w:val="000000"/>
                <w:lang w:val="en-US"/>
              </w:rPr>
              <w:t xml:space="preserve">Type A: </w:t>
            </w:r>
            <w:ins w:id="461" w:author="Huo, Wendy" w:date="2025-07-04T11:43:00Z" w16du:dateUtc="2025-07-04T03:43:00Z">
              <w:r w:rsidR="00EF0345">
                <w:rPr>
                  <w:rFonts w:eastAsia="SimHei" w:cs="Calibri" w:hint="eastAsia"/>
                  <w:color w:val="000000"/>
                  <w:lang w:val="en-US" w:eastAsia="zh-CN"/>
                </w:rPr>
                <w:t>6</w:t>
              </w:r>
            </w:ins>
            <w:del w:id="462" w:author="Huo, Wendy" w:date="2025-07-04T11:43:00Z" w16du:dateUtc="2025-07-04T03:43:00Z">
              <w:r w:rsidRPr="00326DEF" w:rsidDel="00EF0345">
                <w:rPr>
                  <w:rFonts w:eastAsia="Times New Roman" w:cs="Calibri"/>
                  <w:color w:val="000000"/>
                  <w:lang w:val="en-US"/>
                </w:rPr>
                <w:delText>8</w:delText>
              </w:r>
            </w:del>
          </w:p>
          <w:p w14:paraId="544C78A7" w14:textId="6DB3C16D" w:rsidR="00E40E0B" w:rsidRPr="00EF0345" w:rsidRDefault="00326DEF" w:rsidP="007413D0">
            <w:pPr>
              <w:spacing w:after="0" w:line="240" w:lineRule="auto"/>
              <w:rPr>
                <w:rFonts w:eastAsia="SimHei" w:cs="Calibri"/>
                <w:color w:val="000000"/>
                <w:lang w:val="en-US" w:eastAsia="zh-CN"/>
                <w:rPrChange w:id="463" w:author="Huo, Wendy" w:date="2025-07-04T11:43:00Z" w16du:dateUtc="2025-07-04T03:43:00Z">
                  <w:rPr>
                    <w:rFonts w:eastAsia="Times New Roman" w:cs="Calibri"/>
                    <w:color w:val="000000"/>
                    <w:lang w:val="en-US"/>
                  </w:rPr>
                </w:rPrChange>
              </w:rPr>
            </w:pPr>
            <w:r w:rsidRPr="00326DEF">
              <w:rPr>
                <w:rFonts w:eastAsia="Times New Roman" w:cs="Calibri"/>
                <w:color w:val="000000"/>
                <w:lang w:val="en-US"/>
              </w:rPr>
              <w:t xml:space="preserve">Type B: </w:t>
            </w:r>
            <w:ins w:id="464" w:author="Huo, Wendy" w:date="2025-07-04T11:43:00Z" w16du:dateUtc="2025-07-04T03:43:00Z">
              <w:r w:rsidR="00EF0345">
                <w:rPr>
                  <w:rFonts w:eastAsia="SimHei" w:cs="Calibri" w:hint="eastAsia"/>
                  <w:color w:val="000000"/>
                  <w:lang w:val="en-US" w:eastAsia="zh-CN"/>
                </w:rPr>
                <w:t>28</w:t>
              </w:r>
            </w:ins>
            <w:del w:id="465" w:author="Huo, Wendy" w:date="2025-07-04T11:43:00Z" w16du:dateUtc="2025-07-04T03:43:00Z">
              <w:r w:rsidRPr="00326DEF" w:rsidDel="00EF0345">
                <w:rPr>
                  <w:rFonts w:eastAsia="Times New Roman" w:cs="Calibri"/>
                  <w:color w:val="000000"/>
                  <w:lang w:val="en-US"/>
                </w:rPr>
                <w:delText>37</w:delText>
              </w:r>
            </w:del>
          </w:p>
        </w:tc>
        <w:tc>
          <w:tcPr>
            <w:tcW w:w="2217" w:type="dxa"/>
            <w:noWrap/>
            <w:vAlign w:val="center"/>
            <w:hideMark/>
          </w:tcPr>
          <w:p w14:paraId="0475F65D" w14:textId="313EE685" w:rsidR="00E40E0B" w:rsidRPr="00237660" w:rsidRDefault="00DD7BDB">
            <w:pPr>
              <w:spacing w:after="0" w:line="240" w:lineRule="auto"/>
              <w:jc w:val="center"/>
              <w:rPr>
                <w:rFonts w:eastAsia="SimHei" w:cs="Calibri"/>
                <w:color w:val="000000"/>
                <w:lang w:val="en-US" w:eastAsia="zh-CN"/>
                <w:rPrChange w:id="466" w:author="Huo, Wendy" w:date="2025-07-04T11:44:00Z" w16du:dateUtc="2025-07-04T03:44:00Z">
                  <w:rPr>
                    <w:rFonts w:eastAsia="Times New Roman" w:cs="Calibri"/>
                    <w:color w:val="000000"/>
                    <w:lang w:val="en-US"/>
                  </w:rPr>
                </w:rPrChange>
              </w:rPr>
            </w:pPr>
            <w:del w:id="467" w:author="Huo, Wendy" w:date="2025-07-04T11:44:00Z" w16du:dateUtc="2025-07-04T03:44:00Z">
              <w:r w:rsidDel="00237660">
                <w:rPr>
                  <w:rFonts w:eastAsia="Times New Roman" w:cs="Calibri"/>
                  <w:color w:val="000000"/>
                  <w:lang w:val="en-US"/>
                </w:rPr>
                <w:delText>101</w:delText>
              </w:r>
            </w:del>
            <w:ins w:id="468" w:author="Huo, Wendy" w:date="2025-07-04T11:44:00Z" w16du:dateUtc="2025-07-04T03:44:00Z">
              <w:r w:rsidR="00237660">
                <w:rPr>
                  <w:rFonts w:eastAsia="SimHei" w:cs="Calibri" w:hint="eastAsia"/>
                  <w:color w:val="000000"/>
                  <w:lang w:val="en-US" w:eastAsia="zh-CN"/>
                </w:rPr>
                <w:t>76</w:t>
              </w:r>
            </w:ins>
          </w:p>
        </w:tc>
      </w:tr>
      <w:tr w:rsidR="00E40E0B" w:rsidRPr="00E06629" w14:paraId="10A6F842" w14:textId="77777777" w:rsidTr="007443FF">
        <w:trPr>
          <w:trHeight w:val="274"/>
        </w:trPr>
        <w:tc>
          <w:tcPr>
            <w:tcW w:w="7200" w:type="dxa"/>
            <w:shd w:val="clear" w:color="000000" w:fill="FFFFFF"/>
            <w:vAlign w:val="center"/>
            <w:hideMark/>
          </w:tcPr>
          <w:p w14:paraId="67054BF3" w14:textId="511BE5F6" w:rsidR="00E40E0B" w:rsidRPr="00E06629" w:rsidRDefault="00CB20B6" w:rsidP="0002038F">
            <w:pPr>
              <w:spacing w:after="0" w:line="240" w:lineRule="auto"/>
              <w:rPr>
                <w:rFonts w:eastAsia="Times New Roman" w:cs="Calibri"/>
                <w:color w:val="000000"/>
                <w:lang w:val="en-US"/>
              </w:rPr>
            </w:pPr>
            <w:r w:rsidRPr="00CB20B6">
              <w:rPr>
                <w:rFonts w:eastAsia="Times New Roman" w:cs="Calibri"/>
                <w:color w:val="000000"/>
              </w:rPr>
              <w:lastRenderedPageBreak/>
              <w:t>Sweeper and gateway installation and setup</w:t>
            </w:r>
          </w:p>
        </w:tc>
        <w:tc>
          <w:tcPr>
            <w:tcW w:w="2217" w:type="dxa"/>
            <w:noWrap/>
            <w:vAlign w:val="bottom"/>
            <w:hideMark/>
          </w:tcPr>
          <w:p w14:paraId="04B964B6" w14:textId="7332DE5B" w:rsidR="00E40E0B" w:rsidRPr="008E4CDF" w:rsidRDefault="00CB20B6" w:rsidP="007413D0">
            <w:pPr>
              <w:spacing w:after="0" w:line="240" w:lineRule="auto"/>
              <w:jc w:val="center"/>
              <w:rPr>
                <w:rFonts w:eastAsia="SimHei" w:cs="Calibri"/>
                <w:color w:val="000000"/>
                <w:lang w:val="en-US" w:eastAsia="zh-CN"/>
                <w:rPrChange w:id="469" w:author="Huo, Wendy" w:date="2025-07-04T11:44:00Z" w16du:dateUtc="2025-07-04T03:44:00Z">
                  <w:rPr>
                    <w:rFonts w:eastAsia="Times New Roman" w:cs="Calibri"/>
                    <w:color w:val="000000"/>
                    <w:lang w:val="en-US"/>
                  </w:rPr>
                </w:rPrChange>
              </w:rPr>
            </w:pPr>
            <w:del w:id="470" w:author="Huo, Wendy" w:date="2025-07-04T11:44:00Z" w16du:dateUtc="2025-07-04T03:44:00Z">
              <w:r w:rsidDel="008E4CDF">
                <w:rPr>
                  <w:rFonts w:eastAsia="Times New Roman" w:cs="Calibri"/>
                  <w:color w:val="000000"/>
                  <w:lang w:val="en-US"/>
                </w:rPr>
                <w:delText>3</w:delText>
              </w:r>
            </w:del>
            <w:ins w:id="471" w:author="Huo, Wendy" w:date="2025-07-04T11:44:00Z" w16du:dateUtc="2025-07-04T03:44:00Z">
              <w:r w:rsidR="008E4CDF">
                <w:rPr>
                  <w:rFonts w:eastAsia="SimHei" w:cs="Calibri" w:hint="eastAsia"/>
                  <w:color w:val="000000"/>
                  <w:lang w:val="en-US" w:eastAsia="zh-CN"/>
                </w:rPr>
                <w:t>2</w:t>
              </w:r>
            </w:ins>
          </w:p>
        </w:tc>
      </w:tr>
      <w:tr w:rsidR="00E40E0B" w:rsidRPr="00E06629" w14:paraId="12F254FA" w14:textId="77777777" w:rsidTr="007443FF">
        <w:trPr>
          <w:trHeight w:val="274"/>
        </w:trPr>
        <w:tc>
          <w:tcPr>
            <w:tcW w:w="7200" w:type="dxa"/>
            <w:shd w:val="clear" w:color="000000" w:fill="FFFFFF"/>
            <w:vAlign w:val="center"/>
            <w:hideMark/>
          </w:tcPr>
          <w:p w14:paraId="708EC122" w14:textId="0DA37A15" w:rsidR="00E40E0B" w:rsidRPr="00E06629" w:rsidRDefault="00CB20B6" w:rsidP="00505054">
            <w:pPr>
              <w:spacing w:after="0" w:line="240" w:lineRule="auto"/>
              <w:rPr>
                <w:rFonts w:eastAsia="Times New Roman" w:cs="Calibri"/>
                <w:color w:val="000000"/>
                <w:lang w:val="en-US"/>
              </w:rPr>
            </w:pPr>
            <w:r w:rsidRPr="00CB20B6">
              <w:rPr>
                <w:rFonts w:eastAsia="Times New Roman" w:cs="Calibri"/>
                <w:color w:val="000000"/>
              </w:rPr>
              <w:t>Printer configuration with lab collector</w:t>
            </w:r>
          </w:p>
        </w:tc>
        <w:tc>
          <w:tcPr>
            <w:tcW w:w="2217" w:type="dxa"/>
            <w:noWrap/>
            <w:vAlign w:val="bottom"/>
            <w:hideMark/>
          </w:tcPr>
          <w:p w14:paraId="5403E1B8" w14:textId="4119E592" w:rsidR="00E40E0B" w:rsidRPr="00BE1960" w:rsidRDefault="00BE1960" w:rsidP="007413D0">
            <w:pPr>
              <w:spacing w:after="0" w:line="240" w:lineRule="auto"/>
              <w:jc w:val="center"/>
              <w:rPr>
                <w:rFonts w:eastAsia="SimHei" w:cs="Calibri"/>
                <w:color w:val="000000"/>
                <w:lang w:val="en-US" w:eastAsia="zh-CN"/>
                <w:rPrChange w:id="472" w:author="Huo, Wendy" w:date="2025-07-04T11:44:00Z" w16du:dateUtc="2025-07-04T03:44:00Z">
                  <w:rPr>
                    <w:rFonts w:eastAsia="Times New Roman" w:cs="Calibri"/>
                    <w:color w:val="000000"/>
                    <w:lang w:val="en-US"/>
                  </w:rPr>
                </w:rPrChange>
              </w:rPr>
            </w:pPr>
            <w:ins w:id="473" w:author="Huo, Wendy" w:date="2025-07-04T11:44:00Z" w16du:dateUtc="2025-07-04T03:44:00Z">
              <w:r>
                <w:rPr>
                  <w:rFonts w:eastAsia="SimHei" w:cs="Calibri" w:hint="eastAsia"/>
                  <w:color w:val="000000"/>
                  <w:lang w:val="en-US" w:eastAsia="zh-CN"/>
                </w:rPr>
                <w:t>1</w:t>
              </w:r>
            </w:ins>
            <w:del w:id="474" w:author="Huo, Wendy" w:date="2025-07-04T11:44:00Z" w16du:dateUtc="2025-07-04T03:44:00Z">
              <w:r w:rsidR="00CB20B6" w:rsidDel="00BE1960">
                <w:rPr>
                  <w:rFonts w:eastAsia="Times New Roman" w:cs="Calibri"/>
                  <w:color w:val="000000"/>
                  <w:lang w:val="en-US"/>
                </w:rPr>
                <w:delText>2</w:delText>
              </w:r>
            </w:del>
          </w:p>
        </w:tc>
      </w:tr>
      <w:tr w:rsidR="00E40E0B" w:rsidRPr="00E06629" w14:paraId="1F3D80DA" w14:textId="77777777" w:rsidTr="007443FF">
        <w:trPr>
          <w:trHeight w:val="274"/>
        </w:trPr>
        <w:tc>
          <w:tcPr>
            <w:tcW w:w="7200" w:type="dxa"/>
            <w:shd w:val="clear" w:color="000000" w:fill="FFFFFF"/>
            <w:vAlign w:val="center"/>
            <w:hideMark/>
          </w:tcPr>
          <w:p w14:paraId="7FBC7DE7" w14:textId="70BE5AF2" w:rsidR="00E40E0B" w:rsidRPr="00E06629" w:rsidRDefault="00CB20B6" w:rsidP="007413D0">
            <w:pPr>
              <w:spacing w:after="0" w:line="240" w:lineRule="auto"/>
              <w:rPr>
                <w:rFonts w:eastAsia="Times New Roman" w:cs="Calibri"/>
                <w:color w:val="000000"/>
                <w:lang w:val="en-US"/>
              </w:rPr>
            </w:pPr>
            <w:r>
              <w:rPr>
                <w:rFonts w:eastAsia="Times New Roman" w:cs="Calibri"/>
                <w:color w:val="000000"/>
                <w:lang w:val="en-US"/>
              </w:rPr>
              <w:t xml:space="preserve">Global </w:t>
            </w:r>
            <w:r w:rsidR="00E40E0B" w:rsidRPr="00E06629">
              <w:rPr>
                <w:rFonts w:eastAsia="Times New Roman" w:cs="Calibri"/>
                <w:color w:val="000000"/>
                <w:lang w:val="en-US"/>
              </w:rPr>
              <w:t>Project Management</w:t>
            </w:r>
          </w:p>
        </w:tc>
        <w:tc>
          <w:tcPr>
            <w:tcW w:w="2217" w:type="dxa"/>
            <w:noWrap/>
            <w:vAlign w:val="bottom"/>
            <w:hideMark/>
          </w:tcPr>
          <w:p w14:paraId="70A2654D" w14:textId="369935E6" w:rsidR="00E40E0B" w:rsidRPr="00A74E58" w:rsidRDefault="00A74E58" w:rsidP="007413D0">
            <w:pPr>
              <w:spacing w:after="0" w:line="240" w:lineRule="auto"/>
              <w:jc w:val="center"/>
              <w:rPr>
                <w:rFonts w:eastAsia="SimHei" w:cs="Calibri"/>
                <w:color w:val="000000"/>
                <w:lang w:val="en-US" w:eastAsia="zh-CN"/>
                <w:rPrChange w:id="475" w:author="Huo, Wendy" w:date="2025-07-04T11:44:00Z" w16du:dateUtc="2025-07-04T03:44:00Z">
                  <w:rPr>
                    <w:rFonts w:eastAsia="Times New Roman" w:cs="Calibri"/>
                    <w:color w:val="000000"/>
                    <w:lang w:val="en-US"/>
                  </w:rPr>
                </w:rPrChange>
              </w:rPr>
            </w:pPr>
            <w:ins w:id="476" w:author="Huo, Wendy" w:date="2025-07-04T11:44:00Z" w16du:dateUtc="2025-07-04T03:44:00Z">
              <w:r>
                <w:rPr>
                  <w:rFonts w:eastAsia="SimHei" w:cs="Calibri" w:hint="eastAsia"/>
                  <w:color w:val="000000"/>
                  <w:lang w:val="en-US" w:eastAsia="zh-CN"/>
                </w:rPr>
                <w:t>4</w:t>
              </w:r>
            </w:ins>
            <w:del w:id="477" w:author="Huo, Wendy" w:date="2025-07-04T11:44:00Z" w16du:dateUtc="2025-07-04T03:44:00Z">
              <w:r w:rsidR="00CB20B6" w:rsidDel="00A74E58">
                <w:rPr>
                  <w:rFonts w:eastAsia="Times New Roman" w:cs="Calibri"/>
                  <w:color w:val="000000"/>
                  <w:lang w:val="en-US"/>
                </w:rPr>
                <w:delText>7</w:delText>
              </w:r>
            </w:del>
          </w:p>
        </w:tc>
      </w:tr>
      <w:tr w:rsidR="00E40E0B" w:rsidRPr="00E06629" w14:paraId="60F0B866" w14:textId="77777777" w:rsidTr="007443FF">
        <w:trPr>
          <w:trHeight w:val="274"/>
        </w:trPr>
        <w:tc>
          <w:tcPr>
            <w:tcW w:w="7200" w:type="dxa"/>
            <w:shd w:val="clear" w:color="000000" w:fill="FFFFFF"/>
            <w:vAlign w:val="center"/>
            <w:hideMark/>
          </w:tcPr>
          <w:p w14:paraId="1584E56B" w14:textId="20DFC52B" w:rsidR="00E40E0B" w:rsidRPr="00E06629" w:rsidRDefault="00CB20B6" w:rsidP="007413D0">
            <w:pPr>
              <w:spacing w:after="0" w:line="240" w:lineRule="auto"/>
              <w:rPr>
                <w:rFonts w:eastAsia="Times New Roman" w:cs="Calibri"/>
                <w:color w:val="000000"/>
                <w:lang w:val="en-US"/>
              </w:rPr>
            </w:pPr>
            <w:r>
              <w:rPr>
                <w:rFonts w:eastAsia="Times New Roman" w:cs="Calibri"/>
                <w:color w:val="000000"/>
                <w:lang w:val="en-US"/>
              </w:rPr>
              <w:t>China Project Management</w:t>
            </w:r>
          </w:p>
        </w:tc>
        <w:tc>
          <w:tcPr>
            <w:tcW w:w="2217" w:type="dxa"/>
            <w:noWrap/>
            <w:vAlign w:val="bottom"/>
            <w:hideMark/>
          </w:tcPr>
          <w:p w14:paraId="55BFEFD1" w14:textId="7922CD9C" w:rsidR="00E40E0B" w:rsidRPr="00A74E58" w:rsidRDefault="00CB20B6" w:rsidP="007413D0">
            <w:pPr>
              <w:spacing w:after="0" w:line="240" w:lineRule="auto"/>
              <w:jc w:val="center"/>
              <w:rPr>
                <w:rFonts w:eastAsia="SimHei" w:cs="Calibri"/>
                <w:color w:val="000000"/>
                <w:lang w:val="en-US" w:eastAsia="zh-CN"/>
                <w:rPrChange w:id="478" w:author="Huo, Wendy" w:date="2025-07-04T11:44:00Z" w16du:dateUtc="2025-07-04T03:44:00Z">
                  <w:rPr>
                    <w:rFonts w:eastAsia="Times New Roman" w:cs="Calibri"/>
                    <w:color w:val="000000"/>
                    <w:lang w:val="en-US"/>
                  </w:rPr>
                </w:rPrChange>
              </w:rPr>
            </w:pPr>
            <w:del w:id="479" w:author="Huo, Wendy" w:date="2025-07-04T11:44:00Z" w16du:dateUtc="2025-07-04T03:44:00Z">
              <w:r w:rsidDel="00A74E58">
                <w:rPr>
                  <w:rFonts w:eastAsia="Times New Roman" w:cs="Calibri"/>
                  <w:color w:val="000000"/>
                  <w:lang w:val="en-US"/>
                </w:rPr>
                <w:delText>26</w:delText>
              </w:r>
            </w:del>
            <w:ins w:id="480" w:author="Huo, Wendy" w:date="2025-07-04T11:44:00Z" w16du:dateUtc="2025-07-04T03:44:00Z">
              <w:r w:rsidR="00A74E58">
                <w:rPr>
                  <w:rFonts w:eastAsia="SimHei" w:cs="Calibri" w:hint="eastAsia"/>
                  <w:color w:val="000000"/>
                  <w:lang w:val="en-US" w:eastAsia="zh-CN"/>
                </w:rPr>
                <w:t>1</w:t>
              </w:r>
            </w:ins>
            <w:ins w:id="481" w:author="Huo, Wendy" w:date="2025-07-04T11:45:00Z" w16du:dateUtc="2025-07-04T03:45:00Z">
              <w:r w:rsidR="00A74E58">
                <w:rPr>
                  <w:rFonts w:eastAsia="SimHei" w:cs="Calibri" w:hint="eastAsia"/>
                  <w:color w:val="000000"/>
                  <w:lang w:val="en-US" w:eastAsia="zh-CN"/>
                </w:rPr>
                <w:t>6</w:t>
              </w:r>
            </w:ins>
          </w:p>
        </w:tc>
      </w:tr>
      <w:tr w:rsidR="00E40E0B" w:rsidRPr="00E06629" w14:paraId="4D5B8881" w14:textId="77777777" w:rsidTr="007443FF">
        <w:trPr>
          <w:trHeight w:val="274"/>
        </w:trPr>
        <w:tc>
          <w:tcPr>
            <w:tcW w:w="7200" w:type="dxa"/>
            <w:shd w:val="clear" w:color="000000" w:fill="FFFFFF"/>
            <w:vAlign w:val="center"/>
          </w:tcPr>
          <w:p w14:paraId="3079A722" w14:textId="4E826994" w:rsidR="00E40E0B" w:rsidRPr="00E06629" w:rsidRDefault="00E121E2" w:rsidP="008818D4">
            <w:pPr>
              <w:spacing w:after="0" w:line="240" w:lineRule="auto"/>
              <w:jc w:val="right"/>
              <w:rPr>
                <w:rFonts w:eastAsia="Times New Roman" w:cs="Calibri"/>
                <w:color w:val="000000"/>
                <w:sz w:val="20"/>
                <w:szCs w:val="20"/>
                <w:lang w:val="en-US"/>
              </w:rPr>
            </w:pPr>
            <w:r w:rsidRPr="00E06629">
              <w:rPr>
                <w:rFonts w:eastAsia="Times New Roman" w:cs="Calibri"/>
                <w:b/>
                <w:color w:val="000000"/>
                <w:lang w:val="en-US"/>
              </w:rPr>
              <w:t>Total Days (</w:t>
            </w:r>
            <w:r>
              <w:rPr>
                <w:rFonts w:eastAsia="Times New Roman" w:cs="Calibri"/>
                <w:b/>
                <w:color w:val="000000"/>
                <w:lang w:val="en-US"/>
              </w:rPr>
              <w:t>Rollout</w:t>
            </w:r>
            <w:r w:rsidRPr="00E06629">
              <w:rPr>
                <w:rFonts w:eastAsia="Times New Roman" w:cs="Calibri"/>
                <w:b/>
                <w:color w:val="000000"/>
                <w:lang w:val="en-US"/>
              </w:rPr>
              <w:t xml:space="preserve"> Phase)</w:t>
            </w:r>
          </w:p>
        </w:tc>
        <w:tc>
          <w:tcPr>
            <w:tcW w:w="2217" w:type="dxa"/>
            <w:noWrap/>
            <w:vAlign w:val="bottom"/>
          </w:tcPr>
          <w:p w14:paraId="460D80B8" w14:textId="1900260E" w:rsidR="00E40E0B" w:rsidRPr="005A1970" w:rsidRDefault="00E121E2" w:rsidP="007413D0">
            <w:pPr>
              <w:spacing w:after="0" w:line="240" w:lineRule="auto"/>
              <w:jc w:val="center"/>
              <w:rPr>
                <w:rFonts w:eastAsia="SimHei" w:cs="Calibri"/>
                <w:b/>
                <w:bCs/>
                <w:color w:val="000000"/>
                <w:lang w:val="en-US" w:eastAsia="zh-CN"/>
                <w:rPrChange w:id="482" w:author="Huo, Wendy" w:date="2025-07-04T11:45:00Z" w16du:dateUtc="2025-07-04T03:45:00Z">
                  <w:rPr>
                    <w:rFonts w:eastAsia="Times New Roman" w:cs="Calibri"/>
                    <w:b/>
                    <w:bCs/>
                    <w:color w:val="000000"/>
                    <w:lang w:val="en-US"/>
                  </w:rPr>
                </w:rPrChange>
              </w:rPr>
            </w:pPr>
            <w:del w:id="483" w:author="Huo, Wendy" w:date="2025-07-04T11:45:00Z" w16du:dateUtc="2025-07-04T03:45:00Z">
              <w:r w:rsidDel="005A1970">
                <w:rPr>
                  <w:rFonts w:eastAsia="Times New Roman" w:cs="Calibri"/>
                  <w:b/>
                  <w:bCs/>
                  <w:color w:val="000000"/>
                  <w:lang w:val="en-US"/>
                </w:rPr>
                <w:delText>155</w:delText>
              </w:r>
            </w:del>
            <w:ins w:id="484" w:author="Huo, Wendy" w:date="2025-07-04T11:45:00Z" w16du:dateUtc="2025-07-04T03:45:00Z">
              <w:r w:rsidR="005A1970">
                <w:rPr>
                  <w:rFonts w:eastAsia="SimHei" w:cs="Calibri" w:hint="eastAsia"/>
                  <w:b/>
                  <w:bCs/>
                  <w:color w:val="000000"/>
                  <w:lang w:val="en-US" w:eastAsia="zh-CN"/>
                </w:rPr>
                <w:t>111</w:t>
              </w:r>
            </w:ins>
          </w:p>
        </w:tc>
      </w:tr>
    </w:tbl>
    <w:p w14:paraId="18745FCB" w14:textId="77777777" w:rsidR="00B12BDD" w:rsidRPr="00E06629" w:rsidRDefault="00B12BDD" w:rsidP="00950500">
      <w:pPr>
        <w:rPr>
          <w:rFonts w:cs="Calibri"/>
          <w:b/>
        </w:rPr>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217"/>
      </w:tblGrid>
      <w:tr w:rsidR="007C2145" w:rsidRPr="00E06629" w14:paraId="715999CC" w14:textId="77777777" w:rsidTr="002348E5">
        <w:trPr>
          <w:trHeight w:val="274"/>
          <w:ins w:id="485" w:author="Huo, Wendy" w:date="2025-07-04T11:33:00Z"/>
        </w:trPr>
        <w:tc>
          <w:tcPr>
            <w:tcW w:w="9417" w:type="dxa"/>
            <w:gridSpan w:val="2"/>
            <w:noWrap/>
            <w:vAlign w:val="bottom"/>
          </w:tcPr>
          <w:p w14:paraId="1E384FC9" w14:textId="6785E210" w:rsidR="007C2145" w:rsidRPr="00EF4475" w:rsidRDefault="007C2145" w:rsidP="002348E5">
            <w:pPr>
              <w:spacing w:after="0" w:line="240" w:lineRule="auto"/>
              <w:jc w:val="center"/>
              <w:rPr>
                <w:ins w:id="486" w:author="Huo, Wendy" w:date="2025-07-04T11:33:00Z" w16du:dateUtc="2025-07-04T03:33:00Z"/>
                <w:rFonts w:eastAsia="SimHei" w:cs="Calibri"/>
                <w:b/>
                <w:bCs/>
                <w:color w:val="000000"/>
                <w:lang w:val="en-US" w:eastAsia="zh-CN"/>
              </w:rPr>
            </w:pPr>
            <w:bookmarkStart w:id="487" w:name="_Hlk526352823"/>
            <w:bookmarkEnd w:id="398"/>
            <w:ins w:id="488" w:author="Huo, Wendy" w:date="2025-07-04T11:33:00Z" w16du:dateUtc="2025-07-04T03:33:00Z">
              <w:r>
                <w:rPr>
                  <w:rFonts w:eastAsia="SimHei" w:cs="Calibri" w:hint="eastAsia"/>
                  <w:b/>
                  <w:bCs/>
                  <w:color w:val="000000"/>
                  <w:lang w:val="en-US" w:eastAsia="zh-CN"/>
                </w:rPr>
                <w:t>Phase 1B</w:t>
              </w:r>
            </w:ins>
            <w:r w:rsidR="003B450D">
              <w:rPr>
                <w:rFonts w:eastAsia="SimHei" w:cs="Calibri" w:hint="eastAsia"/>
                <w:b/>
                <w:bCs/>
                <w:color w:val="000000"/>
                <w:lang w:val="en-US" w:eastAsia="zh-CN"/>
              </w:rPr>
              <w:t xml:space="preserve"> </w:t>
            </w:r>
            <w:r w:rsidR="003B450D" w:rsidRPr="003B450D">
              <w:rPr>
                <w:rFonts w:eastAsia="SimHei" w:cs="Calibri" w:hint="eastAsia"/>
                <w:b/>
                <w:bCs/>
                <w:color w:val="000000"/>
                <w:lang w:val="en-US" w:eastAsia="zh-CN"/>
              </w:rPr>
              <w:t>(</w:t>
            </w:r>
            <w:ins w:id="489" w:author="Huo, Wendy" w:date="2025-07-04T11:25:00Z" w16du:dateUtc="2025-07-04T03:25:00Z">
              <w:r w:rsidR="003B450D" w:rsidRPr="00BC5504">
                <w:rPr>
                  <w:rFonts w:cs="Calibri"/>
                  <w:b/>
                  <w:bCs/>
                </w:rPr>
                <w:t>Humen, Danyang</w:t>
              </w:r>
            </w:ins>
            <w:r w:rsidR="003B450D" w:rsidRPr="003B450D">
              <w:rPr>
                <w:rFonts w:cs="Calibri"/>
                <w:b/>
                <w:bCs/>
              </w:rPr>
              <w:t>)</w:t>
            </w:r>
          </w:p>
        </w:tc>
      </w:tr>
      <w:tr w:rsidR="007C2145" w:rsidRPr="00E06629" w14:paraId="76B0D5E6" w14:textId="77777777" w:rsidTr="002348E5">
        <w:trPr>
          <w:trHeight w:val="274"/>
          <w:ins w:id="490" w:author="Huo, Wendy" w:date="2025-07-04T11:33:00Z"/>
        </w:trPr>
        <w:tc>
          <w:tcPr>
            <w:tcW w:w="7200" w:type="dxa"/>
            <w:noWrap/>
            <w:vAlign w:val="bottom"/>
            <w:hideMark/>
          </w:tcPr>
          <w:p w14:paraId="156E27C4" w14:textId="77777777" w:rsidR="007C2145" w:rsidRPr="00E06629" w:rsidRDefault="007C2145" w:rsidP="002348E5">
            <w:pPr>
              <w:spacing w:after="0" w:line="240" w:lineRule="auto"/>
              <w:rPr>
                <w:ins w:id="491" w:author="Huo, Wendy" w:date="2025-07-04T11:33:00Z" w16du:dateUtc="2025-07-04T03:33:00Z"/>
                <w:rFonts w:eastAsia="Times New Roman" w:cs="Calibri"/>
                <w:b/>
                <w:bCs/>
                <w:color w:val="000000"/>
                <w:lang w:val="en-US"/>
              </w:rPr>
            </w:pPr>
            <w:ins w:id="492" w:author="Huo, Wendy" w:date="2025-07-04T11:33:00Z" w16du:dateUtc="2025-07-04T03:33:00Z">
              <w:r w:rsidRPr="00E06629">
                <w:rPr>
                  <w:rFonts w:eastAsia="Times New Roman" w:cs="Calibri"/>
                  <w:b/>
                  <w:bCs/>
                  <w:color w:val="000000"/>
                  <w:lang w:val="en-US"/>
                </w:rPr>
                <w:t>Tasks</w:t>
              </w:r>
            </w:ins>
          </w:p>
        </w:tc>
        <w:tc>
          <w:tcPr>
            <w:tcW w:w="2217" w:type="dxa"/>
            <w:noWrap/>
            <w:vAlign w:val="bottom"/>
            <w:hideMark/>
          </w:tcPr>
          <w:p w14:paraId="3DF83909" w14:textId="77777777" w:rsidR="007C2145" w:rsidRPr="00E06629" w:rsidRDefault="007C2145" w:rsidP="002348E5">
            <w:pPr>
              <w:spacing w:after="0" w:line="240" w:lineRule="auto"/>
              <w:rPr>
                <w:ins w:id="493" w:author="Huo, Wendy" w:date="2025-07-04T11:33:00Z" w16du:dateUtc="2025-07-04T03:33:00Z"/>
                <w:rFonts w:eastAsia="Times New Roman" w:cs="Calibri"/>
                <w:b/>
                <w:bCs/>
                <w:color w:val="000000"/>
                <w:lang w:val="en-US"/>
              </w:rPr>
            </w:pPr>
            <w:ins w:id="494" w:author="Huo, Wendy" w:date="2025-07-04T11:33:00Z" w16du:dateUtc="2025-07-04T03:33:00Z">
              <w:r w:rsidRPr="00E06629">
                <w:rPr>
                  <w:rFonts w:eastAsia="Times New Roman" w:cs="Calibri"/>
                  <w:b/>
                  <w:bCs/>
                  <w:color w:val="000000"/>
                  <w:lang w:val="en-US"/>
                </w:rPr>
                <w:t xml:space="preserve">Effort </w:t>
              </w:r>
              <w:r>
                <w:rPr>
                  <w:rFonts w:eastAsia="Times New Roman" w:cs="Calibri"/>
                  <w:b/>
                  <w:bCs/>
                  <w:color w:val="000000"/>
                  <w:lang w:val="en-US"/>
                </w:rPr>
                <w:t>Rollout</w:t>
              </w:r>
            </w:ins>
          </w:p>
        </w:tc>
      </w:tr>
      <w:tr w:rsidR="007C2145" w:rsidRPr="00E06629" w14:paraId="1B773505" w14:textId="77777777" w:rsidTr="002348E5">
        <w:trPr>
          <w:trHeight w:val="274"/>
          <w:ins w:id="495" w:author="Huo, Wendy" w:date="2025-07-04T11:33:00Z"/>
        </w:trPr>
        <w:tc>
          <w:tcPr>
            <w:tcW w:w="7200" w:type="dxa"/>
            <w:shd w:val="clear" w:color="000000" w:fill="FFFFFF"/>
            <w:vAlign w:val="center"/>
            <w:hideMark/>
          </w:tcPr>
          <w:p w14:paraId="0941ECA8" w14:textId="77777777" w:rsidR="007C2145" w:rsidRPr="00E06629" w:rsidRDefault="007C2145" w:rsidP="002348E5">
            <w:pPr>
              <w:spacing w:after="0" w:line="240" w:lineRule="auto"/>
              <w:rPr>
                <w:ins w:id="496" w:author="Huo, Wendy" w:date="2025-07-04T11:33:00Z" w16du:dateUtc="2025-07-04T03:33:00Z"/>
                <w:rFonts w:eastAsia="Times New Roman" w:cs="Calibri"/>
                <w:color w:val="000000"/>
                <w:lang w:val="en-US"/>
              </w:rPr>
            </w:pPr>
            <w:ins w:id="497" w:author="Huo, Wendy" w:date="2025-07-04T11:33:00Z" w16du:dateUtc="2025-07-04T03:33:00Z">
              <w:r w:rsidRPr="006458F6">
                <w:rPr>
                  <w:rFonts w:eastAsia="Times New Roman" w:cs="Calibri"/>
                  <w:color w:val="000000"/>
                </w:rPr>
                <w:t>Instrument Survey and document update</w:t>
              </w:r>
            </w:ins>
          </w:p>
        </w:tc>
        <w:tc>
          <w:tcPr>
            <w:tcW w:w="2217" w:type="dxa"/>
            <w:noWrap/>
            <w:vAlign w:val="bottom"/>
            <w:hideMark/>
          </w:tcPr>
          <w:p w14:paraId="41209EC1" w14:textId="7D971C7F" w:rsidR="007C2145" w:rsidRPr="002E3559" w:rsidRDefault="002E3559" w:rsidP="002348E5">
            <w:pPr>
              <w:spacing w:after="0" w:line="240" w:lineRule="auto"/>
              <w:jc w:val="center"/>
              <w:rPr>
                <w:ins w:id="498" w:author="Huo, Wendy" w:date="2025-07-04T11:33:00Z" w16du:dateUtc="2025-07-04T03:33:00Z"/>
                <w:rFonts w:eastAsia="SimHei" w:cs="Calibri"/>
                <w:color w:val="000000"/>
                <w:lang w:val="en-US" w:eastAsia="zh-CN"/>
              </w:rPr>
            </w:pPr>
            <w:r>
              <w:rPr>
                <w:rFonts w:eastAsia="SimHei" w:cs="Calibri" w:hint="eastAsia"/>
                <w:color w:val="000000"/>
                <w:lang w:val="en-US" w:eastAsia="zh-CN"/>
              </w:rPr>
              <w:t>2</w:t>
            </w:r>
          </w:p>
        </w:tc>
      </w:tr>
      <w:tr w:rsidR="007C2145" w:rsidRPr="00E06629" w14:paraId="33059FE7" w14:textId="77777777" w:rsidTr="002348E5">
        <w:trPr>
          <w:trHeight w:val="274"/>
          <w:ins w:id="499" w:author="Huo, Wendy" w:date="2025-07-04T11:33:00Z"/>
        </w:trPr>
        <w:tc>
          <w:tcPr>
            <w:tcW w:w="7200" w:type="dxa"/>
            <w:vAlign w:val="center"/>
            <w:hideMark/>
          </w:tcPr>
          <w:p w14:paraId="4739D1AA" w14:textId="77777777" w:rsidR="007C2145" w:rsidRPr="007443FF" w:rsidRDefault="007C2145" w:rsidP="002348E5">
            <w:pPr>
              <w:spacing w:after="0" w:line="240" w:lineRule="auto"/>
              <w:rPr>
                <w:ins w:id="500" w:author="Huo, Wendy" w:date="2025-07-04T11:33:00Z" w16du:dateUtc="2025-07-04T03:33:00Z"/>
                <w:rFonts w:eastAsia="Times New Roman" w:cs="Calibri"/>
                <w:color w:val="000000"/>
                <w:lang w:val="it-IT"/>
              </w:rPr>
            </w:pPr>
            <w:ins w:id="501" w:author="Huo, Wendy" w:date="2025-07-04T11:33:00Z" w16du:dateUtc="2025-07-04T03:33:00Z">
              <w:r w:rsidRPr="007443FF">
                <w:rPr>
                  <w:rFonts w:eastAsia="Times New Roman" w:cs="Calibri"/>
                  <w:color w:val="000000"/>
                  <w:lang w:val="it-IT"/>
                </w:rPr>
                <w:t xml:space="preserve">Static data assistance (non SAP) </w:t>
              </w:r>
            </w:ins>
          </w:p>
        </w:tc>
        <w:tc>
          <w:tcPr>
            <w:tcW w:w="2217" w:type="dxa"/>
            <w:noWrap/>
            <w:vAlign w:val="bottom"/>
            <w:hideMark/>
          </w:tcPr>
          <w:p w14:paraId="102D403A" w14:textId="777719D9" w:rsidR="007C2145" w:rsidRPr="00844387" w:rsidRDefault="00844387" w:rsidP="002348E5">
            <w:pPr>
              <w:spacing w:after="0" w:line="240" w:lineRule="auto"/>
              <w:jc w:val="center"/>
              <w:rPr>
                <w:ins w:id="502" w:author="Huo, Wendy" w:date="2025-07-04T11:33:00Z" w16du:dateUtc="2025-07-04T03:33:00Z"/>
                <w:rFonts w:eastAsia="SimHei" w:cs="Calibri"/>
                <w:color w:val="000000"/>
                <w:lang w:val="en-US" w:eastAsia="zh-CN"/>
              </w:rPr>
            </w:pPr>
            <w:r>
              <w:rPr>
                <w:rFonts w:eastAsia="SimHei" w:cs="Calibri" w:hint="eastAsia"/>
                <w:color w:val="000000"/>
                <w:lang w:val="en-US" w:eastAsia="zh-CN"/>
              </w:rPr>
              <w:t>2</w:t>
            </w:r>
          </w:p>
        </w:tc>
      </w:tr>
      <w:tr w:rsidR="007C2145" w:rsidRPr="00E06629" w14:paraId="6472E795" w14:textId="77777777" w:rsidTr="002348E5">
        <w:trPr>
          <w:trHeight w:val="274"/>
          <w:ins w:id="503" w:author="Huo, Wendy" w:date="2025-07-04T11:33:00Z"/>
        </w:trPr>
        <w:tc>
          <w:tcPr>
            <w:tcW w:w="7200" w:type="dxa"/>
            <w:shd w:val="clear" w:color="000000" w:fill="FFFFFF"/>
            <w:vAlign w:val="center"/>
            <w:hideMark/>
          </w:tcPr>
          <w:p w14:paraId="0716504F" w14:textId="1F0248B4" w:rsidR="007C2145" w:rsidRPr="00326DEF" w:rsidRDefault="007C2145" w:rsidP="002348E5">
            <w:pPr>
              <w:spacing w:after="0" w:line="240" w:lineRule="auto"/>
              <w:rPr>
                <w:ins w:id="504" w:author="Huo, Wendy" w:date="2025-07-04T11:33:00Z" w16du:dateUtc="2025-07-04T03:33:00Z"/>
                <w:rFonts w:eastAsia="Times New Roman" w:cs="Calibri"/>
                <w:color w:val="000000"/>
                <w:lang w:val="en-US"/>
              </w:rPr>
            </w:pPr>
            <w:ins w:id="505" w:author="Huo, Wendy" w:date="2025-07-04T11:33:00Z" w16du:dateUtc="2025-07-04T03:33:00Z">
              <w:r w:rsidRPr="00326DEF">
                <w:rPr>
                  <w:rFonts w:eastAsia="Times New Roman" w:cs="Calibri"/>
                  <w:color w:val="000000"/>
                  <w:lang w:val="en-US"/>
                </w:rPr>
                <w:t xml:space="preserve">Instrument Integration x </w:t>
              </w:r>
            </w:ins>
            <w:r w:rsidR="00844387">
              <w:rPr>
                <w:rFonts w:eastAsia="SimHei" w:cs="Calibri" w:hint="eastAsia"/>
                <w:color w:val="000000"/>
                <w:lang w:val="en-US" w:eastAsia="zh-CN"/>
              </w:rPr>
              <w:t>11</w:t>
            </w:r>
            <w:ins w:id="506" w:author="Huo, Wendy" w:date="2025-07-04T11:33:00Z" w16du:dateUtc="2025-07-04T03:33:00Z">
              <w:r>
                <w:rPr>
                  <w:rFonts w:eastAsia="Times New Roman" w:cs="Calibri"/>
                  <w:color w:val="000000"/>
                  <w:lang w:val="en-US"/>
                </w:rPr>
                <w:t xml:space="preserve"> - </w:t>
              </w:r>
              <w:r w:rsidRPr="00E06629">
                <w:rPr>
                  <w:rFonts w:eastAsia="Times New Roman" w:cs="Calibri"/>
                  <w:color w:val="000000"/>
                  <w:lang w:val="en-US"/>
                </w:rPr>
                <w:t>– develop the parser to transfer the result data. Assist to establish the connection between instrument and SampleManager and end to end testing.</w:t>
              </w:r>
            </w:ins>
          </w:p>
          <w:p w14:paraId="7E13A08A" w14:textId="2B98B1F4" w:rsidR="007C2145" w:rsidRPr="009D492A" w:rsidRDefault="007C2145" w:rsidP="002348E5">
            <w:pPr>
              <w:spacing w:after="0" w:line="240" w:lineRule="auto"/>
              <w:rPr>
                <w:ins w:id="507" w:author="Huo, Wendy" w:date="2025-07-04T11:33:00Z" w16du:dateUtc="2025-07-04T03:33:00Z"/>
                <w:rFonts w:eastAsia="SimHei" w:cs="Calibri"/>
                <w:color w:val="000000"/>
                <w:lang w:val="en-US" w:eastAsia="zh-CN"/>
              </w:rPr>
            </w:pPr>
            <w:ins w:id="508" w:author="Huo, Wendy" w:date="2025-07-04T11:33:00Z" w16du:dateUtc="2025-07-04T03:33:00Z">
              <w:r w:rsidRPr="00326DEF">
                <w:rPr>
                  <w:rFonts w:eastAsia="Times New Roman" w:cs="Calibri"/>
                  <w:color w:val="000000"/>
                  <w:lang w:val="en-US"/>
                </w:rPr>
                <w:t xml:space="preserve">Type A: </w:t>
              </w:r>
            </w:ins>
            <w:r w:rsidR="009D492A">
              <w:rPr>
                <w:rFonts w:eastAsia="SimHei" w:cs="Calibri" w:hint="eastAsia"/>
                <w:color w:val="000000"/>
                <w:lang w:val="en-US" w:eastAsia="zh-CN"/>
              </w:rPr>
              <w:t>2</w:t>
            </w:r>
          </w:p>
          <w:p w14:paraId="5202D707" w14:textId="61EF241D" w:rsidR="007C2145" w:rsidRPr="009D492A" w:rsidRDefault="007C2145" w:rsidP="002348E5">
            <w:pPr>
              <w:spacing w:after="0" w:line="240" w:lineRule="auto"/>
              <w:rPr>
                <w:ins w:id="509" w:author="Huo, Wendy" w:date="2025-07-04T11:33:00Z" w16du:dateUtc="2025-07-04T03:33:00Z"/>
                <w:rFonts w:eastAsia="SimHei" w:cs="Calibri"/>
                <w:color w:val="000000"/>
                <w:lang w:val="en-US" w:eastAsia="zh-CN"/>
              </w:rPr>
            </w:pPr>
            <w:ins w:id="510" w:author="Huo, Wendy" w:date="2025-07-04T11:33:00Z" w16du:dateUtc="2025-07-04T03:33:00Z">
              <w:r w:rsidRPr="00326DEF">
                <w:rPr>
                  <w:rFonts w:eastAsia="Times New Roman" w:cs="Calibri"/>
                  <w:color w:val="000000"/>
                  <w:lang w:val="en-US"/>
                </w:rPr>
                <w:t xml:space="preserve">Type B: </w:t>
              </w:r>
            </w:ins>
            <w:r w:rsidR="009D492A">
              <w:rPr>
                <w:rFonts w:eastAsia="SimHei" w:cs="Calibri" w:hint="eastAsia"/>
                <w:color w:val="000000"/>
                <w:lang w:val="en-US" w:eastAsia="zh-CN"/>
              </w:rPr>
              <w:t>9</w:t>
            </w:r>
          </w:p>
        </w:tc>
        <w:tc>
          <w:tcPr>
            <w:tcW w:w="2217" w:type="dxa"/>
            <w:noWrap/>
            <w:vAlign w:val="center"/>
            <w:hideMark/>
          </w:tcPr>
          <w:p w14:paraId="51FFFBFD" w14:textId="6C254B25" w:rsidR="007C2145" w:rsidRPr="009D492A" w:rsidRDefault="009D492A" w:rsidP="002348E5">
            <w:pPr>
              <w:spacing w:after="0" w:line="240" w:lineRule="auto"/>
              <w:jc w:val="center"/>
              <w:rPr>
                <w:ins w:id="511" w:author="Huo, Wendy" w:date="2025-07-04T11:33:00Z" w16du:dateUtc="2025-07-04T03:33:00Z"/>
                <w:rFonts w:eastAsia="SimHei" w:cs="Calibri"/>
                <w:color w:val="000000"/>
                <w:lang w:val="en-US" w:eastAsia="zh-CN"/>
              </w:rPr>
            </w:pPr>
            <w:r>
              <w:rPr>
                <w:rFonts w:eastAsia="SimHei" w:cs="Calibri" w:hint="eastAsia"/>
                <w:color w:val="000000"/>
                <w:lang w:val="en-US" w:eastAsia="zh-CN"/>
              </w:rPr>
              <w:t>25</w:t>
            </w:r>
          </w:p>
        </w:tc>
      </w:tr>
      <w:tr w:rsidR="007C2145" w:rsidRPr="00E06629" w14:paraId="42E74B23" w14:textId="77777777" w:rsidTr="002348E5">
        <w:trPr>
          <w:trHeight w:val="274"/>
          <w:ins w:id="512" w:author="Huo, Wendy" w:date="2025-07-04T11:33:00Z"/>
        </w:trPr>
        <w:tc>
          <w:tcPr>
            <w:tcW w:w="7200" w:type="dxa"/>
            <w:shd w:val="clear" w:color="000000" w:fill="FFFFFF"/>
            <w:vAlign w:val="center"/>
            <w:hideMark/>
          </w:tcPr>
          <w:p w14:paraId="272B34B1" w14:textId="77777777" w:rsidR="007C2145" w:rsidRPr="00E06629" w:rsidRDefault="007C2145" w:rsidP="002348E5">
            <w:pPr>
              <w:spacing w:after="0" w:line="240" w:lineRule="auto"/>
              <w:rPr>
                <w:ins w:id="513" w:author="Huo, Wendy" w:date="2025-07-04T11:33:00Z" w16du:dateUtc="2025-07-04T03:33:00Z"/>
                <w:rFonts w:eastAsia="Times New Roman" w:cs="Calibri"/>
                <w:color w:val="000000"/>
                <w:lang w:val="en-US"/>
              </w:rPr>
            </w:pPr>
            <w:ins w:id="514" w:author="Huo, Wendy" w:date="2025-07-04T11:33:00Z" w16du:dateUtc="2025-07-04T03:33:00Z">
              <w:r w:rsidRPr="00CB20B6">
                <w:rPr>
                  <w:rFonts w:eastAsia="Times New Roman" w:cs="Calibri"/>
                  <w:color w:val="000000"/>
                </w:rPr>
                <w:t>Sweeper and gateway installation and setup</w:t>
              </w:r>
            </w:ins>
          </w:p>
        </w:tc>
        <w:tc>
          <w:tcPr>
            <w:tcW w:w="2217" w:type="dxa"/>
            <w:noWrap/>
            <w:vAlign w:val="bottom"/>
            <w:hideMark/>
          </w:tcPr>
          <w:p w14:paraId="3F9143EA" w14:textId="13E03F6A" w:rsidR="007C2145" w:rsidRPr="00D646BC" w:rsidRDefault="00D646BC" w:rsidP="002348E5">
            <w:pPr>
              <w:spacing w:after="0" w:line="240" w:lineRule="auto"/>
              <w:jc w:val="center"/>
              <w:rPr>
                <w:ins w:id="515" w:author="Huo, Wendy" w:date="2025-07-04T11:33:00Z" w16du:dateUtc="2025-07-04T03:33:00Z"/>
                <w:rFonts w:eastAsia="SimHei" w:cs="Calibri"/>
                <w:color w:val="000000"/>
                <w:lang w:val="en-US" w:eastAsia="zh-CN"/>
              </w:rPr>
            </w:pPr>
            <w:r>
              <w:rPr>
                <w:rFonts w:eastAsia="SimHei" w:cs="Calibri" w:hint="eastAsia"/>
                <w:color w:val="000000"/>
                <w:lang w:val="en-US" w:eastAsia="zh-CN"/>
              </w:rPr>
              <w:t>1</w:t>
            </w:r>
          </w:p>
        </w:tc>
      </w:tr>
      <w:tr w:rsidR="007C2145" w:rsidRPr="00E06629" w14:paraId="5AF4E5FB" w14:textId="77777777" w:rsidTr="002348E5">
        <w:trPr>
          <w:trHeight w:val="274"/>
          <w:ins w:id="516" w:author="Huo, Wendy" w:date="2025-07-04T11:33:00Z"/>
        </w:trPr>
        <w:tc>
          <w:tcPr>
            <w:tcW w:w="7200" w:type="dxa"/>
            <w:shd w:val="clear" w:color="000000" w:fill="FFFFFF"/>
            <w:vAlign w:val="center"/>
            <w:hideMark/>
          </w:tcPr>
          <w:p w14:paraId="3E3A6378" w14:textId="77777777" w:rsidR="007C2145" w:rsidRPr="00E06629" w:rsidRDefault="007C2145" w:rsidP="002348E5">
            <w:pPr>
              <w:spacing w:after="0" w:line="240" w:lineRule="auto"/>
              <w:rPr>
                <w:ins w:id="517" w:author="Huo, Wendy" w:date="2025-07-04T11:33:00Z" w16du:dateUtc="2025-07-04T03:33:00Z"/>
                <w:rFonts w:eastAsia="Times New Roman" w:cs="Calibri"/>
                <w:color w:val="000000"/>
                <w:lang w:val="en-US"/>
              </w:rPr>
            </w:pPr>
            <w:ins w:id="518" w:author="Huo, Wendy" w:date="2025-07-04T11:33:00Z" w16du:dateUtc="2025-07-04T03:33:00Z">
              <w:r w:rsidRPr="00CB20B6">
                <w:rPr>
                  <w:rFonts w:eastAsia="Times New Roman" w:cs="Calibri"/>
                  <w:color w:val="000000"/>
                </w:rPr>
                <w:t>Printer configuration with lab collector</w:t>
              </w:r>
            </w:ins>
          </w:p>
        </w:tc>
        <w:tc>
          <w:tcPr>
            <w:tcW w:w="2217" w:type="dxa"/>
            <w:noWrap/>
            <w:vAlign w:val="bottom"/>
            <w:hideMark/>
          </w:tcPr>
          <w:p w14:paraId="6106BFB1" w14:textId="2A7383B4" w:rsidR="007C2145" w:rsidRPr="00D646BC" w:rsidRDefault="00D646BC" w:rsidP="002348E5">
            <w:pPr>
              <w:spacing w:after="0" w:line="240" w:lineRule="auto"/>
              <w:jc w:val="center"/>
              <w:rPr>
                <w:ins w:id="519" w:author="Huo, Wendy" w:date="2025-07-04T11:33:00Z" w16du:dateUtc="2025-07-04T03:33:00Z"/>
                <w:rFonts w:eastAsia="SimHei" w:cs="Calibri"/>
                <w:color w:val="000000"/>
                <w:lang w:val="en-US" w:eastAsia="zh-CN"/>
              </w:rPr>
            </w:pPr>
            <w:r>
              <w:rPr>
                <w:rFonts w:eastAsia="SimHei" w:cs="Calibri" w:hint="eastAsia"/>
                <w:color w:val="000000"/>
                <w:lang w:val="en-US" w:eastAsia="zh-CN"/>
              </w:rPr>
              <w:t>1</w:t>
            </w:r>
          </w:p>
        </w:tc>
      </w:tr>
      <w:tr w:rsidR="007C2145" w:rsidRPr="00E06629" w14:paraId="59B2D997" w14:textId="77777777" w:rsidTr="002348E5">
        <w:trPr>
          <w:trHeight w:val="274"/>
          <w:ins w:id="520" w:author="Huo, Wendy" w:date="2025-07-04T11:33:00Z"/>
        </w:trPr>
        <w:tc>
          <w:tcPr>
            <w:tcW w:w="7200" w:type="dxa"/>
            <w:shd w:val="clear" w:color="000000" w:fill="FFFFFF"/>
            <w:vAlign w:val="center"/>
            <w:hideMark/>
          </w:tcPr>
          <w:p w14:paraId="0027B19E" w14:textId="77777777" w:rsidR="007C2145" w:rsidRPr="00E06629" w:rsidRDefault="007C2145" w:rsidP="002348E5">
            <w:pPr>
              <w:spacing w:after="0" w:line="240" w:lineRule="auto"/>
              <w:rPr>
                <w:ins w:id="521" w:author="Huo, Wendy" w:date="2025-07-04T11:33:00Z" w16du:dateUtc="2025-07-04T03:33:00Z"/>
                <w:rFonts w:eastAsia="Times New Roman" w:cs="Calibri"/>
                <w:color w:val="000000"/>
                <w:lang w:val="en-US"/>
              </w:rPr>
            </w:pPr>
            <w:ins w:id="522" w:author="Huo, Wendy" w:date="2025-07-04T11:33:00Z" w16du:dateUtc="2025-07-04T03:33:00Z">
              <w:r>
                <w:rPr>
                  <w:rFonts w:eastAsia="Times New Roman" w:cs="Calibri"/>
                  <w:color w:val="000000"/>
                  <w:lang w:val="en-US"/>
                </w:rPr>
                <w:t xml:space="preserve">Global </w:t>
              </w:r>
              <w:r w:rsidRPr="00E06629">
                <w:rPr>
                  <w:rFonts w:eastAsia="Times New Roman" w:cs="Calibri"/>
                  <w:color w:val="000000"/>
                  <w:lang w:val="en-US"/>
                </w:rPr>
                <w:t>Project Management</w:t>
              </w:r>
            </w:ins>
          </w:p>
        </w:tc>
        <w:tc>
          <w:tcPr>
            <w:tcW w:w="2217" w:type="dxa"/>
            <w:noWrap/>
            <w:vAlign w:val="bottom"/>
            <w:hideMark/>
          </w:tcPr>
          <w:p w14:paraId="0DD5AF4D" w14:textId="4D7FF166" w:rsidR="007C2145" w:rsidRPr="00D646BC" w:rsidRDefault="00D646BC" w:rsidP="002348E5">
            <w:pPr>
              <w:spacing w:after="0" w:line="240" w:lineRule="auto"/>
              <w:jc w:val="center"/>
              <w:rPr>
                <w:ins w:id="523" w:author="Huo, Wendy" w:date="2025-07-04T11:33:00Z" w16du:dateUtc="2025-07-04T03:33:00Z"/>
                <w:rFonts w:eastAsia="SimHei" w:cs="Calibri"/>
                <w:color w:val="000000"/>
                <w:lang w:val="en-US" w:eastAsia="zh-CN"/>
              </w:rPr>
            </w:pPr>
            <w:r>
              <w:rPr>
                <w:rFonts w:eastAsia="SimHei" w:cs="Calibri" w:hint="eastAsia"/>
                <w:color w:val="000000"/>
                <w:lang w:val="en-US" w:eastAsia="zh-CN"/>
              </w:rPr>
              <w:t>3</w:t>
            </w:r>
          </w:p>
        </w:tc>
      </w:tr>
      <w:tr w:rsidR="007C2145" w:rsidRPr="00E06629" w14:paraId="27EAE716" w14:textId="77777777" w:rsidTr="002348E5">
        <w:trPr>
          <w:trHeight w:val="274"/>
          <w:ins w:id="524" w:author="Huo, Wendy" w:date="2025-07-04T11:33:00Z"/>
        </w:trPr>
        <w:tc>
          <w:tcPr>
            <w:tcW w:w="7200" w:type="dxa"/>
            <w:shd w:val="clear" w:color="000000" w:fill="FFFFFF"/>
            <w:vAlign w:val="center"/>
            <w:hideMark/>
          </w:tcPr>
          <w:p w14:paraId="3D525C0A" w14:textId="77777777" w:rsidR="007C2145" w:rsidRPr="00E06629" w:rsidRDefault="007C2145" w:rsidP="002348E5">
            <w:pPr>
              <w:spacing w:after="0" w:line="240" w:lineRule="auto"/>
              <w:rPr>
                <w:ins w:id="525" w:author="Huo, Wendy" w:date="2025-07-04T11:33:00Z" w16du:dateUtc="2025-07-04T03:33:00Z"/>
                <w:rFonts w:eastAsia="Times New Roman" w:cs="Calibri"/>
                <w:color w:val="000000"/>
                <w:lang w:val="en-US"/>
              </w:rPr>
            </w:pPr>
            <w:ins w:id="526" w:author="Huo, Wendy" w:date="2025-07-04T11:33:00Z" w16du:dateUtc="2025-07-04T03:33:00Z">
              <w:r>
                <w:rPr>
                  <w:rFonts w:eastAsia="Times New Roman" w:cs="Calibri"/>
                  <w:color w:val="000000"/>
                  <w:lang w:val="en-US"/>
                </w:rPr>
                <w:t>China Project Management</w:t>
              </w:r>
            </w:ins>
          </w:p>
        </w:tc>
        <w:tc>
          <w:tcPr>
            <w:tcW w:w="2217" w:type="dxa"/>
            <w:noWrap/>
            <w:vAlign w:val="bottom"/>
            <w:hideMark/>
          </w:tcPr>
          <w:p w14:paraId="1BA1C40D" w14:textId="5B20C50A" w:rsidR="007C2145" w:rsidRPr="00D646BC" w:rsidRDefault="00D646BC" w:rsidP="002348E5">
            <w:pPr>
              <w:spacing w:after="0" w:line="240" w:lineRule="auto"/>
              <w:jc w:val="center"/>
              <w:rPr>
                <w:ins w:id="527" w:author="Huo, Wendy" w:date="2025-07-04T11:33:00Z" w16du:dateUtc="2025-07-04T03:33:00Z"/>
                <w:rFonts w:eastAsia="SimHei" w:cs="Calibri"/>
                <w:color w:val="000000"/>
                <w:lang w:val="en-US" w:eastAsia="zh-CN"/>
              </w:rPr>
            </w:pPr>
            <w:r>
              <w:rPr>
                <w:rFonts w:eastAsia="SimHei" w:cs="Calibri" w:hint="eastAsia"/>
                <w:color w:val="000000"/>
                <w:lang w:val="en-US" w:eastAsia="zh-CN"/>
              </w:rPr>
              <w:t>10</w:t>
            </w:r>
          </w:p>
        </w:tc>
      </w:tr>
      <w:tr w:rsidR="007C2145" w:rsidRPr="00E06629" w14:paraId="0B8A398D" w14:textId="77777777" w:rsidTr="002348E5">
        <w:trPr>
          <w:trHeight w:val="274"/>
          <w:ins w:id="528" w:author="Huo, Wendy" w:date="2025-07-04T11:33:00Z"/>
        </w:trPr>
        <w:tc>
          <w:tcPr>
            <w:tcW w:w="7200" w:type="dxa"/>
            <w:shd w:val="clear" w:color="000000" w:fill="FFFFFF"/>
            <w:vAlign w:val="center"/>
          </w:tcPr>
          <w:p w14:paraId="79B011F4" w14:textId="77777777" w:rsidR="007C2145" w:rsidRPr="00E06629" w:rsidRDefault="007C2145" w:rsidP="002348E5">
            <w:pPr>
              <w:spacing w:after="0" w:line="240" w:lineRule="auto"/>
              <w:jc w:val="right"/>
              <w:rPr>
                <w:ins w:id="529" w:author="Huo, Wendy" w:date="2025-07-04T11:33:00Z" w16du:dateUtc="2025-07-04T03:33:00Z"/>
                <w:rFonts w:eastAsia="Times New Roman" w:cs="Calibri"/>
                <w:color w:val="000000"/>
                <w:sz w:val="20"/>
                <w:szCs w:val="20"/>
                <w:lang w:val="en-US"/>
              </w:rPr>
            </w:pPr>
            <w:ins w:id="530" w:author="Huo, Wendy" w:date="2025-07-04T11:33:00Z" w16du:dateUtc="2025-07-04T03:33:00Z">
              <w:r w:rsidRPr="00E06629">
                <w:rPr>
                  <w:rFonts w:eastAsia="Times New Roman" w:cs="Calibri"/>
                  <w:b/>
                  <w:color w:val="000000"/>
                  <w:lang w:val="en-US"/>
                </w:rPr>
                <w:t>Total Days (</w:t>
              </w:r>
              <w:r>
                <w:rPr>
                  <w:rFonts w:eastAsia="Times New Roman" w:cs="Calibri"/>
                  <w:b/>
                  <w:color w:val="000000"/>
                  <w:lang w:val="en-US"/>
                </w:rPr>
                <w:t>Rollout</w:t>
              </w:r>
              <w:r w:rsidRPr="00E06629">
                <w:rPr>
                  <w:rFonts w:eastAsia="Times New Roman" w:cs="Calibri"/>
                  <w:b/>
                  <w:color w:val="000000"/>
                  <w:lang w:val="en-US"/>
                </w:rPr>
                <w:t xml:space="preserve"> Phase)</w:t>
              </w:r>
            </w:ins>
          </w:p>
        </w:tc>
        <w:tc>
          <w:tcPr>
            <w:tcW w:w="2217" w:type="dxa"/>
            <w:noWrap/>
            <w:vAlign w:val="bottom"/>
          </w:tcPr>
          <w:p w14:paraId="72ADAB1C" w14:textId="0B957DD7" w:rsidR="007C2145" w:rsidRPr="00D53FA3" w:rsidRDefault="00D53FA3" w:rsidP="002348E5">
            <w:pPr>
              <w:spacing w:after="0" w:line="240" w:lineRule="auto"/>
              <w:jc w:val="center"/>
              <w:rPr>
                <w:ins w:id="531" w:author="Huo, Wendy" w:date="2025-07-04T11:33:00Z" w16du:dateUtc="2025-07-04T03:33:00Z"/>
                <w:rFonts w:eastAsia="SimHei" w:cs="Calibri"/>
                <w:b/>
                <w:bCs/>
                <w:color w:val="000000"/>
                <w:lang w:val="en-US" w:eastAsia="zh-CN"/>
              </w:rPr>
            </w:pPr>
            <w:r>
              <w:rPr>
                <w:rFonts w:eastAsia="SimHei" w:cs="Calibri" w:hint="eastAsia"/>
                <w:b/>
                <w:bCs/>
                <w:color w:val="000000"/>
                <w:lang w:val="en-US" w:eastAsia="zh-CN"/>
              </w:rPr>
              <w:t>44</w:t>
            </w:r>
          </w:p>
        </w:tc>
      </w:tr>
    </w:tbl>
    <w:p w14:paraId="785A7CB7" w14:textId="45628745" w:rsidR="00F86030" w:rsidRPr="00E06629" w:rsidDel="00C3774F" w:rsidRDefault="00F86030" w:rsidP="0058520F">
      <w:pPr>
        <w:rPr>
          <w:del w:id="532" w:author="Tiwari, Shravan" w:date="2025-06-24T16:48:00Z" w16du:dateUtc="2025-06-24T08:48:00Z"/>
          <w:rFonts w:cs="Calibri"/>
        </w:rPr>
      </w:pPr>
    </w:p>
    <w:p w14:paraId="22B84AB4" w14:textId="381F3C15" w:rsidR="009A7CF7" w:rsidRPr="009A7CF7" w:rsidDel="00C3774F" w:rsidRDefault="009A7CF7" w:rsidP="000558FB">
      <w:pPr>
        <w:rPr>
          <w:del w:id="533" w:author="Tiwari, Shravan" w:date="2025-06-24T16:48:00Z" w16du:dateUtc="2025-06-24T08:48:00Z"/>
        </w:rPr>
      </w:pPr>
      <w:bookmarkStart w:id="534" w:name="_Validation"/>
      <w:bookmarkStart w:id="535" w:name="_Environments"/>
      <w:bookmarkStart w:id="536" w:name="_Jira_Access"/>
      <w:bookmarkStart w:id="537" w:name="_Toc144913264"/>
      <w:bookmarkEnd w:id="487"/>
      <w:bookmarkEnd w:id="534"/>
      <w:bookmarkEnd w:id="535"/>
      <w:bookmarkEnd w:id="536"/>
    </w:p>
    <w:bookmarkEnd w:id="537"/>
    <w:p w14:paraId="12191654" w14:textId="6758652E" w:rsidR="006A179A" w:rsidRPr="00E06629" w:rsidDel="00C3774F" w:rsidRDefault="006A179A" w:rsidP="00BD6668">
      <w:pPr>
        <w:spacing w:after="0"/>
        <w:rPr>
          <w:del w:id="538" w:author="Tiwari, Shravan" w:date="2025-06-24T16:48:00Z" w16du:dateUtc="2025-06-24T08:48:00Z"/>
          <w:rFonts w:cs="Calibri"/>
          <w:b/>
        </w:rPr>
      </w:pPr>
    </w:p>
    <w:p w14:paraId="1A4F361A" w14:textId="29FA2520" w:rsidR="00E97C90" w:rsidRPr="00E06629" w:rsidDel="00C3774F" w:rsidRDefault="00E97C90" w:rsidP="00BD6668">
      <w:pPr>
        <w:spacing w:after="0"/>
        <w:rPr>
          <w:del w:id="539" w:author="Tiwari, Shravan" w:date="2025-06-24T16:48:00Z" w16du:dateUtc="2025-06-24T08:48:00Z"/>
          <w:rFonts w:cs="Calibri"/>
          <w:b/>
        </w:rPr>
      </w:pPr>
    </w:p>
    <w:p w14:paraId="40A7E385" w14:textId="3BC6248F" w:rsidR="0021274B" w:rsidRPr="00E06629" w:rsidDel="00C3774F" w:rsidRDefault="0021274B" w:rsidP="00BD6668">
      <w:pPr>
        <w:spacing w:after="0"/>
        <w:rPr>
          <w:del w:id="540" w:author="Tiwari, Shravan" w:date="2025-06-24T16:48:00Z" w16du:dateUtc="2025-06-24T08:48:00Z"/>
          <w:rFonts w:cs="Calibri"/>
          <w:b/>
        </w:rPr>
      </w:pPr>
    </w:p>
    <w:p w14:paraId="7DFBC099" w14:textId="77777777" w:rsidR="00BF158B" w:rsidRPr="00E06629" w:rsidRDefault="00BF158B" w:rsidP="00DC7F04">
      <w:pPr>
        <w:pStyle w:val="Heading3"/>
        <w:rPr>
          <w:rFonts w:cs="Calibri"/>
        </w:rPr>
      </w:pPr>
      <w:bookmarkStart w:id="541" w:name="_Toc144913265"/>
      <w:bookmarkStart w:id="542" w:name="_Toc201682686"/>
      <w:r w:rsidRPr="00E06629">
        <w:rPr>
          <w:rFonts w:cs="Calibri"/>
        </w:rPr>
        <w:t>Out of Scope</w:t>
      </w:r>
      <w:bookmarkEnd w:id="541"/>
      <w:bookmarkEnd w:id="542"/>
    </w:p>
    <w:p w14:paraId="3E18A864" w14:textId="383E0BAF" w:rsidR="00BF158B" w:rsidRPr="00E06629" w:rsidRDefault="000326D6" w:rsidP="00BF158B">
      <w:pPr>
        <w:rPr>
          <w:rFonts w:cs="Calibri"/>
        </w:rPr>
      </w:pPr>
      <w:r w:rsidRPr="00E06629">
        <w:rPr>
          <w:rFonts w:cs="Calibri"/>
        </w:rPr>
        <w:t>The following areas are out of scope for the activities covered by this project:</w:t>
      </w:r>
    </w:p>
    <w:p w14:paraId="3CF42590" w14:textId="439EF18F" w:rsidR="00B13309" w:rsidRPr="007C28B0" w:rsidDel="003662B5" w:rsidRDefault="003662B5" w:rsidP="00400414">
      <w:pPr>
        <w:pStyle w:val="ListParagraph"/>
        <w:numPr>
          <w:ilvl w:val="0"/>
          <w:numId w:val="7"/>
        </w:numPr>
        <w:rPr>
          <w:del w:id="543" w:author="Huo, Wendy" w:date="2025-06-24T18:03:00Z" w16du:dateUtc="2025-06-24T10:03:00Z"/>
          <w:rFonts w:cs="Calibri"/>
        </w:rPr>
      </w:pPr>
      <w:ins w:id="544" w:author="Huo, Wendy" w:date="2025-06-24T18:03:00Z">
        <w:r w:rsidRPr="003662B5">
          <w:rPr>
            <w:rFonts w:eastAsia="SimHei" w:cs="Calibri"/>
            <w:lang w:eastAsia="zh-CN"/>
          </w:rPr>
          <w:t>Conducting a gap analysis and addressing any identified gaps.</w:t>
        </w:r>
      </w:ins>
      <w:r w:rsidR="00DF0D2D">
        <w:rPr>
          <w:rFonts w:eastAsia="SimHei" w:cs="Calibri" w:hint="eastAsia"/>
          <w:lang w:eastAsia="zh-CN"/>
        </w:rPr>
        <w:t xml:space="preserve"> </w:t>
      </w:r>
      <w:commentRangeStart w:id="545"/>
      <w:del w:id="546" w:author="Huo, Wendy" w:date="2025-06-24T18:03:00Z" w16du:dateUtc="2025-06-24T10:03:00Z">
        <w:r w:rsidR="007C28B0" w:rsidDel="003662B5">
          <w:rPr>
            <w:rFonts w:eastAsia="SimHei" w:cs="Calibri" w:hint="eastAsia"/>
            <w:lang w:eastAsia="zh-CN"/>
          </w:rPr>
          <w:delText>Gap Analysis and bridging the gaps if there are any</w:delText>
        </w:r>
        <w:commentRangeEnd w:id="545"/>
        <w:r w:rsidR="00057E31" w:rsidDel="003662B5">
          <w:rPr>
            <w:rStyle w:val="CommentReference"/>
            <w:rFonts w:eastAsia="SimHei" w:cs="Calibri"/>
            <w:sz w:val="22"/>
            <w:szCs w:val="22"/>
            <w:lang w:eastAsia="zh-CN"/>
          </w:rPr>
          <w:commentReference w:id="545"/>
        </w:r>
        <w:r w:rsidR="007C28B0" w:rsidDel="003662B5">
          <w:rPr>
            <w:rFonts w:eastAsia="SimHei" w:cs="Calibri" w:hint="eastAsia"/>
            <w:lang w:eastAsia="zh-CN"/>
          </w:rPr>
          <w:delText>.</w:delText>
        </w:r>
      </w:del>
    </w:p>
    <w:p w14:paraId="3452607E" w14:textId="67F3B4C9" w:rsidR="007C28B0" w:rsidRPr="007C28B0" w:rsidRDefault="007C28B0" w:rsidP="00400414">
      <w:pPr>
        <w:pStyle w:val="ListParagraph"/>
        <w:numPr>
          <w:ilvl w:val="0"/>
          <w:numId w:val="7"/>
        </w:numPr>
        <w:rPr>
          <w:rFonts w:cs="Calibri"/>
        </w:rPr>
      </w:pPr>
      <w:r>
        <w:rPr>
          <w:rFonts w:eastAsia="SimHei" w:cs="Calibri" w:hint="eastAsia"/>
          <w:lang w:eastAsia="zh-CN"/>
        </w:rPr>
        <w:t>M</w:t>
      </w:r>
      <w:r w:rsidRPr="007C28B0">
        <w:rPr>
          <w:rFonts w:eastAsia="SimHei" w:cs="Calibri"/>
          <w:lang w:eastAsia="zh-CN"/>
        </w:rPr>
        <w:t>odifications to existing configurations</w:t>
      </w:r>
      <w:r>
        <w:rPr>
          <w:rFonts w:eastAsia="SimHei" w:cs="Calibri" w:hint="eastAsia"/>
          <w:lang w:eastAsia="zh-CN"/>
        </w:rPr>
        <w:t>/development</w:t>
      </w:r>
      <w:r w:rsidRPr="007C28B0">
        <w:rPr>
          <w:rFonts w:eastAsia="SimHei" w:cs="Calibri"/>
          <w:lang w:eastAsia="zh-CN"/>
        </w:rPr>
        <w:t xml:space="preserve"> or implementation of new workflows</w:t>
      </w:r>
      <w:r>
        <w:rPr>
          <w:rFonts w:eastAsia="SimHei" w:cs="Calibri" w:hint="eastAsia"/>
          <w:lang w:eastAsia="zh-CN"/>
        </w:rPr>
        <w:t>, reports, labels and Dashboards.</w:t>
      </w:r>
    </w:p>
    <w:p w14:paraId="6D021F04" w14:textId="620D8626" w:rsidR="007C28B0" w:rsidRPr="007C28B0" w:rsidRDefault="007C28B0" w:rsidP="00400414">
      <w:pPr>
        <w:pStyle w:val="ListParagraph"/>
        <w:numPr>
          <w:ilvl w:val="0"/>
          <w:numId w:val="7"/>
        </w:numPr>
        <w:rPr>
          <w:rFonts w:cs="Calibri"/>
        </w:rPr>
      </w:pPr>
      <w:r w:rsidRPr="007C28B0">
        <w:rPr>
          <w:rFonts w:eastAsia="SimHei" w:cs="Calibri"/>
          <w:lang w:eastAsia="zh-CN"/>
        </w:rPr>
        <w:t xml:space="preserve">Assistance </w:t>
      </w:r>
      <w:r>
        <w:rPr>
          <w:rFonts w:eastAsia="SimHei" w:cs="Calibri" w:hint="eastAsia"/>
          <w:lang w:eastAsia="zh-CN"/>
        </w:rPr>
        <w:t xml:space="preserve">for </w:t>
      </w:r>
      <w:r w:rsidRPr="007C28B0">
        <w:rPr>
          <w:rFonts w:eastAsia="SimHei" w:cs="Calibri"/>
          <w:lang w:eastAsia="zh-CN"/>
        </w:rPr>
        <w:t>Basic configuration for Stock, Scheduler, Instrument calibration setup, Folder, and Roles and Groups, Location, customer, units, operator etc.</w:t>
      </w:r>
    </w:p>
    <w:p w14:paraId="211EF4FF" w14:textId="201C9104" w:rsidR="007C28B0" w:rsidRPr="00F7084D" w:rsidRDefault="007C28B0" w:rsidP="00400414">
      <w:pPr>
        <w:pStyle w:val="ListParagraph"/>
        <w:numPr>
          <w:ilvl w:val="0"/>
          <w:numId w:val="7"/>
        </w:numPr>
        <w:rPr>
          <w:rFonts w:cs="Calibri"/>
        </w:rPr>
      </w:pPr>
      <w:r>
        <w:rPr>
          <w:rFonts w:eastAsia="SimHei" w:cs="Calibri" w:hint="eastAsia"/>
          <w:lang w:eastAsia="zh-CN"/>
        </w:rPr>
        <w:t>Modifications to the interfaces of SAP or MES.</w:t>
      </w:r>
    </w:p>
    <w:p w14:paraId="79597FFD" w14:textId="6C3C6DC2" w:rsidR="00F7084D" w:rsidRPr="002F15C8" w:rsidRDefault="002F15C8" w:rsidP="00400414">
      <w:pPr>
        <w:pStyle w:val="ListParagraph"/>
        <w:numPr>
          <w:ilvl w:val="0"/>
          <w:numId w:val="7"/>
        </w:numPr>
        <w:rPr>
          <w:rFonts w:eastAsia="SimHei" w:cs="Calibri"/>
          <w:lang w:eastAsia="zh-CN"/>
        </w:rPr>
      </w:pPr>
      <w:r w:rsidRPr="002F15C8">
        <w:rPr>
          <w:rFonts w:eastAsia="SimHei" w:cs="Calibri"/>
          <w:lang w:eastAsia="zh-CN"/>
        </w:rPr>
        <w:t xml:space="preserve">Thermo Fisher is not responsible for troubleshooting or resolving issues related to Henkel's </w:t>
      </w:r>
      <w:r w:rsidR="001252F6">
        <w:rPr>
          <w:rFonts w:eastAsia="SimHei" w:cs="Calibri" w:hint="eastAsia"/>
          <w:lang w:eastAsia="zh-CN"/>
        </w:rPr>
        <w:t>resp</w:t>
      </w:r>
      <w:r w:rsidR="0024796C">
        <w:rPr>
          <w:rFonts w:eastAsia="SimHei" w:cs="Calibri" w:hint="eastAsia"/>
          <w:lang w:eastAsia="zh-CN"/>
        </w:rPr>
        <w:t xml:space="preserve">onsible </w:t>
      </w:r>
      <w:r w:rsidRPr="002F15C8">
        <w:rPr>
          <w:rFonts w:eastAsia="SimHei" w:cs="Calibri"/>
          <w:lang w:eastAsia="zh-CN"/>
        </w:rPr>
        <w:t>deliverables</w:t>
      </w:r>
      <w:r>
        <w:rPr>
          <w:rFonts w:eastAsia="SimHei" w:cs="Calibri" w:hint="eastAsia"/>
          <w:lang w:eastAsia="zh-CN"/>
        </w:rPr>
        <w:t>.</w:t>
      </w:r>
    </w:p>
    <w:p w14:paraId="43146C8C" w14:textId="3AD886D0" w:rsidR="007C28B0" w:rsidRPr="008E10D5" w:rsidRDefault="00014E79" w:rsidP="00400414">
      <w:pPr>
        <w:pStyle w:val="ListParagraph"/>
        <w:numPr>
          <w:ilvl w:val="0"/>
          <w:numId w:val="7"/>
        </w:numPr>
        <w:rPr>
          <w:rFonts w:cs="Calibri"/>
        </w:rPr>
      </w:pPr>
      <w:r>
        <w:rPr>
          <w:rFonts w:eastAsia="SimHei" w:cs="Calibri" w:hint="eastAsia"/>
          <w:lang w:eastAsia="zh-CN"/>
        </w:rPr>
        <w:t xml:space="preserve">The System Integration Testing, </w:t>
      </w:r>
      <w:r w:rsidR="00DC73B8">
        <w:rPr>
          <w:rFonts w:eastAsia="SimHei" w:cs="Calibri" w:hint="eastAsia"/>
          <w:lang w:eastAsia="zh-CN"/>
        </w:rPr>
        <w:t xml:space="preserve">and </w:t>
      </w:r>
      <w:r>
        <w:rPr>
          <w:rFonts w:eastAsia="SimHei" w:cs="Calibri" w:hint="eastAsia"/>
          <w:lang w:eastAsia="zh-CN"/>
        </w:rPr>
        <w:t xml:space="preserve">the </w:t>
      </w:r>
      <w:r>
        <w:rPr>
          <w:rFonts w:eastAsia="SimHei" w:cs="Calibri"/>
          <w:lang w:eastAsia="zh-CN"/>
        </w:rPr>
        <w:t>support</w:t>
      </w:r>
      <w:r>
        <w:rPr>
          <w:rFonts w:eastAsia="SimHei" w:cs="Calibri" w:hint="eastAsia"/>
          <w:lang w:eastAsia="zh-CN"/>
        </w:rPr>
        <w:t xml:space="preserve"> to UAT.</w:t>
      </w:r>
    </w:p>
    <w:p w14:paraId="3605BA37" w14:textId="5DCB4BE7" w:rsidR="008E10D5" w:rsidRPr="00014E79" w:rsidRDefault="00F71A48" w:rsidP="00400414">
      <w:pPr>
        <w:pStyle w:val="ListParagraph"/>
        <w:numPr>
          <w:ilvl w:val="0"/>
          <w:numId w:val="7"/>
        </w:numPr>
        <w:rPr>
          <w:rFonts w:cs="Calibri"/>
        </w:rPr>
      </w:pPr>
      <w:r w:rsidRPr="00F71A48">
        <w:rPr>
          <w:rFonts w:cs="Calibri"/>
        </w:rPr>
        <w:t xml:space="preserve">Thermo Fisher will only perform testing for tasks under its responsibility, such as the instrument integration assigned to Thermo Fisher. Testing of instrument integration </w:t>
      </w:r>
      <w:r w:rsidR="007C591A">
        <w:rPr>
          <w:rFonts w:eastAsia="SimHei" w:cs="Calibri" w:hint="eastAsia"/>
          <w:lang w:eastAsia="zh-CN"/>
        </w:rPr>
        <w:t>assigned to</w:t>
      </w:r>
      <w:r w:rsidRPr="00F71A48">
        <w:rPr>
          <w:rFonts w:cs="Calibri"/>
        </w:rPr>
        <w:t xml:space="preserve"> Henkel</w:t>
      </w:r>
      <w:r w:rsidR="007C591A">
        <w:rPr>
          <w:rFonts w:eastAsia="SimHei" w:cs="Calibri" w:hint="eastAsia"/>
          <w:lang w:eastAsia="zh-CN"/>
        </w:rPr>
        <w:t xml:space="preserve"> </w:t>
      </w:r>
      <w:r w:rsidRPr="00F71A48">
        <w:rPr>
          <w:rFonts w:cs="Calibri"/>
        </w:rPr>
        <w:t>falls outside the scope of Thermo Fisher's obligations.</w:t>
      </w:r>
    </w:p>
    <w:p w14:paraId="3784B60D" w14:textId="291A11EB" w:rsidR="00014E79" w:rsidRPr="00A77141" w:rsidRDefault="007651EA" w:rsidP="00400414">
      <w:pPr>
        <w:pStyle w:val="ListParagraph"/>
        <w:numPr>
          <w:ilvl w:val="0"/>
          <w:numId w:val="7"/>
        </w:numPr>
        <w:rPr>
          <w:rFonts w:cs="Calibri"/>
        </w:rPr>
      </w:pPr>
      <w:r>
        <w:rPr>
          <w:rFonts w:eastAsia="SimHei" w:cs="Calibri" w:hint="eastAsia"/>
          <w:lang w:eastAsia="zh-CN"/>
        </w:rPr>
        <w:t xml:space="preserve">Go Live </w:t>
      </w:r>
      <w:proofErr w:type="spellStart"/>
      <w:r w:rsidR="00014E79">
        <w:rPr>
          <w:rFonts w:eastAsia="SimHei" w:cs="Calibri" w:hint="eastAsia"/>
          <w:lang w:eastAsia="zh-CN"/>
        </w:rPr>
        <w:t>hypercare</w:t>
      </w:r>
      <w:proofErr w:type="spellEnd"/>
      <w:r w:rsidR="00014E79">
        <w:rPr>
          <w:rFonts w:eastAsia="SimHei" w:cs="Calibri" w:hint="eastAsia"/>
          <w:lang w:eastAsia="zh-CN"/>
        </w:rPr>
        <w:t>.</w:t>
      </w:r>
    </w:p>
    <w:p w14:paraId="753697B4" w14:textId="7132FD72" w:rsidR="00A77141" w:rsidRPr="00A77141" w:rsidRDefault="00A77141" w:rsidP="00400414">
      <w:pPr>
        <w:pStyle w:val="ListParagraph"/>
        <w:numPr>
          <w:ilvl w:val="0"/>
          <w:numId w:val="7"/>
        </w:numPr>
        <w:rPr>
          <w:rFonts w:cs="Calibri"/>
        </w:rPr>
      </w:pPr>
      <w:r>
        <w:rPr>
          <w:rFonts w:eastAsia="SimHei" w:cs="Calibri" w:hint="eastAsia"/>
          <w:lang w:eastAsia="zh-CN"/>
        </w:rPr>
        <w:t xml:space="preserve">During Rollout </w:t>
      </w:r>
      <w:r w:rsidRPr="00E06629">
        <w:rPr>
          <w:rFonts w:cs="Calibri"/>
        </w:rPr>
        <w:t xml:space="preserve">Level 1 and 2 </w:t>
      </w:r>
      <w:proofErr w:type="gramStart"/>
      <w:r w:rsidRPr="00E06629">
        <w:rPr>
          <w:rFonts w:cs="Calibri"/>
        </w:rPr>
        <w:t>support</w:t>
      </w:r>
      <w:proofErr w:type="gramEnd"/>
      <w:r w:rsidRPr="00E06629">
        <w:rPr>
          <w:rFonts w:cs="Calibri"/>
        </w:rPr>
        <w:t xml:space="preserve"> will be the responsibility of Henkel. </w:t>
      </w:r>
      <w:r>
        <w:rPr>
          <w:rFonts w:eastAsia="SimHei" w:cs="Calibri" w:hint="eastAsia"/>
          <w:lang w:eastAsia="zh-CN"/>
        </w:rPr>
        <w:t xml:space="preserve">Providing support is out of </w:t>
      </w:r>
      <w:r w:rsidRPr="00E06629">
        <w:rPr>
          <w:rFonts w:cs="Calibri"/>
        </w:rPr>
        <w:t>Thermo Fisher</w:t>
      </w:r>
      <w:r>
        <w:rPr>
          <w:rFonts w:eastAsia="SimHei" w:cs="Calibri"/>
          <w:lang w:eastAsia="zh-CN"/>
        </w:rPr>
        <w:t>’</w:t>
      </w:r>
      <w:r>
        <w:rPr>
          <w:rFonts w:eastAsia="SimHei" w:cs="Calibri" w:hint="eastAsia"/>
          <w:lang w:eastAsia="zh-CN"/>
        </w:rPr>
        <w:t>s scope.</w:t>
      </w:r>
      <w:r>
        <w:rPr>
          <w:rFonts w:eastAsia="SimHei" w:hint="eastAsia"/>
          <w:lang w:eastAsia="zh-CN"/>
        </w:rPr>
        <w:t xml:space="preserve"> Thermo Fisher is responsible for QCLAD issues fixing.</w:t>
      </w:r>
      <w:r w:rsidRPr="00E06629">
        <w:rPr>
          <w:rStyle w:val="cf01"/>
          <w:rFonts w:ascii="Calibri" w:hAnsi="Calibri" w:cs="Calibri"/>
        </w:rPr>
        <w:t xml:space="preserve"> </w:t>
      </w:r>
    </w:p>
    <w:p w14:paraId="2A840EF4" w14:textId="5F936339" w:rsidR="004202A6" w:rsidRPr="00E06629" w:rsidRDefault="004202A6" w:rsidP="00400414">
      <w:pPr>
        <w:pStyle w:val="ListParagraph"/>
        <w:numPr>
          <w:ilvl w:val="0"/>
          <w:numId w:val="7"/>
        </w:numPr>
        <w:rPr>
          <w:rFonts w:cs="Calibri"/>
        </w:rPr>
      </w:pPr>
      <w:r w:rsidRPr="00E06629">
        <w:rPr>
          <w:rFonts w:cs="Calibri"/>
        </w:rPr>
        <w:t xml:space="preserve">Installation of </w:t>
      </w:r>
      <w:r w:rsidR="00A21332" w:rsidRPr="00E06629">
        <w:rPr>
          <w:rFonts w:cs="Calibri"/>
        </w:rPr>
        <w:t>D</w:t>
      </w:r>
      <w:r w:rsidRPr="00E06629">
        <w:rPr>
          <w:rFonts w:cs="Calibri"/>
        </w:rPr>
        <w:t>atabase including development/ production system.</w:t>
      </w:r>
    </w:p>
    <w:p w14:paraId="273E6C67" w14:textId="77777777" w:rsidR="004202A6" w:rsidRPr="00E06629" w:rsidRDefault="004202A6" w:rsidP="00400414">
      <w:pPr>
        <w:pStyle w:val="ListParagraph"/>
        <w:numPr>
          <w:ilvl w:val="0"/>
          <w:numId w:val="7"/>
        </w:numPr>
        <w:rPr>
          <w:rFonts w:cs="Calibri"/>
        </w:rPr>
      </w:pPr>
      <w:r w:rsidRPr="00E06629">
        <w:rPr>
          <w:rFonts w:cs="Calibri"/>
        </w:rPr>
        <w:t>Hardware (Server, Clients, Network, etc.) procurement and deployment, in this case Henkel private cloud environment preparation.</w:t>
      </w:r>
    </w:p>
    <w:p w14:paraId="20D16304" w14:textId="77777777" w:rsidR="004202A6" w:rsidRPr="00E06629" w:rsidRDefault="004202A6" w:rsidP="00400414">
      <w:pPr>
        <w:pStyle w:val="ListParagraph"/>
        <w:numPr>
          <w:ilvl w:val="0"/>
          <w:numId w:val="7"/>
        </w:numPr>
        <w:rPr>
          <w:rFonts w:cs="Calibri"/>
        </w:rPr>
      </w:pPr>
      <w:r w:rsidRPr="00E06629">
        <w:rPr>
          <w:rFonts w:cs="Calibri"/>
        </w:rPr>
        <w:t>Installation of Operating System on Server and Clients.</w:t>
      </w:r>
    </w:p>
    <w:p w14:paraId="1BD061C1" w14:textId="77777777" w:rsidR="004202A6" w:rsidRPr="00E06629" w:rsidRDefault="004202A6" w:rsidP="00400414">
      <w:pPr>
        <w:pStyle w:val="ListParagraph"/>
        <w:numPr>
          <w:ilvl w:val="0"/>
          <w:numId w:val="7"/>
        </w:numPr>
        <w:rPr>
          <w:rFonts w:cs="Calibri"/>
        </w:rPr>
      </w:pPr>
      <w:r w:rsidRPr="00E06629">
        <w:rPr>
          <w:rFonts w:cs="Calibri"/>
        </w:rPr>
        <w:t>Supply of cables for serial instrument connections.</w:t>
      </w:r>
    </w:p>
    <w:p w14:paraId="2442DFAA" w14:textId="77777777" w:rsidR="004202A6" w:rsidRPr="00E06629" w:rsidRDefault="004202A6" w:rsidP="00400414">
      <w:pPr>
        <w:pStyle w:val="ListParagraph"/>
        <w:numPr>
          <w:ilvl w:val="0"/>
          <w:numId w:val="7"/>
        </w:numPr>
        <w:rPr>
          <w:rFonts w:cs="Calibri"/>
        </w:rPr>
      </w:pPr>
      <w:r w:rsidRPr="00E06629">
        <w:rPr>
          <w:rFonts w:cs="Calibri"/>
        </w:rPr>
        <w:t>Hardware maintenance/installation/network connection and support for label printer and scanner are out of in the project scope, these should be in the responsibilities of hardware suppliers or customer IT.</w:t>
      </w:r>
    </w:p>
    <w:p w14:paraId="138AA161" w14:textId="1D8A2D24" w:rsidR="00E84A7E" w:rsidRPr="00E06629" w:rsidRDefault="00CC51E9" w:rsidP="00400414">
      <w:pPr>
        <w:pStyle w:val="ListParagraph"/>
        <w:numPr>
          <w:ilvl w:val="0"/>
          <w:numId w:val="7"/>
        </w:numPr>
        <w:rPr>
          <w:rFonts w:cs="Calibri"/>
        </w:rPr>
      </w:pPr>
      <w:r w:rsidRPr="00E06629">
        <w:rPr>
          <w:rFonts w:cs="Calibri"/>
        </w:rPr>
        <w:lastRenderedPageBreak/>
        <w:t>HENKEL</w:t>
      </w:r>
      <w:r w:rsidR="00E84A7E" w:rsidRPr="00E06629">
        <w:rPr>
          <w:rFonts w:cs="Calibri"/>
        </w:rPr>
        <w:t xml:space="preserve"> will have their own team to manage the project and hence</w:t>
      </w:r>
      <w:r w:rsidR="002C6D06" w:rsidRPr="00E06629">
        <w:rPr>
          <w:rFonts w:cs="Calibri"/>
        </w:rPr>
        <w:t xml:space="preserve"> </w:t>
      </w:r>
      <w:r w:rsidR="00D30FB5" w:rsidRPr="00E06629">
        <w:rPr>
          <w:rFonts w:cs="Calibri"/>
        </w:rPr>
        <w:t xml:space="preserve">Henkel’s </w:t>
      </w:r>
      <w:r w:rsidR="00E84A7E" w:rsidRPr="00E06629">
        <w:rPr>
          <w:rFonts w:cs="Calibri"/>
        </w:rPr>
        <w:t xml:space="preserve">project management and </w:t>
      </w:r>
      <w:r w:rsidR="002B5671" w:rsidRPr="00E06629">
        <w:rPr>
          <w:rFonts w:cs="Calibri"/>
        </w:rPr>
        <w:t>Henkel</w:t>
      </w:r>
      <w:r w:rsidR="006D4DC9" w:rsidRPr="00E06629">
        <w:rPr>
          <w:rFonts w:cs="Calibri"/>
        </w:rPr>
        <w:t>’s</w:t>
      </w:r>
      <w:r w:rsidR="002B5671" w:rsidRPr="00E06629">
        <w:rPr>
          <w:rFonts w:cs="Calibri"/>
        </w:rPr>
        <w:t xml:space="preserve"> </w:t>
      </w:r>
      <w:r w:rsidR="002C6D06" w:rsidRPr="00E06629">
        <w:rPr>
          <w:rFonts w:cs="Calibri"/>
        </w:rPr>
        <w:t xml:space="preserve">business </w:t>
      </w:r>
      <w:r w:rsidR="00E84A7E" w:rsidRPr="00E06629">
        <w:rPr>
          <w:rFonts w:cs="Calibri"/>
        </w:rPr>
        <w:t>change management are out of scope.</w:t>
      </w:r>
    </w:p>
    <w:p w14:paraId="485DC76D" w14:textId="41203AF5" w:rsidR="00E84A7E" w:rsidRPr="00E06629" w:rsidRDefault="00E84A7E" w:rsidP="00400414">
      <w:pPr>
        <w:pStyle w:val="ListParagraph"/>
        <w:numPr>
          <w:ilvl w:val="0"/>
          <w:numId w:val="7"/>
        </w:numPr>
        <w:rPr>
          <w:rFonts w:cs="Calibri"/>
        </w:rPr>
      </w:pPr>
      <w:r w:rsidRPr="00E06629">
        <w:rPr>
          <w:rFonts w:cs="Calibri"/>
        </w:rPr>
        <w:t>Data is assumed to be cleaned before migration and hence data cleansing is out of scope.</w:t>
      </w:r>
    </w:p>
    <w:p w14:paraId="50B87B7C" w14:textId="17069B25" w:rsidR="00E84A7E" w:rsidRPr="00E06629" w:rsidRDefault="00E84A7E" w:rsidP="00400414">
      <w:pPr>
        <w:pStyle w:val="ListParagraph"/>
        <w:numPr>
          <w:ilvl w:val="0"/>
          <w:numId w:val="7"/>
        </w:numPr>
        <w:rPr>
          <w:rFonts w:cs="Calibri"/>
        </w:rPr>
      </w:pPr>
      <w:r w:rsidRPr="00E06629">
        <w:rPr>
          <w:rFonts w:cs="Calibri"/>
        </w:rPr>
        <w:t>Process and procedure documentation is out of scope for Thermo Fisher.</w:t>
      </w:r>
    </w:p>
    <w:p w14:paraId="7A7B2947" w14:textId="427DAA45" w:rsidR="00E84A7E" w:rsidRPr="00E06629" w:rsidRDefault="78BB481D" w:rsidP="00400414">
      <w:pPr>
        <w:pStyle w:val="ListParagraph"/>
        <w:numPr>
          <w:ilvl w:val="0"/>
          <w:numId w:val="7"/>
        </w:numPr>
        <w:rPr>
          <w:rFonts w:cs="Calibri"/>
        </w:rPr>
      </w:pPr>
      <w:r w:rsidRPr="00E06629">
        <w:rPr>
          <w:rFonts w:cs="Calibri"/>
        </w:rPr>
        <w:t xml:space="preserve">Management of the </w:t>
      </w:r>
      <w:r w:rsidR="2584AF9F" w:rsidRPr="00E06629">
        <w:rPr>
          <w:rFonts w:cs="Calibri"/>
        </w:rPr>
        <w:t xml:space="preserve">Henkel </w:t>
      </w:r>
      <w:r w:rsidRPr="00E06629">
        <w:rPr>
          <w:rFonts w:cs="Calibri"/>
        </w:rPr>
        <w:t xml:space="preserve">Data Centre [or </w:t>
      </w:r>
      <w:r w:rsidR="2584AF9F" w:rsidRPr="00E06629">
        <w:rPr>
          <w:rFonts w:cs="Calibri"/>
        </w:rPr>
        <w:t xml:space="preserve">Henkel </w:t>
      </w:r>
      <w:r w:rsidRPr="00E06629">
        <w:rPr>
          <w:rFonts w:cs="Calibri"/>
        </w:rPr>
        <w:t xml:space="preserve">third party provider] for hosting the LIMS platform if not hosted by </w:t>
      </w:r>
      <w:r w:rsidR="005B4695" w:rsidRPr="00E06629">
        <w:rPr>
          <w:rFonts w:cs="Calibri"/>
        </w:rPr>
        <w:t xml:space="preserve">Service Provider </w:t>
      </w:r>
      <w:r w:rsidRPr="00E06629">
        <w:rPr>
          <w:rFonts w:cs="Calibri"/>
        </w:rPr>
        <w:t xml:space="preserve">– assume all </w:t>
      </w:r>
      <w:r w:rsidR="2584AF9F" w:rsidRPr="00E06629">
        <w:rPr>
          <w:rFonts w:cs="Calibri"/>
        </w:rPr>
        <w:t xml:space="preserve">Henkel </w:t>
      </w:r>
      <w:r w:rsidRPr="00E06629">
        <w:rPr>
          <w:rFonts w:cs="Calibri"/>
        </w:rPr>
        <w:t xml:space="preserve">Technology Services will manage all </w:t>
      </w:r>
      <w:r w:rsidR="2584AF9F" w:rsidRPr="00E06629">
        <w:rPr>
          <w:rFonts w:cs="Calibri"/>
        </w:rPr>
        <w:t xml:space="preserve">Henkel </w:t>
      </w:r>
      <w:r w:rsidRPr="00E06629">
        <w:rPr>
          <w:rFonts w:cs="Calibri"/>
        </w:rPr>
        <w:t>Data Centre requests.</w:t>
      </w:r>
    </w:p>
    <w:p w14:paraId="61EB82A0" w14:textId="7EBED89B" w:rsidR="00E84A7E" w:rsidRPr="00E06629" w:rsidRDefault="00E84A7E" w:rsidP="00400414">
      <w:pPr>
        <w:pStyle w:val="ListParagraph"/>
        <w:numPr>
          <w:ilvl w:val="0"/>
          <w:numId w:val="7"/>
        </w:numPr>
        <w:rPr>
          <w:rFonts w:cs="Calibri"/>
        </w:rPr>
      </w:pPr>
      <w:r w:rsidRPr="00E06629">
        <w:rPr>
          <w:rFonts w:cs="Calibri"/>
        </w:rPr>
        <w:t>Network and Infrastructure</w:t>
      </w:r>
      <w:r w:rsidR="002F7A65" w:rsidRPr="00E06629">
        <w:rPr>
          <w:rFonts w:cs="Calibri"/>
        </w:rPr>
        <w:t xml:space="preserve"> setup</w:t>
      </w:r>
      <w:r w:rsidRPr="00E06629">
        <w:rPr>
          <w:rFonts w:cs="Calibri"/>
        </w:rPr>
        <w:t>.</w:t>
      </w:r>
    </w:p>
    <w:p w14:paraId="22FF1B74" w14:textId="22001E33" w:rsidR="00E84A7E" w:rsidRPr="00E06629" w:rsidRDefault="00E84A7E" w:rsidP="00400414">
      <w:pPr>
        <w:pStyle w:val="ListParagraph"/>
        <w:numPr>
          <w:ilvl w:val="0"/>
          <w:numId w:val="7"/>
        </w:numPr>
        <w:rPr>
          <w:rFonts w:cs="Calibri"/>
        </w:rPr>
      </w:pPr>
      <w:r w:rsidRPr="00E06629">
        <w:rPr>
          <w:rFonts w:cs="Calibri"/>
        </w:rPr>
        <w:t>Instrument Vendors engage</w:t>
      </w:r>
      <w:r w:rsidR="002F7A65" w:rsidRPr="00E06629">
        <w:rPr>
          <w:rFonts w:cs="Calibri"/>
        </w:rPr>
        <w:t>ment</w:t>
      </w:r>
      <w:r w:rsidR="00290D4F" w:rsidRPr="00E06629">
        <w:rPr>
          <w:rFonts w:cs="Calibri"/>
        </w:rPr>
        <w:t xml:space="preserve">- </w:t>
      </w:r>
      <w:r w:rsidR="008E425D" w:rsidRPr="00E06629">
        <w:rPr>
          <w:rFonts w:cs="Calibri"/>
        </w:rPr>
        <w:t>Instrument Vendors engagement for any issues with the vendor's application, should be managed with the instrument vendor and Henkel</w:t>
      </w:r>
      <w:r w:rsidR="00BC4EDB" w:rsidRPr="00E06629">
        <w:rPr>
          <w:rFonts w:cs="Calibri"/>
        </w:rPr>
        <w:t>. Thermo Fisher team will provide guidance</w:t>
      </w:r>
      <w:r w:rsidR="0035149A" w:rsidRPr="00E06629">
        <w:rPr>
          <w:rFonts w:cs="Calibri"/>
        </w:rPr>
        <w:t xml:space="preserve"> on the technicality of instrument connectivity and interfacing</w:t>
      </w:r>
      <w:r w:rsidR="00BC4EDB" w:rsidRPr="00E06629">
        <w:rPr>
          <w:rFonts w:cs="Calibri"/>
        </w:rPr>
        <w:t xml:space="preserve"> if needed.</w:t>
      </w:r>
    </w:p>
    <w:p w14:paraId="1C7C6D2D" w14:textId="343D26D1" w:rsidR="004730B9" w:rsidRPr="00E06629" w:rsidRDefault="00A0710D" w:rsidP="00400414">
      <w:pPr>
        <w:pStyle w:val="ListParagraph"/>
        <w:numPr>
          <w:ilvl w:val="0"/>
          <w:numId w:val="7"/>
        </w:numPr>
        <w:rPr>
          <w:rFonts w:cs="Calibri"/>
        </w:rPr>
      </w:pPr>
      <w:bookmarkStart w:id="548" w:name="_Ref512862215"/>
      <w:bookmarkStart w:id="549" w:name="_Ref512862227"/>
      <w:bookmarkStart w:id="550" w:name="_Ref512862245"/>
      <w:bookmarkStart w:id="551" w:name="_Ref512862254"/>
      <w:bookmarkStart w:id="552" w:name="_Ref512862262"/>
      <w:bookmarkStart w:id="553" w:name="_Ref512862304"/>
      <w:r w:rsidRPr="00E06629">
        <w:rPr>
          <w:rFonts w:cs="Calibri"/>
        </w:rPr>
        <w:t xml:space="preserve">Integration of instruments </w:t>
      </w:r>
      <w:r w:rsidR="00277361" w:rsidRPr="00E06629">
        <w:rPr>
          <w:rFonts w:cs="Calibri"/>
        </w:rPr>
        <w:t xml:space="preserve">other than mentioned in the scope </w:t>
      </w:r>
      <w:r w:rsidRPr="00E06629">
        <w:rPr>
          <w:rFonts w:cs="Calibri"/>
        </w:rPr>
        <w:t>of this project</w:t>
      </w:r>
      <w:r w:rsidR="005C0634" w:rsidRPr="00E06629">
        <w:rPr>
          <w:rFonts w:cs="Calibri"/>
        </w:rPr>
        <w:t>,</w:t>
      </w:r>
      <w:r w:rsidRPr="00E06629">
        <w:rPr>
          <w:rFonts w:cs="Calibri"/>
        </w:rPr>
        <w:t xml:space="preserve"> </w:t>
      </w:r>
      <w:r w:rsidR="00121672" w:rsidRPr="00E06629">
        <w:rPr>
          <w:rFonts w:cs="Calibri"/>
        </w:rPr>
        <w:t xml:space="preserve">Henkel </w:t>
      </w:r>
      <w:r w:rsidR="00A05DBE" w:rsidRPr="00E06629">
        <w:rPr>
          <w:rFonts w:cs="Calibri"/>
        </w:rPr>
        <w:t>team</w:t>
      </w:r>
      <w:r w:rsidRPr="00E06629">
        <w:rPr>
          <w:rFonts w:cs="Calibri"/>
        </w:rPr>
        <w:t xml:space="preserve"> will be able to </w:t>
      </w:r>
      <w:r w:rsidR="007308A7" w:rsidRPr="00E06629">
        <w:rPr>
          <w:rFonts w:cs="Calibri"/>
        </w:rPr>
        <w:t xml:space="preserve">integrate </w:t>
      </w:r>
      <w:r w:rsidRPr="00E06629">
        <w:rPr>
          <w:rFonts w:cs="Calibri"/>
        </w:rPr>
        <w:t xml:space="preserve">once they complete the </w:t>
      </w:r>
      <w:r w:rsidR="00CB06FA" w:rsidRPr="00E06629">
        <w:rPr>
          <w:rFonts w:cs="Calibri"/>
        </w:rPr>
        <w:t xml:space="preserve">Instrument Integration / </w:t>
      </w:r>
      <w:r w:rsidRPr="00E06629">
        <w:rPr>
          <w:rFonts w:cs="Calibri"/>
        </w:rPr>
        <w:t xml:space="preserve">Sweeper training. </w:t>
      </w:r>
    </w:p>
    <w:p w14:paraId="25E4A888" w14:textId="404D3D44" w:rsidR="006E1B42" w:rsidRDefault="00D022D8" w:rsidP="00400414">
      <w:pPr>
        <w:pStyle w:val="ListParagraph"/>
        <w:numPr>
          <w:ilvl w:val="0"/>
          <w:numId w:val="7"/>
        </w:numPr>
        <w:rPr>
          <w:ins w:id="554" w:author="Tiwari, Shravan" w:date="2025-06-24T17:09:00Z" w16du:dateUtc="2025-06-24T09:09:00Z"/>
          <w:rFonts w:cs="Calibri"/>
        </w:rPr>
      </w:pPr>
      <w:r w:rsidRPr="00E06629">
        <w:rPr>
          <w:rFonts w:cs="Calibri"/>
        </w:rPr>
        <w:t>Good Manufacturing Practice (GMP) is not the scope of the project</w:t>
      </w:r>
      <w:r w:rsidR="006E1B42" w:rsidRPr="00E06629">
        <w:rPr>
          <w:rFonts w:cs="Calibri"/>
        </w:rPr>
        <w:t>.</w:t>
      </w:r>
    </w:p>
    <w:p w14:paraId="06C6A2B1" w14:textId="4E031957" w:rsidR="00E148E8" w:rsidRPr="00E06629" w:rsidRDefault="001E02F9" w:rsidP="00400414">
      <w:pPr>
        <w:pStyle w:val="ListParagraph"/>
        <w:numPr>
          <w:ilvl w:val="0"/>
          <w:numId w:val="7"/>
        </w:numPr>
        <w:rPr>
          <w:rFonts w:cs="Calibri"/>
        </w:rPr>
      </w:pPr>
      <w:ins w:id="555" w:author="Tiwari, Shravan" w:date="2025-06-24T17:09:00Z" w16du:dateUtc="2025-06-24T09:09:00Z">
        <w:r>
          <w:rPr>
            <w:rFonts w:cs="Calibri"/>
          </w:rPr>
          <w:t>Any documentation</w:t>
        </w:r>
      </w:ins>
      <w:ins w:id="556" w:author="Tiwari, Shravan" w:date="2025-06-24T17:10:00Z" w16du:dateUtc="2025-06-24T09:10:00Z">
        <w:r>
          <w:rPr>
            <w:rFonts w:cs="Calibri"/>
          </w:rPr>
          <w:t xml:space="preserve"> for instrument integration</w:t>
        </w:r>
        <w:r w:rsidR="007C5163">
          <w:rPr>
            <w:rFonts w:cs="Calibri"/>
          </w:rPr>
          <w:t>, language setup</w:t>
        </w:r>
        <w:r w:rsidR="00AC37E4">
          <w:rPr>
            <w:rFonts w:cs="Calibri"/>
          </w:rPr>
          <w:t xml:space="preserve"> and other config </w:t>
        </w:r>
      </w:ins>
      <w:ins w:id="557" w:author="Tiwari, Shravan" w:date="2025-06-24T17:11:00Z" w16du:dateUtc="2025-06-24T09:11:00Z">
        <w:r w:rsidR="00AC37E4">
          <w:rPr>
            <w:rFonts w:cs="Calibri"/>
          </w:rPr>
          <w:t>if any</w:t>
        </w:r>
      </w:ins>
    </w:p>
    <w:p w14:paraId="75BB6E6D" w14:textId="77777777" w:rsidR="004F7AAE" w:rsidRPr="00E06629" w:rsidRDefault="004F7AAE" w:rsidP="00DC7F04">
      <w:pPr>
        <w:pStyle w:val="Heading3"/>
        <w:rPr>
          <w:rFonts w:cs="Calibri"/>
        </w:rPr>
      </w:pPr>
      <w:bookmarkStart w:id="558" w:name="_Toc144913266"/>
      <w:bookmarkStart w:id="559" w:name="_Toc201682687"/>
      <w:r w:rsidRPr="00E06629">
        <w:rPr>
          <w:rFonts w:cs="Calibri"/>
        </w:rPr>
        <w:t>Environments</w:t>
      </w:r>
      <w:bookmarkEnd w:id="558"/>
      <w:bookmarkEnd w:id="559"/>
    </w:p>
    <w:p w14:paraId="328839D1" w14:textId="699E8522" w:rsidR="004F7AAE" w:rsidDel="005E168D" w:rsidRDefault="0029227F" w:rsidP="004F7AAE">
      <w:pPr>
        <w:rPr>
          <w:del w:id="560" w:author="Huo, Wendy" w:date="2025-06-24T18:47:00Z" w16du:dateUtc="2025-06-24T10:47:00Z"/>
          <w:rFonts w:eastAsia="SimHei" w:cs="Calibri"/>
          <w:lang w:eastAsia="zh-CN"/>
        </w:rPr>
      </w:pPr>
      <w:del w:id="561" w:author="Huo, Wendy" w:date="2025-06-24T18:47:00Z" w16du:dateUtc="2025-06-24T10:47:00Z">
        <w:r w:rsidDel="005E168D">
          <w:rPr>
            <w:rFonts w:eastAsia="SimHei" w:cs="Calibri" w:hint="eastAsia"/>
            <w:lang w:eastAsia="zh-CN"/>
          </w:rPr>
          <w:delText>T</w:delText>
        </w:r>
        <w:r w:rsidR="00D545AD" w:rsidRPr="00E06629" w:rsidDel="005E168D">
          <w:rPr>
            <w:rFonts w:cs="Calibri"/>
          </w:rPr>
          <w:delText>he hosted environment</w:delText>
        </w:r>
      </w:del>
      <w:ins w:id="562" w:author="Tiwari, Shravan" w:date="2025-06-24T16:58:00Z" w16du:dateUtc="2025-06-24T08:58:00Z">
        <w:del w:id="563" w:author="Huo, Wendy" w:date="2025-06-24T18:47:00Z" w16du:dateUtc="2025-06-24T10:47:00Z">
          <w:r w:rsidR="006963D1" w:rsidDel="005E168D">
            <w:rPr>
              <w:rFonts w:cs="Calibri"/>
            </w:rPr>
            <w:delText xml:space="preserve"> for QCLAD </w:delText>
          </w:r>
          <w:r w:rsidR="009A57BF" w:rsidDel="005E168D">
            <w:rPr>
              <w:rFonts w:cs="Calibri"/>
            </w:rPr>
            <w:delText>will be used</w:delText>
          </w:r>
        </w:del>
      </w:ins>
      <w:del w:id="564" w:author="Huo, Wendy" w:date="2025-06-24T18:47:00Z" w16du:dateUtc="2025-06-24T10:47:00Z">
        <w:r w:rsidR="00D545AD" w:rsidRPr="00E06629" w:rsidDel="005E168D">
          <w:rPr>
            <w:rFonts w:cs="Calibri"/>
          </w:rPr>
          <w:delText xml:space="preserve"> for the development, testing, and production instances</w:delText>
        </w:r>
        <w:r w:rsidDel="005E168D">
          <w:rPr>
            <w:rFonts w:eastAsia="SimHei" w:cs="Calibri" w:hint="eastAsia"/>
            <w:lang w:eastAsia="zh-CN"/>
          </w:rPr>
          <w:delText xml:space="preserve"> were already setup during pilot Phase</w:delText>
        </w:r>
      </w:del>
      <w:ins w:id="565" w:author="Tiwari, Shravan" w:date="2025-06-24T16:58:00Z" w16du:dateUtc="2025-06-24T08:58:00Z">
        <w:del w:id="566" w:author="Huo, Wendy" w:date="2025-06-24T18:47:00Z" w16du:dateUtc="2025-06-24T10:47:00Z">
          <w:r w:rsidR="008774ED" w:rsidDel="005E168D">
            <w:rPr>
              <w:rFonts w:cs="Calibri"/>
            </w:rPr>
            <w:delText>rollout</w:delText>
          </w:r>
        </w:del>
      </w:ins>
      <w:del w:id="567" w:author="Huo, Wendy" w:date="2025-06-24T18:47:00Z" w16du:dateUtc="2025-06-24T10:47:00Z">
        <w:r w:rsidDel="005E168D">
          <w:rPr>
            <w:rFonts w:eastAsia="SimHei" w:cs="Calibri" w:hint="eastAsia"/>
            <w:lang w:eastAsia="zh-CN"/>
          </w:rPr>
          <w:delText xml:space="preserve">. </w:delText>
        </w:r>
        <w:r w:rsidR="00F35F4C" w:rsidRPr="00E06629" w:rsidDel="005E168D">
          <w:rPr>
            <w:rFonts w:cs="Calibri"/>
          </w:rPr>
          <w:delText xml:space="preserve">All configurations/implementations and software packages </w:delText>
        </w:r>
        <w:r w:rsidDel="005E168D">
          <w:rPr>
            <w:rFonts w:eastAsia="SimHei" w:cs="Calibri" w:hint="eastAsia"/>
            <w:lang w:eastAsia="zh-CN"/>
          </w:rPr>
          <w:delText xml:space="preserve">details please refer to Section 3.1.5 of </w:delText>
        </w:r>
        <w:commentRangeStart w:id="568"/>
        <w:commentRangeStart w:id="569"/>
        <w:r w:rsidDel="005E168D">
          <w:rPr>
            <w:rFonts w:eastAsia="SimHei" w:cs="Calibri"/>
            <w:lang w:eastAsia="zh-CN"/>
          </w:rPr>
          <w:delText>“</w:delText>
        </w:r>
        <w:r w:rsidRPr="0029227F" w:rsidDel="005E168D">
          <w:rPr>
            <w:rFonts w:eastAsia="SimHei" w:cs="Calibri"/>
            <w:lang w:eastAsia="zh-CN"/>
          </w:rPr>
          <w:delText>Henkel - Statement of Work_V1.8</w:delText>
        </w:r>
        <w:r w:rsidDel="005E168D">
          <w:rPr>
            <w:rFonts w:eastAsia="SimHei" w:cs="Calibri"/>
            <w:lang w:eastAsia="zh-CN"/>
          </w:rPr>
          <w:delText>”</w:delText>
        </w:r>
        <w:r w:rsidR="00F35F4C" w:rsidRPr="00E06629" w:rsidDel="005E168D">
          <w:rPr>
            <w:rFonts w:cs="Calibri"/>
          </w:rPr>
          <w:delText>.</w:delText>
        </w:r>
        <w:commentRangeEnd w:id="568"/>
        <w:r w:rsidR="000B0B4F" w:rsidDel="005E168D">
          <w:rPr>
            <w:rStyle w:val="CommentReference"/>
            <w:rFonts w:eastAsia="SimHei" w:cs="Calibri"/>
            <w:sz w:val="22"/>
            <w:szCs w:val="22"/>
            <w:lang w:eastAsia="zh-CN"/>
          </w:rPr>
          <w:commentReference w:id="568"/>
        </w:r>
      </w:del>
      <w:commentRangeEnd w:id="569"/>
      <w:r w:rsidR="00877AF3">
        <w:rPr>
          <w:rStyle w:val="CommentReference"/>
        </w:rPr>
        <w:commentReference w:id="569"/>
      </w:r>
    </w:p>
    <w:p w14:paraId="6E84899E" w14:textId="7FF8FF2A" w:rsidR="005E168D" w:rsidRDefault="005E168D" w:rsidP="004F7AAE">
      <w:pPr>
        <w:rPr>
          <w:ins w:id="571" w:author="Huo, Wendy" w:date="2025-06-24T18:47:00Z" w16du:dateUtc="2025-06-24T10:47:00Z"/>
          <w:rFonts w:eastAsia="SimHei" w:cs="Calibri"/>
          <w:lang w:eastAsia="zh-CN"/>
        </w:rPr>
      </w:pPr>
      <w:ins w:id="572" w:author="Huo, Wendy" w:date="2025-06-24T18:47:00Z">
        <w:r w:rsidRPr="005E168D">
          <w:rPr>
            <w:rFonts w:eastAsia="SimHei" w:cs="Calibri"/>
            <w:lang w:eastAsia="zh-CN"/>
            <w:rPrChange w:id="573" w:author="Huo, Wendy" w:date="2025-06-24T18:47:00Z" w16du:dateUtc="2025-06-24T10:47:00Z">
              <w:rPr>
                <w:rFonts w:eastAsia="SimHei" w:cs="Calibri"/>
                <w:b/>
                <w:bCs/>
                <w:lang w:eastAsia="zh-CN"/>
              </w:rPr>
            </w:rPrChange>
          </w:rPr>
          <w:t>The Phase 1 implementation will retain the same hosted environment architecture as the Pilot phase, without any alterations. Additionally, the client-side and tablet configurations for the target factories will follow the existing requirements.</w:t>
        </w:r>
      </w:ins>
    </w:p>
    <w:p w14:paraId="636F4E6C" w14:textId="50231FB7" w:rsidR="0029227F" w:rsidRPr="0029227F" w:rsidRDefault="0029227F" w:rsidP="004F7AAE">
      <w:pPr>
        <w:rPr>
          <w:rFonts w:eastAsia="SimHei" w:cs="Calibri"/>
          <w:lang w:eastAsia="zh-CN"/>
        </w:rPr>
      </w:pPr>
      <w:r>
        <w:rPr>
          <w:rFonts w:eastAsia="SimHei" w:cs="Calibri" w:hint="eastAsia"/>
          <w:lang w:eastAsia="zh-CN"/>
        </w:rPr>
        <w:t xml:space="preserve">During Rollout, Henkel will supply </w:t>
      </w:r>
      <w:r>
        <w:rPr>
          <w:rFonts w:eastAsia="SimHei" w:cs="Calibri"/>
          <w:lang w:eastAsia="zh-CN"/>
        </w:rPr>
        <w:t>separated</w:t>
      </w:r>
      <w:r>
        <w:rPr>
          <w:rFonts w:eastAsia="SimHei" w:cs="Calibri" w:hint="eastAsia"/>
          <w:lang w:eastAsia="zh-CN"/>
        </w:rPr>
        <w:t xml:space="preserve"> lab collector servers for Sweeper and Gateway installation.  </w:t>
      </w:r>
    </w:p>
    <w:p w14:paraId="5C875073" w14:textId="0142B407" w:rsidR="00776F77" w:rsidRPr="00E06629" w:rsidRDefault="00776F77" w:rsidP="00E4646A">
      <w:pPr>
        <w:spacing w:after="0" w:line="240" w:lineRule="auto"/>
        <w:jc w:val="both"/>
        <w:rPr>
          <w:rFonts w:eastAsia="SimSun" w:cs="Calibri"/>
          <w:sz w:val="24"/>
          <w:szCs w:val="24"/>
          <w:lang w:val="en-US" w:eastAsia="zh-CN"/>
        </w:rPr>
      </w:pPr>
    </w:p>
    <w:p w14:paraId="78A0CBBB" w14:textId="5900119E" w:rsidR="00FA257F" w:rsidRPr="00E06629" w:rsidRDefault="00776F77" w:rsidP="004F7AAE">
      <w:pPr>
        <w:rPr>
          <w:rFonts w:cs="Calibri"/>
        </w:rPr>
      </w:pPr>
      <w:r w:rsidRPr="00E06629">
        <w:rPr>
          <w:rFonts w:eastAsia="SimSun" w:cs="Calibri"/>
          <w:color w:val="000000"/>
          <w:sz w:val="13"/>
          <w:lang w:val="en-US" w:eastAsia="zh-CN"/>
        </w:rPr>
        <w:br w:type="page"/>
      </w:r>
    </w:p>
    <w:p w14:paraId="61AE7C6E" w14:textId="4CED833A" w:rsidR="00210A93" w:rsidRPr="00E06629" w:rsidRDefault="00210A93" w:rsidP="00FF30A1">
      <w:pPr>
        <w:pStyle w:val="Heading2"/>
        <w:ind w:left="450"/>
        <w:rPr>
          <w:rFonts w:cs="Calibri"/>
        </w:rPr>
      </w:pPr>
      <w:bookmarkStart w:id="574" w:name="_Toc144913267"/>
      <w:bookmarkStart w:id="575" w:name="_Toc201682688"/>
      <w:r w:rsidRPr="00E06629">
        <w:rPr>
          <w:rFonts w:cs="Calibri"/>
        </w:rPr>
        <w:lastRenderedPageBreak/>
        <w:t>Location of Services</w:t>
      </w:r>
      <w:bookmarkEnd w:id="548"/>
      <w:bookmarkEnd w:id="549"/>
      <w:bookmarkEnd w:id="550"/>
      <w:bookmarkEnd w:id="551"/>
      <w:bookmarkEnd w:id="552"/>
      <w:bookmarkEnd w:id="553"/>
      <w:bookmarkEnd w:id="574"/>
      <w:bookmarkEnd w:id="575"/>
    </w:p>
    <w:p w14:paraId="7DE883D0" w14:textId="1B3F2998" w:rsidR="00210A93" w:rsidRPr="00E06629" w:rsidRDefault="00BF158B" w:rsidP="00C779E2">
      <w:pPr>
        <w:keepNext/>
        <w:rPr>
          <w:rFonts w:cs="Calibri"/>
        </w:rPr>
      </w:pPr>
      <w:r w:rsidRPr="00E06629">
        <w:rPr>
          <w:rFonts w:cs="Calibri"/>
        </w:rPr>
        <w:t xml:space="preserve">The services will be provided </w:t>
      </w:r>
      <w:r w:rsidR="00E31609" w:rsidRPr="00E06629">
        <w:rPr>
          <w:rFonts w:cs="Calibri"/>
        </w:rPr>
        <w:t xml:space="preserve">remotely, </w:t>
      </w:r>
      <w:r w:rsidRPr="00E06629">
        <w:rPr>
          <w:rFonts w:cs="Calibri"/>
        </w:rPr>
        <w:t>at</w:t>
      </w:r>
      <w:r w:rsidR="009B65CC" w:rsidRPr="00E06629">
        <w:rPr>
          <w:rFonts w:cs="Calibri"/>
        </w:rPr>
        <w:t xml:space="preserve"> the</w:t>
      </w:r>
      <w:r w:rsidRPr="00E06629">
        <w:rPr>
          <w:rFonts w:cs="Calibri"/>
        </w:rPr>
        <w:t xml:space="preserve"> Customer premises</w:t>
      </w:r>
      <w:r w:rsidR="00E71025" w:rsidRPr="00E06629">
        <w:rPr>
          <w:rFonts w:cs="Calibri"/>
        </w:rPr>
        <w:t xml:space="preserve"> and at the Service Provider’s premises.</w:t>
      </w:r>
    </w:p>
    <w:p w14:paraId="5C15CC6E" w14:textId="7EF5FE2D" w:rsidR="00683E05" w:rsidRPr="00E06629" w:rsidRDefault="00C8452B" w:rsidP="00BF6FDF">
      <w:pPr>
        <w:rPr>
          <w:rFonts w:cs="Calibri"/>
        </w:rPr>
      </w:pPr>
      <w:r w:rsidRPr="00E06629">
        <w:rPr>
          <w:rFonts w:cs="Calibri"/>
        </w:rPr>
        <w:t xml:space="preserve">The Service Provider will always provide the best resource available to undertake the services defined in this </w:t>
      </w:r>
      <w:r w:rsidR="6D49BAB6" w:rsidRPr="00E06629">
        <w:rPr>
          <w:rFonts w:cs="Calibri"/>
        </w:rPr>
        <w:t xml:space="preserve">SOW. </w:t>
      </w:r>
      <w:r w:rsidR="00683E05" w:rsidRPr="00E06629">
        <w:rPr>
          <w:rFonts w:cs="Calibri"/>
        </w:rPr>
        <w:t xml:space="preserve">As the Service Provider operates a global pool of resources and the priority is to match skills and experience to the role required, the best match may not be a resource located locally to the Customer location.  However, the Service Provider will </w:t>
      </w:r>
      <w:r w:rsidR="009131E6" w:rsidRPr="00E06629">
        <w:rPr>
          <w:rFonts w:cs="Calibri"/>
        </w:rPr>
        <w:t>endeavour</w:t>
      </w:r>
      <w:r w:rsidR="00683E05" w:rsidRPr="00E06629">
        <w:rPr>
          <w:rFonts w:cs="Calibri"/>
        </w:rPr>
        <w:t xml:space="preserve"> to employ resources local to the Customer location whenever possible.</w:t>
      </w:r>
    </w:p>
    <w:p w14:paraId="4B507A31" w14:textId="77777777" w:rsidR="00A23436" w:rsidRPr="00E06629" w:rsidRDefault="008226DF" w:rsidP="00FF30A1">
      <w:pPr>
        <w:pStyle w:val="Heading2"/>
        <w:ind w:left="450"/>
        <w:rPr>
          <w:rFonts w:cs="Calibri"/>
        </w:rPr>
      </w:pPr>
      <w:bookmarkStart w:id="576" w:name="_Ref36454596"/>
      <w:bookmarkStart w:id="577" w:name="_Toc144913268"/>
      <w:bookmarkStart w:id="578" w:name="_Toc201682689"/>
      <w:r w:rsidRPr="00E06629">
        <w:rPr>
          <w:rFonts w:cs="Calibri"/>
        </w:rPr>
        <w:t>Deliverables</w:t>
      </w:r>
      <w:bookmarkEnd w:id="576"/>
      <w:bookmarkEnd w:id="577"/>
      <w:bookmarkEnd w:id="578"/>
    </w:p>
    <w:p w14:paraId="696C88A8" w14:textId="257837FE" w:rsidR="002A249D" w:rsidRDefault="00CE1E04" w:rsidP="002A249D">
      <w:pPr>
        <w:spacing w:after="120" w:line="240" w:lineRule="auto"/>
        <w:rPr>
          <w:rFonts w:eastAsia="Times New Roman" w:cs="Calibri"/>
          <w:lang w:eastAsia="en-GB"/>
        </w:rPr>
      </w:pPr>
      <w:r w:rsidRPr="00E06629">
        <w:rPr>
          <w:rFonts w:eastAsia="Times New Roman" w:cs="Calibri"/>
          <w:lang w:eastAsia="en-GB"/>
        </w:rPr>
        <w:t>The Service Provider may engage one or more of its approved partners to produce any of the</w:t>
      </w:r>
      <w:r w:rsidR="00D03C48" w:rsidRPr="00E06629">
        <w:rPr>
          <w:rFonts w:eastAsia="Times New Roman" w:cs="Calibri"/>
          <w:lang w:eastAsia="en-GB"/>
        </w:rPr>
        <w:t xml:space="preserve"> </w:t>
      </w:r>
      <w:r w:rsidRPr="00E06629">
        <w:rPr>
          <w:rFonts w:eastAsia="Times New Roman" w:cs="Calibri"/>
          <w:lang w:eastAsia="en-GB"/>
        </w:rPr>
        <w:t xml:space="preserve">deliverables defined in this SOW.  The Service Provider shall in all cases remain primarily responsible </w:t>
      </w:r>
      <w:r w:rsidR="00C07C6C" w:rsidRPr="00E06629">
        <w:rPr>
          <w:rFonts w:eastAsia="Times New Roman" w:cs="Calibri"/>
          <w:lang w:eastAsia="en-GB"/>
        </w:rPr>
        <w:t>to produce</w:t>
      </w:r>
      <w:r w:rsidRPr="00E06629">
        <w:rPr>
          <w:rFonts w:eastAsia="Times New Roman" w:cs="Calibri"/>
          <w:lang w:eastAsia="en-GB"/>
        </w:rPr>
        <w:t xml:space="preserve"> the deliverable and ensuring that Service Provider's obligations under this </w:t>
      </w:r>
      <w:r w:rsidR="005C70D0" w:rsidRPr="00E06629">
        <w:rPr>
          <w:rFonts w:eastAsia="Times New Roman" w:cs="Calibri"/>
          <w:lang w:eastAsia="en-GB"/>
        </w:rPr>
        <w:t>SOW</w:t>
      </w:r>
      <w:r w:rsidRPr="00E06629">
        <w:rPr>
          <w:rFonts w:eastAsia="Times New Roman" w:cs="Calibri"/>
          <w:lang w:eastAsia="en-GB"/>
        </w:rPr>
        <w:t xml:space="preserve"> are met</w:t>
      </w:r>
      <w:r w:rsidR="002A249D" w:rsidRPr="00E06629">
        <w:rPr>
          <w:rFonts w:eastAsia="Times New Roman" w:cs="Calibri"/>
          <w:lang w:eastAsia="en-GB"/>
        </w:rPr>
        <w:t>.</w:t>
      </w:r>
    </w:p>
    <w:p w14:paraId="3FCF2BC5" w14:textId="7CD96AF5" w:rsidR="002E3755" w:rsidRPr="00E06629" w:rsidRDefault="002E3755" w:rsidP="002A249D">
      <w:pPr>
        <w:spacing w:after="120" w:line="240" w:lineRule="auto"/>
        <w:rPr>
          <w:rFonts w:cs="Calibri"/>
        </w:rPr>
      </w:pPr>
      <w:r w:rsidRPr="002E3755">
        <w:rPr>
          <w:rFonts w:cs="Calibri"/>
        </w:rPr>
        <w:t xml:space="preserve">This SOW exclusively covers </w:t>
      </w:r>
      <w:r w:rsidR="00AE7ABE">
        <w:rPr>
          <w:rFonts w:eastAsia="SimHei" w:cs="Calibri" w:hint="eastAsia"/>
          <w:lang w:eastAsia="zh-CN"/>
        </w:rPr>
        <w:t>Rollout</w:t>
      </w:r>
      <w:r w:rsidRPr="002E3755">
        <w:rPr>
          <w:rFonts w:cs="Calibri"/>
        </w:rPr>
        <w:t xml:space="preserve"> Phase </w:t>
      </w:r>
      <w:r w:rsidR="00AE7ABE">
        <w:rPr>
          <w:rFonts w:eastAsia="SimHei" w:cs="Calibri" w:hint="eastAsia"/>
          <w:lang w:eastAsia="zh-CN"/>
        </w:rPr>
        <w:t>for plants:</w:t>
      </w:r>
      <w:r w:rsidRPr="002E3755">
        <w:rPr>
          <w:rFonts w:cs="Calibri"/>
        </w:rPr>
        <w:t xml:space="preserve"> </w:t>
      </w:r>
      <w:proofErr w:type="spellStart"/>
      <w:r w:rsidR="00AE7ABE" w:rsidRPr="00CE3AFF">
        <w:rPr>
          <w:rFonts w:cs="Calibri"/>
        </w:rPr>
        <w:t>Waigaoqiao</w:t>
      </w:r>
      <w:proofErr w:type="spellEnd"/>
      <w:r w:rsidR="00AE7ABE">
        <w:rPr>
          <w:rFonts w:eastAsia="SimHei" w:cs="Calibri" w:hint="eastAsia"/>
          <w:lang w:eastAsia="zh-CN"/>
        </w:rPr>
        <w:t xml:space="preserve">, </w:t>
      </w:r>
      <w:proofErr w:type="spellStart"/>
      <w:r w:rsidR="00AE7ABE" w:rsidRPr="00CE3AFF">
        <w:rPr>
          <w:rFonts w:eastAsia="SimHei" w:cs="Calibri"/>
          <w:lang w:eastAsia="zh-CN"/>
        </w:rPr>
        <w:t>Kunpeng</w:t>
      </w:r>
      <w:proofErr w:type="spellEnd"/>
      <w:r w:rsidR="00AE7ABE">
        <w:rPr>
          <w:rFonts w:eastAsia="SimHei" w:cs="Calibri" w:hint="eastAsia"/>
          <w:lang w:eastAsia="zh-CN"/>
        </w:rPr>
        <w:t xml:space="preserve">, </w:t>
      </w:r>
      <w:r w:rsidR="00AE7ABE" w:rsidRPr="00CE3AFF">
        <w:rPr>
          <w:rFonts w:eastAsia="SimHei" w:cs="Calibri"/>
          <w:lang w:eastAsia="zh-CN"/>
        </w:rPr>
        <w:t>Humen</w:t>
      </w:r>
      <w:r w:rsidR="00AE7ABE">
        <w:rPr>
          <w:rFonts w:eastAsia="SimHei" w:cs="Calibri" w:hint="eastAsia"/>
          <w:lang w:eastAsia="zh-CN"/>
        </w:rPr>
        <w:t xml:space="preserve">, </w:t>
      </w:r>
      <w:r w:rsidR="00AE7ABE" w:rsidRPr="00CE3AFF">
        <w:rPr>
          <w:rFonts w:eastAsia="SimHei" w:cs="Calibri"/>
          <w:lang w:eastAsia="zh-CN"/>
        </w:rPr>
        <w:t>Danyang</w:t>
      </w:r>
      <w:r w:rsidR="00AE7ABE">
        <w:rPr>
          <w:rFonts w:eastAsia="SimHei" w:cs="Calibri" w:hint="eastAsia"/>
          <w:lang w:eastAsia="zh-CN"/>
        </w:rPr>
        <w:t xml:space="preserve">, </w:t>
      </w:r>
      <w:r w:rsidR="00AE7ABE" w:rsidRPr="00CE3AFF">
        <w:rPr>
          <w:rFonts w:eastAsia="SimHei" w:cs="Calibri"/>
          <w:lang w:eastAsia="zh-CN"/>
        </w:rPr>
        <w:t>Songdo</w:t>
      </w:r>
      <w:r w:rsidR="00AE7ABE" w:rsidRPr="002E3755">
        <w:rPr>
          <w:rFonts w:cs="Calibri"/>
        </w:rPr>
        <w:t xml:space="preserve"> </w:t>
      </w:r>
      <w:r w:rsidRPr="002E3755">
        <w:rPr>
          <w:rFonts w:cs="Calibri"/>
        </w:rPr>
        <w:t xml:space="preserve">of the project. It encompasses the delivery of </w:t>
      </w:r>
      <w:sdt>
        <w:sdtPr>
          <w:rPr>
            <w:rFonts w:cs="Calibri"/>
          </w:rPr>
          <w:alias w:val="Tags"/>
          <w:tag w:val=""/>
          <w:id w:val="-633408758"/>
          <w:placeholder>
            <w:docPart w:val="10BD8879BC2E462795690AB6D5500326"/>
          </w:placeholder>
          <w:dataBinding w:prefixMappings="xmlns:ns0='http://purl.org/dc/elements/1.1/' xmlns:ns1='http://schemas.openxmlformats.org/package/2006/metadata/core-properties' " w:xpath="/ns1:coreProperties[1]/ns1:keywords[1]" w:storeItemID="{6C3C8BC8-F283-45AE-878A-BAB7291924A1}"/>
          <w15:color w:val="FF0000"/>
          <w:text/>
        </w:sdtPr>
        <w:sdtEndPr>
          <w:rPr>
            <w:highlight w:val="yellow"/>
          </w:rPr>
        </w:sdtEndPr>
        <w:sdtContent>
          <w:r w:rsidR="00291052" w:rsidRPr="00877AF3">
            <w:rPr>
              <w:rFonts w:cs="Calibri"/>
              <w:rPrChange w:id="579" w:author="Huo, Wendy" w:date="2025-06-24T18:50:00Z" w16du:dateUtc="2025-06-24T10:50:00Z">
                <w:rPr>
                  <w:rFonts w:cs="Calibri"/>
                  <w:highlight w:val="yellow"/>
                </w:rPr>
              </w:rPrChange>
            </w:rPr>
            <w:t>155</w:t>
          </w:r>
        </w:sdtContent>
      </w:sdt>
      <w:r w:rsidRPr="002E3755">
        <w:rPr>
          <w:rFonts w:cs="Calibri"/>
        </w:rPr>
        <w:t xml:space="preserve"> consultancy</w:t>
      </w:r>
      <w:r w:rsidR="00AE7ABE">
        <w:rPr>
          <w:rFonts w:eastAsia="SimHei" w:cs="Calibri" w:hint="eastAsia"/>
          <w:lang w:eastAsia="zh-CN"/>
        </w:rPr>
        <w:t>/management</w:t>
      </w:r>
      <w:r w:rsidRPr="002E3755">
        <w:rPr>
          <w:rFonts w:cs="Calibri"/>
        </w:rPr>
        <w:t xml:space="preserve"> days for </w:t>
      </w:r>
      <w:r w:rsidR="00AE7ABE">
        <w:rPr>
          <w:rFonts w:eastAsia="SimHei" w:cs="Calibri" w:hint="eastAsia"/>
          <w:lang w:eastAsia="zh-CN"/>
        </w:rPr>
        <w:t>Rollout</w:t>
      </w:r>
      <w:r w:rsidRPr="002E3755">
        <w:rPr>
          <w:rFonts w:cs="Calibri"/>
        </w:rPr>
        <w:t xml:space="preserve"> Phase</w:t>
      </w:r>
      <w:ins w:id="580" w:author="Tiwari, Shravan" w:date="2025-06-24T17:01:00Z" w16du:dateUtc="2025-06-24T09:01:00Z">
        <w:r w:rsidR="00905094">
          <w:rPr>
            <w:rFonts w:cs="Calibri"/>
          </w:rPr>
          <w:t>1</w:t>
        </w:r>
      </w:ins>
      <w:r w:rsidR="00C75D7F">
        <w:rPr>
          <w:rFonts w:eastAsia="SimHei" w:cs="Calibri" w:hint="eastAsia"/>
          <w:lang w:eastAsia="zh-CN"/>
        </w:rPr>
        <w:t xml:space="preserve"> with 111 days for Phase 1</w:t>
      </w:r>
      <w:proofErr w:type="gramStart"/>
      <w:r w:rsidR="00C75D7F">
        <w:rPr>
          <w:rFonts w:eastAsia="SimHei" w:cs="Calibri" w:hint="eastAsia"/>
          <w:lang w:eastAsia="zh-CN"/>
        </w:rPr>
        <w:t>A  &amp;</w:t>
      </w:r>
      <w:proofErr w:type="gramEnd"/>
      <w:r w:rsidR="00C75D7F">
        <w:rPr>
          <w:rFonts w:eastAsia="SimHei" w:cs="Calibri" w:hint="eastAsia"/>
          <w:lang w:eastAsia="zh-CN"/>
        </w:rPr>
        <w:t xml:space="preserve"> 44 days for Phase 1B</w:t>
      </w:r>
      <w:r w:rsidRPr="002E3755">
        <w:rPr>
          <w:rFonts w:cs="Calibri"/>
        </w:rPr>
        <w:t>.</w:t>
      </w:r>
    </w:p>
    <w:p w14:paraId="37B9D207" w14:textId="77777777" w:rsidR="003532C3" w:rsidRPr="00E06629" w:rsidRDefault="00097FAF" w:rsidP="00FF30A1">
      <w:pPr>
        <w:pStyle w:val="Heading2"/>
        <w:ind w:left="450"/>
        <w:rPr>
          <w:rFonts w:cs="Calibri"/>
        </w:rPr>
      </w:pPr>
      <w:bookmarkStart w:id="581" w:name="_Toc11414520"/>
      <w:bookmarkStart w:id="582" w:name="_Toc144913271"/>
      <w:bookmarkStart w:id="583" w:name="_Toc201682690"/>
      <w:r w:rsidRPr="00E06629">
        <w:rPr>
          <w:rFonts w:cs="Calibri"/>
        </w:rPr>
        <w:t>Project Closure</w:t>
      </w:r>
      <w:bookmarkEnd w:id="581"/>
      <w:bookmarkEnd w:id="582"/>
      <w:bookmarkEnd w:id="583"/>
    </w:p>
    <w:p w14:paraId="6EBB39D2" w14:textId="0BED31F9" w:rsidR="003104E8" w:rsidRPr="00E06629" w:rsidRDefault="00097FAF" w:rsidP="004B7026">
      <w:pPr>
        <w:rPr>
          <w:rFonts w:cs="Calibri"/>
        </w:rPr>
      </w:pPr>
      <w:r w:rsidRPr="00E06629">
        <w:rPr>
          <w:rFonts w:cs="Calibri"/>
        </w:rPr>
        <w:t>The Service Provide</w:t>
      </w:r>
      <w:r w:rsidR="003104E8" w:rsidRPr="00E06629">
        <w:rPr>
          <w:rFonts w:cs="Calibri"/>
        </w:rPr>
        <w:t>r</w:t>
      </w:r>
      <w:r w:rsidRPr="00E06629">
        <w:rPr>
          <w:rFonts w:cs="Calibri"/>
        </w:rPr>
        <w:t xml:space="preserve"> will assist the Customer with project closure activities </w:t>
      </w:r>
      <w:r w:rsidR="003532C3" w:rsidRPr="00E06629">
        <w:rPr>
          <w:rFonts w:cs="Calibri"/>
        </w:rPr>
        <w:t xml:space="preserve">as defined in the </w:t>
      </w:r>
      <w:r w:rsidR="00F03B32" w:rsidRPr="00E06629">
        <w:rPr>
          <w:rFonts w:cs="Calibri"/>
        </w:rPr>
        <w:t>Scope</w:t>
      </w:r>
      <w:r w:rsidR="00231678" w:rsidRPr="00E06629">
        <w:rPr>
          <w:rFonts w:cs="Calibri"/>
        </w:rPr>
        <w:t xml:space="preserve"> </w:t>
      </w:r>
      <w:r w:rsidR="003532C3" w:rsidRPr="00E06629">
        <w:rPr>
          <w:rFonts w:cs="Calibri"/>
        </w:rPr>
        <w:t>section above</w:t>
      </w:r>
      <w:r w:rsidR="00C3052A" w:rsidRPr="00E06629">
        <w:rPr>
          <w:rFonts w:cs="Calibri"/>
        </w:rPr>
        <w:t>.</w:t>
      </w:r>
    </w:p>
    <w:p w14:paraId="27F537E5" w14:textId="4DC859EE" w:rsidR="00D41300" w:rsidRPr="00E06629" w:rsidRDefault="00E70091" w:rsidP="00FF30A1">
      <w:pPr>
        <w:pStyle w:val="Heading2"/>
        <w:ind w:left="450"/>
        <w:rPr>
          <w:rFonts w:cs="Calibri"/>
        </w:rPr>
      </w:pPr>
      <w:bookmarkStart w:id="584" w:name="_Toc144913272"/>
      <w:bookmarkStart w:id="585" w:name="_Toc201682691"/>
      <w:r w:rsidRPr="00E06629">
        <w:rPr>
          <w:rFonts w:cs="Calibri"/>
        </w:rPr>
        <w:t>Project Implementation</w:t>
      </w:r>
      <w:bookmarkEnd w:id="584"/>
      <w:bookmarkEnd w:id="585"/>
    </w:p>
    <w:p w14:paraId="355980FB" w14:textId="70BC090D" w:rsidR="009E556A" w:rsidRPr="00E06629" w:rsidRDefault="003645AA" w:rsidP="009E556A">
      <w:pPr>
        <w:pStyle w:val="Heading3"/>
        <w:rPr>
          <w:rFonts w:cs="Calibri"/>
        </w:rPr>
      </w:pPr>
      <w:bookmarkStart w:id="586" w:name="_Toc90043095"/>
      <w:bookmarkStart w:id="587" w:name="_Toc90056814"/>
      <w:bookmarkStart w:id="588" w:name="_Toc144913273"/>
      <w:bookmarkStart w:id="589" w:name="_Toc201682692"/>
      <w:r w:rsidRPr="00E06629">
        <w:rPr>
          <w:rFonts w:cs="Calibri"/>
        </w:rPr>
        <w:t xml:space="preserve">Project </w:t>
      </w:r>
      <w:r w:rsidR="009E556A" w:rsidRPr="00E06629">
        <w:rPr>
          <w:rFonts w:cs="Calibri"/>
        </w:rPr>
        <w:t>Approach</w:t>
      </w:r>
      <w:bookmarkEnd w:id="586"/>
      <w:bookmarkEnd w:id="587"/>
      <w:bookmarkEnd w:id="588"/>
      <w:bookmarkEnd w:id="589"/>
    </w:p>
    <w:p w14:paraId="53CDC116" w14:textId="1346F534" w:rsidR="00EF57AD" w:rsidRPr="00E06629" w:rsidRDefault="00EF57AD" w:rsidP="00260145">
      <w:pPr>
        <w:rPr>
          <w:rFonts w:cs="Calibri"/>
        </w:rPr>
      </w:pPr>
      <w:r w:rsidRPr="00E06629">
        <w:rPr>
          <w:rFonts w:cs="Calibri"/>
        </w:rPr>
        <w:t>The approach is based upon industry best practice and is built upon extensive Thermo Fisher experience in SampleManager</w:t>
      </w:r>
      <w:r w:rsidR="00796297">
        <w:rPr>
          <w:rFonts w:eastAsia="SimHei" w:cs="Calibri" w:hint="eastAsia"/>
          <w:lang w:eastAsia="zh-CN"/>
        </w:rPr>
        <w:t xml:space="preserve"> rollout</w:t>
      </w:r>
      <w:r w:rsidRPr="00E06629">
        <w:rPr>
          <w:rFonts w:cs="Calibri"/>
        </w:rPr>
        <w:t>. The approach can be aligned with Henkel procedure for a consolidated set of key governance processes, artefacts and metrics.</w:t>
      </w:r>
    </w:p>
    <w:p w14:paraId="6428D6BF" w14:textId="5FEDA574" w:rsidR="00A56262" w:rsidRPr="00A56262" w:rsidRDefault="00EF57AD" w:rsidP="00A56262">
      <w:pPr>
        <w:rPr>
          <w:rFonts w:cs="Calibri"/>
        </w:rPr>
      </w:pPr>
      <w:del w:id="590" w:author="Kozhikkalathil, Nishi" w:date="2025-06-24T15:42:00Z" w16du:dateUtc="2025-06-24T07:42:00Z">
        <w:r w:rsidRPr="00E06629">
          <w:rPr>
            <w:rFonts w:cs="Calibri"/>
          </w:rPr>
          <w:delText xml:space="preserve">A focus is placed upon </w:delText>
        </w:r>
        <w:r w:rsidR="00A56262" w:rsidRPr="00A56262">
          <w:rPr>
            <w:rFonts w:cs="Calibri" w:hint="eastAsia"/>
          </w:rPr>
          <w:delText>the s</w:delText>
        </w:r>
        <w:r w:rsidR="00A56262" w:rsidRPr="00A56262">
          <w:rPr>
            <w:rFonts w:cs="Calibri"/>
          </w:rPr>
          <w:delText xml:space="preserve">tandardized </w:delText>
        </w:r>
        <w:r w:rsidR="00A56262" w:rsidRPr="00A56262">
          <w:rPr>
            <w:rFonts w:cs="Calibri" w:hint="eastAsia"/>
          </w:rPr>
          <w:delText>r</w:delText>
        </w:r>
        <w:r w:rsidR="00A56262" w:rsidRPr="00A56262">
          <w:rPr>
            <w:rFonts w:cs="Calibri"/>
          </w:rPr>
          <w:delText xml:space="preserve">eplication </w:delText>
        </w:r>
        <w:r w:rsidR="00A56262" w:rsidRPr="00A56262">
          <w:rPr>
            <w:rFonts w:cs="Calibri" w:hint="eastAsia"/>
          </w:rPr>
          <w:delText>m</w:delText>
        </w:r>
        <w:r w:rsidR="00A56262" w:rsidRPr="00A56262">
          <w:rPr>
            <w:rFonts w:cs="Calibri"/>
          </w:rPr>
          <w:delText xml:space="preserve">ethodology for </w:delText>
        </w:r>
        <w:r w:rsidR="00A56262" w:rsidRPr="00A56262">
          <w:rPr>
            <w:rFonts w:cs="Calibri" w:hint="eastAsia"/>
          </w:rPr>
          <w:delText>multiple p</w:delText>
        </w:r>
        <w:r w:rsidR="00A56262" w:rsidRPr="00A56262">
          <w:rPr>
            <w:rFonts w:cs="Calibri"/>
          </w:rPr>
          <w:delText>lant</w:delText>
        </w:r>
        <w:r w:rsidR="00A56262" w:rsidRPr="00A56262">
          <w:rPr>
            <w:rFonts w:cs="Calibri" w:hint="eastAsia"/>
          </w:rPr>
          <w:delText>s</w:delText>
        </w:r>
        <w:r w:rsidR="00A56262" w:rsidRPr="00A56262">
          <w:rPr>
            <w:rFonts w:cs="Calibri"/>
          </w:rPr>
          <w:delText xml:space="preserve"> </w:delText>
        </w:r>
        <w:r w:rsidR="00A56262" w:rsidRPr="00A56262">
          <w:rPr>
            <w:rFonts w:cs="Calibri" w:hint="eastAsia"/>
          </w:rPr>
          <w:delText>d</w:delText>
        </w:r>
        <w:r w:rsidR="00A56262" w:rsidRPr="00A56262">
          <w:rPr>
            <w:rFonts w:cs="Calibri"/>
          </w:rPr>
          <w:delText>eployment</w:delText>
        </w:r>
      </w:del>
      <w:ins w:id="591" w:author="Kozhikkalathil, Nishi" w:date="2025-06-24T15:40:00Z" w16du:dateUtc="2025-06-24T07:40:00Z">
        <w:r w:rsidR="005E15B5">
          <w:rPr>
            <w:rFonts w:cs="Calibri"/>
          </w:rPr>
          <w:t xml:space="preserve">We will </w:t>
        </w:r>
        <w:r w:rsidR="006250BC">
          <w:rPr>
            <w:rFonts w:cs="Calibri"/>
          </w:rPr>
          <w:t xml:space="preserve">replicate </w:t>
        </w:r>
        <w:r w:rsidR="008F1F7F">
          <w:rPr>
            <w:rFonts w:cs="Calibri"/>
          </w:rPr>
          <w:t xml:space="preserve">Dragon site configuration to all the </w:t>
        </w:r>
        <w:r w:rsidR="00E37034">
          <w:rPr>
            <w:rFonts w:cs="Calibri"/>
          </w:rPr>
          <w:t>rollouts</w:t>
        </w:r>
      </w:ins>
      <w:ins w:id="592" w:author="Kozhikkalathil, Nishi" w:date="2025-06-24T15:41:00Z" w16du:dateUtc="2025-06-24T07:41:00Z">
        <w:r w:rsidR="00B61860">
          <w:rPr>
            <w:rFonts w:cs="Calibri"/>
          </w:rPr>
          <w:t>.</w:t>
        </w:r>
      </w:ins>
      <w:del w:id="593" w:author="Kozhikkalathil, Nishi" w:date="2025-06-24T15:40:00Z" w16du:dateUtc="2025-06-24T07:40:00Z">
        <w:r w:rsidR="00A56262" w:rsidRPr="00A56262" w:rsidDel="005E15B5">
          <w:rPr>
            <w:rFonts w:cs="Calibri" w:hint="eastAsia"/>
          </w:rPr>
          <w:delText>,</w:delText>
        </w:r>
        <w:r w:rsidR="00A56262" w:rsidRPr="00A56262">
          <w:rPr>
            <w:rFonts w:cs="Calibri" w:hint="eastAsia"/>
          </w:rPr>
          <w:delText xml:space="preserve"> the core p</w:delText>
        </w:r>
        <w:r w:rsidR="00A56262" w:rsidRPr="00A56262">
          <w:rPr>
            <w:rFonts w:cs="Calibri"/>
          </w:rPr>
          <w:delText>rinciple</w:delText>
        </w:r>
        <w:r w:rsidR="00A56262">
          <w:rPr>
            <w:rFonts w:eastAsia="SimHei" w:cs="Calibri" w:hint="eastAsia"/>
            <w:lang w:eastAsia="zh-CN"/>
          </w:rPr>
          <w:delText xml:space="preserve"> is the </w:delText>
        </w:r>
        <w:r w:rsidR="00A56262" w:rsidRPr="00A56262">
          <w:rPr>
            <w:rFonts w:cs="Calibri"/>
          </w:rPr>
          <w:delText>"Lift-and-Shift" Deployment</w:delText>
        </w:r>
      </w:del>
      <w:ins w:id="594" w:author="Kozhikkalathil, Nishi" w:date="2025-06-24T15:40:00Z" w16du:dateUtc="2025-06-24T07:40:00Z">
        <w:r w:rsidR="005E15B5">
          <w:rPr>
            <w:rFonts w:cs="Calibri"/>
          </w:rPr>
          <w:t>.</w:t>
        </w:r>
      </w:ins>
      <w:r w:rsidR="00A56262" w:rsidRPr="00A56262">
        <w:rPr>
          <w:rFonts w:cs="Calibri"/>
        </w:rPr>
        <w:t>:</w:t>
      </w:r>
    </w:p>
    <w:p w14:paraId="0DC35161" w14:textId="6DA5A4BC" w:rsidR="00A56262" w:rsidRPr="00A56262" w:rsidRDefault="00A56262" w:rsidP="00400414">
      <w:pPr>
        <w:numPr>
          <w:ilvl w:val="0"/>
          <w:numId w:val="16"/>
        </w:numPr>
        <w:rPr>
          <w:del w:id="595" w:author="Kozhikkalathil, Nishi" w:date="2025-06-24T15:42:00Z" w16du:dateUtc="2025-06-24T07:42:00Z"/>
          <w:rFonts w:cs="Calibri"/>
        </w:rPr>
      </w:pPr>
      <w:del w:id="596" w:author="Kozhikkalathil, Nishi" w:date="2025-06-24T15:42:00Z" w16du:dateUtc="2025-06-24T07:42:00Z">
        <w:r w:rsidRPr="00A56262">
          <w:rPr>
            <w:rFonts w:cs="Calibri"/>
          </w:rPr>
          <w:delText xml:space="preserve">Strict replication of the </w:delText>
        </w:r>
      </w:del>
      <w:del w:id="597" w:author="Kozhikkalathil, Nishi" w:date="2025-06-24T15:38:00Z" w16du:dateUtc="2025-06-24T07:38:00Z">
        <w:r w:rsidRPr="00A56262">
          <w:rPr>
            <w:rFonts w:cs="Calibri"/>
          </w:rPr>
          <w:delText xml:space="preserve">validated </w:delText>
        </w:r>
      </w:del>
      <w:del w:id="598" w:author="Kozhikkalathil, Nishi" w:date="2025-06-24T15:42:00Z" w16du:dateUtc="2025-06-24T07:42:00Z">
        <w:r w:rsidRPr="00A56262">
          <w:rPr>
            <w:rFonts w:cs="Calibri"/>
          </w:rPr>
          <w:delText>pilot system configuration</w:delText>
        </w:r>
      </w:del>
    </w:p>
    <w:p w14:paraId="1915B09C" w14:textId="3DA13D03" w:rsidR="00A56262" w:rsidRPr="00B17348" w:rsidRDefault="00A56262" w:rsidP="00400414">
      <w:pPr>
        <w:numPr>
          <w:ilvl w:val="0"/>
          <w:numId w:val="16"/>
        </w:numPr>
        <w:rPr>
          <w:rFonts w:cs="Calibri"/>
        </w:rPr>
      </w:pPr>
      <w:del w:id="599" w:author="Kozhikkalathil, Nishi" w:date="2025-06-24T15:39:00Z" w16du:dateUtc="2025-06-24T07:39:00Z">
        <w:r w:rsidRPr="00A56262">
          <w:rPr>
            <w:rFonts w:cs="Calibri"/>
          </w:rPr>
          <w:delText>Zero customization allowance without formal change requests</w:delText>
        </w:r>
      </w:del>
      <w:ins w:id="600" w:author="Kozhikkalathil, Nishi" w:date="2025-06-24T15:39:00Z" w16du:dateUtc="2025-06-24T07:39:00Z">
        <w:r w:rsidR="00763EF8">
          <w:rPr>
            <w:rFonts w:cs="Calibri"/>
          </w:rPr>
          <w:t xml:space="preserve">Any </w:t>
        </w:r>
        <w:r w:rsidR="005A3828">
          <w:rPr>
            <w:rFonts w:cs="Calibri"/>
          </w:rPr>
          <w:t>configuration update requires Change request</w:t>
        </w:r>
        <w:r w:rsidR="003A535C">
          <w:rPr>
            <w:rFonts w:cs="Calibri"/>
          </w:rPr>
          <w:t>.</w:t>
        </w:r>
      </w:ins>
    </w:p>
    <w:p w14:paraId="7360202B" w14:textId="0DDB5C16" w:rsidR="00B17348" w:rsidRPr="00A56262" w:rsidRDefault="00B17348" w:rsidP="00400414">
      <w:pPr>
        <w:numPr>
          <w:ilvl w:val="0"/>
          <w:numId w:val="16"/>
        </w:numPr>
        <w:rPr>
          <w:del w:id="601" w:author="Kozhikkalathil, Nishi" w:date="2025-06-24T15:41:00Z" w16du:dateUtc="2025-06-24T07:41:00Z"/>
          <w:rFonts w:eastAsia="SimHei" w:cs="Calibri"/>
          <w:lang w:val="en-US" w:eastAsia="zh-CN"/>
        </w:rPr>
      </w:pPr>
      <w:del w:id="602" w:author="Kozhikkalathil, Nishi" w:date="2025-06-24T15:41:00Z" w16du:dateUtc="2025-06-24T07:41:00Z">
        <w:r>
          <w:rPr>
            <w:rFonts w:eastAsia="SimHei" w:cs="Calibri" w:hint="eastAsia"/>
            <w:lang w:eastAsia="zh-CN"/>
          </w:rPr>
          <w:delText xml:space="preserve">Henkel </w:delText>
        </w:r>
        <w:r w:rsidRPr="00B17348">
          <w:rPr>
            <w:rFonts w:eastAsia="SimHei" w:cs="Calibri"/>
            <w:lang w:val="en-US" w:eastAsia="zh-CN"/>
          </w:rPr>
          <w:delText>empowerment through "Do-It-With-You" approach</w:delText>
        </w:r>
        <w:r>
          <w:rPr>
            <w:rFonts w:eastAsia="SimHei" w:cs="Calibri" w:hint="eastAsia"/>
            <w:lang w:val="en-US" w:eastAsia="zh-CN"/>
          </w:rPr>
          <w:delText xml:space="preserve"> </w:delText>
        </w:r>
      </w:del>
      <w:del w:id="603" w:author="Kozhikkalathil, Nishi" w:date="2025-06-24T15:25:00Z" w16du:dateUtc="2025-06-24T07:25:00Z">
        <w:r>
          <w:rPr>
            <w:rFonts w:eastAsia="SimHei" w:cs="Calibri" w:hint="eastAsia"/>
            <w:lang w:val="en-US" w:eastAsia="zh-CN"/>
          </w:rPr>
          <w:delText>(</w:delText>
        </w:r>
      </w:del>
      <w:del w:id="604" w:author="Kozhikkalathil, Nishi" w:date="2025-06-24T15:41:00Z" w16du:dateUtc="2025-06-24T07:41:00Z">
        <w:r w:rsidRPr="00B17348">
          <w:rPr>
            <w:rFonts w:eastAsia="SimHei" w:cs="Calibri"/>
            <w:lang w:eastAsia="zh-CN"/>
          </w:rPr>
          <w:delText xml:space="preserve">This collaborative methodology ensures that </w:delText>
        </w:r>
        <w:r>
          <w:rPr>
            <w:rFonts w:eastAsia="SimHei" w:cs="Calibri" w:hint="eastAsia"/>
            <w:lang w:eastAsia="zh-CN"/>
          </w:rPr>
          <w:delText>Henkel</w:delText>
        </w:r>
        <w:r w:rsidRPr="00B17348">
          <w:rPr>
            <w:rFonts w:eastAsia="SimHei" w:cs="Calibri"/>
            <w:lang w:eastAsia="zh-CN"/>
          </w:rPr>
          <w:delText xml:space="preserve"> gain the skills and knowledge needed to manage the system independently</w:delText>
        </w:r>
        <w:r>
          <w:rPr>
            <w:rFonts w:eastAsia="SimHei" w:cs="Calibri" w:hint="eastAsia"/>
            <w:lang w:eastAsia="zh-CN"/>
          </w:rPr>
          <w:delText xml:space="preserve"> and take more </w:delText>
        </w:r>
        <w:r>
          <w:rPr>
            <w:rFonts w:eastAsia="SimHei" w:cs="Calibri"/>
            <w:lang w:eastAsia="zh-CN"/>
          </w:rPr>
          <w:delText>responsibilit</w:delText>
        </w:r>
        <w:r>
          <w:rPr>
            <w:rFonts w:eastAsia="SimHei" w:cs="Calibri" w:hint="eastAsia"/>
            <w:lang w:eastAsia="zh-CN"/>
          </w:rPr>
          <w:delText>ies for future rollout</w:delText>
        </w:r>
      </w:del>
      <w:del w:id="605" w:author="Kozhikkalathil, Nishi" w:date="2025-06-24T15:25:00Z" w16du:dateUtc="2025-06-24T07:25:00Z">
        <w:r>
          <w:rPr>
            <w:rFonts w:eastAsia="SimHei" w:cs="Calibri" w:hint="eastAsia"/>
            <w:lang w:val="en-US" w:eastAsia="zh-CN"/>
          </w:rPr>
          <w:delText>)</w:delText>
        </w:r>
      </w:del>
    </w:p>
    <w:p w14:paraId="70251740" w14:textId="742FA336" w:rsidR="00A56262" w:rsidRPr="00A56262" w:rsidRDefault="00A56262" w:rsidP="00400414">
      <w:pPr>
        <w:numPr>
          <w:ilvl w:val="0"/>
          <w:numId w:val="16"/>
        </w:numPr>
        <w:rPr>
          <w:del w:id="606" w:author="Kozhikkalathil, Nishi" w:date="2025-06-24T16:04:00Z" w16du:dateUtc="2025-06-24T08:04:00Z"/>
          <w:rFonts w:cs="Calibri"/>
        </w:rPr>
      </w:pPr>
      <w:del w:id="607" w:author="Kozhikkalathil, Nishi" w:date="2025-06-24T16:04:00Z" w16du:dateUtc="2025-06-24T08:04:00Z">
        <w:r>
          <w:rPr>
            <w:rFonts w:eastAsia="SimHei" w:cs="Calibri" w:hint="eastAsia"/>
            <w:lang w:eastAsia="zh-CN"/>
          </w:rPr>
          <w:delText>Henkel</w:delText>
        </w:r>
        <w:r w:rsidRPr="00A56262">
          <w:rPr>
            <w:rFonts w:cs="Calibri"/>
          </w:rPr>
          <w:delText xml:space="preserve"> assumes primary responsibility</w:delText>
        </w:r>
      </w:del>
    </w:p>
    <w:p w14:paraId="5AFB955C" w14:textId="14B00375" w:rsidR="00A56262" w:rsidRPr="00A56262" w:rsidRDefault="00A56262" w:rsidP="00400414">
      <w:pPr>
        <w:numPr>
          <w:ilvl w:val="1"/>
          <w:numId w:val="16"/>
        </w:numPr>
        <w:rPr>
          <w:del w:id="608" w:author="Kozhikkalathil, Nishi" w:date="2025-06-24T16:04:00Z" w16du:dateUtc="2025-06-24T08:04:00Z"/>
          <w:rFonts w:cs="Calibri"/>
        </w:rPr>
      </w:pPr>
      <w:del w:id="609" w:author="Kozhikkalathil, Nishi" w:date="2025-06-24T16:04:00Z" w16du:dateUtc="2025-06-24T08:04:00Z">
        <w:r>
          <w:rPr>
            <w:rFonts w:eastAsia="SimHei" w:cs="Calibri" w:hint="eastAsia"/>
            <w:lang w:eastAsia="zh-CN"/>
          </w:rPr>
          <w:delText>Gap Analysis</w:delText>
        </w:r>
      </w:del>
    </w:p>
    <w:p w14:paraId="106ADE4A" w14:textId="5EB5603A" w:rsidR="00A56262" w:rsidRPr="00C36163" w:rsidRDefault="00A56262" w:rsidP="00400414">
      <w:pPr>
        <w:numPr>
          <w:ilvl w:val="1"/>
          <w:numId w:val="16"/>
        </w:numPr>
        <w:rPr>
          <w:del w:id="610" w:author="Kozhikkalathil, Nishi" w:date="2025-06-24T16:04:00Z" w16du:dateUtc="2025-06-24T08:04:00Z"/>
          <w:rFonts w:cs="Calibri"/>
        </w:rPr>
      </w:pPr>
      <w:del w:id="611" w:author="Kozhikkalathil, Nishi" w:date="2025-06-24T16:04:00Z" w16du:dateUtc="2025-06-24T08:04:00Z">
        <w:r>
          <w:rPr>
            <w:rFonts w:eastAsia="SimHei" w:cs="Calibri" w:hint="eastAsia"/>
            <w:lang w:eastAsia="zh-CN"/>
          </w:rPr>
          <w:delText>Master Data preparation and clean up</w:delText>
        </w:r>
      </w:del>
    </w:p>
    <w:p w14:paraId="4E711044" w14:textId="096B16F3" w:rsidR="00C36163" w:rsidRPr="0036232A" w:rsidRDefault="0036232A" w:rsidP="00400414">
      <w:pPr>
        <w:numPr>
          <w:ilvl w:val="1"/>
          <w:numId w:val="16"/>
        </w:numPr>
        <w:rPr>
          <w:del w:id="612" w:author="Kozhikkalathil, Nishi" w:date="2025-06-24T16:04:00Z" w16du:dateUtc="2025-06-24T08:04:00Z"/>
          <w:rFonts w:cs="Calibri"/>
        </w:rPr>
      </w:pPr>
      <w:del w:id="613" w:author="Kozhikkalathil, Nishi" w:date="2025-06-24T16:04:00Z" w16du:dateUtc="2025-06-24T08:04:00Z">
        <w:r>
          <w:rPr>
            <w:rFonts w:eastAsia="SimHei" w:cs="Calibri" w:hint="eastAsia"/>
            <w:lang w:eastAsia="zh-CN"/>
          </w:rPr>
          <w:delText>End User Training</w:delText>
        </w:r>
      </w:del>
    </w:p>
    <w:p w14:paraId="230D179E" w14:textId="23DE1595" w:rsidR="0036232A" w:rsidRPr="0036232A" w:rsidRDefault="0036232A" w:rsidP="00400414">
      <w:pPr>
        <w:numPr>
          <w:ilvl w:val="1"/>
          <w:numId w:val="16"/>
        </w:numPr>
        <w:rPr>
          <w:del w:id="614" w:author="Kozhikkalathil, Nishi" w:date="2025-06-24T16:04:00Z" w16du:dateUtc="2025-06-24T08:04:00Z"/>
          <w:rFonts w:cs="Calibri"/>
        </w:rPr>
      </w:pPr>
      <w:del w:id="615" w:author="Kozhikkalathil, Nishi" w:date="2025-06-24T16:04:00Z" w16du:dateUtc="2025-06-24T08:04:00Z">
        <w:r>
          <w:rPr>
            <w:rFonts w:eastAsia="SimHei" w:cs="Calibri" w:hint="eastAsia"/>
            <w:lang w:eastAsia="zh-CN"/>
          </w:rPr>
          <w:delText>Rollout Support</w:delText>
        </w:r>
      </w:del>
    </w:p>
    <w:p w14:paraId="0AA65E6C" w14:textId="0C073E3A" w:rsidR="00EF57AD" w:rsidRPr="00511CEA" w:rsidRDefault="0036232A" w:rsidP="00511CEA">
      <w:pPr>
        <w:pStyle w:val="1"/>
        <w:spacing w:line="360" w:lineRule="auto"/>
        <w:ind w:firstLine="0"/>
        <w:rPr>
          <w:rFonts w:cs="Calibri"/>
        </w:rPr>
      </w:pPr>
      <w:del w:id="616" w:author="Kozhikkalathil, Nishi" w:date="2025-06-24T15:42:00Z" w16du:dateUtc="2025-06-24T07:42:00Z">
        <w:r>
          <w:rPr>
            <w:rFonts w:eastAsia="SimHei" w:cs="Calibri" w:hint="eastAsia"/>
          </w:rPr>
          <w:delText>Raise Change Request for any modifications and enhancem</w:delText>
        </w:r>
      </w:del>
    </w:p>
    <w:p w14:paraId="46887401" w14:textId="22EC827F" w:rsidR="0076651A" w:rsidRPr="00E06629" w:rsidRDefault="0076651A" w:rsidP="0076651A">
      <w:pPr>
        <w:pStyle w:val="Heading3"/>
        <w:rPr>
          <w:rFonts w:cs="Calibri"/>
        </w:rPr>
      </w:pPr>
      <w:bookmarkStart w:id="617" w:name="_Toc144913274"/>
      <w:bookmarkStart w:id="618" w:name="_Toc201682693"/>
      <w:r w:rsidRPr="00E06629">
        <w:rPr>
          <w:rFonts w:cs="Calibri"/>
        </w:rPr>
        <w:t>Project Organization</w:t>
      </w:r>
      <w:bookmarkEnd w:id="617"/>
      <w:bookmarkEnd w:id="618"/>
    </w:p>
    <w:p w14:paraId="704A37DE" w14:textId="01367EAA" w:rsidR="00B528DF" w:rsidRPr="00BA4E41" w:rsidRDefault="00B528DF" w:rsidP="00BA4E41">
      <w:pPr>
        <w:pStyle w:val="ds-markdown-paragraph"/>
        <w:shd w:val="clear" w:color="auto" w:fill="FFFFFF"/>
        <w:spacing w:before="206" w:beforeAutospacing="0" w:after="206" w:afterAutospacing="0" w:line="276" w:lineRule="auto"/>
        <w:rPr>
          <w:rFonts w:ascii="Calibri" w:eastAsia="SimHei" w:hAnsi="Calibri" w:cs="Calibri"/>
          <w:sz w:val="22"/>
          <w:szCs w:val="22"/>
          <w:lang w:val="en-GB"/>
        </w:rPr>
      </w:pPr>
      <w:r w:rsidRPr="00B528DF">
        <w:rPr>
          <w:rFonts w:ascii="Calibri" w:eastAsiaTheme="minorEastAsia" w:hAnsi="Calibri" w:cs="Calibri"/>
          <w:sz w:val="22"/>
          <w:szCs w:val="22"/>
          <w:lang w:val="en-GB" w:eastAsia="en-US"/>
        </w:rPr>
        <w:t>We will maintain the same project organizational structure during the rollout phase as implemented during the pilot stage.</w:t>
      </w:r>
      <w:ins w:id="619" w:author="Kozhikkalathil, Nishi" w:date="2025-06-24T15:45:00Z" w16du:dateUtc="2025-06-24T07:45:00Z">
        <w:r w:rsidRPr="00B528DF">
          <w:rPr>
            <w:rFonts w:ascii="Calibri" w:eastAsiaTheme="minorEastAsia" w:hAnsi="Calibri" w:cs="Calibri"/>
            <w:sz w:val="22"/>
            <w:szCs w:val="22"/>
            <w:lang w:val="en-GB" w:eastAsia="en-US"/>
          </w:rPr>
          <w:t xml:space="preserve"> </w:t>
        </w:r>
        <w:r w:rsidR="00BE2059">
          <w:rPr>
            <w:rFonts w:ascii="Calibri" w:eastAsiaTheme="minorEastAsia" w:hAnsi="Calibri" w:cs="Calibri"/>
            <w:sz w:val="22"/>
            <w:szCs w:val="22"/>
            <w:lang w:val="en-GB" w:eastAsia="en-US"/>
          </w:rPr>
          <w:t>Global resources will be involved for Korea</w:t>
        </w:r>
        <w:r w:rsidR="00CF1556">
          <w:rPr>
            <w:rFonts w:ascii="Calibri" w:eastAsiaTheme="minorEastAsia" w:hAnsi="Calibri" w:cs="Calibri"/>
            <w:sz w:val="22"/>
            <w:szCs w:val="22"/>
            <w:lang w:val="en-GB" w:eastAsia="en-US"/>
          </w:rPr>
          <w:t xml:space="preserve"> rollout</w:t>
        </w:r>
        <w:r w:rsidR="00BE2059">
          <w:rPr>
            <w:rFonts w:ascii="Calibri" w:eastAsiaTheme="minorEastAsia" w:hAnsi="Calibri" w:cs="Calibri"/>
            <w:sz w:val="22"/>
            <w:szCs w:val="22"/>
            <w:lang w:val="en-GB" w:eastAsia="en-US"/>
          </w:rPr>
          <w:t xml:space="preserve"> and </w:t>
        </w:r>
        <w:proofErr w:type="gramStart"/>
        <w:r w:rsidR="00BE2059">
          <w:rPr>
            <w:rFonts w:ascii="Calibri" w:eastAsiaTheme="minorEastAsia" w:hAnsi="Calibri" w:cs="Calibri"/>
            <w:sz w:val="22"/>
            <w:szCs w:val="22"/>
            <w:lang w:val="en-GB" w:eastAsia="en-US"/>
          </w:rPr>
          <w:t>Technical</w:t>
        </w:r>
        <w:proofErr w:type="gramEnd"/>
        <w:r w:rsidR="00BE2059">
          <w:rPr>
            <w:rFonts w:ascii="Calibri" w:eastAsiaTheme="minorEastAsia" w:hAnsi="Calibri" w:cs="Calibri"/>
            <w:sz w:val="22"/>
            <w:szCs w:val="22"/>
            <w:lang w:val="en-GB" w:eastAsia="en-US"/>
          </w:rPr>
          <w:t xml:space="preserve"> </w:t>
        </w:r>
        <w:r w:rsidR="00CF1556">
          <w:rPr>
            <w:rFonts w:ascii="Calibri" w:eastAsiaTheme="minorEastAsia" w:hAnsi="Calibri" w:cs="Calibri"/>
            <w:sz w:val="22"/>
            <w:szCs w:val="22"/>
            <w:lang w:val="en-GB" w:eastAsia="en-US"/>
          </w:rPr>
          <w:t>support.</w:t>
        </w:r>
      </w:ins>
      <w:r w:rsidRPr="00B528DF">
        <w:rPr>
          <w:rFonts w:ascii="Calibri" w:eastAsiaTheme="minorEastAsia" w:hAnsi="Calibri" w:cs="Calibri"/>
          <w:sz w:val="22"/>
          <w:szCs w:val="22"/>
          <w:lang w:val="en-GB" w:eastAsia="en-US"/>
        </w:rPr>
        <w:t xml:space="preserve"> </w:t>
      </w:r>
      <w:del w:id="620" w:author="Kozhikkalathil, Nishi" w:date="2025-06-24T15:46:00Z" w16du:dateUtc="2025-06-24T07:46:00Z">
        <w:r w:rsidRPr="00B528DF">
          <w:rPr>
            <w:rFonts w:ascii="Calibri" w:eastAsiaTheme="minorEastAsia" w:hAnsi="Calibri" w:cs="Calibri"/>
            <w:sz w:val="22"/>
            <w:szCs w:val="22"/>
            <w:lang w:val="en-GB" w:eastAsia="en-US"/>
          </w:rPr>
          <w:delText>For specific details, please refer to</w:delText>
        </w:r>
        <w:r w:rsidR="00BA4E41">
          <w:rPr>
            <w:rFonts w:ascii="Calibri" w:eastAsia="SimHei" w:hAnsi="Calibri" w:cs="Calibri" w:hint="eastAsia"/>
            <w:sz w:val="22"/>
            <w:szCs w:val="22"/>
            <w:lang w:val="en-GB"/>
          </w:rPr>
          <w:delText xml:space="preserve"> section 3.5.2 of </w:delText>
        </w:r>
        <w:r w:rsidR="00BA4E41">
          <w:rPr>
            <w:rFonts w:ascii="Calibri" w:eastAsia="SimHei" w:hAnsi="Calibri" w:cs="Calibri"/>
            <w:sz w:val="22"/>
            <w:szCs w:val="22"/>
            <w:lang w:val="en-GB"/>
          </w:rPr>
          <w:delText>“</w:delText>
        </w:r>
        <w:r w:rsidR="00BA4E41" w:rsidRPr="00BA4E41">
          <w:rPr>
            <w:rFonts w:ascii="Calibri" w:eastAsia="SimHei" w:hAnsi="Calibri" w:cs="Calibri"/>
            <w:sz w:val="22"/>
            <w:szCs w:val="22"/>
            <w:lang w:val="en-GB"/>
          </w:rPr>
          <w:delText>Henkel - Statement of Work_V1.8</w:delText>
        </w:r>
        <w:r w:rsidR="00BA4E41">
          <w:rPr>
            <w:rFonts w:ascii="Calibri" w:eastAsia="SimHei" w:hAnsi="Calibri" w:cs="Calibri"/>
            <w:sz w:val="22"/>
            <w:szCs w:val="22"/>
            <w:lang w:val="en-GB"/>
          </w:rPr>
          <w:delText>”</w:delText>
        </w:r>
        <w:r w:rsidR="00BA4E41">
          <w:rPr>
            <w:rFonts w:ascii="Calibri" w:eastAsia="SimHei" w:hAnsi="Calibri" w:cs="Calibri" w:hint="eastAsia"/>
            <w:sz w:val="22"/>
            <w:szCs w:val="22"/>
            <w:lang w:val="en-GB"/>
          </w:rPr>
          <w:delText>.</w:delText>
        </w:r>
      </w:del>
    </w:p>
    <w:p w14:paraId="6A4E428C" w14:textId="35F6ED27" w:rsidR="00B528DF" w:rsidRPr="00B528DF" w:rsidRDefault="00B528DF" w:rsidP="00BA4E41">
      <w:pPr>
        <w:pStyle w:val="ds-markdown-paragraph"/>
        <w:shd w:val="clear" w:color="auto" w:fill="FFFFFF"/>
        <w:spacing w:before="206" w:beforeAutospacing="0" w:after="206" w:afterAutospacing="0" w:line="276" w:lineRule="auto"/>
        <w:rPr>
          <w:rFonts w:ascii="Calibri" w:eastAsiaTheme="minorEastAsia" w:hAnsi="Calibri" w:cs="Calibri"/>
          <w:sz w:val="22"/>
          <w:szCs w:val="22"/>
          <w:lang w:val="en-GB" w:eastAsia="en-US"/>
        </w:rPr>
      </w:pPr>
      <w:r w:rsidRPr="00B528DF">
        <w:rPr>
          <w:rFonts w:ascii="Calibri" w:eastAsiaTheme="minorEastAsia" w:hAnsi="Calibri" w:cs="Calibri"/>
          <w:sz w:val="22"/>
          <w:szCs w:val="22"/>
          <w:lang w:val="en-GB" w:eastAsia="en-US"/>
        </w:rPr>
        <w:t>While Henkel may not require the same comprehensive level of service as during the pilot phase, we have retained our full project organizational structure to ensure service readiness. Should additional support be needed, Henkel may initiate a Change Request, and Thermo Fisher stands ready to provide all necessary services at the required level.</w:t>
      </w:r>
    </w:p>
    <w:p w14:paraId="373D0C82" w14:textId="1467E8C3" w:rsidR="00260145" w:rsidRPr="00E06629" w:rsidRDefault="00EE1E24" w:rsidP="00260145">
      <w:pPr>
        <w:rPr>
          <w:rFonts w:cs="Calibri"/>
        </w:rPr>
      </w:pPr>
      <w:r w:rsidRPr="00E06629">
        <w:rPr>
          <w:rFonts w:cs="Calibri"/>
        </w:rPr>
        <w:t xml:space="preserve">Thermo Fisher and Henkel Project Managers will discuss and </w:t>
      </w:r>
      <w:r w:rsidR="00660C08" w:rsidRPr="00E06629">
        <w:rPr>
          <w:rFonts w:cs="Calibri"/>
        </w:rPr>
        <w:t xml:space="preserve">finalise </w:t>
      </w:r>
      <w:r w:rsidRPr="00E06629">
        <w:rPr>
          <w:rFonts w:cs="Calibri"/>
        </w:rPr>
        <w:t xml:space="preserve">the RACI matrix </w:t>
      </w:r>
      <w:r w:rsidR="000E10BA">
        <w:rPr>
          <w:rFonts w:eastAsia="SimHei" w:cs="Calibri" w:hint="eastAsia"/>
          <w:lang w:eastAsia="zh-CN"/>
        </w:rPr>
        <w:t xml:space="preserve">before the </w:t>
      </w:r>
      <w:r w:rsidR="009916E4">
        <w:rPr>
          <w:rFonts w:eastAsia="SimHei" w:cs="Calibri"/>
          <w:lang w:eastAsia="zh-CN"/>
        </w:rPr>
        <w:t>kick-off</w:t>
      </w:r>
      <w:r w:rsidR="000E10BA">
        <w:rPr>
          <w:rFonts w:eastAsia="SimHei" w:cs="Calibri" w:hint="eastAsia"/>
          <w:lang w:eastAsia="zh-CN"/>
        </w:rPr>
        <w:t xml:space="preserve"> of the Rollout</w:t>
      </w:r>
      <w:r w:rsidR="00660C08" w:rsidRPr="00E06629">
        <w:rPr>
          <w:rFonts w:cs="Calibri"/>
        </w:rPr>
        <w:t>.</w:t>
      </w:r>
    </w:p>
    <w:p w14:paraId="3C15A4A1" w14:textId="684CAAFB" w:rsidR="00260145" w:rsidRPr="00E06629" w:rsidRDefault="00260145" w:rsidP="002233C6">
      <w:pPr>
        <w:pStyle w:val="PlainText"/>
        <w:spacing w:before="120" w:after="120"/>
        <w:jc w:val="center"/>
        <w:rPr>
          <w:rFonts w:ascii="Calibri" w:hAnsi="Calibri" w:cs="Calibri"/>
          <w:kern w:val="0"/>
          <w:sz w:val="24"/>
          <w:szCs w:val="24"/>
          <w:highlight w:val="yellow"/>
        </w:rPr>
      </w:pPr>
    </w:p>
    <w:p w14:paraId="6A6D887C" w14:textId="0DBBC272" w:rsidR="00AF2C0C" w:rsidRPr="00E06629" w:rsidRDefault="00967712" w:rsidP="002A2899">
      <w:pPr>
        <w:rPr>
          <w:rFonts w:cs="Calibri"/>
        </w:rPr>
      </w:pPr>
      <w:del w:id="621" w:author="Kozhikkalathil, Nishi" w:date="2025-06-24T15:47:00Z" w16du:dateUtc="2025-06-24T07:47:00Z">
        <w:r w:rsidRPr="00967712">
          <w:rPr>
            <w:rFonts w:cs="Calibri"/>
            <w:noProof/>
          </w:rPr>
          <w:lastRenderedPageBreak/>
          <w:drawing>
            <wp:inline distT="0" distB="0" distL="0" distR="0" wp14:anchorId="1B7755A9" wp14:editId="0CB13158">
              <wp:extent cx="6000750" cy="4024630"/>
              <wp:effectExtent l="0" t="0" r="0" b="0"/>
              <wp:docPr id="1083631780" name="Picture 1" descr="A chart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1780" name="Picture 1" descr="A chart with colorful squares&#10;&#10;AI-generated content may be incorrect."/>
                      <pic:cNvPicPr/>
                    </pic:nvPicPr>
                    <pic:blipFill>
                      <a:blip r:embed="rId19"/>
                      <a:stretch>
                        <a:fillRect/>
                      </a:stretch>
                    </pic:blipFill>
                    <pic:spPr>
                      <a:xfrm>
                        <a:off x="0" y="0"/>
                        <a:ext cx="6000750" cy="4024630"/>
                      </a:xfrm>
                      <a:prstGeom prst="rect">
                        <a:avLst/>
                      </a:prstGeom>
                    </pic:spPr>
                  </pic:pic>
                </a:graphicData>
              </a:graphic>
            </wp:inline>
          </w:drawing>
        </w:r>
      </w:del>
    </w:p>
    <w:p w14:paraId="74D0207F" w14:textId="11E9F62C" w:rsidR="009E6ED9" w:rsidRPr="00E06629" w:rsidRDefault="009E6ED9" w:rsidP="00AE79D3">
      <w:pPr>
        <w:jc w:val="center"/>
        <w:rPr>
          <w:del w:id="622" w:author="Kozhikkalathil, Nishi" w:date="2025-06-24T15:47:00Z" w16du:dateUtc="2025-06-24T07:47:00Z"/>
          <w:rFonts w:cs="Calibri"/>
        </w:rPr>
      </w:pPr>
      <w:del w:id="623" w:author="Kozhikkalathil, Nishi" w:date="2025-06-24T15:47:00Z" w16du:dateUtc="2025-06-24T07:47:00Z">
        <w:r w:rsidRPr="00E06629">
          <w:rPr>
            <w:rFonts w:cs="Calibri"/>
          </w:rPr>
          <w:delText>Fig: RACI Matrix</w:delText>
        </w:r>
      </w:del>
    </w:p>
    <w:p w14:paraId="16079BD8" w14:textId="77777777" w:rsidR="00290F22" w:rsidRPr="00E06629" w:rsidRDefault="00290F22" w:rsidP="00B76367">
      <w:pPr>
        <w:pStyle w:val="Heading3"/>
        <w:rPr>
          <w:rFonts w:cs="Calibri"/>
        </w:rPr>
      </w:pPr>
      <w:bookmarkStart w:id="624" w:name="_Toc144913275"/>
      <w:bookmarkStart w:id="625" w:name="_Toc201682694"/>
      <w:r w:rsidRPr="00E06629">
        <w:rPr>
          <w:rFonts w:cs="Calibri"/>
        </w:rPr>
        <w:t>Project Execution Methodology</w:t>
      </w:r>
      <w:bookmarkEnd w:id="624"/>
      <w:bookmarkEnd w:id="625"/>
    </w:p>
    <w:p w14:paraId="3BA10416" w14:textId="2EB26D99" w:rsidR="00400414" w:rsidRPr="00400414" w:rsidRDefault="00804034" w:rsidP="00400414">
      <w:pPr>
        <w:rPr>
          <w:rFonts w:cs="Calibri"/>
          <w:lang w:val="en-US"/>
        </w:rPr>
      </w:pPr>
      <w:r w:rsidRPr="00E06629">
        <w:rPr>
          <w:rFonts w:cs="Calibri"/>
        </w:rPr>
        <w:t xml:space="preserve">The project will adhere to the Service Provider's established processes and approach to </w:t>
      </w:r>
      <w:r w:rsidR="006D7B1C" w:rsidRPr="006D7B1C">
        <w:rPr>
          <w:rFonts w:cs="Calibri" w:hint="eastAsia"/>
        </w:rPr>
        <w:t>QCLAD Rollout</w:t>
      </w:r>
      <w:r w:rsidRPr="00E06629">
        <w:rPr>
          <w:rFonts w:cs="Calibri"/>
        </w:rPr>
        <w:t xml:space="preserve">. The Service Provider will </w:t>
      </w:r>
      <w:r w:rsidR="00400414" w:rsidRPr="00400414">
        <w:rPr>
          <w:rFonts w:cs="Calibri"/>
          <w:lang w:val="en-US"/>
        </w:rPr>
        <w:t>retain the original </w:t>
      </w:r>
      <w:r w:rsidR="00400414" w:rsidRPr="00400414">
        <w:rPr>
          <w:rFonts w:cs="Calibri"/>
          <w:bCs/>
          <w:lang w:val="en-US"/>
        </w:rPr>
        <w:t>Pilot team</w:t>
      </w:r>
      <w:r w:rsidR="00400414" w:rsidRPr="00400414">
        <w:rPr>
          <w:rFonts w:cs="Calibri"/>
          <w:lang w:val="en-US"/>
        </w:rPr>
        <w:t> to ensure continuity and efficiency</w:t>
      </w:r>
      <w:r w:rsidR="00400414">
        <w:rPr>
          <w:rFonts w:eastAsia="SimHei" w:cs="Calibri" w:hint="eastAsia"/>
          <w:lang w:val="en-US" w:eastAsia="zh-CN"/>
        </w:rPr>
        <w:t xml:space="preserve"> for Rollout Phase</w:t>
      </w:r>
      <w:r w:rsidR="00400414" w:rsidRPr="00400414">
        <w:rPr>
          <w:rFonts w:cs="Calibri"/>
          <w:lang w:val="en-US"/>
        </w:rPr>
        <w:t>. This team has in-depth familiarity with Henkel’s </w:t>
      </w:r>
      <w:r w:rsidR="00400414" w:rsidRPr="00400414">
        <w:rPr>
          <w:rFonts w:cs="Calibri"/>
          <w:bCs/>
          <w:lang w:val="en-US"/>
        </w:rPr>
        <w:t>QCLAD system</w:t>
      </w:r>
      <w:r w:rsidR="00400414" w:rsidRPr="00400414">
        <w:rPr>
          <w:rFonts w:cs="Calibri"/>
          <w:lang w:val="en-US"/>
        </w:rPr>
        <w:t>, enabling them to:</w:t>
      </w:r>
    </w:p>
    <w:p w14:paraId="2B269244" w14:textId="77777777" w:rsidR="00400414" w:rsidRPr="00400414" w:rsidRDefault="00400414" w:rsidP="00400414">
      <w:pPr>
        <w:numPr>
          <w:ilvl w:val="0"/>
          <w:numId w:val="18"/>
        </w:numPr>
        <w:rPr>
          <w:rFonts w:cs="Calibri"/>
          <w:lang w:val="en-US"/>
        </w:rPr>
      </w:pPr>
      <w:r w:rsidRPr="00400414">
        <w:rPr>
          <w:rFonts w:cs="Calibri"/>
          <w:b/>
          <w:bCs/>
          <w:lang w:val="en-US"/>
        </w:rPr>
        <w:t>Leverage Pilot-phase experience</w:t>
      </w:r>
      <w:r w:rsidRPr="00400414">
        <w:rPr>
          <w:rFonts w:cs="Calibri"/>
          <w:lang w:val="en-US"/>
        </w:rPr>
        <w:t> to provide swift support and issue resolution during the Rollout.</w:t>
      </w:r>
    </w:p>
    <w:p w14:paraId="01C5FF1E" w14:textId="77777777" w:rsidR="00400414" w:rsidRPr="00400414" w:rsidRDefault="00400414" w:rsidP="00400414">
      <w:pPr>
        <w:numPr>
          <w:ilvl w:val="0"/>
          <w:numId w:val="18"/>
        </w:numPr>
        <w:rPr>
          <w:rFonts w:cs="Calibri"/>
          <w:lang w:val="en-US"/>
        </w:rPr>
      </w:pPr>
      <w:r w:rsidRPr="00400414">
        <w:rPr>
          <w:rFonts w:cs="Calibri"/>
          <w:b/>
          <w:bCs/>
          <w:lang w:val="en-US"/>
        </w:rPr>
        <w:t>Maintain strong collaboration</w:t>
      </w:r>
      <w:r w:rsidRPr="00400414">
        <w:rPr>
          <w:rFonts w:cs="Calibri"/>
          <w:lang w:val="en-US"/>
        </w:rPr>
        <w:t>, as Thermo Fisher and Henkel teams have already established a smooth working dynamic during the Pilot.</w:t>
      </w:r>
    </w:p>
    <w:p w14:paraId="76FBFC13" w14:textId="679E3BC0" w:rsidR="00804034" w:rsidRPr="00570478" w:rsidRDefault="00400414" w:rsidP="00804034">
      <w:pPr>
        <w:rPr>
          <w:rFonts w:eastAsia="SimHei" w:cs="Calibri"/>
          <w:lang w:val="en-US" w:eastAsia="zh-CN"/>
        </w:rPr>
      </w:pPr>
      <w:r w:rsidRPr="00400414">
        <w:rPr>
          <w:rFonts w:cs="Calibri"/>
          <w:lang w:val="en-US"/>
        </w:rPr>
        <w:t>This approach ensures a seamless and well-coordinated expansion.</w:t>
      </w:r>
    </w:p>
    <w:p w14:paraId="3D1815D1" w14:textId="54DF30F2" w:rsidR="00C03859" w:rsidRPr="00C03859" w:rsidRDefault="00570478" w:rsidP="00C03859">
      <w:pPr>
        <w:contextualSpacing/>
        <w:rPr>
          <w:rFonts w:cs="Calibri"/>
          <w:lang w:val="en-US"/>
        </w:rPr>
      </w:pPr>
      <w:r>
        <w:rPr>
          <w:rFonts w:eastAsia="SimHei" w:cs="Calibri" w:hint="eastAsia"/>
          <w:lang w:val="en-US" w:eastAsia="zh-CN"/>
        </w:rPr>
        <w:t>T</w:t>
      </w:r>
      <w:r w:rsidR="00C03859" w:rsidRPr="00C03859">
        <w:rPr>
          <w:rFonts w:cs="Calibri"/>
          <w:lang w:val="en-US"/>
        </w:rPr>
        <w:t>he project will primarily adopt an </w:t>
      </w:r>
      <w:r w:rsidR="00C03859" w:rsidRPr="00C03859">
        <w:rPr>
          <w:rFonts w:cs="Calibri"/>
          <w:b/>
          <w:bCs/>
          <w:lang w:val="en-US"/>
        </w:rPr>
        <w:t>Agile methodology</w:t>
      </w:r>
      <w:r w:rsidR="00C03859" w:rsidRPr="00C03859">
        <w:rPr>
          <w:rFonts w:cs="Calibri"/>
          <w:lang w:val="en-US"/>
        </w:rPr>
        <w:t>. Key practices include:</w:t>
      </w:r>
    </w:p>
    <w:p w14:paraId="6009C412" w14:textId="77777777" w:rsidR="00C03859" w:rsidRPr="00C03859" w:rsidRDefault="00C03859" w:rsidP="00400414">
      <w:pPr>
        <w:numPr>
          <w:ilvl w:val="0"/>
          <w:numId w:val="17"/>
        </w:numPr>
        <w:contextualSpacing/>
        <w:rPr>
          <w:rFonts w:cs="Calibri"/>
          <w:lang w:val="en-US"/>
        </w:rPr>
      </w:pPr>
      <w:r w:rsidRPr="00C03859">
        <w:rPr>
          <w:rFonts w:cs="Calibri"/>
          <w:b/>
          <w:bCs/>
          <w:lang w:val="en-US"/>
        </w:rPr>
        <w:t>Sprint Planning</w:t>
      </w:r>
      <w:r w:rsidRPr="00C03859">
        <w:rPr>
          <w:rFonts w:cs="Calibri"/>
          <w:lang w:val="en-US"/>
        </w:rPr>
        <w:t>: Henkel and Thermo Fisher collaboratively define the scope and priorities for each sprint, ensuring flexibility to adjust tasks and focus on high-priority deliverables for timely deployment.</w:t>
      </w:r>
    </w:p>
    <w:p w14:paraId="71B3DBE0" w14:textId="482F717F" w:rsidR="00C03859" w:rsidRPr="00C03859" w:rsidRDefault="00C03859" w:rsidP="00400414">
      <w:pPr>
        <w:numPr>
          <w:ilvl w:val="0"/>
          <w:numId w:val="17"/>
        </w:numPr>
        <w:contextualSpacing/>
        <w:rPr>
          <w:rFonts w:cs="Calibri"/>
          <w:lang w:val="en-US"/>
        </w:rPr>
      </w:pPr>
      <w:r w:rsidRPr="00C03859">
        <w:rPr>
          <w:rFonts w:cs="Calibri"/>
          <w:b/>
          <w:bCs/>
          <w:lang w:val="en-US"/>
        </w:rPr>
        <w:t>Sprint Execution</w:t>
      </w:r>
      <w:r w:rsidR="00570478">
        <w:rPr>
          <w:rFonts w:eastAsia="SimHei" w:cs="Calibri" w:hint="eastAsia"/>
          <w:b/>
          <w:bCs/>
          <w:lang w:val="en-US" w:eastAsia="zh-CN"/>
        </w:rPr>
        <w:t xml:space="preserve"> (Daily Meeting)</w:t>
      </w:r>
      <w:r w:rsidRPr="00C03859">
        <w:rPr>
          <w:rFonts w:cs="Calibri"/>
          <w:lang w:val="en-US"/>
        </w:rPr>
        <w:t>: Work is executed iteratively to guarantee the successful completion of each sprint.</w:t>
      </w:r>
    </w:p>
    <w:p w14:paraId="1C070B73" w14:textId="77777777" w:rsidR="00C03859" w:rsidRPr="00C03859" w:rsidRDefault="00C03859" w:rsidP="00400414">
      <w:pPr>
        <w:numPr>
          <w:ilvl w:val="0"/>
          <w:numId w:val="17"/>
        </w:numPr>
        <w:contextualSpacing/>
        <w:rPr>
          <w:rFonts w:cs="Calibri"/>
          <w:lang w:val="en-US"/>
        </w:rPr>
      </w:pPr>
      <w:r w:rsidRPr="00C03859">
        <w:rPr>
          <w:rFonts w:cs="Calibri"/>
          <w:b/>
          <w:bCs/>
          <w:lang w:val="en-US"/>
        </w:rPr>
        <w:t>Sprint Review</w:t>
      </w:r>
      <w:r w:rsidRPr="00C03859">
        <w:rPr>
          <w:rFonts w:cs="Calibri"/>
          <w:lang w:val="en-US"/>
        </w:rPr>
        <w:t xml:space="preserve">: After each sprint, a joint review meeting is held to evaluate </w:t>
      </w:r>
      <w:proofErr w:type="gramStart"/>
      <w:r w:rsidRPr="00C03859">
        <w:rPr>
          <w:rFonts w:cs="Calibri"/>
          <w:lang w:val="en-US"/>
        </w:rPr>
        <w:t>completed</w:t>
      </w:r>
      <w:proofErr w:type="gramEnd"/>
      <w:r w:rsidRPr="00C03859">
        <w:rPr>
          <w:rFonts w:cs="Calibri"/>
          <w:lang w:val="en-US"/>
        </w:rPr>
        <w:t xml:space="preserve"> deliverables and align </w:t>
      </w:r>
      <w:proofErr w:type="gramStart"/>
      <w:r w:rsidRPr="00C03859">
        <w:rPr>
          <w:rFonts w:cs="Calibri"/>
          <w:lang w:val="en-US"/>
        </w:rPr>
        <w:t>on</w:t>
      </w:r>
      <w:proofErr w:type="gramEnd"/>
      <w:r w:rsidRPr="00C03859">
        <w:rPr>
          <w:rFonts w:cs="Calibri"/>
          <w:lang w:val="en-US"/>
        </w:rPr>
        <w:t xml:space="preserve"> next steps.</w:t>
      </w:r>
    </w:p>
    <w:p w14:paraId="554F03FB" w14:textId="77777777" w:rsidR="00C03859" w:rsidRPr="00A7282C" w:rsidRDefault="00C03859" w:rsidP="00400414">
      <w:pPr>
        <w:numPr>
          <w:ilvl w:val="0"/>
          <w:numId w:val="17"/>
        </w:numPr>
        <w:contextualSpacing/>
        <w:rPr>
          <w:rFonts w:cs="Calibri"/>
          <w:lang w:val="en-US"/>
        </w:rPr>
      </w:pPr>
      <w:r w:rsidRPr="00C03859">
        <w:rPr>
          <w:rFonts w:cs="Calibri"/>
          <w:b/>
          <w:bCs/>
          <w:lang w:val="en-US"/>
        </w:rPr>
        <w:t>Sprint Retrospective</w:t>
      </w:r>
      <w:r w:rsidRPr="00C03859">
        <w:rPr>
          <w:rFonts w:cs="Calibri"/>
          <w:lang w:val="en-US"/>
        </w:rPr>
        <w:t>: Both teams reflect on lessons learned to continuously improve subsequent sprints, driving steady progress.</w:t>
      </w:r>
    </w:p>
    <w:p w14:paraId="77FAB725" w14:textId="77777777" w:rsidR="00A7282C" w:rsidRDefault="00A7282C" w:rsidP="00A7282C">
      <w:pPr>
        <w:contextualSpacing/>
        <w:rPr>
          <w:rFonts w:eastAsia="SimHei" w:cs="Calibri"/>
          <w:b/>
          <w:bCs/>
          <w:lang w:val="en-US" w:eastAsia="zh-CN"/>
        </w:rPr>
      </w:pPr>
    </w:p>
    <w:p w14:paraId="3B042574" w14:textId="3DFF244A" w:rsidR="00A7282C" w:rsidRPr="00C03859" w:rsidRDefault="00A7282C" w:rsidP="00A7282C">
      <w:pPr>
        <w:contextualSpacing/>
        <w:rPr>
          <w:rFonts w:cs="Calibri"/>
          <w:lang w:val="en-US"/>
        </w:rPr>
      </w:pPr>
      <w:del w:id="626" w:author="Kozhikkalathil, Nishi" w:date="2025-06-24T15:48:00Z" w16du:dateUtc="2025-06-24T07:48:00Z">
        <w:r w:rsidRPr="00A7282C">
          <w:rPr>
            <w:rFonts w:cs="Calibri"/>
            <w:noProof/>
            <w:lang w:val="en-US"/>
          </w:rPr>
          <w:drawing>
            <wp:inline distT="0" distB="0" distL="0" distR="0" wp14:anchorId="484F0517" wp14:editId="1370EF5E">
              <wp:extent cx="6000750" cy="2974975"/>
              <wp:effectExtent l="0" t="0" r="0" b="0"/>
              <wp:docPr id="890688259" name="Picture 1" descr="A diagram of scrum me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8259" name="Picture 1" descr="A diagram of scrum meeting&#10;&#10;AI-generated content may be incorrect."/>
                      <pic:cNvPicPr/>
                    </pic:nvPicPr>
                    <pic:blipFill>
                      <a:blip r:embed="rId20"/>
                      <a:stretch>
                        <a:fillRect/>
                      </a:stretch>
                    </pic:blipFill>
                    <pic:spPr>
                      <a:xfrm>
                        <a:off x="0" y="0"/>
                        <a:ext cx="6000750" cy="2974975"/>
                      </a:xfrm>
                      <a:prstGeom prst="rect">
                        <a:avLst/>
                      </a:prstGeom>
                    </pic:spPr>
                  </pic:pic>
                </a:graphicData>
              </a:graphic>
            </wp:inline>
          </w:drawing>
        </w:r>
      </w:del>
    </w:p>
    <w:p w14:paraId="107B8A25" w14:textId="49E0DF25" w:rsidR="00091332" w:rsidRDefault="00091332" w:rsidP="00AB4339">
      <w:pPr>
        <w:contextualSpacing/>
        <w:rPr>
          <w:rFonts w:eastAsia="SimHei" w:cs="Calibri"/>
          <w:color w:val="222222"/>
          <w:lang w:eastAsia="zh-CN"/>
        </w:rPr>
      </w:pPr>
      <w:r w:rsidRPr="00E06629">
        <w:rPr>
          <w:rFonts w:cs="Calibri"/>
          <w:color w:val="222222"/>
        </w:rPr>
        <w:t>This approach will help to ensure fast turnaround on delivery and accurate effort estimates for implementation.</w:t>
      </w:r>
    </w:p>
    <w:p w14:paraId="5A379AA2" w14:textId="77777777" w:rsidR="00B00CEB" w:rsidRPr="00B00CEB" w:rsidRDefault="00B00CEB" w:rsidP="00AB4339">
      <w:pPr>
        <w:contextualSpacing/>
        <w:rPr>
          <w:rFonts w:eastAsia="SimHei" w:cs="Calibri"/>
          <w:color w:val="222222"/>
          <w:lang w:eastAsia="zh-CN"/>
        </w:rPr>
      </w:pPr>
    </w:p>
    <w:p w14:paraId="6997A1FE" w14:textId="272F3C59" w:rsidR="00313043" w:rsidRPr="00B00CEB" w:rsidRDefault="00B00CEB" w:rsidP="00B00CEB">
      <w:pPr>
        <w:contextualSpacing/>
        <w:rPr>
          <w:del w:id="627" w:author="Kozhikkalathil, Nishi" w:date="2025-06-24T15:48:00Z" w16du:dateUtc="2025-06-24T07:48:00Z"/>
          <w:rFonts w:eastAsia="SimHei" w:cs="Calibri"/>
          <w:lang w:val="en-US" w:eastAsia="zh-CN"/>
        </w:rPr>
      </w:pPr>
      <w:del w:id="628" w:author="Kozhikkalathil, Nishi" w:date="2025-06-24T15:48:00Z" w16du:dateUtc="2025-06-24T07:48:00Z">
        <w:r w:rsidRPr="00C03859">
          <w:rPr>
            <w:rFonts w:cs="Calibri"/>
            <w:lang w:val="en-US"/>
          </w:rPr>
          <w:delText>For detailed guidelines, please refer to the </w:delText>
        </w:r>
        <w:r w:rsidR="00B108FF" w:rsidRPr="00DC41EB">
          <w:rPr>
            <w:rFonts w:cs="Calibri" w:hint="eastAsia"/>
            <w:lang w:val="en-US"/>
          </w:rPr>
          <w:delText xml:space="preserve">Section 3.5.3 of </w:delText>
        </w:r>
        <w:r w:rsidR="00B108FF" w:rsidRPr="00DC41EB">
          <w:rPr>
            <w:rFonts w:cs="Calibri"/>
            <w:lang w:val="en-US"/>
          </w:rPr>
          <w:delText>“Henkel - Statement of Work_V1.8”</w:delText>
        </w:r>
        <w:r w:rsidRPr="00C03859">
          <w:rPr>
            <w:rFonts w:cs="Calibri"/>
            <w:lang w:val="en-US"/>
          </w:rPr>
          <w:delText>.</w:delText>
        </w:r>
      </w:del>
    </w:p>
    <w:p w14:paraId="5F62F5ED" w14:textId="7EAFDEE4" w:rsidR="00091332" w:rsidRPr="00E06629" w:rsidRDefault="0028703B" w:rsidP="00A8003D">
      <w:pPr>
        <w:pStyle w:val="Heading3"/>
        <w:rPr>
          <w:rFonts w:cs="Calibri"/>
        </w:rPr>
      </w:pPr>
      <w:bookmarkStart w:id="629" w:name="_Toc201682695"/>
      <w:bookmarkStart w:id="630" w:name="_Toc144913276"/>
      <w:r w:rsidRPr="00E06629">
        <w:rPr>
          <w:rFonts w:cs="Calibri"/>
        </w:rPr>
        <w:t xml:space="preserve">Project </w:t>
      </w:r>
      <w:r w:rsidR="00091332" w:rsidRPr="00E06629">
        <w:rPr>
          <w:rFonts w:cs="Calibri"/>
        </w:rPr>
        <w:t>Phase</w:t>
      </w:r>
      <w:r w:rsidRPr="00E06629">
        <w:rPr>
          <w:rFonts w:cs="Calibri"/>
        </w:rPr>
        <w:t>s</w:t>
      </w:r>
      <w:bookmarkEnd w:id="629"/>
      <w:r w:rsidR="00091332" w:rsidRPr="00E06629">
        <w:rPr>
          <w:rFonts w:cs="Calibri"/>
        </w:rPr>
        <w:t xml:space="preserve"> </w:t>
      </w:r>
      <w:bookmarkEnd w:id="630"/>
    </w:p>
    <w:p w14:paraId="3C246B68" w14:textId="274BC26C" w:rsidR="00F66B06" w:rsidRPr="00734716" w:rsidRDefault="00224226" w:rsidP="004246CE">
      <w:pPr>
        <w:rPr>
          <w:rFonts w:eastAsia="SimHei" w:cs="Calibri"/>
          <w:b/>
          <w:bCs/>
          <w:color w:val="252423"/>
          <w:shd w:val="clear" w:color="auto" w:fill="FFFFFF"/>
          <w:lang w:eastAsia="zh-CN"/>
        </w:rPr>
      </w:pPr>
      <w:r>
        <w:rPr>
          <w:rFonts w:eastAsia="SimHei" w:cs="Calibri" w:hint="eastAsia"/>
          <w:b/>
          <w:bCs/>
          <w:color w:val="252423"/>
          <w:shd w:val="clear" w:color="auto" w:fill="FFFFFF"/>
          <w:lang w:eastAsia="zh-CN"/>
        </w:rPr>
        <w:t>First Batch</w:t>
      </w:r>
      <w:r w:rsidR="00F66B06" w:rsidRPr="00E06629">
        <w:rPr>
          <w:rFonts w:eastAsia="Times New Roman" w:cs="Calibri"/>
          <w:b/>
          <w:bCs/>
          <w:color w:val="252423"/>
          <w:shd w:val="clear" w:color="auto" w:fill="FFFFFF"/>
        </w:rPr>
        <w:t xml:space="preserve"> Rollout</w:t>
      </w:r>
      <w:r w:rsidR="00734716">
        <w:rPr>
          <w:rFonts w:eastAsia="SimHei" w:cs="Calibri" w:hint="eastAsia"/>
          <w:b/>
          <w:bCs/>
          <w:color w:val="252423"/>
          <w:shd w:val="clear" w:color="auto" w:fill="FFFFFF"/>
          <w:lang w:eastAsia="zh-CN"/>
        </w:rPr>
        <w:t xml:space="preserve"> </w:t>
      </w:r>
      <w:r w:rsidR="00734716">
        <w:rPr>
          <w:rFonts w:eastAsia="SimHei" w:cs="Calibri"/>
          <w:b/>
          <w:bCs/>
          <w:color w:val="252423"/>
          <w:shd w:val="clear" w:color="auto" w:fill="FFFFFF"/>
          <w:lang w:eastAsia="zh-CN"/>
        </w:rPr>
        <w:t>–</w:t>
      </w:r>
      <w:r w:rsidR="00734716">
        <w:rPr>
          <w:rFonts w:eastAsia="SimHei" w:cs="Calibri" w:hint="eastAsia"/>
          <w:b/>
          <w:bCs/>
          <w:color w:val="252423"/>
          <w:shd w:val="clear" w:color="auto" w:fill="FFFFFF"/>
          <w:lang w:eastAsia="zh-CN"/>
        </w:rPr>
        <w:t xml:space="preserve"> Phase 1</w:t>
      </w:r>
      <w:r w:rsidR="0043024E">
        <w:rPr>
          <w:rFonts w:eastAsia="SimHei" w:cs="Calibri" w:hint="eastAsia"/>
          <w:b/>
          <w:bCs/>
          <w:color w:val="252423"/>
          <w:shd w:val="clear" w:color="auto" w:fill="FFFFFF"/>
          <w:lang w:eastAsia="zh-CN"/>
        </w:rPr>
        <w:t xml:space="preserve"> is divided into two su</w:t>
      </w:r>
      <w:r w:rsidR="006E127E">
        <w:rPr>
          <w:rFonts w:eastAsia="SimHei" w:cs="Calibri" w:hint="eastAsia"/>
          <w:b/>
          <w:bCs/>
          <w:color w:val="252423"/>
          <w:shd w:val="clear" w:color="auto" w:fill="FFFFFF"/>
          <w:lang w:eastAsia="zh-CN"/>
        </w:rPr>
        <w:t>b</w:t>
      </w:r>
      <w:r w:rsidR="0043024E">
        <w:rPr>
          <w:rFonts w:eastAsia="SimHei" w:cs="Calibri" w:hint="eastAsia"/>
          <w:b/>
          <w:bCs/>
          <w:color w:val="252423"/>
          <w:shd w:val="clear" w:color="auto" w:fill="FFFFFF"/>
          <w:lang w:eastAsia="zh-CN"/>
        </w:rPr>
        <w:t>-phases</w:t>
      </w:r>
      <w:r w:rsidR="00A431B1">
        <w:rPr>
          <w:rFonts w:eastAsia="SimHei" w:cs="Calibri" w:hint="eastAsia"/>
          <w:b/>
          <w:bCs/>
          <w:color w:val="252423"/>
          <w:shd w:val="clear" w:color="auto" w:fill="FFFFFF"/>
          <w:lang w:eastAsia="zh-CN"/>
        </w:rPr>
        <w:t>: Phase 1A &amp; Phase 1B</w:t>
      </w:r>
    </w:p>
    <w:p w14:paraId="23ECE4CF" w14:textId="3A63A537" w:rsidR="00224226" w:rsidRPr="00224226" w:rsidRDefault="00224226" w:rsidP="00224226">
      <w:pPr>
        <w:rPr>
          <w:rFonts w:eastAsia="Times New Roman" w:cs="Calibri"/>
          <w:color w:val="252423"/>
          <w:shd w:val="clear" w:color="auto" w:fill="FFFFFF"/>
        </w:rPr>
      </w:pPr>
      <w:r>
        <w:rPr>
          <w:rFonts w:eastAsia="SimHei" w:cs="Calibri" w:hint="eastAsia"/>
          <w:color w:val="252423"/>
          <w:shd w:val="clear" w:color="auto" w:fill="FFFFFF"/>
          <w:lang w:eastAsia="zh-CN"/>
        </w:rPr>
        <w:t>W</w:t>
      </w:r>
      <w:r w:rsidRPr="00224226">
        <w:rPr>
          <w:rFonts w:eastAsia="Times New Roman" w:cs="Calibri"/>
          <w:color w:val="252423"/>
          <w:shd w:val="clear" w:color="auto" w:fill="FFFFFF"/>
        </w:rPr>
        <w:t xml:space="preserve">here Thermo Fisher will </w:t>
      </w:r>
      <w:r w:rsidR="00FB309F">
        <w:rPr>
          <w:rFonts w:eastAsia="SimHei" w:cs="Calibri" w:hint="eastAsia"/>
          <w:color w:val="252423"/>
          <w:shd w:val="clear" w:color="auto" w:fill="FFFFFF"/>
          <w:lang w:eastAsia="zh-CN"/>
        </w:rPr>
        <w:t>assist</w:t>
      </w:r>
      <w:r w:rsidRPr="00224226">
        <w:rPr>
          <w:rFonts w:eastAsia="Times New Roman" w:cs="Calibri"/>
          <w:color w:val="252423"/>
          <w:shd w:val="clear" w:color="auto" w:fill="FFFFFF"/>
        </w:rPr>
        <w:t xml:space="preserve"> Henkel in deploying the QCLAD system—already successfully implemented in the Pilot plant—to five additional plants across China and South Korea</w:t>
      </w:r>
      <w:r w:rsidR="00A431B1">
        <w:rPr>
          <w:rFonts w:eastAsia="SimHei" w:cs="Calibri" w:hint="eastAsia"/>
          <w:color w:val="252423"/>
          <w:shd w:val="clear" w:color="auto" w:fill="FFFFFF"/>
          <w:lang w:eastAsia="zh-CN"/>
        </w:rPr>
        <w:t xml:space="preserve"> in batches</w:t>
      </w:r>
      <w:r w:rsidRPr="00224226">
        <w:rPr>
          <w:rFonts w:eastAsia="Times New Roman" w:cs="Calibri"/>
          <w:color w:val="252423"/>
          <w:shd w:val="clear" w:color="auto" w:fill="FFFFFF"/>
        </w:rPr>
        <w:t>, including:</w:t>
      </w:r>
    </w:p>
    <w:p w14:paraId="3EE206D6" w14:textId="6347443A" w:rsidR="006C5D96" w:rsidRPr="006C5D96" w:rsidRDefault="006C5D96" w:rsidP="00224226">
      <w:pPr>
        <w:numPr>
          <w:ilvl w:val="0"/>
          <w:numId w:val="19"/>
        </w:numPr>
        <w:rPr>
          <w:rFonts w:eastAsia="Times New Roman" w:cs="Calibri"/>
          <w:color w:val="252423"/>
          <w:shd w:val="clear" w:color="auto" w:fill="FFFFFF"/>
        </w:rPr>
      </w:pPr>
      <w:ins w:id="631" w:author="Huo, Wendy" w:date="2025-07-04T11:25:00Z" w16du:dateUtc="2025-07-04T03:25:00Z">
        <w:r>
          <w:rPr>
            <w:rFonts w:eastAsia="SimHei" w:cs="Calibri" w:hint="eastAsia"/>
            <w:lang w:eastAsia="zh-CN"/>
          </w:rPr>
          <w:t>Phase 1A</w:t>
        </w:r>
        <w:r w:rsidRPr="00BC5504">
          <w:rPr>
            <w:rFonts w:cs="Calibri"/>
          </w:rPr>
          <w:t xml:space="preserve">: Songdo (South Korea), </w:t>
        </w:r>
        <w:proofErr w:type="spellStart"/>
        <w:r>
          <w:rPr>
            <w:rFonts w:eastAsia="SimHei" w:cs="Calibri" w:hint="eastAsia"/>
            <w:lang w:eastAsia="zh-CN"/>
          </w:rPr>
          <w:t>Waigaoqiao</w:t>
        </w:r>
        <w:proofErr w:type="spellEnd"/>
        <w:r w:rsidRPr="00BC5504">
          <w:rPr>
            <w:rFonts w:cs="Calibri"/>
          </w:rPr>
          <w:t xml:space="preserve"> (China), </w:t>
        </w:r>
        <w:proofErr w:type="spellStart"/>
        <w:r w:rsidRPr="00BC5504">
          <w:rPr>
            <w:rFonts w:cs="Calibri"/>
          </w:rPr>
          <w:t>Kunpeng</w:t>
        </w:r>
        <w:proofErr w:type="spellEnd"/>
        <w:r w:rsidRPr="00BC5504">
          <w:rPr>
            <w:rFonts w:cs="Calibri"/>
          </w:rPr>
          <w:t xml:space="preserve"> (China)</w:t>
        </w:r>
      </w:ins>
    </w:p>
    <w:p w14:paraId="31FB3D59" w14:textId="333622CE" w:rsidR="00224226" w:rsidRPr="00224226" w:rsidRDefault="006C5D96" w:rsidP="00224226">
      <w:pPr>
        <w:numPr>
          <w:ilvl w:val="0"/>
          <w:numId w:val="19"/>
        </w:numPr>
        <w:rPr>
          <w:rFonts w:eastAsia="Times New Roman" w:cs="Calibri"/>
          <w:color w:val="252423"/>
          <w:shd w:val="clear" w:color="auto" w:fill="FFFFFF"/>
        </w:rPr>
      </w:pPr>
      <w:ins w:id="632" w:author="Huo, Wendy" w:date="2025-07-04T11:26:00Z" w16du:dateUtc="2025-07-04T03:26:00Z">
        <w:r>
          <w:rPr>
            <w:rFonts w:eastAsia="SimHei" w:cs="Calibri" w:hint="eastAsia"/>
            <w:lang w:eastAsia="zh-CN"/>
          </w:rPr>
          <w:t>Phase 1B</w:t>
        </w:r>
      </w:ins>
      <w:ins w:id="633" w:author="Huo, Wendy" w:date="2025-07-04T11:25:00Z" w16du:dateUtc="2025-07-04T03:25:00Z">
        <w:r w:rsidRPr="00BC5504">
          <w:rPr>
            <w:rFonts w:cs="Calibri"/>
          </w:rPr>
          <w:t>: Humen (China), Danyang (China)</w:t>
        </w:r>
      </w:ins>
    </w:p>
    <w:p w14:paraId="0E6D5FFE" w14:textId="77777777" w:rsidR="00224226" w:rsidRPr="00224226" w:rsidRDefault="00224226" w:rsidP="00224226">
      <w:pPr>
        <w:rPr>
          <w:rFonts w:eastAsia="Times New Roman" w:cs="Calibri"/>
          <w:color w:val="252423"/>
          <w:shd w:val="clear" w:color="auto" w:fill="FFFFFF"/>
        </w:rPr>
      </w:pPr>
      <w:r w:rsidRPr="00224226">
        <w:rPr>
          <w:rFonts w:eastAsia="Times New Roman" w:cs="Calibri"/>
          <w:color w:val="252423"/>
          <w:shd w:val="clear" w:color="auto" w:fill="FFFFFF"/>
        </w:rPr>
        <w:t>The deployment will follow the same standardized approach used in the Pilot phase, ensuring consistency and operational efficiency.</w:t>
      </w:r>
    </w:p>
    <w:p w14:paraId="5C5C5BD3" w14:textId="77777777" w:rsidR="00224226" w:rsidRPr="00224226" w:rsidRDefault="00224226" w:rsidP="004246CE">
      <w:pPr>
        <w:rPr>
          <w:rFonts w:eastAsia="SimHei" w:cs="Calibri"/>
          <w:b/>
          <w:bCs/>
          <w:color w:val="252423"/>
          <w:shd w:val="clear" w:color="auto" w:fill="FFFFFF"/>
          <w:lang w:val="en-US" w:eastAsia="zh-CN"/>
        </w:rPr>
      </w:pPr>
    </w:p>
    <w:p w14:paraId="5FB233B5" w14:textId="35A7F037" w:rsidR="00F66B06" w:rsidRDefault="00F66B06" w:rsidP="004246CE">
      <w:pPr>
        <w:rPr>
          <w:rStyle w:val="ui-provider"/>
          <w:rFonts w:eastAsia="SimHei" w:cs="Calibri"/>
          <w:lang w:eastAsia="zh-CN"/>
        </w:rPr>
      </w:pPr>
      <w:r w:rsidRPr="00E06629">
        <w:rPr>
          <w:rStyle w:val="ui-provider"/>
          <w:rFonts w:cs="Calibri"/>
        </w:rPr>
        <w:t xml:space="preserve">The tasks to be executed by Thermo Fisher and the necessary efforts </w:t>
      </w:r>
      <w:r w:rsidR="00D83388">
        <w:rPr>
          <w:rStyle w:val="ui-provider"/>
          <w:rFonts w:eastAsia="SimHei" w:cs="Calibri" w:hint="eastAsia"/>
          <w:lang w:eastAsia="zh-CN"/>
        </w:rPr>
        <w:t xml:space="preserve">is </w:t>
      </w:r>
      <w:r w:rsidRPr="00E06629">
        <w:rPr>
          <w:rStyle w:val="ui-provider"/>
          <w:rFonts w:cs="Calibri"/>
        </w:rPr>
        <w:t xml:space="preserve">evaluated </w:t>
      </w:r>
      <w:r w:rsidR="00D83388">
        <w:rPr>
          <w:rStyle w:val="ui-provider"/>
          <w:rFonts w:eastAsia="SimHei" w:cs="Calibri" w:hint="eastAsia"/>
          <w:lang w:eastAsia="zh-CN"/>
        </w:rPr>
        <w:t>for Phase 1</w:t>
      </w:r>
      <w:r w:rsidRPr="00E06629">
        <w:rPr>
          <w:rStyle w:val="ui-provider"/>
          <w:rFonts w:cs="Calibri"/>
        </w:rPr>
        <w:t>, and any required support will be delivered via Change Request.</w:t>
      </w:r>
    </w:p>
    <w:p w14:paraId="486B79C3" w14:textId="664219C2" w:rsidR="000C4909" w:rsidRPr="000C4909" w:rsidRDefault="000C4909" w:rsidP="004246CE">
      <w:pPr>
        <w:rPr>
          <w:del w:id="634" w:author="Kozhikkalathil, Nishi" w:date="2025-06-24T15:49:00Z" w16du:dateUtc="2025-06-24T07:49:00Z"/>
          <w:rStyle w:val="ui-provider"/>
          <w:rFonts w:eastAsia="SimHei" w:cs="Calibri"/>
          <w:lang w:eastAsia="zh-CN"/>
        </w:rPr>
      </w:pPr>
      <w:del w:id="635" w:author="Kozhikkalathil, Nishi" w:date="2025-06-24T15:49:00Z" w16du:dateUtc="2025-06-24T07:49:00Z">
        <w:r w:rsidRPr="00317817">
          <w:rPr>
            <w:rStyle w:val="ui-provider"/>
            <w:rFonts w:hint="eastAsia"/>
          </w:rPr>
          <w:delText xml:space="preserve">Besides </w:delText>
        </w:r>
        <w:r w:rsidR="00034F27">
          <w:rPr>
            <w:rStyle w:val="ui-provider"/>
            <w:rFonts w:eastAsia="SimHei" w:hint="eastAsia"/>
            <w:lang w:eastAsia="zh-CN"/>
          </w:rPr>
          <w:delText>Phase 1</w:delText>
        </w:r>
        <w:r w:rsidRPr="00317817">
          <w:rPr>
            <w:rStyle w:val="ui-provider"/>
            <w:rFonts w:hint="eastAsia"/>
          </w:rPr>
          <w:delText xml:space="preserve">, </w:delText>
        </w:r>
        <w:r w:rsidRPr="00317817">
          <w:rPr>
            <w:rStyle w:val="ui-provider"/>
          </w:rPr>
          <w:delText>If the decision was taken by Henkel team to rollout LIMS system for other sites in different regions, Thermo Fisher team can assist as needed.</w:delText>
        </w:r>
      </w:del>
    </w:p>
    <w:p w14:paraId="0F5C56EA" w14:textId="0365E4CF" w:rsidR="00F66B06" w:rsidRPr="00C42C20" w:rsidRDefault="00F66B06" w:rsidP="004246CE">
      <w:pPr>
        <w:rPr>
          <w:ins w:id="636" w:author="Huo, Wendy" w:date="2025-07-07T15:10:00Z" w16du:dateUtc="2025-07-07T07:10:00Z"/>
          <w:rStyle w:val="ui-provider"/>
          <w:rFonts w:eastAsia="SimHei" w:cs="Calibri"/>
          <w:lang w:eastAsia="zh-CN"/>
        </w:rPr>
      </w:pPr>
      <w:commentRangeStart w:id="637"/>
      <w:commentRangeStart w:id="638"/>
      <w:r w:rsidRPr="00E06629">
        <w:rPr>
          <w:rStyle w:val="ui-provider"/>
          <w:rFonts w:cs="Calibri"/>
        </w:rPr>
        <w:t xml:space="preserve">The below tasks and distribution </w:t>
      </w:r>
      <w:r w:rsidR="009C43FE">
        <w:rPr>
          <w:rStyle w:val="ui-provider"/>
          <w:rFonts w:eastAsia="SimHei" w:cs="Calibri" w:hint="eastAsia"/>
          <w:lang w:eastAsia="zh-CN"/>
        </w:rPr>
        <w:t>are</w:t>
      </w:r>
      <w:r w:rsidR="00176DFA" w:rsidRPr="00E06629">
        <w:rPr>
          <w:rStyle w:val="ui-provider"/>
          <w:rFonts w:cs="Calibri"/>
        </w:rPr>
        <w:t xml:space="preserve"> split into Phase 1</w:t>
      </w:r>
      <w:commentRangeEnd w:id="637"/>
      <w:r w:rsidR="006C2AEE">
        <w:rPr>
          <w:rStyle w:val="CommentReference"/>
        </w:rPr>
        <w:commentReference w:id="637"/>
      </w:r>
      <w:commentRangeEnd w:id="638"/>
      <w:r w:rsidR="005C4570">
        <w:rPr>
          <w:rStyle w:val="CommentReference"/>
        </w:rPr>
        <w:commentReference w:id="638"/>
      </w:r>
      <w:ins w:id="640" w:author="Huo, Wendy" w:date="2025-07-07T15:08:00Z" w16du:dateUtc="2025-07-07T07:08:00Z">
        <w:r w:rsidR="00DC47DA">
          <w:rPr>
            <w:rStyle w:val="ui-provider"/>
            <w:rFonts w:eastAsia="SimHei" w:cs="Calibri" w:hint="eastAsia"/>
            <w:lang w:eastAsia="zh-CN"/>
          </w:rPr>
          <w:t xml:space="preserve">, and divided into two </w:t>
        </w:r>
      </w:ins>
      <w:ins w:id="641" w:author="Huo, Wendy" w:date="2025-07-07T15:10:00Z" w16du:dateUtc="2025-07-07T07:10:00Z">
        <w:r w:rsidR="00914768">
          <w:rPr>
            <w:rStyle w:val="ui-provider"/>
            <w:rFonts w:eastAsia="SimHei" w:cs="Calibri"/>
            <w:lang w:eastAsia="zh-CN"/>
          </w:rPr>
          <w:t>sub-Phases</w:t>
        </w:r>
      </w:ins>
      <w:ins w:id="642" w:author="Huo, Wendy" w:date="2025-07-07T15:08:00Z" w16du:dateUtc="2025-07-07T07:08:00Z">
        <w:r w:rsidR="00DC47DA">
          <w:rPr>
            <w:rStyle w:val="ui-provider"/>
            <w:rFonts w:eastAsia="SimHei" w:cs="Calibri" w:hint="eastAsia"/>
            <w:lang w:eastAsia="zh-CN"/>
          </w:rPr>
          <w:t>:</w:t>
        </w:r>
      </w:ins>
    </w:p>
    <w:p w14:paraId="6E976E34" w14:textId="77777777" w:rsidR="001C51E6" w:rsidRDefault="001C51E6" w:rsidP="004246CE">
      <w:pPr>
        <w:rPr>
          <w:ins w:id="643" w:author="Huo, Wendy" w:date="2025-07-07T15:12:00Z" w16du:dateUtc="2025-07-07T07:12:00Z"/>
          <w:rStyle w:val="ui-provider"/>
          <w:rFonts w:eastAsia="SimHei" w:cs="Calibri"/>
          <w:lang w:eastAsia="zh-CN"/>
        </w:rPr>
      </w:pPr>
    </w:p>
    <w:p w14:paraId="4C6AF179" w14:textId="21484091" w:rsidR="00D97125" w:rsidRPr="00D97125" w:rsidDel="001B6123" w:rsidRDefault="00D97125" w:rsidP="004246CE">
      <w:pPr>
        <w:rPr>
          <w:ins w:id="644" w:author="Tiwari, Shravan" w:date="2025-06-24T15:52:00Z" w16du:dateUtc="2025-06-24T07:52:00Z"/>
          <w:del w:id="645" w:author="Huo, Wendy" w:date="2025-07-07T15:49:00Z" w16du:dateUtc="2025-07-07T07:49:00Z"/>
          <w:rStyle w:val="ui-provider"/>
          <w:rFonts w:eastAsia="SimHei" w:cs="Calibri"/>
          <w:lang w:eastAsia="zh-CN"/>
        </w:rPr>
      </w:pPr>
    </w:p>
    <w:tbl>
      <w:tblPr>
        <w:tblW w:w="10811" w:type="dxa"/>
        <w:tblLook w:val="04A0" w:firstRow="1" w:lastRow="0" w:firstColumn="1" w:lastColumn="0" w:noHBand="0" w:noVBand="1"/>
      </w:tblPr>
      <w:tblGrid>
        <w:gridCol w:w="1309"/>
        <w:gridCol w:w="4678"/>
        <w:gridCol w:w="2977"/>
        <w:gridCol w:w="1847"/>
        <w:tblGridChange w:id="646">
          <w:tblGrid>
            <w:gridCol w:w="5"/>
            <w:gridCol w:w="1304"/>
            <w:gridCol w:w="5"/>
            <w:gridCol w:w="146"/>
            <w:gridCol w:w="4347"/>
            <w:gridCol w:w="180"/>
            <w:gridCol w:w="5"/>
            <w:gridCol w:w="1233"/>
            <w:gridCol w:w="1739"/>
            <w:gridCol w:w="5"/>
            <w:gridCol w:w="1440"/>
            <w:gridCol w:w="222"/>
            <w:gridCol w:w="180"/>
            <w:gridCol w:w="5"/>
          </w:tblGrid>
        </w:tblGridChange>
      </w:tblGrid>
      <w:tr w:rsidR="00F66406" w:rsidRPr="00F02C66" w14:paraId="0C06824C" w14:textId="77777777" w:rsidTr="003E4BA2">
        <w:trPr>
          <w:trHeight w:val="450"/>
          <w:ins w:id="647" w:author="Huo, Wendy" w:date="2025-07-07T15:08:00Z"/>
        </w:trPr>
        <w:tc>
          <w:tcPr>
            <w:tcW w:w="8964" w:type="dxa"/>
            <w:gridSpan w:val="4"/>
            <w:tcBorders>
              <w:top w:val="single" w:sz="4" w:space="0" w:color="auto"/>
              <w:left w:val="single" w:sz="4" w:space="0" w:color="auto"/>
              <w:bottom w:val="single" w:sz="4" w:space="0" w:color="auto"/>
              <w:right w:val="single" w:sz="4" w:space="0" w:color="auto"/>
            </w:tcBorders>
            <w:noWrap/>
            <w:vAlign w:val="center"/>
          </w:tcPr>
          <w:p w14:paraId="1840E10E" w14:textId="171EF044" w:rsidR="00F66406" w:rsidRPr="009D03AF" w:rsidRDefault="009D03AF" w:rsidP="00F02C66">
            <w:pPr>
              <w:spacing w:after="0" w:line="240" w:lineRule="auto"/>
              <w:jc w:val="center"/>
              <w:rPr>
                <w:ins w:id="648" w:author="Huo, Wendy" w:date="2025-07-07T15:08:00Z" w16du:dateUtc="2025-07-07T07:08:00Z"/>
                <w:rFonts w:eastAsia="SimHei" w:cs="Calibri"/>
                <w:b/>
                <w:bCs/>
                <w:color w:val="000000"/>
                <w:lang w:val="en-US" w:eastAsia="zh-CN"/>
                <w:rPrChange w:id="649" w:author="Huo, Wendy" w:date="2025-07-07T15:08:00Z" w16du:dateUtc="2025-07-07T07:08:00Z">
                  <w:rPr>
                    <w:ins w:id="650" w:author="Huo, Wendy" w:date="2025-07-07T15:08:00Z" w16du:dateUtc="2025-07-07T07:08:00Z"/>
                    <w:rFonts w:eastAsia="Times New Roman" w:cs="Calibri"/>
                    <w:b/>
                    <w:bCs/>
                    <w:color w:val="000000"/>
                    <w:lang w:val="en-US" w:eastAsia="zh-CN"/>
                  </w:rPr>
                </w:rPrChange>
              </w:rPr>
            </w:pPr>
            <w:ins w:id="651" w:author="Huo, Wendy" w:date="2025-07-07T15:08:00Z" w16du:dateUtc="2025-07-07T07:08:00Z">
              <w:r>
                <w:rPr>
                  <w:rFonts w:eastAsia="SimHei" w:cs="Calibri" w:hint="eastAsia"/>
                  <w:b/>
                  <w:bCs/>
                  <w:color w:val="000000"/>
                  <w:lang w:val="en-US" w:eastAsia="zh-CN"/>
                </w:rPr>
                <w:lastRenderedPageBreak/>
                <w:t>Phase 1A</w:t>
              </w:r>
            </w:ins>
          </w:p>
        </w:tc>
      </w:tr>
      <w:tr w:rsidR="00FF6D95" w:rsidRPr="00F02C66" w14:paraId="2369E488" w14:textId="77777777" w:rsidTr="001D0014">
        <w:tblPrEx>
          <w:tblW w:w="10811" w:type="dxa"/>
          <w:tblPrExChange w:id="652" w:author="Tiwari, Shravan" w:date="2025-06-24T15:58:00Z" w16du:dateUtc="2025-06-24T07:58:00Z">
            <w:tblPrEx>
              <w:tblW w:w="10631" w:type="dxa"/>
            </w:tblPrEx>
          </w:tblPrExChange>
        </w:tblPrEx>
        <w:trPr>
          <w:gridAfter w:val="1"/>
          <w:wAfter w:w="1847" w:type="dxa"/>
          <w:trHeight w:val="450"/>
          <w:ins w:id="653" w:author="Tiwari, Shravan" w:date="2025-06-24T15:55:00Z"/>
          <w:trPrChange w:id="654" w:author="Tiwari, Shravan" w:date="2025-06-24T15:58:00Z" w16du:dateUtc="2025-06-24T07:58:00Z">
            <w:trPr>
              <w:gridAfter w:val="1"/>
              <w:wAfter w:w="222" w:type="dxa"/>
              <w:trHeight w:val="408"/>
            </w:trPr>
          </w:trPrChange>
        </w:trPr>
        <w:tc>
          <w:tcPr>
            <w:tcW w:w="1309" w:type="dxa"/>
            <w:vMerge w:val="restart"/>
            <w:tcBorders>
              <w:top w:val="single" w:sz="4" w:space="0" w:color="auto"/>
              <w:left w:val="single" w:sz="4" w:space="0" w:color="auto"/>
              <w:bottom w:val="single" w:sz="4" w:space="0" w:color="auto"/>
              <w:right w:val="single" w:sz="4" w:space="0" w:color="auto"/>
            </w:tcBorders>
            <w:noWrap/>
            <w:vAlign w:val="center"/>
            <w:hideMark/>
            <w:tcPrChange w:id="655" w:author="Tiwari, Shravan" w:date="2025-06-24T15:58:00Z" w16du:dateUtc="2025-06-24T07:58:00Z">
              <w:tcPr>
                <w:tcW w:w="1460" w:type="dxa"/>
                <w:gridSpan w:val="4"/>
                <w:vMerge w:val="restart"/>
                <w:tcBorders>
                  <w:top w:val="single" w:sz="4" w:space="0" w:color="auto"/>
                  <w:left w:val="single" w:sz="4" w:space="0" w:color="auto"/>
                  <w:bottom w:val="single" w:sz="4" w:space="0" w:color="auto"/>
                  <w:right w:val="single" w:sz="4" w:space="0" w:color="auto"/>
                </w:tcBorders>
                <w:noWrap/>
                <w:vAlign w:val="center"/>
                <w:hideMark/>
              </w:tcPr>
            </w:tcPrChange>
          </w:tcPr>
          <w:p w14:paraId="0440C709" w14:textId="77777777" w:rsidR="00F02C66" w:rsidRPr="00F02C66" w:rsidRDefault="00F02C66" w:rsidP="00F02C66">
            <w:pPr>
              <w:spacing w:after="0" w:line="240" w:lineRule="auto"/>
              <w:jc w:val="center"/>
              <w:rPr>
                <w:ins w:id="656" w:author="Tiwari, Shravan" w:date="2025-06-24T15:55:00Z" w16du:dateUtc="2025-06-24T07:55:00Z"/>
                <w:rFonts w:eastAsia="Times New Roman" w:cs="Calibri"/>
                <w:b/>
                <w:bCs/>
                <w:color w:val="000000"/>
                <w:lang w:val="en-US" w:eastAsia="zh-CN"/>
              </w:rPr>
            </w:pPr>
            <w:ins w:id="657" w:author="Tiwari, Shravan" w:date="2025-06-24T15:55:00Z" w16du:dateUtc="2025-06-24T07:55:00Z">
              <w:r w:rsidRPr="00F02C66">
                <w:rPr>
                  <w:rFonts w:eastAsia="Times New Roman" w:cs="Calibri"/>
                  <w:b/>
                  <w:bCs/>
                  <w:color w:val="000000"/>
                  <w:lang w:val="en-US" w:eastAsia="zh-CN"/>
                </w:rPr>
                <w:t>Sites</w:t>
              </w:r>
            </w:ins>
          </w:p>
        </w:tc>
        <w:tc>
          <w:tcPr>
            <w:tcW w:w="4678" w:type="dxa"/>
            <w:vMerge w:val="restart"/>
            <w:tcBorders>
              <w:top w:val="single" w:sz="4" w:space="0" w:color="auto"/>
              <w:left w:val="single" w:sz="4" w:space="0" w:color="auto"/>
              <w:bottom w:val="single" w:sz="4" w:space="0" w:color="auto"/>
              <w:right w:val="single" w:sz="4" w:space="0" w:color="auto"/>
            </w:tcBorders>
            <w:noWrap/>
            <w:vAlign w:val="center"/>
            <w:hideMark/>
            <w:tcPrChange w:id="658" w:author="Tiwari, Shravan" w:date="2025-06-24T15:58:00Z" w16du:dateUtc="2025-06-24T07:58:00Z">
              <w:tcPr>
                <w:tcW w:w="4347" w:type="dxa"/>
                <w:vMerge w:val="restart"/>
                <w:tcBorders>
                  <w:top w:val="single" w:sz="4" w:space="0" w:color="auto"/>
                  <w:left w:val="single" w:sz="4" w:space="0" w:color="auto"/>
                  <w:bottom w:val="single" w:sz="4" w:space="0" w:color="auto"/>
                  <w:right w:val="single" w:sz="4" w:space="0" w:color="auto"/>
                </w:tcBorders>
                <w:noWrap/>
                <w:vAlign w:val="center"/>
                <w:hideMark/>
              </w:tcPr>
            </w:tcPrChange>
          </w:tcPr>
          <w:p w14:paraId="44205D71" w14:textId="77777777" w:rsidR="00F02C66" w:rsidRPr="00F02C66" w:rsidRDefault="00F02C66" w:rsidP="00F02C66">
            <w:pPr>
              <w:spacing w:after="0" w:line="240" w:lineRule="auto"/>
              <w:jc w:val="center"/>
              <w:rPr>
                <w:ins w:id="659" w:author="Tiwari, Shravan" w:date="2025-06-24T15:55:00Z" w16du:dateUtc="2025-06-24T07:55:00Z"/>
                <w:rFonts w:eastAsia="Times New Roman" w:cs="Calibri"/>
                <w:b/>
                <w:bCs/>
                <w:color w:val="000000"/>
                <w:lang w:val="en-US" w:eastAsia="zh-CN"/>
              </w:rPr>
            </w:pPr>
            <w:ins w:id="660" w:author="Tiwari, Shravan" w:date="2025-06-24T15:55:00Z" w16du:dateUtc="2025-06-24T07:55:00Z">
              <w:r w:rsidRPr="00F02C66">
                <w:rPr>
                  <w:rFonts w:eastAsia="Times New Roman" w:cs="Calibri"/>
                  <w:b/>
                  <w:bCs/>
                  <w:color w:val="000000"/>
                  <w:lang w:val="en-US" w:eastAsia="zh-CN"/>
                </w:rPr>
                <w:t>Tasks</w:t>
              </w:r>
            </w:ins>
          </w:p>
        </w:tc>
        <w:tc>
          <w:tcPr>
            <w:tcW w:w="2977" w:type="dxa"/>
            <w:vMerge w:val="restart"/>
            <w:tcBorders>
              <w:top w:val="single" w:sz="4" w:space="0" w:color="auto"/>
              <w:left w:val="single" w:sz="4" w:space="0" w:color="auto"/>
              <w:bottom w:val="single" w:sz="4" w:space="0" w:color="auto"/>
              <w:right w:val="single" w:sz="4" w:space="0" w:color="auto"/>
            </w:tcBorders>
            <w:vAlign w:val="center"/>
            <w:hideMark/>
            <w:tcPrChange w:id="661" w:author="Tiwari, Shravan" w:date="2025-06-24T15:58:00Z" w16du:dateUtc="2025-06-24T07:58:00Z">
              <w:tcPr>
                <w:tcW w:w="4602" w:type="dxa"/>
                <w:gridSpan w:val="6"/>
                <w:vMerge w:val="restart"/>
                <w:tcBorders>
                  <w:top w:val="single" w:sz="4" w:space="0" w:color="auto"/>
                  <w:left w:val="single" w:sz="4" w:space="0" w:color="auto"/>
                  <w:bottom w:val="single" w:sz="4" w:space="0" w:color="auto"/>
                  <w:right w:val="single" w:sz="4" w:space="0" w:color="auto"/>
                </w:tcBorders>
                <w:vAlign w:val="center"/>
                <w:hideMark/>
              </w:tcPr>
            </w:tcPrChange>
          </w:tcPr>
          <w:p w14:paraId="28AD823B" w14:textId="5D34A984" w:rsidR="00F02C66" w:rsidRPr="00F02C66" w:rsidRDefault="00C83FCD" w:rsidP="00F02C66">
            <w:pPr>
              <w:spacing w:after="0" w:line="240" w:lineRule="auto"/>
              <w:jc w:val="center"/>
              <w:rPr>
                <w:ins w:id="662" w:author="Tiwari, Shravan" w:date="2025-06-24T15:55:00Z" w16du:dateUtc="2025-06-24T07:55:00Z"/>
                <w:rFonts w:eastAsia="Times New Roman" w:cs="Calibri"/>
                <w:b/>
                <w:bCs/>
                <w:color w:val="000000"/>
                <w:lang w:val="en-US" w:eastAsia="zh-CN"/>
              </w:rPr>
            </w:pPr>
            <w:ins w:id="663" w:author="Tiwari, Shravan" w:date="2025-06-24T15:56:00Z" w16du:dateUtc="2025-06-24T07:56:00Z">
              <w:r>
                <w:rPr>
                  <w:rFonts w:eastAsia="Times New Roman" w:cs="Calibri"/>
                  <w:b/>
                  <w:bCs/>
                  <w:color w:val="000000"/>
                  <w:lang w:val="en-US" w:eastAsia="zh-CN"/>
                </w:rPr>
                <w:t>Responsibility</w:t>
              </w:r>
            </w:ins>
          </w:p>
        </w:tc>
      </w:tr>
      <w:tr w:rsidR="00FF6D95" w:rsidRPr="00F02C66" w14:paraId="2AD866F9" w14:textId="77777777" w:rsidTr="001D0014">
        <w:tblPrEx>
          <w:tblW w:w="10811" w:type="dxa"/>
          <w:tblPrExChange w:id="664" w:author="Tiwari, Shravan" w:date="2025-06-24T15:58:00Z" w16du:dateUtc="2025-06-24T07:58:00Z">
            <w:tblPrEx>
              <w:tblW w:w="10631" w:type="dxa"/>
            </w:tblPrEx>
          </w:tblPrExChange>
        </w:tblPrEx>
        <w:trPr>
          <w:trHeight w:val="288"/>
          <w:ins w:id="665" w:author="Tiwari, Shravan" w:date="2025-06-24T15:55:00Z"/>
          <w:trPrChange w:id="666" w:author="Tiwari, Shravan" w:date="2025-06-24T15:58:00Z" w16du:dateUtc="2025-06-24T07:58:00Z">
            <w:trPr>
              <w:gridAfter w:val="0"/>
              <w:trHeight w:val="288"/>
            </w:trPr>
          </w:trPrChange>
        </w:trPr>
        <w:tc>
          <w:tcPr>
            <w:tcW w:w="1309" w:type="dxa"/>
            <w:vMerge/>
            <w:tcBorders>
              <w:top w:val="single" w:sz="4" w:space="0" w:color="auto"/>
              <w:left w:val="single" w:sz="4" w:space="0" w:color="auto"/>
              <w:bottom w:val="single" w:sz="4" w:space="0" w:color="auto"/>
              <w:right w:val="single" w:sz="4" w:space="0" w:color="auto"/>
            </w:tcBorders>
            <w:vAlign w:val="center"/>
            <w:hideMark/>
            <w:tcPrChange w:id="667" w:author="Tiwari, Shravan" w:date="2025-06-24T15:58:00Z" w16du:dateUtc="2025-06-24T07:58:00Z">
              <w:tcPr>
                <w:tcW w:w="1460" w:type="dxa"/>
                <w:gridSpan w:val="4"/>
                <w:vMerge/>
                <w:tcBorders>
                  <w:top w:val="single" w:sz="4" w:space="0" w:color="auto"/>
                  <w:left w:val="single" w:sz="4" w:space="0" w:color="auto"/>
                  <w:bottom w:val="single" w:sz="4" w:space="0" w:color="auto"/>
                  <w:right w:val="single" w:sz="4" w:space="0" w:color="auto"/>
                </w:tcBorders>
                <w:vAlign w:val="center"/>
                <w:hideMark/>
              </w:tcPr>
            </w:tcPrChange>
          </w:tcPr>
          <w:p w14:paraId="3070F9BE" w14:textId="77777777" w:rsidR="00F02C66" w:rsidRPr="00F02C66" w:rsidRDefault="00F02C66" w:rsidP="00F02C66">
            <w:pPr>
              <w:spacing w:after="0" w:line="240" w:lineRule="auto"/>
              <w:rPr>
                <w:ins w:id="668" w:author="Tiwari, Shravan" w:date="2025-06-24T15:55:00Z" w16du:dateUtc="2025-06-24T07:55:00Z"/>
                <w:rFonts w:eastAsia="Times New Roman" w:cs="Calibri"/>
                <w:b/>
                <w:bCs/>
                <w:color w:val="000000"/>
                <w:lang w:val="en-US" w:eastAsia="zh-CN"/>
              </w:rPr>
            </w:pPr>
          </w:p>
        </w:tc>
        <w:tc>
          <w:tcPr>
            <w:tcW w:w="4678" w:type="dxa"/>
            <w:vMerge/>
            <w:tcBorders>
              <w:top w:val="single" w:sz="4" w:space="0" w:color="auto"/>
              <w:left w:val="single" w:sz="4" w:space="0" w:color="auto"/>
              <w:bottom w:val="single" w:sz="4" w:space="0" w:color="auto"/>
              <w:right w:val="single" w:sz="4" w:space="0" w:color="auto"/>
            </w:tcBorders>
            <w:vAlign w:val="center"/>
            <w:hideMark/>
            <w:tcPrChange w:id="669" w:author="Tiwari, Shravan" w:date="2025-06-24T15:58:00Z" w16du:dateUtc="2025-06-24T07:58:00Z">
              <w:tcPr>
                <w:tcW w:w="4347" w:type="dxa"/>
                <w:vMerge/>
                <w:tcBorders>
                  <w:top w:val="single" w:sz="4" w:space="0" w:color="auto"/>
                  <w:left w:val="single" w:sz="4" w:space="0" w:color="auto"/>
                  <w:bottom w:val="single" w:sz="4" w:space="0" w:color="auto"/>
                  <w:right w:val="single" w:sz="4" w:space="0" w:color="auto"/>
                </w:tcBorders>
                <w:vAlign w:val="center"/>
                <w:hideMark/>
              </w:tcPr>
            </w:tcPrChange>
          </w:tcPr>
          <w:p w14:paraId="7929BAAC" w14:textId="77777777" w:rsidR="00F02C66" w:rsidRPr="00F02C66" w:rsidRDefault="00F02C66" w:rsidP="00F02C66">
            <w:pPr>
              <w:spacing w:after="0" w:line="240" w:lineRule="auto"/>
              <w:rPr>
                <w:ins w:id="670" w:author="Tiwari, Shravan" w:date="2025-06-24T15:55:00Z" w16du:dateUtc="2025-06-24T07:55:00Z"/>
                <w:rFonts w:eastAsia="Times New Roman" w:cs="Calibri"/>
                <w:b/>
                <w:bCs/>
                <w:color w:val="000000"/>
                <w:lang w:val="en-US" w:eastAsia="zh-CN"/>
              </w:rPr>
            </w:pPr>
          </w:p>
        </w:tc>
        <w:tc>
          <w:tcPr>
            <w:tcW w:w="2977" w:type="dxa"/>
            <w:vMerge/>
            <w:tcBorders>
              <w:top w:val="single" w:sz="4" w:space="0" w:color="auto"/>
              <w:left w:val="single" w:sz="4" w:space="0" w:color="auto"/>
              <w:bottom w:val="single" w:sz="4" w:space="0" w:color="auto"/>
              <w:right w:val="single" w:sz="4" w:space="0" w:color="auto"/>
            </w:tcBorders>
            <w:vAlign w:val="center"/>
            <w:hideMark/>
            <w:tcPrChange w:id="671" w:author="Tiwari, Shravan" w:date="2025-06-24T15:58:00Z" w16du:dateUtc="2025-06-24T07:58:00Z">
              <w:tcPr>
                <w:tcW w:w="4602" w:type="dxa"/>
                <w:gridSpan w:val="6"/>
                <w:vMerge/>
                <w:tcBorders>
                  <w:top w:val="single" w:sz="4" w:space="0" w:color="auto"/>
                  <w:left w:val="single" w:sz="4" w:space="0" w:color="auto"/>
                  <w:bottom w:val="single" w:sz="4" w:space="0" w:color="auto"/>
                  <w:right w:val="single" w:sz="4" w:space="0" w:color="auto"/>
                </w:tcBorders>
                <w:vAlign w:val="center"/>
                <w:hideMark/>
              </w:tcPr>
            </w:tcPrChange>
          </w:tcPr>
          <w:p w14:paraId="50EB51B8" w14:textId="77777777" w:rsidR="00F02C66" w:rsidRPr="00F02C66" w:rsidRDefault="00F02C66" w:rsidP="00F02C66">
            <w:pPr>
              <w:spacing w:after="0" w:line="240" w:lineRule="auto"/>
              <w:rPr>
                <w:ins w:id="672" w:author="Tiwari, Shravan" w:date="2025-06-24T15:55:00Z" w16du:dateUtc="2025-06-24T07:55:00Z"/>
                <w:rFonts w:eastAsia="Times New Roman" w:cs="Calibri"/>
                <w:b/>
                <w:bCs/>
                <w:color w:val="000000"/>
                <w:lang w:val="en-US" w:eastAsia="zh-CN"/>
              </w:rPr>
            </w:pPr>
          </w:p>
        </w:tc>
        <w:tc>
          <w:tcPr>
            <w:tcW w:w="1847" w:type="dxa"/>
            <w:tcBorders>
              <w:top w:val="nil"/>
              <w:left w:val="nil"/>
              <w:bottom w:val="nil"/>
              <w:right w:val="nil"/>
            </w:tcBorders>
            <w:noWrap/>
            <w:vAlign w:val="bottom"/>
            <w:hideMark/>
            <w:tcPrChange w:id="673" w:author="Tiwari, Shravan" w:date="2025-06-24T15:58:00Z" w16du:dateUtc="2025-06-24T07:58:00Z">
              <w:tcPr>
                <w:tcW w:w="222" w:type="dxa"/>
                <w:tcBorders>
                  <w:top w:val="nil"/>
                  <w:left w:val="nil"/>
                  <w:bottom w:val="nil"/>
                  <w:right w:val="nil"/>
                </w:tcBorders>
                <w:noWrap/>
                <w:vAlign w:val="bottom"/>
                <w:hideMark/>
              </w:tcPr>
            </w:tcPrChange>
          </w:tcPr>
          <w:p w14:paraId="6EAAD5C9" w14:textId="77777777" w:rsidR="00F02C66" w:rsidRPr="00F02C66" w:rsidRDefault="00F02C66" w:rsidP="00F02C66">
            <w:pPr>
              <w:spacing w:after="0" w:line="240" w:lineRule="auto"/>
              <w:jc w:val="center"/>
              <w:rPr>
                <w:ins w:id="674" w:author="Tiwari, Shravan" w:date="2025-06-24T15:55:00Z" w16du:dateUtc="2025-06-24T07:55:00Z"/>
                <w:rFonts w:eastAsia="Times New Roman" w:cs="Calibri"/>
                <w:b/>
                <w:bCs/>
                <w:color w:val="000000"/>
                <w:lang w:val="en-US" w:eastAsia="zh-CN"/>
              </w:rPr>
            </w:pPr>
          </w:p>
        </w:tc>
      </w:tr>
      <w:tr w:rsidR="006B2DD5" w:rsidRPr="00F02C66" w14:paraId="645900E9" w14:textId="77777777" w:rsidTr="00300384">
        <w:tblPrEx>
          <w:tblW w:w="10811" w:type="dxa"/>
          <w:tblPrExChange w:id="675" w:author="Huo, Wendy" w:date="2025-07-07T17:15:00Z" w16du:dateUtc="2025-07-07T09:15:00Z">
            <w:tblPrEx>
              <w:tblW w:w="10811" w:type="dxa"/>
            </w:tblPrEx>
          </w:tblPrExChange>
        </w:tblPrEx>
        <w:trPr>
          <w:trHeight w:val="288"/>
          <w:ins w:id="676" w:author="Tiwari, Shravan" w:date="2025-06-24T15:55:00Z"/>
          <w:trPrChange w:id="677" w:author="Huo, Wendy" w:date="2025-07-07T17:15:00Z" w16du:dateUtc="2025-07-07T09:15:00Z">
            <w:trPr>
              <w:gridAfter w:val="0"/>
              <w:trHeight w:val="288"/>
            </w:trPr>
          </w:trPrChange>
        </w:trPr>
        <w:tc>
          <w:tcPr>
            <w:tcW w:w="1309" w:type="dxa"/>
            <w:tcBorders>
              <w:top w:val="nil"/>
              <w:left w:val="single" w:sz="4" w:space="0" w:color="auto"/>
              <w:bottom w:val="single" w:sz="4" w:space="0" w:color="auto"/>
              <w:right w:val="single" w:sz="4" w:space="0" w:color="auto"/>
            </w:tcBorders>
            <w:vAlign w:val="bottom"/>
            <w:tcPrChange w:id="678" w:author="Huo, Wendy" w:date="2025-07-07T17:15:00Z" w16du:dateUtc="2025-07-07T09:15:00Z">
              <w:tcPr>
                <w:tcW w:w="1309" w:type="dxa"/>
                <w:gridSpan w:val="2"/>
                <w:tcBorders>
                  <w:top w:val="nil"/>
                  <w:left w:val="single" w:sz="4" w:space="0" w:color="auto"/>
                  <w:bottom w:val="single" w:sz="4" w:space="0" w:color="auto"/>
                  <w:right w:val="single" w:sz="4" w:space="0" w:color="auto"/>
                </w:tcBorders>
                <w:vAlign w:val="bottom"/>
              </w:tcPr>
            </w:tcPrChange>
          </w:tcPr>
          <w:p w14:paraId="4AF3281C" w14:textId="6F7BF3C8" w:rsidR="00F02C66" w:rsidRPr="00F02C66" w:rsidRDefault="008E7287" w:rsidP="00F02C66">
            <w:pPr>
              <w:spacing w:after="0" w:line="240" w:lineRule="auto"/>
              <w:jc w:val="center"/>
              <w:rPr>
                <w:ins w:id="679" w:author="Tiwari, Shravan" w:date="2025-06-24T15:55:00Z" w16du:dateUtc="2025-06-24T07:55:00Z"/>
                <w:rFonts w:eastAsia="Times New Roman" w:cs="Calibri"/>
                <w:b/>
                <w:bCs/>
                <w:color w:val="000000"/>
                <w:lang w:val="en-US" w:eastAsia="zh-CN"/>
              </w:rPr>
            </w:pPr>
            <w:ins w:id="680" w:author="Huo, Wendy" w:date="2025-07-07T15:25:00Z" w16du:dateUtc="2025-07-07T07:25:00Z">
              <w:r>
                <w:rPr>
                  <w:rFonts w:eastAsia="SimHei" w:cs="Calibri" w:hint="eastAsia"/>
                  <w:b/>
                  <w:bCs/>
                  <w:color w:val="000000"/>
                  <w:lang w:val="en-US" w:eastAsia="zh-CN"/>
                </w:rPr>
                <w:t>All</w:t>
              </w:r>
            </w:ins>
            <w:ins w:id="681" w:author="Tiwari, Shravan" w:date="2025-06-24T15:55:00Z" w16du:dateUtc="2025-06-24T07:55:00Z">
              <w:del w:id="682" w:author="Huo, Wendy" w:date="2025-07-07T15:13:00Z" w16du:dateUtc="2025-07-07T07:13:00Z">
                <w:r w:rsidR="00F02C66" w:rsidRPr="00F02C66">
                  <w:rPr>
                    <w:rFonts w:eastAsia="Times New Roman" w:cs="Calibri"/>
                    <w:b/>
                    <w:bCs/>
                    <w:color w:val="000000"/>
                    <w:lang w:val="en-US" w:eastAsia="zh-CN"/>
                  </w:rPr>
                  <w:delText>All</w:delText>
                </w:r>
              </w:del>
            </w:ins>
          </w:p>
        </w:tc>
        <w:tc>
          <w:tcPr>
            <w:tcW w:w="4678" w:type="dxa"/>
            <w:tcBorders>
              <w:top w:val="nil"/>
              <w:left w:val="nil"/>
              <w:bottom w:val="single" w:sz="4" w:space="0" w:color="auto"/>
              <w:right w:val="single" w:sz="4" w:space="0" w:color="auto"/>
            </w:tcBorders>
            <w:shd w:val="clear" w:color="000000" w:fill="FFFFFF"/>
            <w:vAlign w:val="center"/>
            <w:hideMark/>
            <w:tcPrChange w:id="683" w:author="Huo, Wendy" w:date="2025-07-07T17:15:00Z" w16du:dateUtc="2025-07-07T09:15:00Z">
              <w:tcPr>
                <w:tcW w:w="4678" w:type="dxa"/>
                <w:gridSpan w:val="4"/>
                <w:tcBorders>
                  <w:top w:val="nil"/>
                  <w:left w:val="nil"/>
                  <w:bottom w:val="single" w:sz="4" w:space="0" w:color="auto"/>
                  <w:right w:val="single" w:sz="4" w:space="0" w:color="auto"/>
                </w:tcBorders>
                <w:shd w:val="clear" w:color="000000" w:fill="FFFFFF"/>
                <w:vAlign w:val="center"/>
                <w:hideMark/>
              </w:tcPr>
            </w:tcPrChange>
          </w:tcPr>
          <w:p w14:paraId="6D56A937" w14:textId="77777777" w:rsidR="00F02C66" w:rsidRPr="00F02C66" w:rsidRDefault="00F02C66" w:rsidP="00F02C66">
            <w:pPr>
              <w:spacing w:after="0" w:line="240" w:lineRule="auto"/>
              <w:rPr>
                <w:ins w:id="684" w:author="Tiwari, Shravan" w:date="2025-06-24T15:55:00Z" w16du:dateUtc="2025-06-24T07:55:00Z"/>
                <w:rFonts w:eastAsia="Times New Roman" w:cs="Calibri"/>
                <w:color w:val="000000"/>
                <w:lang w:val="en-US" w:eastAsia="zh-CN"/>
              </w:rPr>
            </w:pPr>
            <w:ins w:id="685" w:author="Tiwari, Shravan" w:date="2025-06-24T15:55:00Z" w16du:dateUtc="2025-06-24T07:55:00Z">
              <w:r w:rsidRPr="00F02C66">
                <w:rPr>
                  <w:rFonts w:eastAsia="Times New Roman" w:cs="Calibri"/>
                  <w:color w:val="000000"/>
                  <w:lang w:val="en-US" w:eastAsia="zh-CN"/>
                </w:rPr>
                <w:t>Kick-off &amp; General Project Effort</w:t>
              </w:r>
            </w:ins>
          </w:p>
        </w:tc>
        <w:tc>
          <w:tcPr>
            <w:tcW w:w="2977" w:type="dxa"/>
            <w:tcBorders>
              <w:top w:val="nil"/>
              <w:left w:val="nil"/>
              <w:bottom w:val="single" w:sz="4" w:space="0" w:color="auto"/>
              <w:right w:val="single" w:sz="4" w:space="0" w:color="auto"/>
            </w:tcBorders>
            <w:noWrap/>
            <w:vAlign w:val="center"/>
            <w:hideMark/>
            <w:tcPrChange w:id="686" w:author="Huo, Wendy" w:date="2025-07-07T17:15:00Z" w16du:dateUtc="2025-07-07T09:15:00Z">
              <w:tcPr>
                <w:tcW w:w="2977" w:type="dxa"/>
                <w:gridSpan w:val="3"/>
                <w:tcBorders>
                  <w:top w:val="nil"/>
                  <w:left w:val="nil"/>
                  <w:bottom w:val="single" w:sz="4" w:space="0" w:color="auto"/>
                  <w:right w:val="single" w:sz="4" w:space="0" w:color="auto"/>
                </w:tcBorders>
                <w:noWrap/>
                <w:vAlign w:val="center"/>
                <w:hideMark/>
              </w:tcPr>
            </w:tcPrChange>
          </w:tcPr>
          <w:p w14:paraId="30A6842A" w14:textId="437AD71E" w:rsidR="00F02C66" w:rsidRPr="00F02C66" w:rsidRDefault="00E53DA3" w:rsidP="00F02C66">
            <w:pPr>
              <w:spacing w:after="0" w:line="240" w:lineRule="auto"/>
              <w:jc w:val="center"/>
              <w:rPr>
                <w:ins w:id="687" w:author="Tiwari, Shravan" w:date="2025-06-24T15:55:00Z" w16du:dateUtc="2025-06-24T07:55:00Z"/>
                <w:rFonts w:eastAsia="Times New Roman" w:cs="Calibri"/>
                <w:color w:val="000000"/>
                <w:lang w:val="en-US" w:eastAsia="zh-CN"/>
              </w:rPr>
            </w:pPr>
            <w:ins w:id="688"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689" w:author="Huo, Wendy" w:date="2025-07-07T17:15:00Z" w16du:dateUtc="2025-07-07T09:15:00Z">
              <w:tcPr>
                <w:tcW w:w="1847" w:type="dxa"/>
                <w:gridSpan w:val="4"/>
                <w:vAlign w:val="center"/>
                <w:hideMark/>
              </w:tcPr>
            </w:tcPrChange>
          </w:tcPr>
          <w:p w14:paraId="7F29095C" w14:textId="77777777" w:rsidR="00F02C66" w:rsidRPr="00F02C66" w:rsidRDefault="00F02C66" w:rsidP="00F02C66">
            <w:pPr>
              <w:spacing w:after="0" w:line="240" w:lineRule="auto"/>
              <w:rPr>
                <w:ins w:id="690"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7A322B3F" w14:textId="77777777" w:rsidTr="00300384">
        <w:tblPrEx>
          <w:tblW w:w="10811" w:type="dxa"/>
          <w:tblPrExChange w:id="691" w:author="Huo, Wendy" w:date="2025-07-07T17:15:00Z" w16du:dateUtc="2025-07-07T09:15:00Z">
            <w:tblPrEx>
              <w:tblW w:w="10811" w:type="dxa"/>
            </w:tblPrEx>
          </w:tblPrExChange>
        </w:tblPrEx>
        <w:trPr>
          <w:trHeight w:val="576"/>
          <w:ins w:id="692" w:author="Tiwari, Shravan" w:date="2025-06-24T15:55:00Z"/>
          <w:trPrChange w:id="693" w:author="Huo, Wendy" w:date="2025-07-07T17:15:00Z" w16du:dateUtc="2025-07-07T09:15:00Z">
            <w:trPr>
              <w:gridAfter w:val="0"/>
              <w:trHeight w:val="576"/>
            </w:trPr>
          </w:trPrChange>
        </w:trPr>
        <w:tc>
          <w:tcPr>
            <w:tcW w:w="1309" w:type="dxa"/>
            <w:tcBorders>
              <w:top w:val="nil"/>
              <w:left w:val="single" w:sz="4" w:space="0" w:color="auto"/>
              <w:bottom w:val="single" w:sz="4" w:space="0" w:color="auto"/>
              <w:right w:val="single" w:sz="4" w:space="0" w:color="auto"/>
            </w:tcBorders>
            <w:vAlign w:val="bottom"/>
            <w:tcPrChange w:id="694" w:author="Huo, Wendy" w:date="2025-07-07T17:15:00Z" w16du:dateUtc="2025-07-07T09:15:00Z">
              <w:tcPr>
                <w:tcW w:w="1309" w:type="dxa"/>
                <w:gridSpan w:val="2"/>
                <w:tcBorders>
                  <w:top w:val="nil"/>
                  <w:left w:val="single" w:sz="4" w:space="0" w:color="auto"/>
                  <w:bottom w:val="single" w:sz="4" w:space="0" w:color="auto"/>
                  <w:right w:val="single" w:sz="4" w:space="0" w:color="auto"/>
                </w:tcBorders>
                <w:vAlign w:val="bottom"/>
              </w:tcPr>
            </w:tcPrChange>
          </w:tcPr>
          <w:p w14:paraId="4584D977" w14:textId="7C5E4E8A" w:rsidR="00F02C66" w:rsidRPr="00F02C66" w:rsidRDefault="00300384" w:rsidP="00F02C66">
            <w:pPr>
              <w:spacing w:after="0" w:line="240" w:lineRule="auto"/>
              <w:jc w:val="center"/>
              <w:rPr>
                <w:ins w:id="695" w:author="Tiwari, Shravan" w:date="2025-06-24T15:55:00Z" w16du:dateUtc="2025-06-24T07:55:00Z"/>
                <w:rFonts w:eastAsia="Times New Roman" w:cs="Calibri"/>
                <w:b/>
                <w:bCs/>
                <w:color w:val="000000"/>
                <w:lang w:val="en-US" w:eastAsia="zh-CN"/>
              </w:rPr>
            </w:pPr>
            <w:ins w:id="696" w:author="Huo, Wendy" w:date="2025-07-07T15:14:00Z" w16du:dateUtc="2025-07-07T07:14:00Z">
              <w:r>
                <w:rPr>
                  <w:rFonts w:eastAsia="SimHei" w:cs="Calibri" w:hint="eastAsia"/>
                  <w:b/>
                  <w:bCs/>
                  <w:color w:val="000000"/>
                  <w:lang w:val="en-US" w:eastAsia="zh-CN"/>
                </w:rPr>
                <w:t>Phase 1A sites</w:t>
              </w:r>
            </w:ins>
            <w:ins w:id="697" w:author="Tiwari, Shravan" w:date="2025-06-24T15:55:00Z" w16du:dateUtc="2025-06-24T07:55:00Z">
              <w:del w:id="698" w:author="Huo, Wendy" w:date="2025-07-07T15:13:00Z" w16du:dateUtc="2025-07-07T07:13:00Z">
                <w:r w:rsidR="00F02C66" w:rsidRPr="00F02C66" w:rsidDel="00300384">
                  <w:rPr>
                    <w:rFonts w:eastAsia="Times New Roman" w:cs="Calibri"/>
                    <w:b/>
                    <w:bCs/>
                    <w:color w:val="000000"/>
                    <w:lang w:val="en-US" w:eastAsia="zh-CN"/>
                  </w:rPr>
                  <w:delText>All</w:delText>
                </w:r>
              </w:del>
            </w:ins>
          </w:p>
        </w:tc>
        <w:tc>
          <w:tcPr>
            <w:tcW w:w="4678" w:type="dxa"/>
            <w:tcBorders>
              <w:top w:val="nil"/>
              <w:left w:val="nil"/>
              <w:bottom w:val="single" w:sz="4" w:space="0" w:color="auto"/>
              <w:right w:val="single" w:sz="4" w:space="0" w:color="auto"/>
            </w:tcBorders>
            <w:shd w:val="clear" w:color="000000" w:fill="FFFFFF"/>
            <w:vAlign w:val="center"/>
            <w:hideMark/>
            <w:tcPrChange w:id="699" w:author="Huo, Wendy" w:date="2025-07-07T17:15:00Z" w16du:dateUtc="2025-07-07T09:15:00Z">
              <w:tcPr>
                <w:tcW w:w="4678" w:type="dxa"/>
                <w:gridSpan w:val="4"/>
                <w:tcBorders>
                  <w:top w:val="nil"/>
                  <w:left w:val="nil"/>
                  <w:bottom w:val="single" w:sz="4" w:space="0" w:color="auto"/>
                  <w:right w:val="single" w:sz="4" w:space="0" w:color="auto"/>
                </w:tcBorders>
                <w:shd w:val="clear" w:color="000000" w:fill="FFFFFF"/>
                <w:vAlign w:val="center"/>
                <w:hideMark/>
              </w:tcPr>
            </w:tcPrChange>
          </w:tcPr>
          <w:p w14:paraId="14977683" w14:textId="77777777" w:rsidR="00F02C66" w:rsidRPr="00F02C66" w:rsidRDefault="00F02C66" w:rsidP="00F02C66">
            <w:pPr>
              <w:spacing w:after="0" w:line="240" w:lineRule="auto"/>
              <w:rPr>
                <w:ins w:id="700" w:author="Tiwari, Shravan" w:date="2025-06-24T15:55:00Z" w16du:dateUtc="2025-06-24T07:55:00Z"/>
                <w:rFonts w:eastAsia="Times New Roman" w:cs="Calibri"/>
                <w:color w:val="000000"/>
                <w:lang w:val="en-US" w:eastAsia="zh-CN"/>
              </w:rPr>
            </w:pPr>
            <w:ins w:id="701" w:author="Tiwari, Shravan" w:date="2025-06-24T15:55:00Z" w16du:dateUtc="2025-06-24T07:55:00Z">
              <w:r w:rsidRPr="00F02C66">
                <w:rPr>
                  <w:rFonts w:eastAsia="Times New Roman" w:cs="Calibri"/>
                  <w:color w:val="000000"/>
                  <w:lang w:val="en-US" w:eastAsia="zh-CN"/>
                </w:rPr>
                <w:t>Gap requirements analysis after Henkel provides the gap report</w:t>
              </w:r>
            </w:ins>
          </w:p>
        </w:tc>
        <w:tc>
          <w:tcPr>
            <w:tcW w:w="2977" w:type="dxa"/>
            <w:tcBorders>
              <w:top w:val="nil"/>
              <w:left w:val="nil"/>
              <w:bottom w:val="single" w:sz="4" w:space="0" w:color="auto"/>
              <w:right w:val="single" w:sz="4" w:space="0" w:color="auto"/>
            </w:tcBorders>
            <w:shd w:val="clear" w:color="000000" w:fill="9BC2E6"/>
            <w:noWrap/>
            <w:vAlign w:val="center"/>
            <w:hideMark/>
            <w:tcPrChange w:id="702" w:author="Huo, Wendy" w:date="2025-07-07T17:15:00Z" w16du:dateUtc="2025-07-07T09:15:00Z">
              <w:tcPr>
                <w:tcW w:w="2977" w:type="dxa"/>
                <w:gridSpan w:val="3"/>
                <w:tcBorders>
                  <w:top w:val="nil"/>
                  <w:left w:val="nil"/>
                  <w:bottom w:val="single" w:sz="4" w:space="0" w:color="auto"/>
                  <w:right w:val="single" w:sz="4" w:space="0" w:color="auto"/>
                </w:tcBorders>
                <w:shd w:val="clear" w:color="000000" w:fill="9BC2E6"/>
                <w:noWrap/>
                <w:vAlign w:val="center"/>
                <w:hideMark/>
              </w:tcPr>
            </w:tcPrChange>
          </w:tcPr>
          <w:p w14:paraId="11AA2F9F" w14:textId="28B5ED9E" w:rsidR="00F02C66" w:rsidRPr="00F02C66" w:rsidRDefault="00E43CC5" w:rsidP="00F02C66">
            <w:pPr>
              <w:spacing w:after="0" w:line="240" w:lineRule="auto"/>
              <w:jc w:val="center"/>
              <w:rPr>
                <w:ins w:id="703" w:author="Tiwari, Shravan" w:date="2025-06-24T15:55:00Z" w16du:dateUtc="2025-06-24T07:55:00Z"/>
                <w:rFonts w:eastAsia="Times New Roman" w:cs="Calibri"/>
                <w:color w:val="000000"/>
                <w:lang w:val="en-US" w:eastAsia="zh-CN"/>
              </w:rPr>
            </w:pPr>
            <w:ins w:id="704" w:author="Tiwari, Shravan" w:date="2025-06-24T15:57:00Z" w16du:dateUtc="2025-06-24T07:57:00Z">
              <w:r>
                <w:rPr>
                  <w:rFonts w:eastAsia="Times New Roman" w:cs="Calibri"/>
                  <w:color w:val="000000"/>
                  <w:lang w:val="en-US" w:eastAsia="zh-CN"/>
                </w:rPr>
                <w:t>Henkel</w:t>
              </w:r>
            </w:ins>
          </w:p>
        </w:tc>
        <w:tc>
          <w:tcPr>
            <w:tcW w:w="1847" w:type="dxa"/>
            <w:vAlign w:val="center"/>
            <w:hideMark/>
            <w:tcPrChange w:id="705" w:author="Huo, Wendy" w:date="2025-07-07T17:15:00Z" w16du:dateUtc="2025-07-07T09:15:00Z">
              <w:tcPr>
                <w:tcW w:w="1847" w:type="dxa"/>
                <w:gridSpan w:val="4"/>
                <w:vAlign w:val="center"/>
                <w:hideMark/>
              </w:tcPr>
            </w:tcPrChange>
          </w:tcPr>
          <w:p w14:paraId="48F1AACC" w14:textId="77777777" w:rsidR="00F02C66" w:rsidRPr="00F02C66" w:rsidRDefault="00F02C66" w:rsidP="00F02C66">
            <w:pPr>
              <w:spacing w:after="0" w:line="240" w:lineRule="auto"/>
              <w:rPr>
                <w:ins w:id="706" w:author="Tiwari, Shravan" w:date="2025-06-24T15:55:00Z" w16du:dateUtc="2025-06-24T07:55:00Z"/>
                <w:rFonts w:ascii="Times New Roman" w:eastAsia="Times New Roman" w:hAnsi="Times New Roman" w:cs="Times New Roman"/>
                <w:sz w:val="20"/>
                <w:szCs w:val="20"/>
                <w:lang w:val="en-US" w:eastAsia="zh-CN"/>
              </w:rPr>
            </w:pPr>
          </w:p>
        </w:tc>
      </w:tr>
      <w:tr w:rsidR="00FF6D95" w:rsidRPr="00F02C66" w14:paraId="15F98010" w14:textId="77777777" w:rsidTr="009C4F7C">
        <w:tblPrEx>
          <w:tblW w:w="10811" w:type="dxa"/>
          <w:tblPrExChange w:id="707" w:author="Tiwari, Shravan" w:date="2025-06-24T15:58:00Z" w16du:dateUtc="2025-06-24T07:58:00Z">
            <w:tblPrEx>
              <w:tblW w:w="10631" w:type="dxa"/>
            </w:tblPrEx>
          </w:tblPrExChange>
        </w:tblPrEx>
        <w:trPr>
          <w:trHeight w:val="766"/>
          <w:ins w:id="708" w:author="Tiwari, Shravan" w:date="2025-06-24T15:55:00Z"/>
          <w:trPrChange w:id="709" w:author="Tiwari, Shravan" w:date="2025-06-24T15:58:00Z" w16du:dateUtc="2025-06-24T07:58:00Z">
            <w:trPr>
              <w:gridAfter w:val="0"/>
              <w:trHeight w:val="1152"/>
            </w:trPr>
          </w:trPrChange>
        </w:trPr>
        <w:tc>
          <w:tcPr>
            <w:tcW w:w="1309" w:type="dxa"/>
            <w:tcBorders>
              <w:top w:val="nil"/>
              <w:left w:val="single" w:sz="4" w:space="0" w:color="auto"/>
              <w:bottom w:val="single" w:sz="4" w:space="0" w:color="auto"/>
              <w:right w:val="single" w:sz="4" w:space="0" w:color="auto"/>
            </w:tcBorders>
            <w:vAlign w:val="bottom"/>
            <w:tcPrChange w:id="710" w:author="Tiwari, Shravan" w:date="2025-06-24T15:58:00Z" w16du:dateUtc="2025-06-24T07:58:00Z">
              <w:tcPr>
                <w:tcW w:w="1460" w:type="dxa"/>
                <w:gridSpan w:val="4"/>
                <w:tcBorders>
                  <w:top w:val="nil"/>
                  <w:left w:val="single" w:sz="4" w:space="0" w:color="auto"/>
                  <w:bottom w:val="single" w:sz="4" w:space="0" w:color="auto"/>
                  <w:right w:val="single" w:sz="4" w:space="0" w:color="auto"/>
                </w:tcBorders>
                <w:vAlign w:val="bottom"/>
              </w:tcPr>
            </w:tcPrChange>
          </w:tcPr>
          <w:p w14:paraId="71B2199A" w14:textId="5629AD16" w:rsidR="00F02C66" w:rsidRPr="00F02C66" w:rsidRDefault="00300384" w:rsidP="00F02C66">
            <w:pPr>
              <w:spacing w:after="0" w:line="240" w:lineRule="auto"/>
              <w:jc w:val="center"/>
              <w:rPr>
                <w:ins w:id="711" w:author="Tiwari, Shravan" w:date="2025-06-24T15:55:00Z" w16du:dateUtc="2025-06-24T07:55:00Z"/>
                <w:rFonts w:eastAsia="Times New Roman" w:cs="Calibri"/>
                <w:b/>
                <w:bCs/>
                <w:color w:val="000000"/>
                <w:lang w:val="en-US" w:eastAsia="zh-CN"/>
              </w:rPr>
            </w:pPr>
            <w:ins w:id="712" w:author="Huo, Wendy" w:date="2025-07-07T15:14:00Z" w16du:dateUtc="2025-07-07T07:14:00Z">
              <w:r>
                <w:rPr>
                  <w:rFonts w:eastAsia="SimHei" w:cs="Calibri" w:hint="eastAsia"/>
                  <w:b/>
                  <w:bCs/>
                  <w:color w:val="000000"/>
                  <w:lang w:val="en-US" w:eastAsia="zh-CN"/>
                </w:rPr>
                <w:t>Phase 1A sites</w:t>
              </w:r>
            </w:ins>
            <w:ins w:id="713" w:author="Tiwari, Shravan" w:date="2025-06-24T15:55:00Z" w16du:dateUtc="2025-06-24T07:55:00Z">
              <w:del w:id="714" w:author="Huo, Wendy" w:date="2025-07-07T15:13:00Z" w16du:dateUtc="2025-07-07T07:13:00Z">
                <w:r w:rsidR="00F02C66" w:rsidRPr="00F02C66" w:rsidDel="00300384">
                  <w:rPr>
                    <w:rFonts w:eastAsia="Times New Roman" w:cs="Calibri"/>
                    <w:b/>
                    <w:bCs/>
                    <w:color w:val="000000"/>
                    <w:lang w:val="en-US" w:eastAsia="zh-CN"/>
                  </w:rPr>
                  <w:delText>All</w:delText>
                </w:r>
              </w:del>
            </w:ins>
          </w:p>
        </w:tc>
        <w:tc>
          <w:tcPr>
            <w:tcW w:w="4678" w:type="dxa"/>
            <w:tcBorders>
              <w:top w:val="nil"/>
              <w:left w:val="nil"/>
              <w:bottom w:val="single" w:sz="4" w:space="0" w:color="auto"/>
              <w:right w:val="single" w:sz="4" w:space="0" w:color="auto"/>
            </w:tcBorders>
            <w:vAlign w:val="center"/>
            <w:hideMark/>
            <w:tcPrChange w:id="715" w:author="Tiwari, Shravan" w:date="2025-06-24T15:58:00Z" w16du:dateUtc="2025-06-24T07:58:00Z">
              <w:tcPr>
                <w:tcW w:w="5765" w:type="dxa"/>
                <w:gridSpan w:val="4"/>
                <w:tcBorders>
                  <w:top w:val="nil"/>
                  <w:left w:val="nil"/>
                  <w:bottom w:val="single" w:sz="4" w:space="0" w:color="auto"/>
                  <w:right w:val="single" w:sz="4" w:space="0" w:color="auto"/>
                </w:tcBorders>
                <w:vAlign w:val="center"/>
                <w:hideMark/>
              </w:tcPr>
            </w:tcPrChange>
          </w:tcPr>
          <w:p w14:paraId="588D23C0" w14:textId="77777777" w:rsidR="00F02C66" w:rsidRPr="00F02C66" w:rsidRDefault="00F02C66" w:rsidP="00F02C66">
            <w:pPr>
              <w:spacing w:after="0" w:line="240" w:lineRule="auto"/>
              <w:rPr>
                <w:ins w:id="716" w:author="Tiwari, Shravan" w:date="2025-06-24T15:55:00Z" w16du:dateUtc="2025-06-24T07:55:00Z"/>
                <w:rFonts w:eastAsia="Times New Roman" w:cs="Calibri"/>
                <w:color w:val="000000"/>
                <w:lang w:val="en-US" w:eastAsia="zh-CN"/>
              </w:rPr>
            </w:pPr>
            <w:ins w:id="717" w:author="Tiwari, Shravan" w:date="2025-06-24T15:55:00Z" w16du:dateUtc="2025-06-24T07:55:00Z">
              <w:r w:rsidRPr="00F02C66">
                <w:rPr>
                  <w:rFonts w:eastAsia="Times New Roman" w:cs="Calibri"/>
                  <w:color w:val="000000"/>
                  <w:lang w:val="en-US" w:eastAsia="zh-CN"/>
                </w:rPr>
                <w:t>Instrument Survey and document update</w:t>
              </w:r>
            </w:ins>
          </w:p>
        </w:tc>
        <w:tc>
          <w:tcPr>
            <w:tcW w:w="2977" w:type="dxa"/>
            <w:tcBorders>
              <w:top w:val="nil"/>
              <w:left w:val="nil"/>
              <w:bottom w:val="single" w:sz="4" w:space="0" w:color="auto"/>
              <w:right w:val="single" w:sz="4" w:space="0" w:color="auto"/>
            </w:tcBorders>
            <w:noWrap/>
            <w:vAlign w:val="center"/>
            <w:hideMark/>
            <w:tcPrChange w:id="718" w:author="Tiwari, Shravan" w:date="2025-06-24T15:58:00Z" w16du:dateUtc="2025-06-24T07:58:00Z">
              <w:tcPr>
                <w:tcW w:w="3184" w:type="dxa"/>
                <w:gridSpan w:val="3"/>
                <w:tcBorders>
                  <w:top w:val="nil"/>
                  <w:left w:val="nil"/>
                  <w:bottom w:val="single" w:sz="4" w:space="0" w:color="auto"/>
                  <w:right w:val="single" w:sz="4" w:space="0" w:color="auto"/>
                </w:tcBorders>
                <w:noWrap/>
                <w:vAlign w:val="center"/>
                <w:hideMark/>
              </w:tcPr>
            </w:tcPrChange>
          </w:tcPr>
          <w:p w14:paraId="39A171DD" w14:textId="6A8DD263" w:rsidR="00F02C66" w:rsidRPr="00F02C66" w:rsidRDefault="00E53DA3" w:rsidP="00F02C66">
            <w:pPr>
              <w:spacing w:after="0" w:line="240" w:lineRule="auto"/>
              <w:jc w:val="center"/>
              <w:rPr>
                <w:ins w:id="719" w:author="Tiwari, Shravan" w:date="2025-06-24T15:55:00Z" w16du:dateUtc="2025-06-24T07:55:00Z"/>
                <w:rFonts w:eastAsia="Times New Roman" w:cs="Calibri"/>
                <w:color w:val="000000"/>
                <w:lang w:val="en-US" w:eastAsia="zh-CN"/>
              </w:rPr>
            </w:pPr>
            <w:ins w:id="720"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721" w:author="Tiwari, Shravan" w:date="2025-06-24T15:58:00Z" w16du:dateUtc="2025-06-24T07:58:00Z">
              <w:tcPr>
                <w:tcW w:w="222" w:type="dxa"/>
                <w:vAlign w:val="center"/>
                <w:hideMark/>
              </w:tcPr>
            </w:tcPrChange>
          </w:tcPr>
          <w:p w14:paraId="019A0175" w14:textId="77777777" w:rsidR="00F02C66" w:rsidRPr="00F02C66" w:rsidRDefault="00F02C66" w:rsidP="00F02C66">
            <w:pPr>
              <w:spacing w:after="0" w:line="240" w:lineRule="auto"/>
              <w:rPr>
                <w:ins w:id="722"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4CEF67FE" w14:textId="77777777" w:rsidTr="00AC37E4">
        <w:trPr>
          <w:trHeight w:val="900"/>
          <w:ins w:id="723" w:author="Tiwari, Shravan" w:date="2025-06-24T15:55:00Z"/>
        </w:trPr>
        <w:tc>
          <w:tcPr>
            <w:tcW w:w="1309" w:type="dxa"/>
            <w:vMerge w:val="restart"/>
            <w:tcBorders>
              <w:top w:val="nil"/>
              <w:left w:val="single" w:sz="4" w:space="0" w:color="auto"/>
              <w:right w:val="single" w:sz="4" w:space="0" w:color="auto"/>
            </w:tcBorders>
            <w:vAlign w:val="center"/>
            <w:hideMark/>
          </w:tcPr>
          <w:p w14:paraId="24F0EE5C" w14:textId="12E2CA76" w:rsidR="00AD71A3" w:rsidRPr="00F02C66" w:rsidRDefault="00AD71A3" w:rsidP="00F02C66">
            <w:pPr>
              <w:spacing w:after="0" w:line="240" w:lineRule="auto"/>
              <w:jc w:val="center"/>
              <w:rPr>
                <w:ins w:id="724" w:author="Tiwari, Shravan" w:date="2025-06-24T15:55:00Z" w16du:dateUtc="2025-06-24T07:55:00Z"/>
                <w:rFonts w:eastAsia="Times New Roman" w:cs="Calibri"/>
                <w:b/>
                <w:bCs/>
                <w:color w:val="000000"/>
                <w:lang w:val="en-US" w:eastAsia="zh-CN"/>
              </w:rPr>
            </w:pPr>
            <w:ins w:id="725" w:author="Tiwari, Shravan" w:date="2025-06-24T15:55:00Z" w16du:dateUtc="2025-06-24T07:55:00Z">
              <w:r w:rsidRPr="00F02C66">
                <w:rPr>
                  <w:rFonts w:eastAsia="Times New Roman" w:cs="Calibri"/>
                  <w:b/>
                  <w:bCs/>
                  <w:color w:val="000000"/>
                  <w:lang w:val="en-US" w:eastAsia="zh-CN"/>
                </w:rPr>
                <w:t xml:space="preserve"> </w:t>
              </w:r>
              <w:proofErr w:type="spellStart"/>
              <w:r w:rsidRPr="00F02C66">
                <w:rPr>
                  <w:rFonts w:eastAsia="Times New Roman" w:cs="Calibri"/>
                  <w:b/>
                  <w:bCs/>
                  <w:color w:val="000000"/>
                  <w:lang w:val="en-US" w:eastAsia="zh-CN"/>
                </w:rPr>
                <w:t>Waigaoqiao</w:t>
              </w:r>
              <w:proofErr w:type="spellEnd"/>
            </w:ins>
          </w:p>
        </w:tc>
        <w:tc>
          <w:tcPr>
            <w:tcW w:w="4678" w:type="dxa"/>
            <w:tcBorders>
              <w:top w:val="nil"/>
              <w:left w:val="nil"/>
              <w:bottom w:val="single" w:sz="4" w:space="0" w:color="auto"/>
              <w:right w:val="single" w:sz="4" w:space="0" w:color="auto"/>
            </w:tcBorders>
            <w:shd w:val="clear" w:color="000000" w:fill="FFFFFF"/>
            <w:vAlign w:val="center"/>
            <w:hideMark/>
          </w:tcPr>
          <w:p w14:paraId="49F506CA" w14:textId="753461EE" w:rsidR="00AD71A3" w:rsidRPr="00F02C66" w:rsidRDefault="00AD71A3" w:rsidP="00F02C66">
            <w:pPr>
              <w:spacing w:after="0" w:line="240" w:lineRule="auto"/>
              <w:rPr>
                <w:ins w:id="726" w:author="Tiwari, Shravan" w:date="2025-06-24T15:55:00Z" w16du:dateUtc="2025-06-24T07:55:00Z"/>
                <w:rFonts w:eastAsia="Times New Roman" w:cs="Calibri"/>
                <w:color w:val="000000"/>
                <w:lang w:val="en-US" w:eastAsia="zh-CN"/>
              </w:rPr>
            </w:pPr>
            <w:ins w:id="727" w:author="Microsoft Word" w:date="2025-06-24T16:01:00Z" w16du:dateUtc="2025-06-24T08:01: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vAlign w:val="center"/>
            <w:hideMark/>
          </w:tcPr>
          <w:p w14:paraId="581260E4" w14:textId="739AAC65" w:rsidR="00AD71A3" w:rsidRPr="00F02C66" w:rsidRDefault="00AD71A3" w:rsidP="00F02C66">
            <w:pPr>
              <w:spacing w:after="0" w:line="240" w:lineRule="auto"/>
              <w:jc w:val="center"/>
              <w:rPr>
                <w:ins w:id="728" w:author="Tiwari, Shravan" w:date="2025-06-24T15:55:00Z" w16du:dateUtc="2025-06-24T07:55:00Z"/>
                <w:rFonts w:eastAsia="Times New Roman" w:cs="Calibri"/>
                <w:color w:val="000000"/>
                <w:lang w:val="en-US" w:eastAsia="zh-CN"/>
              </w:rPr>
            </w:pPr>
            <w:ins w:id="729" w:author="Tiwari, Shravan" w:date="2025-06-24T17:03:00Z" w16du:dateUtc="2025-06-24T09:03:00Z">
              <w:r>
                <w:rPr>
                  <w:rFonts w:eastAsia="Times New Roman" w:cs="Calibri"/>
                  <w:color w:val="000000"/>
                  <w:lang w:val="en-US" w:eastAsia="zh-CN"/>
                </w:rPr>
                <w:t>Henkel</w:t>
              </w:r>
            </w:ins>
          </w:p>
        </w:tc>
        <w:tc>
          <w:tcPr>
            <w:tcW w:w="1847" w:type="dxa"/>
            <w:vAlign w:val="center"/>
            <w:hideMark/>
          </w:tcPr>
          <w:p w14:paraId="541BE364" w14:textId="77777777" w:rsidR="00AD71A3" w:rsidRPr="00F02C66" w:rsidRDefault="00AD71A3" w:rsidP="00F02C66">
            <w:pPr>
              <w:spacing w:after="0" w:line="240" w:lineRule="auto"/>
              <w:rPr>
                <w:ins w:id="730"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232013A5" w14:textId="77777777" w:rsidTr="00AD71A3">
        <w:trPr>
          <w:trHeight w:val="900"/>
          <w:ins w:id="731" w:author="Tiwari, Shravan" w:date="2025-06-24T15:55:00Z"/>
        </w:trPr>
        <w:tc>
          <w:tcPr>
            <w:tcW w:w="1309" w:type="dxa"/>
            <w:vMerge/>
            <w:tcBorders>
              <w:left w:val="single" w:sz="4" w:space="0" w:color="auto"/>
              <w:right w:val="single" w:sz="4" w:space="0" w:color="auto"/>
            </w:tcBorders>
            <w:vAlign w:val="center"/>
            <w:hideMark/>
          </w:tcPr>
          <w:p w14:paraId="5D2B5B82" w14:textId="57A5A28D" w:rsidR="00AD71A3" w:rsidRPr="00F02C66" w:rsidRDefault="00AD71A3" w:rsidP="00F02C66">
            <w:pPr>
              <w:spacing w:after="0" w:line="240" w:lineRule="auto"/>
              <w:jc w:val="center"/>
              <w:rPr>
                <w:ins w:id="732"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shd w:val="clear" w:color="000000" w:fill="FFFFFF"/>
            <w:vAlign w:val="center"/>
            <w:hideMark/>
          </w:tcPr>
          <w:p w14:paraId="636281E3" w14:textId="652A6586" w:rsidR="00AD71A3" w:rsidRPr="00F02C66" w:rsidRDefault="00AD71A3" w:rsidP="00F02C66">
            <w:pPr>
              <w:spacing w:after="0" w:line="240" w:lineRule="auto"/>
              <w:rPr>
                <w:ins w:id="733" w:author="Tiwari, Shravan" w:date="2025-06-24T15:55:00Z" w16du:dateUtc="2025-06-24T07:55:00Z"/>
                <w:rFonts w:eastAsia="Times New Roman" w:cs="Calibri"/>
                <w:color w:val="000000"/>
                <w:lang w:val="en-US" w:eastAsia="zh-CN"/>
              </w:rPr>
            </w:pPr>
            <w:ins w:id="734" w:author="Tiwari, Shravan" w:date="2025-06-24T15:55:00Z" w16du:dateUtc="2025-06-24T07:55: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vAlign w:val="center"/>
            <w:hideMark/>
          </w:tcPr>
          <w:p w14:paraId="551DBE60" w14:textId="77777777" w:rsidR="00AD71A3" w:rsidRPr="00F02C66" w:rsidRDefault="00AD71A3" w:rsidP="00F02C66">
            <w:pPr>
              <w:spacing w:after="0" w:line="240" w:lineRule="auto"/>
              <w:jc w:val="center"/>
              <w:rPr>
                <w:ins w:id="735" w:author="Tiwari, Shravan" w:date="2025-06-24T15:55:00Z" w16du:dateUtc="2025-06-24T07:55:00Z"/>
                <w:rFonts w:eastAsia="Times New Roman" w:cs="Calibri"/>
                <w:color w:val="000000"/>
                <w:lang w:val="en-US" w:eastAsia="zh-CN"/>
              </w:rPr>
            </w:pPr>
            <w:ins w:id="736"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711D4BB4" w14:textId="77777777" w:rsidR="00AD71A3" w:rsidRPr="00F02C66" w:rsidRDefault="00AD71A3" w:rsidP="00F02C66">
            <w:pPr>
              <w:spacing w:after="0" w:line="240" w:lineRule="auto"/>
              <w:rPr>
                <w:ins w:id="737"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70CD8A51" w14:textId="77777777" w:rsidTr="00AC37E4">
        <w:trPr>
          <w:trHeight w:val="600"/>
          <w:ins w:id="738" w:author="Tiwari, Shravan" w:date="2025-06-24T15:55:00Z"/>
        </w:trPr>
        <w:tc>
          <w:tcPr>
            <w:tcW w:w="1309" w:type="dxa"/>
            <w:vMerge/>
            <w:tcBorders>
              <w:left w:val="single" w:sz="4" w:space="0" w:color="auto"/>
              <w:right w:val="single" w:sz="4" w:space="0" w:color="auto"/>
            </w:tcBorders>
            <w:vAlign w:val="center"/>
            <w:hideMark/>
          </w:tcPr>
          <w:p w14:paraId="17754DFF" w14:textId="77777777" w:rsidR="00AD71A3" w:rsidRPr="00F02C66" w:rsidRDefault="00AD71A3" w:rsidP="00F02C66">
            <w:pPr>
              <w:spacing w:after="0" w:line="240" w:lineRule="auto"/>
              <w:rPr>
                <w:ins w:id="739"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0A3DF77F" w14:textId="77777777" w:rsidR="00AD71A3" w:rsidRPr="00F02C66" w:rsidRDefault="00AD71A3" w:rsidP="00F02C66">
            <w:pPr>
              <w:spacing w:after="0" w:line="240" w:lineRule="auto"/>
              <w:rPr>
                <w:ins w:id="740" w:author="Tiwari, Shravan" w:date="2025-06-24T15:55:00Z" w16du:dateUtc="2025-06-24T07:55:00Z"/>
                <w:rFonts w:eastAsia="Times New Roman" w:cs="Calibri"/>
                <w:color w:val="000000"/>
                <w:lang w:val="en-US" w:eastAsia="zh-CN"/>
              </w:rPr>
            </w:pPr>
            <w:ins w:id="741" w:author="Tiwari, Shravan" w:date="2025-06-24T15:55:00Z" w16du:dateUtc="2025-06-24T07:55:00Z">
              <w:r w:rsidRPr="00F02C66">
                <w:rPr>
                  <w:rFonts w:eastAsia="Times New Roman" w:cs="Calibri"/>
                  <w:color w:val="000000"/>
                  <w:lang w:val="en-US" w:eastAsia="zh-CN"/>
                </w:rPr>
                <w:t>Workflows</w:t>
              </w:r>
            </w:ins>
          </w:p>
        </w:tc>
        <w:tc>
          <w:tcPr>
            <w:tcW w:w="2977" w:type="dxa"/>
            <w:tcBorders>
              <w:top w:val="nil"/>
              <w:left w:val="nil"/>
              <w:bottom w:val="single" w:sz="4" w:space="0" w:color="auto"/>
              <w:right w:val="single" w:sz="4" w:space="0" w:color="auto"/>
            </w:tcBorders>
            <w:shd w:val="clear" w:color="000000" w:fill="9BC2E6"/>
            <w:noWrap/>
            <w:vAlign w:val="center"/>
            <w:hideMark/>
          </w:tcPr>
          <w:p w14:paraId="064C7E09" w14:textId="373274A9" w:rsidR="00AD71A3" w:rsidRPr="00F02C66" w:rsidRDefault="00AD71A3" w:rsidP="00F02C66">
            <w:pPr>
              <w:spacing w:after="0" w:line="240" w:lineRule="auto"/>
              <w:jc w:val="center"/>
              <w:rPr>
                <w:ins w:id="742" w:author="Tiwari, Shravan" w:date="2025-06-24T15:55:00Z" w16du:dateUtc="2025-06-24T07:55:00Z"/>
                <w:rFonts w:eastAsia="Times New Roman" w:cs="Calibri"/>
                <w:color w:val="000000"/>
                <w:lang w:val="en-US" w:eastAsia="zh-CN"/>
              </w:rPr>
            </w:pPr>
            <w:ins w:id="743"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3F8BC9E7" w14:textId="77777777" w:rsidR="00AD71A3" w:rsidRPr="00F02C66" w:rsidRDefault="00AD71A3" w:rsidP="00F02C66">
            <w:pPr>
              <w:spacing w:after="0" w:line="240" w:lineRule="auto"/>
              <w:rPr>
                <w:ins w:id="744"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74B24A9D" w14:textId="77777777" w:rsidTr="00AC37E4">
        <w:trPr>
          <w:trHeight w:val="900"/>
          <w:ins w:id="745" w:author="Tiwari, Shravan" w:date="2025-06-24T15:55:00Z"/>
        </w:trPr>
        <w:tc>
          <w:tcPr>
            <w:tcW w:w="1309" w:type="dxa"/>
            <w:vMerge/>
            <w:tcBorders>
              <w:left w:val="single" w:sz="4" w:space="0" w:color="auto"/>
              <w:right w:val="single" w:sz="4" w:space="0" w:color="auto"/>
            </w:tcBorders>
            <w:vAlign w:val="center"/>
            <w:hideMark/>
          </w:tcPr>
          <w:p w14:paraId="184038BE" w14:textId="77777777" w:rsidR="00AD71A3" w:rsidRPr="00F02C66" w:rsidRDefault="00AD71A3" w:rsidP="00F02C66">
            <w:pPr>
              <w:spacing w:after="0" w:line="240" w:lineRule="auto"/>
              <w:rPr>
                <w:ins w:id="746"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72CD997A" w14:textId="77777777" w:rsidR="00AD71A3" w:rsidRPr="00F02C66" w:rsidRDefault="00AD71A3" w:rsidP="00F02C66">
            <w:pPr>
              <w:spacing w:after="0" w:line="240" w:lineRule="auto"/>
              <w:rPr>
                <w:ins w:id="747" w:author="Tiwari, Shravan" w:date="2025-06-24T15:55:00Z" w16du:dateUtc="2025-06-24T07:55:00Z"/>
                <w:rFonts w:eastAsia="Times New Roman" w:cs="Calibri"/>
                <w:color w:val="000000"/>
                <w:lang w:val="en-US" w:eastAsia="zh-CN"/>
              </w:rPr>
            </w:pPr>
            <w:ins w:id="748" w:author="Tiwari, Shravan" w:date="2025-06-24T15:55:00Z" w16du:dateUtc="2025-06-24T07:55:00Z">
              <w:r w:rsidRPr="00F02C66">
                <w:rPr>
                  <w:rFonts w:eastAsia="Times New Roman" w:cs="Calibri"/>
                  <w:color w:val="000000"/>
                  <w:lang w:val="en-US" w:eastAsia="zh-CN"/>
                </w:rPr>
                <w:t>Reports, Labels and Dashboards site specific config</w:t>
              </w:r>
            </w:ins>
          </w:p>
        </w:tc>
        <w:tc>
          <w:tcPr>
            <w:tcW w:w="2977" w:type="dxa"/>
            <w:tcBorders>
              <w:top w:val="nil"/>
              <w:left w:val="nil"/>
              <w:bottom w:val="single" w:sz="4" w:space="0" w:color="auto"/>
              <w:right w:val="single" w:sz="4" w:space="0" w:color="auto"/>
            </w:tcBorders>
            <w:shd w:val="clear" w:color="000000" w:fill="9BC2E6"/>
            <w:noWrap/>
            <w:vAlign w:val="center"/>
            <w:hideMark/>
          </w:tcPr>
          <w:p w14:paraId="5485CFF6" w14:textId="22DA2A67" w:rsidR="00AD71A3" w:rsidRPr="00F02C66" w:rsidRDefault="00AD71A3" w:rsidP="00F02C66">
            <w:pPr>
              <w:spacing w:after="0" w:line="240" w:lineRule="auto"/>
              <w:jc w:val="center"/>
              <w:rPr>
                <w:ins w:id="749" w:author="Tiwari, Shravan" w:date="2025-06-24T15:55:00Z" w16du:dateUtc="2025-06-24T07:55:00Z"/>
                <w:rFonts w:eastAsia="Times New Roman" w:cs="Calibri"/>
                <w:color w:val="000000"/>
                <w:lang w:val="en-US" w:eastAsia="zh-CN"/>
              </w:rPr>
            </w:pPr>
            <w:ins w:id="750"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2C87E6E9" w14:textId="77777777" w:rsidR="00AD71A3" w:rsidRPr="00F02C66" w:rsidRDefault="00AD71A3" w:rsidP="00F02C66">
            <w:pPr>
              <w:spacing w:after="0" w:line="240" w:lineRule="auto"/>
              <w:rPr>
                <w:ins w:id="751"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592ECC1B" w14:textId="77777777" w:rsidTr="00AC37E4">
        <w:trPr>
          <w:trHeight w:val="288"/>
          <w:ins w:id="752" w:author="Tiwari, Shravan" w:date="2025-06-24T15:55:00Z"/>
        </w:trPr>
        <w:tc>
          <w:tcPr>
            <w:tcW w:w="1309" w:type="dxa"/>
            <w:vMerge/>
            <w:tcBorders>
              <w:left w:val="single" w:sz="4" w:space="0" w:color="auto"/>
              <w:right w:val="single" w:sz="4" w:space="0" w:color="auto"/>
            </w:tcBorders>
            <w:vAlign w:val="center"/>
            <w:hideMark/>
          </w:tcPr>
          <w:p w14:paraId="76E55E4B" w14:textId="77777777" w:rsidR="00AD71A3" w:rsidRPr="00F02C66" w:rsidRDefault="00AD71A3" w:rsidP="00F02C66">
            <w:pPr>
              <w:spacing w:after="0" w:line="240" w:lineRule="auto"/>
              <w:rPr>
                <w:ins w:id="753"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585F6DCA" w14:textId="77777777" w:rsidR="00AD71A3" w:rsidRPr="00F02C66" w:rsidRDefault="00AD71A3" w:rsidP="00F02C66">
            <w:pPr>
              <w:spacing w:after="0" w:line="240" w:lineRule="auto"/>
              <w:rPr>
                <w:ins w:id="754" w:author="Tiwari, Shravan" w:date="2025-06-24T15:55:00Z" w16du:dateUtc="2025-06-24T07:55:00Z"/>
                <w:rFonts w:eastAsia="Times New Roman" w:cs="Calibri"/>
                <w:color w:val="000000"/>
                <w:lang w:val="it-IT" w:eastAsia="zh-CN"/>
                <w:rPrChange w:id="755" w:author="Tiwari, Shravan" w:date="2025-06-24T15:55:00Z" w16du:dateUtc="2025-06-24T07:55:00Z">
                  <w:rPr>
                    <w:ins w:id="756" w:author="Tiwari, Shravan" w:date="2025-06-24T15:55:00Z" w16du:dateUtc="2025-06-24T07:55:00Z"/>
                    <w:rFonts w:eastAsia="Times New Roman" w:cs="Calibri"/>
                    <w:color w:val="000000"/>
                    <w:lang w:val="en-US" w:eastAsia="zh-CN"/>
                  </w:rPr>
                </w:rPrChange>
              </w:rPr>
            </w:pPr>
            <w:ins w:id="757" w:author="Tiwari, Shravan" w:date="2025-06-24T15:55:00Z" w16du:dateUtc="2025-06-24T07:55:00Z">
              <w:r w:rsidRPr="00F02C66">
                <w:rPr>
                  <w:rFonts w:eastAsia="Times New Roman" w:cs="Calibri"/>
                  <w:color w:val="000000"/>
                  <w:lang w:val="it-IT" w:eastAsia="zh-CN"/>
                  <w:rPrChange w:id="758" w:author="Tiwari, Shravan" w:date="2025-06-24T15:55:00Z" w16du:dateUtc="2025-06-24T07:55:00Z">
                    <w:rPr>
                      <w:rFonts w:eastAsia="Times New Roman" w:cs="Calibri"/>
                      <w:color w:val="000000"/>
                      <w:lang w:val="en-US" w:eastAsia="zh-CN"/>
                    </w:rPr>
                  </w:rPrChange>
                </w:rPr>
                <w:t>Static data assistance (non SAP)</w:t>
              </w:r>
            </w:ins>
          </w:p>
        </w:tc>
        <w:tc>
          <w:tcPr>
            <w:tcW w:w="2977" w:type="dxa"/>
            <w:tcBorders>
              <w:top w:val="nil"/>
              <w:left w:val="nil"/>
              <w:bottom w:val="single" w:sz="4" w:space="0" w:color="auto"/>
              <w:right w:val="single" w:sz="4" w:space="0" w:color="auto"/>
            </w:tcBorders>
            <w:noWrap/>
            <w:vAlign w:val="center"/>
            <w:hideMark/>
          </w:tcPr>
          <w:p w14:paraId="6003B2AD" w14:textId="76E954C3" w:rsidR="00AD71A3" w:rsidRPr="00F02C66" w:rsidRDefault="00AD71A3" w:rsidP="00F02C66">
            <w:pPr>
              <w:spacing w:after="0" w:line="240" w:lineRule="auto"/>
              <w:jc w:val="center"/>
              <w:rPr>
                <w:ins w:id="759" w:author="Tiwari, Shravan" w:date="2025-06-24T15:55:00Z" w16du:dateUtc="2025-06-24T07:55:00Z"/>
                <w:rFonts w:eastAsia="Times New Roman" w:cs="Calibri"/>
                <w:color w:val="000000"/>
                <w:lang w:val="en-US" w:eastAsia="zh-CN"/>
              </w:rPr>
            </w:pPr>
            <w:ins w:id="760" w:author="Kozhikkalathil, Nishi" w:date="2025-06-24T15:57:00Z" w16du:dateUtc="2025-06-24T07:57:00Z">
              <w:r w:rsidRPr="00E53DA3">
                <w:rPr>
                  <w:rFonts w:eastAsia="Times New Roman" w:cs="Calibri"/>
                  <w:color w:val="000000"/>
                  <w:lang w:val="en-US" w:eastAsia="zh-CN"/>
                </w:rPr>
                <w:t>Thermo Fisher</w:t>
              </w:r>
            </w:ins>
          </w:p>
        </w:tc>
        <w:tc>
          <w:tcPr>
            <w:tcW w:w="1847" w:type="dxa"/>
            <w:vAlign w:val="center"/>
            <w:hideMark/>
          </w:tcPr>
          <w:p w14:paraId="08EA7DF4" w14:textId="77777777" w:rsidR="00AD71A3" w:rsidRPr="00F02C66" w:rsidRDefault="00AD71A3" w:rsidP="00F02C66">
            <w:pPr>
              <w:spacing w:after="0" w:line="240" w:lineRule="auto"/>
              <w:rPr>
                <w:ins w:id="761"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6B0FE4C5" w14:textId="77777777" w:rsidTr="00AC37E4">
        <w:trPr>
          <w:trHeight w:val="600"/>
          <w:ins w:id="762" w:author="Tiwari, Shravan" w:date="2025-06-24T15:55:00Z"/>
        </w:trPr>
        <w:tc>
          <w:tcPr>
            <w:tcW w:w="1309" w:type="dxa"/>
            <w:vMerge/>
            <w:tcBorders>
              <w:left w:val="single" w:sz="4" w:space="0" w:color="auto"/>
              <w:right w:val="single" w:sz="4" w:space="0" w:color="auto"/>
            </w:tcBorders>
            <w:vAlign w:val="center"/>
            <w:hideMark/>
          </w:tcPr>
          <w:p w14:paraId="2D182DB6" w14:textId="77777777" w:rsidR="00AD71A3" w:rsidRPr="00F02C66" w:rsidRDefault="00AD71A3" w:rsidP="00F02C66">
            <w:pPr>
              <w:spacing w:after="0" w:line="240" w:lineRule="auto"/>
              <w:rPr>
                <w:ins w:id="763"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139E62EE" w14:textId="77777777" w:rsidR="00AD71A3" w:rsidRPr="00F02C66" w:rsidRDefault="00AD71A3" w:rsidP="00F02C66">
            <w:pPr>
              <w:spacing w:after="0" w:line="240" w:lineRule="auto"/>
              <w:rPr>
                <w:ins w:id="764" w:author="Tiwari, Shravan" w:date="2025-06-24T15:55:00Z" w16du:dateUtc="2025-06-24T07:55:00Z"/>
                <w:rFonts w:eastAsia="Times New Roman" w:cs="Calibri"/>
                <w:color w:val="000000"/>
                <w:lang w:val="en-US" w:eastAsia="zh-CN"/>
              </w:rPr>
            </w:pPr>
            <w:ins w:id="765" w:author="Tiwari, Shravan" w:date="2025-06-24T15:55:00Z" w16du:dateUtc="2025-06-24T07:55:00Z">
              <w:r w:rsidRPr="00F02C66">
                <w:rPr>
                  <w:rFonts w:eastAsia="Times New Roman" w:cs="Calibri"/>
                  <w:color w:val="000000"/>
                  <w:lang w:val="en-US" w:eastAsia="zh-CN"/>
                </w:rPr>
                <w:t>SAP/</w:t>
              </w:r>
              <w:proofErr w:type="gramStart"/>
              <w:r w:rsidRPr="00F02C66">
                <w:rPr>
                  <w:rFonts w:eastAsia="Times New Roman" w:cs="Calibri"/>
                  <w:color w:val="000000"/>
                  <w:lang w:val="en-US" w:eastAsia="zh-CN"/>
                </w:rPr>
                <w:t>MES</w:t>
              </w:r>
              <w:proofErr w:type="gramEnd"/>
              <w:r w:rsidRPr="00F02C66">
                <w:rPr>
                  <w:rFonts w:eastAsia="Times New Roman" w:cs="Calibri"/>
                  <w:color w:val="000000"/>
                  <w:lang w:val="en-US" w:eastAsia="zh-CN"/>
                </w:rPr>
                <w:t xml:space="preserve"> site level mapping for the site and testing of workflows to ensure new mapping is working as expected</w:t>
              </w:r>
            </w:ins>
          </w:p>
        </w:tc>
        <w:tc>
          <w:tcPr>
            <w:tcW w:w="2977" w:type="dxa"/>
            <w:tcBorders>
              <w:top w:val="nil"/>
              <w:left w:val="nil"/>
              <w:bottom w:val="single" w:sz="4" w:space="0" w:color="auto"/>
              <w:right w:val="single" w:sz="4" w:space="0" w:color="auto"/>
            </w:tcBorders>
            <w:shd w:val="clear" w:color="000000" w:fill="9BC2E6"/>
            <w:noWrap/>
            <w:vAlign w:val="center"/>
            <w:hideMark/>
          </w:tcPr>
          <w:p w14:paraId="3E4606B3" w14:textId="6BA03B8D" w:rsidR="00AD71A3" w:rsidRPr="00F02C66" w:rsidRDefault="00AD71A3" w:rsidP="00F02C66">
            <w:pPr>
              <w:spacing w:after="0" w:line="240" w:lineRule="auto"/>
              <w:jc w:val="center"/>
              <w:rPr>
                <w:ins w:id="766" w:author="Tiwari, Shravan" w:date="2025-06-24T15:55:00Z" w16du:dateUtc="2025-06-24T07:55:00Z"/>
                <w:rFonts w:eastAsia="Times New Roman" w:cs="Calibri"/>
                <w:color w:val="000000"/>
                <w:lang w:val="en-US" w:eastAsia="zh-CN"/>
              </w:rPr>
            </w:pPr>
            <w:ins w:id="767"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1F7BCA62" w14:textId="77777777" w:rsidR="00AD71A3" w:rsidRPr="00F02C66" w:rsidRDefault="00AD71A3" w:rsidP="00F02C66">
            <w:pPr>
              <w:spacing w:after="0" w:line="240" w:lineRule="auto"/>
              <w:rPr>
                <w:ins w:id="768"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3B8CF626" w14:textId="77777777" w:rsidTr="00AC37E4">
        <w:trPr>
          <w:trHeight w:val="288"/>
          <w:ins w:id="769" w:author="Tiwari, Shravan" w:date="2025-06-24T15:55:00Z"/>
        </w:trPr>
        <w:tc>
          <w:tcPr>
            <w:tcW w:w="1309" w:type="dxa"/>
            <w:vMerge/>
            <w:tcBorders>
              <w:left w:val="single" w:sz="4" w:space="0" w:color="auto"/>
              <w:right w:val="single" w:sz="4" w:space="0" w:color="auto"/>
            </w:tcBorders>
            <w:vAlign w:val="center"/>
            <w:hideMark/>
          </w:tcPr>
          <w:p w14:paraId="5BC84B3B" w14:textId="77777777" w:rsidR="00AD71A3" w:rsidRPr="00F02C66" w:rsidRDefault="00AD71A3" w:rsidP="00F02C66">
            <w:pPr>
              <w:spacing w:after="0" w:line="240" w:lineRule="auto"/>
              <w:rPr>
                <w:ins w:id="770"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2DFB0567" w14:textId="77777777" w:rsidR="00AD71A3" w:rsidRPr="00F02C66" w:rsidRDefault="00AD71A3" w:rsidP="00F02C66">
            <w:pPr>
              <w:spacing w:after="0" w:line="240" w:lineRule="auto"/>
              <w:rPr>
                <w:ins w:id="771" w:author="Tiwari, Shravan" w:date="2025-06-24T15:55:00Z" w16du:dateUtc="2025-06-24T07:55:00Z"/>
                <w:rFonts w:eastAsia="Times New Roman" w:cs="Calibri"/>
                <w:color w:val="000000"/>
                <w:lang w:val="en-US" w:eastAsia="zh-CN"/>
              </w:rPr>
            </w:pPr>
            <w:ins w:id="772" w:author="Tiwari, Shravan" w:date="2025-06-24T15:55:00Z" w16du:dateUtc="2025-06-24T07:55:00Z">
              <w:r w:rsidRPr="00F02C66">
                <w:rPr>
                  <w:rFonts w:eastAsia="Times New Roman" w:cs="Calibri"/>
                  <w:color w:val="000000"/>
                  <w:lang w:val="en-US" w:eastAsia="zh-CN"/>
                </w:rPr>
                <w:t>Unit/smoke testing</w:t>
              </w:r>
            </w:ins>
          </w:p>
        </w:tc>
        <w:tc>
          <w:tcPr>
            <w:tcW w:w="2977" w:type="dxa"/>
            <w:tcBorders>
              <w:top w:val="nil"/>
              <w:left w:val="nil"/>
              <w:bottom w:val="single" w:sz="4" w:space="0" w:color="auto"/>
              <w:right w:val="single" w:sz="4" w:space="0" w:color="auto"/>
            </w:tcBorders>
            <w:shd w:val="clear" w:color="000000" w:fill="9BC2E6"/>
            <w:noWrap/>
            <w:vAlign w:val="center"/>
            <w:hideMark/>
          </w:tcPr>
          <w:p w14:paraId="120B1AA2" w14:textId="5FCAA90C" w:rsidR="00AD71A3" w:rsidRPr="00F02C66" w:rsidRDefault="00AD71A3" w:rsidP="00F02C66">
            <w:pPr>
              <w:spacing w:after="0" w:line="240" w:lineRule="auto"/>
              <w:jc w:val="center"/>
              <w:rPr>
                <w:ins w:id="773" w:author="Tiwari, Shravan" w:date="2025-06-24T15:55:00Z" w16du:dateUtc="2025-06-24T07:55:00Z"/>
                <w:rFonts w:eastAsia="Times New Roman" w:cs="Calibri"/>
                <w:color w:val="000000"/>
                <w:lang w:val="en-US" w:eastAsia="zh-CN"/>
              </w:rPr>
            </w:pPr>
            <w:ins w:id="774"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4F098700" w14:textId="77777777" w:rsidR="00AD71A3" w:rsidRPr="00F02C66" w:rsidRDefault="00AD71A3" w:rsidP="00F02C66">
            <w:pPr>
              <w:spacing w:after="0" w:line="240" w:lineRule="auto"/>
              <w:rPr>
                <w:ins w:id="775"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6C42136F" w14:textId="77777777" w:rsidTr="00AC37E4">
        <w:trPr>
          <w:trHeight w:val="288"/>
          <w:ins w:id="776" w:author="Tiwari, Shravan" w:date="2025-06-24T15:55:00Z"/>
        </w:trPr>
        <w:tc>
          <w:tcPr>
            <w:tcW w:w="1309" w:type="dxa"/>
            <w:vMerge/>
            <w:tcBorders>
              <w:left w:val="single" w:sz="4" w:space="0" w:color="auto"/>
              <w:right w:val="single" w:sz="4" w:space="0" w:color="auto"/>
            </w:tcBorders>
            <w:vAlign w:val="center"/>
            <w:hideMark/>
          </w:tcPr>
          <w:p w14:paraId="29CBDFE8" w14:textId="77777777" w:rsidR="00AD71A3" w:rsidRPr="00F02C66" w:rsidRDefault="00AD71A3" w:rsidP="00F02C66">
            <w:pPr>
              <w:spacing w:after="0" w:line="240" w:lineRule="auto"/>
              <w:rPr>
                <w:ins w:id="777"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0D59816E" w14:textId="77777777" w:rsidR="00AD71A3" w:rsidRPr="00F02C66" w:rsidRDefault="00AD71A3" w:rsidP="00F02C66">
            <w:pPr>
              <w:spacing w:after="0" w:line="240" w:lineRule="auto"/>
              <w:rPr>
                <w:ins w:id="778" w:author="Tiwari, Shravan" w:date="2025-06-24T15:55:00Z" w16du:dateUtc="2025-06-24T07:55:00Z"/>
                <w:rFonts w:eastAsia="Times New Roman" w:cs="Calibri"/>
                <w:color w:val="000000"/>
                <w:lang w:val="en-US" w:eastAsia="zh-CN"/>
              </w:rPr>
            </w:pPr>
            <w:ins w:id="779" w:author="Tiwari, Shravan" w:date="2025-06-24T15:55:00Z" w16du:dateUtc="2025-06-24T07:55:00Z">
              <w:r w:rsidRPr="00F02C66">
                <w:rPr>
                  <w:rFonts w:eastAsia="Times New Roman" w:cs="Calibri"/>
                  <w:color w:val="000000"/>
                  <w:lang w:val="en-US" w:eastAsia="zh-CN"/>
                </w:rPr>
                <w:t>UAT and UAT Support</w:t>
              </w:r>
            </w:ins>
          </w:p>
        </w:tc>
        <w:tc>
          <w:tcPr>
            <w:tcW w:w="2977" w:type="dxa"/>
            <w:tcBorders>
              <w:top w:val="nil"/>
              <w:left w:val="nil"/>
              <w:bottom w:val="single" w:sz="4" w:space="0" w:color="auto"/>
              <w:right w:val="single" w:sz="4" w:space="0" w:color="auto"/>
            </w:tcBorders>
            <w:shd w:val="clear" w:color="000000" w:fill="9BC2E6"/>
            <w:noWrap/>
            <w:vAlign w:val="center"/>
            <w:hideMark/>
          </w:tcPr>
          <w:p w14:paraId="3DC70AA4" w14:textId="40A2E812" w:rsidR="00AD71A3" w:rsidRPr="00F02C66" w:rsidRDefault="00AD71A3" w:rsidP="00F02C66">
            <w:pPr>
              <w:spacing w:after="0" w:line="240" w:lineRule="auto"/>
              <w:jc w:val="center"/>
              <w:rPr>
                <w:ins w:id="780" w:author="Tiwari, Shravan" w:date="2025-06-24T15:55:00Z" w16du:dateUtc="2025-06-24T07:55:00Z"/>
                <w:rFonts w:eastAsia="Times New Roman" w:cs="Calibri"/>
                <w:color w:val="000000"/>
                <w:lang w:val="en-US" w:eastAsia="zh-CN"/>
              </w:rPr>
            </w:pPr>
            <w:ins w:id="781"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17EFF977" w14:textId="77777777" w:rsidR="00AD71A3" w:rsidRPr="00F02C66" w:rsidRDefault="00AD71A3" w:rsidP="00F02C66">
            <w:pPr>
              <w:spacing w:after="0" w:line="240" w:lineRule="auto"/>
              <w:rPr>
                <w:ins w:id="782"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76A28C70" w14:textId="77777777" w:rsidTr="00AC37E4">
        <w:trPr>
          <w:trHeight w:val="288"/>
          <w:ins w:id="783" w:author="Tiwari, Shravan" w:date="2025-06-24T15:55:00Z"/>
        </w:trPr>
        <w:tc>
          <w:tcPr>
            <w:tcW w:w="1309" w:type="dxa"/>
            <w:vMerge/>
            <w:tcBorders>
              <w:left w:val="single" w:sz="4" w:space="0" w:color="auto"/>
              <w:bottom w:val="single" w:sz="4" w:space="0" w:color="auto"/>
              <w:right w:val="single" w:sz="4" w:space="0" w:color="auto"/>
            </w:tcBorders>
            <w:vAlign w:val="center"/>
            <w:hideMark/>
          </w:tcPr>
          <w:p w14:paraId="3DF074EC" w14:textId="77777777" w:rsidR="00AD71A3" w:rsidRPr="00F02C66" w:rsidRDefault="00AD71A3" w:rsidP="00F02C66">
            <w:pPr>
              <w:spacing w:after="0" w:line="240" w:lineRule="auto"/>
              <w:rPr>
                <w:ins w:id="784"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4CC25547" w14:textId="77777777" w:rsidR="00AD71A3" w:rsidRPr="00F02C66" w:rsidRDefault="00AD71A3" w:rsidP="00F02C66">
            <w:pPr>
              <w:spacing w:after="0" w:line="240" w:lineRule="auto"/>
              <w:rPr>
                <w:ins w:id="785" w:author="Tiwari, Shravan" w:date="2025-06-24T15:55:00Z" w16du:dateUtc="2025-06-24T07:55:00Z"/>
                <w:rFonts w:eastAsia="Times New Roman" w:cs="Calibri"/>
                <w:color w:val="000000"/>
                <w:lang w:val="en-US" w:eastAsia="zh-CN"/>
              </w:rPr>
            </w:pPr>
            <w:ins w:id="786" w:author="Tiwari, Shravan" w:date="2025-06-24T15:55:00Z" w16du:dateUtc="2025-06-24T07:55:00Z">
              <w:r w:rsidRPr="00F02C66">
                <w:rPr>
                  <w:rFonts w:eastAsia="Times New Roman" w:cs="Calibri"/>
                  <w:color w:val="000000"/>
                  <w:lang w:val="en-US" w:eastAsia="zh-CN"/>
                </w:rPr>
                <w:t xml:space="preserve">Deployment </w:t>
              </w:r>
              <w:proofErr w:type="gramStart"/>
              <w:r w:rsidRPr="00F02C66">
                <w:rPr>
                  <w:rFonts w:eastAsia="Times New Roman" w:cs="Calibri"/>
                  <w:color w:val="000000"/>
                  <w:lang w:val="en-US" w:eastAsia="zh-CN"/>
                </w:rPr>
                <w:t>on</w:t>
              </w:r>
              <w:proofErr w:type="gramEnd"/>
              <w:r w:rsidRPr="00F02C66">
                <w:rPr>
                  <w:rFonts w:eastAsia="Times New Roman" w:cs="Calibri"/>
                  <w:color w:val="000000"/>
                  <w:lang w:val="en-US" w:eastAsia="zh-CN"/>
                </w:rPr>
                <w:t xml:space="preserve"> Prod and </w:t>
              </w:r>
              <w:proofErr w:type="spellStart"/>
              <w:r w:rsidRPr="00F02C66">
                <w:rPr>
                  <w:rFonts w:eastAsia="Times New Roman" w:cs="Calibri"/>
                  <w:color w:val="000000"/>
                  <w:lang w:val="en-US" w:eastAsia="zh-CN"/>
                </w:rPr>
                <w:t>hypercare</w:t>
              </w:r>
              <w:proofErr w:type="spellEnd"/>
            </w:ins>
          </w:p>
        </w:tc>
        <w:tc>
          <w:tcPr>
            <w:tcW w:w="2977" w:type="dxa"/>
            <w:tcBorders>
              <w:top w:val="nil"/>
              <w:left w:val="nil"/>
              <w:bottom w:val="single" w:sz="4" w:space="0" w:color="auto"/>
              <w:right w:val="single" w:sz="4" w:space="0" w:color="auto"/>
            </w:tcBorders>
            <w:shd w:val="clear" w:color="000000" w:fill="9BC2E6"/>
            <w:noWrap/>
            <w:vAlign w:val="center"/>
            <w:hideMark/>
          </w:tcPr>
          <w:p w14:paraId="564E72F0" w14:textId="76FC8713" w:rsidR="00AD71A3" w:rsidRPr="00F02C66" w:rsidRDefault="00AD71A3" w:rsidP="00F02C66">
            <w:pPr>
              <w:spacing w:after="0" w:line="240" w:lineRule="auto"/>
              <w:jc w:val="center"/>
              <w:rPr>
                <w:ins w:id="787" w:author="Tiwari, Shravan" w:date="2025-06-24T15:55:00Z" w16du:dateUtc="2025-06-24T07:55:00Z"/>
                <w:rFonts w:eastAsia="Times New Roman" w:cs="Calibri"/>
                <w:color w:val="000000"/>
                <w:lang w:val="en-US" w:eastAsia="zh-CN"/>
              </w:rPr>
            </w:pPr>
            <w:ins w:id="788"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1A9C3B7B" w14:textId="77777777" w:rsidR="00AD71A3" w:rsidRPr="00F02C66" w:rsidRDefault="00AD71A3" w:rsidP="00F02C66">
            <w:pPr>
              <w:spacing w:after="0" w:line="240" w:lineRule="auto"/>
              <w:rPr>
                <w:ins w:id="789"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597C0CCC" w14:textId="77777777" w:rsidTr="00AC37E4">
        <w:trPr>
          <w:trHeight w:val="900"/>
          <w:ins w:id="790" w:author="Tiwari, Shravan" w:date="2025-06-24T15:55:00Z"/>
        </w:trPr>
        <w:tc>
          <w:tcPr>
            <w:tcW w:w="1309" w:type="dxa"/>
            <w:vMerge w:val="restart"/>
            <w:tcBorders>
              <w:top w:val="nil"/>
              <w:left w:val="single" w:sz="4" w:space="0" w:color="auto"/>
              <w:right w:val="single" w:sz="4" w:space="0" w:color="auto"/>
            </w:tcBorders>
            <w:noWrap/>
            <w:vAlign w:val="center"/>
            <w:hideMark/>
          </w:tcPr>
          <w:p w14:paraId="54F28BB7" w14:textId="35C55ADF" w:rsidR="00AD71A3" w:rsidRPr="00F02C66" w:rsidRDefault="00AD71A3" w:rsidP="00F02C66">
            <w:pPr>
              <w:spacing w:after="0" w:line="240" w:lineRule="auto"/>
              <w:jc w:val="center"/>
              <w:rPr>
                <w:ins w:id="791" w:author="Tiwari, Shravan" w:date="2025-06-24T15:55:00Z" w16du:dateUtc="2025-06-24T07:55:00Z"/>
                <w:rFonts w:eastAsia="Times New Roman" w:cs="Calibri"/>
                <w:b/>
                <w:bCs/>
                <w:color w:val="000000"/>
                <w:lang w:val="en-US" w:eastAsia="zh-CN"/>
              </w:rPr>
            </w:pPr>
            <w:proofErr w:type="spellStart"/>
            <w:ins w:id="792" w:author="Tiwari, Shravan" w:date="2025-06-24T15:55:00Z" w16du:dateUtc="2025-06-24T07:55:00Z">
              <w:r w:rsidRPr="00F02C66">
                <w:rPr>
                  <w:rFonts w:eastAsia="Times New Roman" w:cs="Calibri"/>
                  <w:b/>
                  <w:bCs/>
                  <w:color w:val="000000"/>
                  <w:lang w:val="en-US" w:eastAsia="zh-CN"/>
                </w:rPr>
                <w:t>Kungpeng</w:t>
              </w:r>
              <w:proofErr w:type="spellEnd"/>
            </w:ins>
          </w:p>
        </w:tc>
        <w:tc>
          <w:tcPr>
            <w:tcW w:w="4678" w:type="dxa"/>
            <w:tcBorders>
              <w:top w:val="nil"/>
              <w:left w:val="nil"/>
              <w:bottom w:val="single" w:sz="4" w:space="0" w:color="auto"/>
              <w:right w:val="single" w:sz="4" w:space="0" w:color="auto"/>
            </w:tcBorders>
            <w:shd w:val="clear" w:color="000000" w:fill="FFFFFF"/>
            <w:vAlign w:val="center"/>
            <w:hideMark/>
          </w:tcPr>
          <w:p w14:paraId="77E6BC06" w14:textId="3E21DF57" w:rsidR="00AD71A3" w:rsidRPr="00F02C66" w:rsidRDefault="00AD71A3" w:rsidP="00F02C66">
            <w:pPr>
              <w:spacing w:after="0" w:line="240" w:lineRule="auto"/>
              <w:rPr>
                <w:ins w:id="793" w:author="Tiwari, Shravan" w:date="2025-06-24T15:55:00Z" w16du:dateUtc="2025-06-24T07:55:00Z"/>
                <w:rFonts w:eastAsia="Times New Roman" w:cs="Calibri"/>
                <w:color w:val="000000"/>
                <w:lang w:val="en-US" w:eastAsia="zh-CN"/>
              </w:rPr>
            </w:pPr>
            <w:ins w:id="794" w:author="Microsoft Word" w:date="2025-06-24T16:01:00Z" w16du:dateUtc="2025-06-24T08:01: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vAlign w:val="center"/>
            <w:hideMark/>
          </w:tcPr>
          <w:p w14:paraId="69C83C7F" w14:textId="33A028E0" w:rsidR="00AD71A3" w:rsidRPr="00F02C66" w:rsidRDefault="00AD71A3" w:rsidP="00F02C66">
            <w:pPr>
              <w:spacing w:after="0" w:line="240" w:lineRule="auto"/>
              <w:jc w:val="center"/>
              <w:rPr>
                <w:ins w:id="795" w:author="Tiwari, Shravan" w:date="2025-06-24T15:55:00Z" w16du:dateUtc="2025-06-24T07:55:00Z"/>
                <w:rFonts w:eastAsia="Times New Roman" w:cs="Calibri"/>
                <w:color w:val="000000"/>
                <w:lang w:val="en-US" w:eastAsia="zh-CN"/>
              </w:rPr>
            </w:pPr>
            <w:ins w:id="796" w:author="Tiwari, Shravan" w:date="2025-06-24T17:03:00Z" w16du:dateUtc="2025-06-24T09:03:00Z">
              <w:r>
                <w:rPr>
                  <w:rFonts w:eastAsia="Times New Roman" w:cs="Calibri"/>
                  <w:color w:val="000000"/>
                  <w:lang w:val="en-US" w:eastAsia="zh-CN"/>
                </w:rPr>
                <w:t>Henkel</w:t>
              </w:r>
            </w:ins>
          </w:p>
        </w:tc>
        <w:tc>
          <w:tcPr>
            <w:tcW w:w="1847" w:type="dxa"/>
            <w:vAlign w:val="center"/>
            <w:hideMark/>
          </w:tcPr>
          <w:p w14:paraId="41C5B9F7" w14:textId="77777777" w:rsidR="00AD71A3" w:rsidRPr="00F02C66" w:rsidRDefault="00AD71A3" w:rsidP="00F02C66">
            <w:pPr>
              <w:spacing w:after="0" w:line="240" w:lineRule="auto"/>
              <w:rPr>
                <w:ins w:id="797"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54F2B166" w14:textId="77777777" w:rsidTr="00AC37E4">
        <w:trPr>
          <w:trHeight w:val="900"/>
          <w:ins w:id="798" w:author="Tiwari, Shravan" w:date="2025-06-24T15:55:00Z"/>
        </w:trPr>
        <w:tc>
          <w:tcPr>
            <w:tcW w:w="1309" w:type="dxa"/>
            <w:vMerge/>
            <w:tcBorders>
              <w:left w:val="single" w:sz="4" w:space="0" w:color="auto"/>
              <w:right w:val="single" w:sz="4" w:space="0" w:color="auto"/>
            </w:tcBorders>
            <w:noWrap/>
            <w:vAlign w:val="center"/>
            <w:hideMark/>
          </w:tcPr>
          <w:p w14:paraId="047ED940" w14:textId="4E1FCA38" w:rsidR="00AD71A3" w:rsidRPr="00F02C66" w:rsidRDefault="00AD71A3" w:rsidP="00F02C66">
            <w:pPr>
              <w:spacing w:after="0" w:line="240" w:lineRule="auto"/>
              <w:jc w:val="center"/>
              <w:rPr>
                <w:ins w:id="799"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shd w:val="clear" w:color="000000" w:fill="FFFFFF"/>
            <w:vAlign w:val="center"/>
            <w:hideMark/>
          </w:tcPr>
          <w:p w14:paraId="11612F2A" w14:textId="4F3385CA" w:rsidR="00AD71A3" w:rsidRPr="00F02C66" w:rsidRDefault="00AD71A3" w:rsidP="00F02C66">
            <w:pPr>
              <w:spacing w:after="0" w:line="240" w:lineRule="auto"/>
              <w:rPr>
                <w:ins w:id="800" w:author="Tiwari, Shravan" w:date="2025-06-24T15:55:00Z" w16du:dateUtc="2025-06-24T07:55:00Z"/>
                <w:rFonts w:eastAsia="Times New Roman" w:cs="Calibri"/>
                <w:color w:val="000000"/>
                <w:lang w:val="en-US" w:eastAsia="zh-CN"/>
              </w:rPr>
            </w:pPr>
            <w:ins w:id="801" w:author="Tiwari, Shravan" w:date="2025-06-24T15:55:00Z" w16du:dateUtc="2025-06-24T07:55: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vAlign w:val="center"/>
            <w:hideMark/>
          </w:tcPr>
          <w:p w14:paraId="585B199A" w14:textId="77777777" w:rsidR="00AD71A3" w:rsidRPr="00F02C66" w:rsidRDefault="00AD71A3" w:rsidP="00F02C66">
            <w:pPr>
              <w:spacing w:after="0" w:line="240" w:lineRule="auto"/>
              <w:jc w:val="center"/>
              <w:rPr>
                <w:ins w:id="802" w:author="Tiwari, Shravan" w:date="2025-06-24T15:55:00Z" w16du:dateUtc="2025-06-24T07:55:00Z"/>
                <w:rFonts w:eastAsia="Times New Roman" w:cs="Calibri"/>
                <w:color w:val="000000"/>
                <w:lang w:val="en-US" w:eastAsia="zh-CN"/>
              </w:rPr>
            </w:pPr>
            <w:ins w:id="803"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39F1FD64" w14:textId="77777777" w:rsidR="00AD71A3" w:rsidRPr="00F02C66" w:rsidRDefault="00AD71A3" w:rsidP="00F02C66">
            <w:pPr>
              <w:spacing w:after="0" w:line="240" w:lineRule="auto"/>
              <w:rPr>
                <w:ins w:id="804"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3D563E60" w14:textId="77777777" w:rsidTr="00AC37E4">
        <w:trPr>
          <w:trHeight w:val="600"/>
          <w:ins w:id="805" w:author="Tiwari, Shravan" w:date="2025-06-24T15:55:00Z"/>
        </w:trPr>
        <w:tc>
          <w:tcPr>
            <w:tcW w:w="1309" w:type="dxa"/>
            <w:vMerge/>
            <w:tcBorders>
              <w:left w:val="single" w:sz="4" w:space="0" w:color="auto"/>
              <w:right w:val="single" w:sz="4" w:space="0" w:color="auto"/>
            </w:tcBorders>
            <w:vAlign w:val="center"/>
            <w:hideMark/>
          </w:tcPr>
          <w:p w14:paraId="0703E6AC" w14:textId="77777777" w:rsidR="00AD71A3" w:rsidRPr="00F02C66" w:rsidRDefault="00AD71A3" w:rsidP="00F02C66">
            <w:pPr>
              <w:spacing w:after="0" w:line="240" w:lineRule="auto"/>
              <w:rPr>
                <w:ins w:id="806"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3BB511ED" w14:textId="77777777" w:rsidR="00AD71A3" w:rsidRPr="00F02C66" w:rsidRDefault="00AD71A3" w:rsidP="00F02C66">
            <w:pPr>
              <w:spacing w:after="0" w:line="240" w:lineRule="auto"/>
              <w:rPr>
                <w:ins w:id="807" w:author="Tiwari, Shravan" w:date="2025-06-24T15:55:00Z" w16du:dateUtc="2025-06-24T07:55:00Z"/>
                <w:rFonts w:eastAsia="Times New Roman" w:cs="Calibri"/>
                <w:color w:val="000000"/>
                <w:lang w:val="en-US" w:eastAsia="zh-CN"/>
              </w:rPr>
            </w:pPr>
            <w:ins w:id="808" w:author="Tiwari, Shravan" w:date="2025-06-24T15:55:00Z" w16du:dateUtc="2025-06-24T07:55:00Z">
              <w:r w:rsidRPr="00F02C66">
                <w:rPr>
                  <w:rFonts w:eastAsia="Times New Roman" w:cs="Calibri"/>
                  <w:color w:val="000000"/>
                  <w:lang w:val="en-US" w:eastAsia="zh-CN"/>
                </w:rPr>
                <w:t>Workflows</w:t>
              </w:r>
            </w:ins>
          </w:p>
        </w:tc>
        <w:tc>
          <w:tcPr>
            <w:tcW w:w="2977" w:type="dxa"/>
            <w:tcBorders>
              <w:top w:val="nil"/>
              <w:left w:val="nil"/>
              <w:bottom w:val="single" w:sz="4" w:space="0" w:color="auto"/>
              <w:right w:val="single" w:sz="4" w:space="0" w:color="auto"/>
            </w:tcBorders>
            <w:shd w:val="clear" w:color="000000" w:fill="9BC2E6"/>
            <w:noWrap/>
            <w:vAlign w:val="center"/>
            <w:hideMark/>
          </w:tcPr>
          <w:p w14:paraId="2C7D88D7" w14:textId="01C66B7E" w:rsidR="00AD71A3" w:rsidRPr="00F02C66" w:rsidRDefault="00AD71A3" w:rsidP="00F02C66">
            <w:pPr>
              <w:spacing w:after="0" w:line="240" w:lineRule="auto"/>
              <w:jc w:val="center"/>
              <w:rPr>
                <w:ins w:id="809" w:author="Tiwari, Shravan" w:date="2025-06-24T15:55:00Z" w16du:dateUtc="2025-06-24T07:55:00Z"/>
                <w:rFonts w:eastAsia="Times New Roman" w:cs="Calibri"/>
                <w:color w:val="000000"/>
                <w:lang w:val="en-US" w:eastAsia="zh-CN"/>
              </w:rPr>
            </w:pPr>
            <w:ins w:id="810"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66F76E7A" w14:textId="77777777" w:rsidR="00AD71A3" w:rsidRPr="00F02C66" w:rsidRDefault="00AD71A3" w:rsidP="00F02C66">
            <w:pPr>
              <w:spacing w:after="0" w:line="240" w:lineRule="auto"/>
              <w:rPr>
                <w:ins w:id="811"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7065B93E" w14:textId="77777777" w:rsidTr="00AC37E4">
        <w:trPr>
          <w:trHeight w:val="900"/>
          <w:ins w:id="812" w:author="Tiwari, Shravan" w:date="2025-06-24T15:55:00Z"/>
        </w:trPr>
        <w:tc>
          <w:tcPr>
            <w:tcW w:w="1309" w:type="dxa"/>
            <w:vMerge/>
            <w:tcBorders>
              <w:left w:val="single" w:sz="4" w:space="0" w:color="auto"/>
              <w:right w:val="single" w:sz="4" w:space="0" w:color="auto"/>
            </w:tcBorders>
            <w:vAlign w:val="center"/>
            <w:hideMark/>
          </w:tcPr>
          <w:p w14:paraId="30A3AC9D" w14:textId="77777777" w:rsidR="00AD71A3" w:rsidRPr="00F02C66" w:rsidRDefault="00AD71A3" w:rsidP="00F02C66">
            <w:pPr>
              <w:spacing w:after="0" w:line="240" w:lineRule="auto"/>
              <w:rPr>
                <w:ins w:id="813"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1221BE4E" w14:textId="77777777" w:rsidR="00AD71A3" w:rsidRPr="00F02C66" w:rsidRDefault="00AD71A3" w:rsidP="00F02C66">
            <w:pPr>
              <w:spacing w:after="0" w:line="240" w:lineRule="auto"/>
              <w:rPr>
                <w:ins w:id="814" w:author="Tiwari, Shravan" w:date="2025-06-24T15:55:00Z" w16du:dateUtc="2025-06-24T07:55:00Z"/>
                <w:rFonts w:eastAsia="Times New Roman" w:cs="Calibri"/>
                <w:color w:val="000000"/>
                <w:lang w:val="en-US" w:eastAsia="zh-CN"/>
              </w:rPr>
            </w:pPr>
            <w:ins w:id="815" w:author="Tiwari, Shravan" w:date="2025-06-24T15:55:00Z" w16du:dateUtc="2025-06-24T07:55:00Z">
              <w:r w:rsidRPr="00F02C66">
                <w:rPr>
                  <w:rFonts w:eastAsia="Times New Roman" w:cs="Calibri"/>
                  <w:color w:val="000000"/>
                  <w:lang w:val="en-US" w:eastAsia="zh-CN"/>
                </w:rPr>
                <w:t>Reports, Labels and Dashboards site specific config</w:t>
              </w:r>
            </w:ins>
          </w:p>
        </w:tc>
        <w:tc>
          <w:tcPr>
            <w:tcW w:w="2977" w:type="dxa"/>
            <w:tcBorders>
              <w:top w:val="nil"/>
              <w:left w:val="nil"/>
              <w:bottom w:val="single" w:sz="4" w:space="0" w:color="auto"/>
              <w:right w:val="single" w:sz="4" w:space="0" w:color="auto"/>
            </w:tcBorders>
            <w:shd w:val="clear" w:color="000000" w:fill="9BC2E6"/>
            <w:noWrap/>
            <w:vAlign w:val="center"/>
            <w:hideMark/>
          </w:tcPr>
          <w:p w14:paraId="338E83D0" w14:textId="70514C41" w:rsidR="00AD71A3" w:rsidRPr="00F02C66" w:rsidRDefault="00AD71A3" w:rsidP="00F02C66">
            <w:pPr>
              <w:spacing w:after="0" w:line="240" w:lineRule="auto"/>
              <w:jc w:val="center"/>
              <w:rPr>
                <w:ins w:id="816" w:author="Tiwari, Shravan" w:date="2025-06-24T15:55:00Z" w16du:dateUtc="2025-06-24T07:55:00Z"/>
                <w:rFonts w:eastAsia="Times New Roman" w:cs="Calibri"/>
                <w:color w:val="000000"/>
                <w:lang w:val="en-US" w:eastAsia="zh-CN"/>
              </w:rPr>
            </w:pPr>
            <w:ins w:id="817"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7D63955B" w14:textId="77777777" w:rsidR="00AD71A3" w:rsidRPr="00F02C66" w:rsidRDefault="00AD71A3" w:rsidP="00F02C66">
            <w:pPr>
              <w:spacing w:after="0" w:line="240" w:lineRule="auto"/>
              <w:rPr>
                <w:ins w:id="818"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1495E45B" w14:textId="77777777" w:rsidTr="00AC37E4">
        <w:trPr>
          <w:trHeight w:val="288"/>
          <w:ins w:id="819" w:author="Tiwari, Shravan" w:date="2025-06-24T15:55:00Z"/>
        </w:trPr>
        <w:tc>
          <w:tcPr>
            <w:tcW w:w="1309" w:type="dxa"/>
            <w:vMerge/>
            <w:tcBorders>
              <w:left w:val="single" w:sz="4" w:space="0" w:color="auto"/>
              <w:right w:val="single" w:sz="4" w:space="0" w:color="auto"/>
            </w:tcBorders>
            <w:vAlign w:val="center"/>
            <w:hideMark/>
          </w:tcPr>
          <w:p w14:paraId="09808307" w14:textId="77777777" w:rsidR="00AD71A3" w:rsidRPr="00F02C66" w:rsidRDefault="00AD71A3" w:rsidP="00F02C66">
            <w:pPr>
              <w:spacing w:after="0" w:line="240" w:lineRule="auto"/>
              <w:rPr>
                <w:ins w:id="820"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222F4EA1" w14:textId="77777777" w:rsidR="00AD71A3" w:rsidRPr="00F02C66" w:rsidRDefault="00AD71A3" w:rsidP="00F02C66">
            <w:pPr>
              <w:spacing w:after="0" w:line="240" w:lineRule="auto"/>
              <w:rPr>
                <w:ins w:id="821" w:author="Tiwari, Shravan" w:date="2025-06-24T15:55:00Z" w16du:dateUtc="2025-06-24T07:55:00Z"/>
                <w:rFonts w:eastAsia="Times New Roman" w:cs="Calibri"/>
                <w:color w:val="000000"/>
                <w:lang w:val="it-IT" w:eastAsia="zh-CN"/>
                <w:rPrChange w:id="822" w:author="Tiwari, Shravan" w:date="2025-06-24T15:55:00Z" w16du:dateUtc="2025-06-24T07:55:00Z">
                  <w:rPr>
                    <w:ins w:id="823" w:author="Tiwari, Shravan" w:date="2025-06-24T15:55:00Z" w16du:dateUtc="2025-06-24T07:55:00Z"/>
                    <w:rFonts w:eastAsia="Times New Roman" w:cs="Calibri"/>
                    <w:color w:val="000000"/>
                    <w:lang w:val="en-US" w:eastAsia="zh-CN"/>
                  </w:rPr>
                </w:rPrChange>
              </w:rPr>
            </w:pPr>
            <w:ins w:id="824" w:author="Tiwari, Shravan" w:date="2025-06-24T15:55:00Z" w16du:dateUtc="2025-06-24T07:55:00Z">
              <w:r w:rsidRPr="00F02C66">
                <w:rPr>
                  <w:rFonts w:eastAsia="Times New Roman" w:cs="Calibri"/>
                  <w:color w:val="000000"/>
                  <w:lang w:val="it-IT" w:eastAsia="zh-CN"/>
                  <w:rPrChange w:id="825" w:author="Tiwari, Shravan" w:date="2025-06-24T15:55:00Z" w16du:dateUtc="2025-06-24T07:55:00Z">
                    <w:rPr>
                      <w:rFonts w:eastAsia="Times New Roman" w:cs="Calibri"/>
                      <w:color w:val="000000"/>
                      <w:lang w:val="en-US" w:eastAsia="zh-CN"/>
                    </w:rPr>
                  </w:rPrChange>
                </w:rPr>
                <w:t>Static data assistance (non SAP)</w:t>
              </w:r>
            </w:ins>
          </w:p>
        </w:tc>
        <w:tc>
          <w:tcPr>
            <w:tcW w:w="2977" w:type="dxa"/>
            <w:tcBorders>
              <w:top w:val="nil"/>
              <w:left w:val="nil"/>
              <w:bottom w:val="single" w:sz="4" w:space="0" w:color="auto"/>
              <w:right w:val="single" w:sz="4" w:space="0" w:color="auto"/>
            </w:tcBorders>
            <w:noWrap/>
            <w:vAlign w:val="center"/>
            <w:hideMark/>
          </w:tcPr>
          <w:p w14:paraId="0BE83AFA" w14:textId="3975D07D" w:rsidR="00AD71A3" w:rsidRPr="00F02C66" w:rsidRDefault="00AD71A3" w:rsidP="00F02C66">
            <w:pPr>
              <w:spacing w:after="0" w:line="240" w:lineRule="auto"/>
              <w:jc w:val="center"/>
              <w:rPr>
                <w:ins w:id="826" w:author="Tiwari, Shravan" w:date="2025-06-24T15:55:00Z" w16du:dateUtc="2025-06-24T07:55:00Z"/>
                <w:rFonts w:eastAsia="Times New Roman" w:cs="Calibri"/>
                <w:color w:val="000000"/>
                <w:lang w:val="en-US" w:eastAsia="zh-CN"/>
              </w:rPr>
            </w:pPr>
            <w:ins w:id="827" w:author="Kozhikkalathil, Nishi" w:date="2025-06-24T15:57:00Z" w16du:dateUtc="2025-06-24T07:57:00Z">
              <w:r w:rsidRPr="00E53DA3">
                <w:rPr>
                  <w:rFonts w:eastAsia="Times New Roman" w:cs="Calibri"/>
                  <w:color w:val="000000"/>
                  <w:lang w:val="en-US" w:eastAsia="zh-CN"/>
                </w:rPr>
                <w:t>Thermo Fisher</w:t>
              </w:r>
            </w:ins>
          </w:p>
        </w:tc>
        <w:tc>
          <w:tcPr>
            <w:tcW w:w="1847" w:type="dxa"/>
            <w:vAlign w:val="center"/>
            <w:hideMark/>
          </w:tcPr>
          <w:p w14:paraId="672B3D0B" w14:textId="77777777" w:rsidR="00AD71A3" w:rsidRPr="00F02C66" w:rsidRDefault="00AD71A3" w:rsidP="00F02C66">
            <w:pPr>
              <w:spacing w:after="0" w:line="240" w:lineRule="auto"/>
              <w:rPr>
                <w:ins w:id="828"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318DAB64" w14:textId="77777777" w:rsidTr="00AC37E4">
        <w:trPr>
          <w:trHeight w:val="900"/>
          <w:ins w:id="829" w:author="Tiwari, Shravan" w:date="2025-06-24T15:55:00Z"/>
        </w:trPr>
        <w:tc>
          <w:tcPr>
            <w:tcW w:w="1309" w:type="dxa"/>
            <w:vMerge/>
            <w:tcBorders>
              <w:left w:val="single" w:sz="4" w:space="0" w:color="auto"/>
              <w:right w:val="single" w:sz="4" w:space="0" w:color="auto"/>
            </w:tcBorders>
            <w:vAlign w:val="center"/>
            <w:hideMark/>
          </w:tcPr>
          <w:p w14:paraId="09BF2375" w14:textId="77777777" w:rsidR="00AD71A3" w:rsidRPr="00F02C66" w:rsidRDefault="00AD71A3" w:rsidP="00F02C66">
            <w:pPr>
              <w:spacing w:after="0" w:line="240" w:lineRule="auto"/>
              <w:rPr>
                <w:ins w:id="830"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04BFEB1E" w14:textId="77777777" w:rsidR="00AD71A3" w:rsidRPr="00F02C66" w:rsidRDefault="00AD71A3" w:rsidP="00F02C66">
            <w:pPr>
              <w:spacing w:after="0" w:line="240" w:lineRule="auto"/>
              <w:rPr>
                <w:ins w:id="831" w:author="Tiwari, Shravan" w:date="2025-06-24T15:55:00Z" w16du:dateUtc="2025-06-24T07:55:00Z"/>
                <w:rFonts w:eastAsia="Times New Roman" w:cs="Calibri"/>
                <w:color w:val="000000"/>
                <w:lang w:val="en-US" w:eastAsia="zh-CN"/>
              </w:rPr>
            </w:pPr>
            <w:ins w:id="832" w:author="Tiwari, Shravan" w:date="2025-06-24T15:55:00Z" w16du:dateUtc="2025-06-24T07:55:00Z">
              <w:r w:rsidRPr="00F02C66">
                <w:rPr>
                  <w:rFonts w:eastAsia="Times New Roman" w:cs="Calibri"/>
                  <w:color w:val="000000"/>
                  <w:lang w:val="en-US" w:eastAsia="zh-CN"/>
                </w:rPr>
                <w:t>SAP site level mapping for the site and testing of workflows to ensure new mapping is working as expected</w:t>
              </w:r>
            </w:ins>
          </w:p>
        </w:tc>
        <w:tc>
          <w:tcPr>
            <w:tcW w:w="2977" w:type="dxa"/>
            <w:tcBorders>
              <w:top w:val="nil"/>
              <w:left w:val="nil"/>
              <w:bottom w:val="single" w:sz="4" w:space="0" w:color="auto"/>
              <w:right w:val="single" w:sz="4" w:space="0" w:color="auto"/>
            </w:tcBorders>
            <w:shd w:val="clear" w:color="000000" w:fill="9BC2E6"/>
            <w:noWrap/>
            <w:vAlign w:val="center"/>
            <w:hideMark/>
          </w:tcPr>
          <w:p w14:paraId="51AB91EF" w14:textId="0837961E" w:rsidR="00AD71A3" w:rsidRPr="00F02C66" w:rsidRDefault="00AD71A3" w:rsidP="00F02C66">
            <w:pPr>
              <w:spacing w:after="0" w:line="240" w:lineRule="auto"/>
              <w:jc w:val="center"/>
              <w:rPr>
                <w:ins w:id="833" w:author="Tiwari, Shravan" w:date="2025-06-24T15:55:00Z" w16du:dateUtc="2025-06-24T07:55:00Z"/>
                <w:rFonts w:eastAsia="Times New Roman" w:cs="Calibri"/>
                <w:color w:val="000000"/>
                <w:lang w:val="en-US" w:eastAsia="zh-CN"/>
              </w:rPr>
            </w:pPr>
            <w:ins w:id="834"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3E0A7094" w14:textId="77777777" w:rsidR="00AD71A3" w:rsidRPr="00F02C66" w:rsidRDefault="00AD71A3" w:rsidP="00F02C66">
            <w:pPr>
              <w:spacing w:after="0" w:line="240" w:lineRule="auto"/>
              <w:rPr>
                <w:ins w:id="835"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5DA229C0" w14:textId="77777777" w:rsidTr="00AC37E4">
        <w:trPr>
          <w:trHeight w:val="288"/>
          <w:ins w:id="836" w:author="Tiwari, Shravan" w:date="2025-06-24T15:55:00Z"/>
        </w:trPr>
        <w:tc>
          <w:tcPr>
            <w:tcW w:w="1309" w:type="dxa"/>
            <w:vMerge/>
            <w:tcBorders>
              <w:left w:val="single" w:sz="4" w:space="0" w:color="auto"/>
              <w:right w:val="single" w:sz="4" w:space="0" w:color="auto"/>
            </w:tcBorders>
            <w:vAlign w:val="center"/>
            <w:hideMark/>
          </w:tcPr>
          <w:p w14:paraId="22F4FC10" w14:textId="77777777" w:rsidR="00AD71A3" w:rsidRPr="00F02C66" w:rsidRDefault="00AD71A3" w:rsidP="00E43CC5">
            <w:pPr>
              <w:spacing w:after="0" w:line="240" w:lineRule="auto"/>
              <w:rPr>
                <w:ins w:id="837"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2B76B866" w14:textId="77777777" w:rsidR="00AD71A3" w:rsidRPr="00F02C66" w:rsidRDefault="00AD71A3" w:rsidP="00E43CC5">
            <w:pPr>
              <w:spacing w:after="0" w:line="240" w:lineRule="auto"/>
              <w:rPr>
                <w:ins w:id="838" w:author="Tiwari, Shravan" w:date="2025-06-24T15:55:00Z" w16du:dateUtc="2025-06-24T07:55:00Z"/>
                <w:rFonts w:eastAsia="Times New Roman" w:cs="Calibri"/>
                <w:color w:val="000000"/>
                <w:lang w:val="en-US" w:eastAsia="zh-CN"/>
              </w:rPr>
            </w:pPr>
            <w:ins w:id="839" w:author="Tiwari, Shravan" w:date="2025-06-24T15:55:00Z" w16du:dateUtc="2025-06-24T07:55:00Z">
              <w:r w:rsidRPr="00F02C66">
                <w:rPr>
                  <w:rFonts w:eastAsia="Times New Roman" w:cs="Calibri"/>
                  <w:color w:val="000000"/>
                  <w:lang w:val="en-US" w:eastAsia="zh-CN"/>
                </w:rPr>
                <w:t>Unit/smoke testing</w:t>
              </w:r>
            </w:ins>
          </w:p>
        </w:tc>
        <w:tc>
          <w:tcPr>
            <w:tcW w:w="2977" w:type="dxa"/>
            <w:tcBorders>
              <w:top w:val="nil"/>
              <w:left w:val="nil"/>
              <w:bottom w:val="single" w:sz="4" w:space="0" w:color="auto"/>
              <w:right w:val="single" w:sz="4" w:space="0" w:color="auto"/>
            </w:tcBorders>
            <w:shd w:val="clear" w:color="000000" w:fill="9BC2E6"/>
            <w:noWrap/>
            <w:hideMark/>
          </w:tcPr>
          <w:p w14:paraId="048CD895" w14:textId="343F9163" w:rsidR="00AD71A3" w:rsidRPr="00F02C66" w:rsidRDefault="00AD71A3" w:rsidP="00E43CC5">
            <w:pPr>
              <w:spacing w:after="0" w:line="240" w:lineRule="auto"/>
              <w:jc w:val="center"/>
              <w:rPr>
                <w:ins w:id="840" w:author="Tiwari, Shravan" w:date="2025-06-24T15:55:00Z" w16du:dateUtc="2025-06-24T07:55:00Z"/>
                <w:rFonts w:eastAsia="Times New Roman" w:cs="Calibri"/>
                <w:color w:val="000000"/>
                <w:lang w:val="en-US" w:eastAsia="zh-CN"/>
              </w:rPr>
            </w:pPr>
            <w:ins w:id="841" w:author="Tiwari, Shravan" w:date="2025-06-24T15:57:00Z" w16du:dateUtc="2025-06-24T07:57:00Z">
              <w:r w:rsidRPr="00C32472">
                <w:rPr>
                  <w:rFonts w:eastAsia="Times New Roman" w:cs="Calibri"/>
                  <w:color w:val="000000"/>
                  <w:lang w:val="en-US" w:eastAsia="zh-CN"/>
                </w:rPr>
                <w:t>Henkel</w:t>
              </w:r>
            </w:ins>
          </w:p>
        </w:tc>
        <w:tc>
          <w:tcPr>
            <w:tcW w:w="1847" w:type="dxa"/>
            <w:vAlign w:val="center"/>
            <w:hideMark/>
          </w:tcPr>
          <w:p w14:paraId="2A5D7019" w14:textId="77777777" w:rsidR="00AD71A3" w:rsidRPr="00F02C66" w:rsidRDefault="00AD71A3" w:rsidP="00E43CC5">
            <w:pPr>
              <w:spacing w:after="0" w:line="240" w:lineRule="auto"/>
              <w:rPr>
                <w:ins w:id="842"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10620E6A" w14:textId="77777777" w:rsidTr="00AC37E4">
        <w:trPr>
          <w:trHeight w:val="288"/>
          <w:ins w:id="843" w:author="Tiwari, Shravan" w:date="2025-06-24T15:55:00Z"/>
        </w:trPr>
        <w:tc>
          <w:tcPr>
            <w:tcW w:w="1309" w:type="dxa"/>
            <w:vMerge/>
            <w:tcBorders>
              <w:left w:val="single" w:sz="4" w:space="0" w:color="auto"/>
              <w:right w:val="single" w:sz="4" w:space="0" w:color="auto"/>
            </w:tcBorders>
            <w:vAlign w:val="center"/>
            <w:hideMark/>
          </w:tcPr>
          <w:p w14:paraId="31288D35" w14:textId="77777777" w:rsidR="00AD71A3" w:rsidRPr="00F02C66" w:rsidRDefault="00AD71A3" w:rsidP="00E43CC5">
            <w:pPr>
              <w:spacing w:after="0" w:line="240" w:lineRule="auto"/>
              <w:rPr>
                <w:ins w:id="844"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7BBDF7A7" w14:textId="77777777" w:rsidR="00AD71A3" w:rsidRPr="00F02C66" w:rsidRDefault="00AD71A3" w:rsidP="00E43CC5">
            <w:pPr>
              <w:spacing w:after="0" w:line="240" w:lineRule="auto"/>
              <w:rPr>
                <w:ins w:id="845" w:author="Tiwari, Shravan" w:date="2025-06-24T15:55:00Z" w16du:dateUtc="2025-06-24T07:55:00Z"/>
                <w:rFonts w:eastAsia="Times New Roman" w:cs="Calibri"/>
                <w:color w:val="000000"/>
                <w:lang w:val="en-US" w:eastAsia="zh-CN"/>
              </w:rPr>
            </w:pPr>
            <w:ins w:id="846" w:author="Tiwari, Shravan" w:date="2025-06-24T15:55:00Z" w16du:dateUtc="2025-06-24T07:55:00Z">
              <w:r w:rsidRPr="00F02C66">
                <w:rPr>
                  <w:rFonts w:eastAsia="Times New Roman" w:cs="Calibri"/>
                  <w:color w:val="000000"/>
                  <w:lang w:val="en-US" w:eastAsia="zh-CN"/>
                </w:rPr>
                <w:t>UAT and UAT Support</w:t>
              </w:r>
            </w:ins>
          </w:p>
        </w:tc>
        <w:tc>
          <w:tcPr>
            <w:tcW w:w="2977" w:type="dxa"/>
            <w:tcBorders>
              <w:top w:val="nil"/>
              <w:left w:val="nil"/>
              <w:bottom w:val="single" w:sz="4" w:space="0" w:color="auto"/>
              <w:right w:val="single" w:sz="4" w:space="0" w:color="auto"/>
            </w:tcBorders>
            <w:shd w:val="clear" w:color="000000" w:fill="9BC2E6"/>
            <w:noWrap/>
            <w:hideMark/>
          </w:tcPr>
          <w:p w14:paraId="41D2B3DC" w14:textId="33217CE6" w:rsidR="00AD71A3" w:rsidRPr="00F02C66" w:rsidRDefault="00AD71A3" w:rsidP="00E43CC5">
            <w:pPr>
              <w:spacing w:after="0" w:line="240" w:lineRule="auto"/>
              <w:jc w:val="center"/>
              <w:rPr>
                <w:ins w:id="847" w:author="Tiwari, Shravan" w:date="2025-06-24T15:55:00Z" w16du:dateUtc="2025-06-24T07:55:00Z"/>
                <w:rFonts w:eastAsia="Times New Roman" w:cs="Calibri"/>
                <w:color w:val="000000"/>
                <w:lang w:val="en-US" w:eastAsia="zh-CN"/>
              </w:rPr>
            </w:pPr>
            <w:ins w:id="848" w:author="Tiwari, Shravan" w:date="2025-06-24T15:57:00Z" w16du:dateUtc="2025-06-24T07:57:00Z">
              <w:r w:rsidRPr="00C32472">
                <w:rPr>
                  <w:rFonts w:eastAsia="Times New Roman" w:cs="Calibri"/>
                  <w:color w:val="000000"/>
                  <w:lang w:val="en-US" w:eastAsia="zh-CN"/>
                </w:rPr>
                <w:t>Henkel</w:t>
              </w:r>
            </w:ins>
          </w:p>
        </w:tc>
        <w:tc>
          <w:tcPr>
            <w:tcW w:w="1847" w:type="dxa"/>
            <w:vAlign w:val="center"/>
            <w:hideMark/>
          </w:tcPr>
          <w:p w14:paraId="4B4AD1DE" w14:textId="77777777" w:rsidR="00AD71A3" w:rsidRPr="00F02C66" w:rsidRDefault="00AD71A3" w:rsidP="00E43CC5">
            <w:pPr>
              <w:spacing w:after="0" w:line="240" w:lineRule="auto"/>
              <w:rPr>
                <w:ins w:id="849" w:author="Tiwari, Shravan" w:date="2025-06-24T15:55:00Z" w16du:dateUtc="2025-06-24T07:55:00Z"/>
                <w:rFonts w:ascii="Times New Roman" w:eastAsia="Times New Roman" w:hAnsi="Times New Roman" w:cs="Times New Roman"/>
                <w:sz w:val="20"/>
                <w:szCs w:val="20"/>
                <w:lang w:val="en-US" w:eastAsia="zh-CN"/>
              </w:rPr>
            </w:pPr>
          </w:p>
        </w:tc>
      </w:tr>
      <w:tr w:rsidR="00AD71A3" w:rsidRPr="00F02C66" w14:paraId="1C1A9515" w14:textId="77777777" w:rsidTr="00AC37E4">
        <w:trPr>
          <w:trHeight w:val="288"/>
          <w:ins w:id="850" w:author="Tiwari, Shravan" w:date="2025-06-24T15:55:00Z"/>
        </w:trPr>
        <w:tc>
          <w:tcPr>
            <w:tcW w:w="1309" w:type="dxa"/>
            <w:vMerge/>
            <w:tcBorders>
              <w:left w:val="single" w:sz="4" w:space="0" w:color="auto"/>
              <w:bottom w:val="single" w:sz="4" w:space="0" w:color="auto"/>
              <w:right w:val="single" w:sz="4" w:space="0" w:color="auto"/>
            </w:tcBorders>
            <w:vAlign w:val="center"/>
            <w:hideMark/>
          </w:tcPr>
          <w:p w14:paraId="1CCFA70A" w14:textId="77777777" w:rsidR="00AD71A3" w:rsidRPr="00F02C66" w:rsidRDefault="00AD71A3" w:rsidP="00E43CC5">
            <w:pPr>
              <w:spacing w:after="0" w:line="240" w:lineRule="auto"/>
              <w:rPr>
                <w:ins w:id="851"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6547FCC1" w14:textId="77777777" w:rsidR="00AD71A3" w:rsidRPr="00F02C66" w:rsidRDefault="00AD71A3" w:rsidP="00E43CC5">
            <w:pPr>
              <w:spacing w:after="0" w:line="240" w:lineRule="auto"/>
              <w:rPr>
                <w:ins w:id="852" w:author="Tiwari, Shravan" w:date="2025-06-24T15:55:00Z" w16du:dateUtc="2025-06-24T07:55:00Z"/>
                <w:rFonts w:eastAsia="Times New Roman" w:cs="Calibri"/>
                <w:color w:val="000000"/>
                <w:lang w:val="en-US" w:eastAsia="zh-CN"/>
              </w:rPr>
            </w:pPr>
            <w:ins w:id="853" w:author="Tiwari, Shravan" w:date="2025-06-24T15:55:00Z" w16du:dateUtc="2025-06-24T07:55:00Z">
              <w:r w:rsidRPr="00F02C66">
                <w:rPr>
                  <w:rFonts w:eastAsia="Times New Roman" w:cs="Calibri"/>
                  <w:color w:val="000000"/>
                  <w:lang w:val="en-US" w:eastAsia="zh-CN"/>
                </w:rPr>
                <w:t xml:space="preserve">Deployment </w:t>
              </w:r>
              <w:proofErr w:type="gramStart"/>
              <w:r w:rsidRPr="00F02C66">
                <w:rPr>
                  <w:rFonts w:eastAsia="Times New Roman" w:cs="Calibri"/>
                  <w:color w:val="000000"/>
                  <w:lang w:val="en-US" w:eastAsia="zh-CN"/>
                </w:rPr>
                <w:t>on</w:t>
              </w:r>
              <w:proofErr w:type="gramEnd"/>
              <w:r w:rsidRPr="00F02C66">
                <w:rPr>
                  <w:rFonts w:eastAsia="Times New Roman" w:cs="Calibri"/>
                  <w:color w:val="000000"/>
                  <w:lang w:val="en-US" w:eastAsia="zh-CN"/>
                </w:rPr>
                <w:t xml:space="preserve"> Prod and </w:t>
              </w:r>
              <w:proofErr w:type="spellStart"/>
              <w:r w:rsidRPr="00F02C66">
                <w:rPr>
                  <w:rFonts w:eastAsia="Times New Roman" w:cs="Calibri"/>
                  <w:color w:val="000000"/>
                  <w:lang w:val="en-US" w:eastAsia="zh-CN"/>
                </w:rPr>
                <w:t>hypercare</w:t>
              </w:r>
              <w:proofErr w:type="spellEnd"/>
            </w:ins>
          </w:p>
        </w:tc>
        <w:tc>
          <w:tcPr>
            <w:tcW w:w="2977" w:type="dxa"/>
            <w:tcBorders>
              <w:top w:val="nil"/>
              <w:left w:val="nil"/>
              <w:bottom w:val="single" w:sz="4" w:space="0" w:color="auto"/>
              <w:right w:val="single" w:sz="4" w:space="0" w:color="auto"/>
            </w:tcBorders>
            <w:shd w:val="clear" w:color="000000" w:fill="9BC2E6"/>
            <w:noWrap/>
            <w:hideMark/>
          </w:tcPr>
          <w:p w14:paraId="15B854F4" w14:textId="5F320B04" w:rsidR="00AD71A3" w:rsidRPr="00F02C66" w:rsidRDefault="00AD71A3" w:rsidP="00E43CC5">
            <w:pPr>
              <w:spacing w:after="0" w:line="240" w:lineRule="auto"/>
              <w:jc w:val="center"/>
              <w:rPr>
                <w:ins w:id="854" w:author="Tiwari, Shravan" w:date="2025-06-24T15:55:00Z" w16du:dateUtc="2025-06-24T07:55:00Z"/>
                <w:rFonts w:eastAsia="Times New Roman" w:cs="Calibri"/>
                <w:color w:val="000000"/>
                <w:lang w:val="en-US" w:eastAsia="zh-CN"/>
              </w:rPr>
            </w:pPr>
            <w:ins w:id="855" w:author="Tiwari, Shravan" w:date="2025-06-24T15:57:00Z" w16du:dateUtc="2025-06-24T07:57:00Z">
              <w:r w:rsidRPr="00C32472">
                <w:rPr>
                  <w:rFonts w:eastAsia="Times New Roman" w:cs="Calibri"/>
                  <w:color w:val="000000"/>
                  <w:lang w:val="en-US" w:eastAsia="zh-CN"/>
                </w:rPr>
                <w:t>Henkel</w:t>
              </w:r>
            </w:ins>
          </w:p>
        </w:tc>
        <w:tc>
          <w:tcPr>
            <w:tcW w:w="1847" w:type="dxa"/>
            <w:vAlign w:val="center"/>
            <w:hideMark/>
          </w:tcPr>
          <w:p w14:paraId="5B9FCA23" w14:textId="77777777" w:rsidR="00AD71A3" w:rsidRPr="00F02C66" w:rsidRDefault="00AD71A3" w:rsidP="00E43CC5">
            <w:pPr>
              <w:spacing w:after="0" w:line="240" w:lineRule="auto"/>
              <w:rPr>
                <w:ins w:id="856"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5DC8BBE6" w14:textId="77777777" w:rsidTr="001D0014">
        <w:trPr>
          <w:trHeight w:val="900"/>
          <w:ins w:id="857" w:author="Tiwari, Shravan" w:date="2025-06-24T15:55:00Z"/>
        </w:trPr>
        <w:tc>
          <w:tcPr>
            <w:tcW w:w="1309" w:type="dxa"/>
            <w:vMerge w:val="restart"/>
            <w:tcBorders>
              <w:top w:val="nil"/>
              <w:left w:val="single" w:sz="4" w:space="0" w:color="auto"/>
              <w:bottom w:val="single" w:sz="4" w:space="0" w:color="auto"/>
              <w:right w:val="single" w:sz="4" w:space="0" w:color="auto"/>
            </w:tcBorders>
            <w:noWrap/>
            <w:vAlign w:val="center"/>
            <w:hideMark/>
          </w:tcPr>
          <w:p w14:paraId="20DC7004" w14:textId="77777777" w:rsidR="00E43CC5" w:rsidRPr="00F02C66" w:rsidRDefault="00E43CC5" w:rsidP="00E43CC5">
            <w:pPr>
              <w:spacing w:after="0" w:line="240" w:lineRule="auto"/>
              <w:jc w:val="center"/>
              <w:rPr>
                <w:ins w:id="858" w:author="Tiwari, Shravan" w:date="2025-06-24T15:55:00Z" w16du:dateUtc="2025-06-24T07:55:00Z"/>
                <w:rFonts w:eastAsia="Times New Roman" w:cs="Calibri"/>
                <w:b/>
                <w:bCs/>
                <w:color w:val="000000"/>
                <w:lang w:val="en-US" w:eastAsia="zh-CN"/>
              </w:rPr>
            </w:pPr>
            <w:ins w:id="859" w:author="Tiwari, Shravan" w:date="2025-06-24T15:55:00Z" w16du:dateUtc="2025-06-24T07:55:00Z">
              <w:r w:rsidRPr="00F02C66">
                <w:rPr>
                  <w:rFonts w:eastAsia="Times New Roman" w:cs="Calibri"/>
                  <w:b/>
                  <w:bCs/>
                  <w:color w:val="000000"/>
                  <w:lang w:val="en-US" w:eastAsia="zh-CN"/>
                </w:rPr>
                <w:t>Songdo</w:t>
              </w:r>
            </w:ins>
          </w:p>
        </w:tc>
        <w:tc>
          <w:tcPr>
            <w:tcW w:w="4678" w:type="dxa"/>
            <w:tcBorders>
              <w:top w:val="nil"/>
              <w:left w:val="nil"/>
              <w:bottom w:val="single" w:sz="4" w:space="0" w:color="auto"/>
              <w:right w:val="single" w:sz="4" w:space="0" w:color="auto"/>
            </w:tcBorders>
            <w:shd w:val="clear" w:color="000000" w:fill="FFFFFF"/>
            <w:vAlign w:val="center"/>
            <w:hideMark/>
          </w:tcPr>
          <w:p w14:paraId="43C20E89" w14:textId="6B33694F" w:rsidR="00E43CC5" w:rsidRPr="00F02C66" w:rsidRDefault="00E43CC5" w:rsidP="00E43CC5">
            <w:pPr>
              <w:spacing w:after="0" w:line="240" w:lineRule="auto"/>
              <w:rPr>
                <w:ins w:id="860" w:author="Tiwari, Shravan" w:date="2025-06-24T15:55:00Z" w16du:dateUtc="2025-06-24T07:55:00Z"/>
                <w:rFonts w:eastAsia="Times New Roman" w:cs="Calibri"/>
                <w:color w:val="000000"/>
                <w:lang w:val="en-US" w:eastAsia="zh-CN"/>
              </w:rPr>
            </w:pPr>
            <w:ins w:id="861" w:author="Tiwari, Shravan" w:date="2025-06-24T15:55:00Z" w16du:dateUtc="2025-06-24T07:55: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hideMark/>
          </w:tcPr>
          <w:p w14:paraId="06B489BF" w14:textId="45A509AE" w:rsidR="00E43CC5" w:rsidRPr="00F02C66" w:rsidRDefault="00E43CC5" w:rsidP="00E43CC5">
            <w:pPr>
              <w:spacing w:after="0" w:line="240" w:lineRule="auto"/>
              <w:jc w:val="center"/>
              <w:rPr>
                <w:ins w:id="862" w:author="Tiwari, Shravan" w:date="2025-06-24T15:55:00Z" w16du:dateUtc="2025-06-24T07:55:00Z"/>
                <w:rFonts w:eastAsia="Times New Roman" w:cs="Calibri"/>
                <w:color w:val="000000"/>
                <w:lang w:val="en-US" w:eastAsia="zh-CN"/>
              </w:rPr>
            </w:pPr>
            <w:ins w:id="863" w:author="Tiwari, Shravan" w:date="2025-06-24T15:57:00Z" w16du:dateUtc="2025-06-24T07:57:00Z">
              <w:r w:rsidRPr="003A0102">
                <w:rPr>
                  <w:rFonts w:eastAsia="Times New Roman" w:cs="Calibri"/>
                  <w:color w:val="000000"/>
                  <w:lang w:val="en-US" w:eastAsia="zh-CN"/>
                </w:rPr>
                <w:t>Henkel</w:t>
              </w:r>
            </w:ins>
          </w:p>
        </w:tc>
        <w:tc>
          <w:tcPr>
            <w:tcW w:w="1847" w:type="dxa"/>
            <w:vAlign w:val="center"/>
            <w:hideMark/>
          </w:tcPr>
          <w:p w14:paraId="57150E0C" w14:textId="77777777" w:rsidR="00E43CC5" w:rsidRPr="00F02C66" w:rsidRDefault="00E43CC5" w:rsidP="00E43CC5">
            <w:pPr>
              <w:spacing w:after="0" w:line="240" w:lineRule="auto"/>
              <w:rPr>
                <w:ins w:id="864"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44BF027C" w14:textId="77777777" w:rsidTr="001D0014">
        <w:trPr>
          <w:trHeight w:val="600"/>
          <w:ins w:id="865"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78DD42B7" w14:textId="77777777" w:rsidR="00E43CC5" w:rsidRPr="00F02C66" w:rsidRDefault="00E43CC5" w:rsidP="00E43CC5">
            <w:pPr>
              <w:spacing w:after="0" w:line="240" w:lineRule="auto"/>
              <w:rPr>
                <w:ins w:id="866"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5B55505A" w14:textId="77777777" w:rsidR="00E43CC5" w:rsidRPr="00F02C66" w:rsidRDefault="00E43CC5" w:rsidP="00E43CC5">
            <w:pPr>
              <w:spacing w:after="0" w:line="240" w:lineRule="auto"/>
              <w:rPr>
                <w:ins w:id="867" w:author="Tiwari, Shravan" w:date="2025-06-24T15:55:00Z" w16du:dateUtc="2025-06-24T07:55:00Z"/>
                <w:rFonts w:eastAsia="Times New Roman" w:cs="Calibri"/>
                <w:color w:val="000000"/>
                <w:lang w:val="en-US" w:eastAsia="zh-CN"/>
              </w:rPr>
            </w:pPr>
            <w:ins w:id="868" w:author="Tiwari, Shravan" w:date="2025-06-24T15:55:00Z" w16du:dateUtc="2025-06-24T07:55:00Z">
              <w:r w:rsidRPr="00F02C66">
                <w:rPr>
                  <w:rFonts w:eastAsia="Times New Roman" w:cs="Calibri"/>
                  <w:color w:val="000000"/>
                  <w:lang w:val="en-US" w:eastAsia="zh-CN"/>
                </w:rPr>
                <w:t>Workflows x1</w:t>
              </w:r>
            </w:ins>
          </w:p>
        </w:tc>
        <w:tc>
          <w:tcPr>
            <w:tcW w:w="2977" w:type="dxa"/>
            <w:tcBorders>
              <w:top w:val="nil"/>
              <w:left w:val="nil"/>
              <w:bottom w:val="single" w:sz="4" w:space="0" w:color="auto"/>
              <w:right w:val="single" w:sz="4" w:space="0" w:color="auto"/>
            </w:tcBorders>
            <w:shd w:val="clear" w:color="000000" w:fill="9BC2E6"/>
            <w:noWrap/>
            <w:hideMark/>
          </w:tcPr>
          <w:p w14:paraId="72F87FDB" w14:textId="7F79CD49" w:rsidR="00E43CC5" w:rsidRPr="00F02C66" w:rsidRDefault="00E43CC5" w:rsidP="00E43CC5">
            <w:pPr>
              <w:spacing w:after="0" w:line="240" w:lineRule="auto"/>
              <w:jc w:val="center"/>
              <w:rPr>
                <w:ins w:id="869" w:author="Tiwari, Shravan" w:date="2025-06-24T15:55:00Z" w16du:dateUtc="2025-06-24T07:55:00Z"/>
                <w:rFonts w:eastAsia="Times New Roman" w:cs="Calibri"/>
                <w:color w:val="000000"/>
                <w:lang w:val="en-US" w:eastAsia="zh-CN"/>
              </w:rPr>
            </w:pPr>
            <w:ins w:id="870" w:author="Tiwari, Shravan" w:date="2025-06-24T15:57:00Z" w16du:dateUtc="2025-06-24T07:57:00Z">
              <w:r w:rsidRPr="003A0102">
                <w:rPr>
                  <w:rFonts w:eastAsia="Times New Roman" w:cs="Calibri"/>
                  <w:color w:val="000000"/>
                  <w:lang w:val="en-US" w:eastAsia="zh-CN"/>
                </w:rPr>
                <w:t>Henkel</w:t>
              </w:r>
            </w:ins>
          </w:p>
        </w:tc>
        <w:tc>
          <w:tcPr>
            <w:tcW w:w="1847" w:type="dxa"/>
            <w:vAlign w:val="center"/>
            <w:hideMark/>
          </w:tcPr>
          <w:p w14:paraId="424DFBBB" w14:textId="77777777" w:rsidR="00E43CC5" w:rsidRPr="00F02C66" w:rsidRDefault="00E43CC5" w:rsidP="00E43CC5">
            <w:pPr>
              <w:spacing w:after="0" w:line="240" w:lineRule="auto"/>
              <w:rPr>
                <w:ins w:id="871" w:author="Tiwari, Shravan" w:date="2025-06-24T15:55:00Z" w16du:dateUtc="2025-06-24T07:55:00Z"/>
                <w:rFonts w:ascii="Times New Roman" w:eastAsia="Times New Roman" w:hAnsi="Times New Roman" w:cs="Times New Roman"/>
                <w:sz w:val="20"/>
                <w:szCs w:val="20"/>
                <w:lang w:val="en-US" w:eastAsia="zh-CN"/>
              </w:rPr>
            </w:pPr>
          </w:p>
        </w:tc>
      </w:tr>
      <w:tr w:rsidR="001D0014" w:rsidRPr="00F02C66" w14:paraId="25DADD66" w14:textId="77777777" w:rsidTr="001D0014">
        <w:trPr>
          <w:trHeight w:val="900"/>
          <w:ins w:id="872"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6ECF28CF" w14:textId="77777777" w:rsidR="00E43CC5" w:rsidRPr="00F02C66" w:rsidRDefault="00E43CC5" w:rsidP="00E43CC5">
            <w:pPr>
              <w:spacing w:after="0" w:line="240" w:lineRule="auto"/>
              <w:rPr>
                <w:ins w:id="873"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1C5D7E45" w14:textId="77777777" w:rsidR="00E43CC5" w:rsidRPr="00F02C66" w:rsidRDefault="00E43CC5" w:rsidP="00E43CC5">
            <w:pPr>
              <w:spacing w:after="0" w:line="240" w:lineRule="auto"/>
              <w:rPr>
                <w:ins w:id="874" w:author="Tiwari, Shravan" w:date="2025-06-24T15:55:00Z" w16du:dateUtc="2025-06-24T07:55:00Z"/>
                <w:rFonts w:eastAsia="Times New Roman" w:cs="Calibri"/>
                <w:color w:val="000000"/>
                <w:lang w:val="en-US" w:eastAsia="zh-CN"/>
              </w:rPr>
            </w:pPr>
            <w:ins w:id="875" w:author="Tiwari, Shravan" w:date="2025-06-24T15:55:00Z" w16du:dateUtc="2025-06-24T07:55:00Z">
              <w:r w:rsidRPr="00F02C66">
                <w:rPr>
                  <w:rFonts w:eastAsia="Times New Roman" w:cs="Calibri"/>
                  <w:color w:val="000000"/>
                  <w:lang w:val="en-US" w:eastAsia="zh-CN"/>
                </w:rPr>
                <w:t>Reports, Labels and Dashboards</w:t>
              </w:r>
            </w:ins>
          </w:p>
        </w:tc>
        <w:tc>
          <w:tcPr>
            <w:tcW w:w="2977" w:type="dxa"/>
            <w:tcBorders>
              <w:top w:val="nil"/>
              <w:left w:val="nil"/>
              <w:bottom w:val="single" w:sz="4" w:space="0" w:color="auto"/>
              <w:right w:val="single" w:sz="4" w:space="0" w:color="auto"/>
            </w:tcBorders>
            <w:shd w:val="clear" w:color="000000" w:fill="9BC2E6"/>
            <w:noWrap/>
            <w:hideMark/>
          </w:tcPr>
          <w:p w14:paraId="49C1D44A" w14:textId="738491D6" w:rsidR="00E43CC5" w:rsidRPr="00F02C66" w:rsidRDefault="00E43CC5" w:rsidP="00E43CC5">
            <w:pPr>
              <w:spacing w:after="0" w:line="240" w:lineRule="auto"/>
              <w:jc w:val="center"/>
              <w:rPr>
                <w:ins w:id="876" w:author="Tiwari, Shravan" w:date="2025-06-24T15:55:00Z" w16du:dateUtc="2025-06-24T07:55:00Z"/>
                <w:rFonts w:eastAsia="Times New Roman" w:cs="Calibri"/>
                <w:color w:val="000000"/>
                <w:lang w:val="en-US" w:eastAsia="zh-CN"/>
              </w:rPr>
            </w:pPr>
            <w:ins w:id="877" w:author="Tiwari, Shravan" w:date="2025-06-24T15:57:00Z" w16du:dateUtc="2025-06-24T07:57:00Z">
              <w:r w:rsidRPr="003A0102">
                <w:rPr>
                  <w:rFonts w:eastAsia="Times New Roman" w:cs="Calibri"/>
                  <w:color w:val="000000"/>
                  <w:lang w:val="en-US" w:eastAsia="zh-CN"/>
                </w:rPr>
                <w:t>Henkel</w:t>
              </w:r>
            </w:ins>
          </w:p>
        </w:tc>
        <w:tc>
          <w:tcPr>
            <w:tcW w:w="1847" w:type="dxa"/>
            <w:vAlign w:val="center"/>
            <w:hideMark/>
          </w:tcPr>
          <w:p w14:paraId="2BF9EFB4" w14:textId="77777777" w:rsidR="00E43CC5" w:rsidRPr="00F02C66" w:rsidRDefault="00E43CC5" w:rsidP="00E43CC5">
            <w:pPr>
              <w:spacing w:after="0" w:line="240" w:lineRule="auto"/>
              <w:rPr>
                <w:ins w:id="878"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4AC8373A" w14:textId="77777777" w:rsidTr="001D0014">
        <w:trPr>
          <w:trHeight w:val="288"/>
          <w:ins w:id="879"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3D5B9074" w14:textId="77777777" w:rsidR="00F02C66" w:rsidRPr="00F02C66" w:rsidRDefault="00F02C66" w:rsidP="00F02C66">
            <w:pPr>
              <w:spacing w:after="0" w:line="240" w:lineRule="auto"/>
              <w:rPr>
                <w:ins w:id="880"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747C399A" w14:textId="77777777" w:rsidR="00F02C66" w:rsidRPr="000024B4" w:rsidRDefault="00F02C66" w:rsidP="00F02C66">
            <w:pPr>
              <w:spacing w:after="0" w:line="240" w:lineRule="auto"/>
              <w:rPr>
                <w:ins w:id="881" w:author="Kozhikkalathil, Nishi" w:date="2025-06-24T20:02:00Z" w16du:dateUtc="2025-06-24T12:02:00Z"/>
                <w:rFonts w:eastAsia="Times New Roman" w:cs="Calibri"/>
                <w:color w:val="000000"/>
                <w:lang w:val="it-IT" w:eastAsia="zh-CN"/>
              </w:rPr>
            </w:pPr>
            <w:ins w:id="882" w:author="Tiwari, Shravan" w:date="2025-06-24T15:55:00Z" w16du:dateUtc="2025-06-24T07:55:00Z">
              <w:r w:rsidRPr="00F02C66">
                <w:rPr>
                  <w:rFonts w:eastAsia="Times New Roman" w:cs="Calibri"/>
                  <w:color w:val="000000"/>
                  <w:lang w:val="it-IT" w:eastAsia="zh-CN"/>
                  <w:rPrChange w:id="883" w:author="Tiwari, Shravan" w:date="2025-06-24T15:55:00Z" w16du:dateUtc="2025-06-24T07:55:00Z">
                    <w:rPr>
                      <w:rFonts w:eastAsia="Times New Roman" w:cs="Calibri"/>
                      <w:color w:val="000000"/>
                      <w:lang w:val="en-US" w:eastAsia="zh-CN"/>
                    </w:rPr>
                  </w:rPrChange>
                </w:rPr>
                <w:t>Static data assistance (non SAP)</w:t>
              </w:r>
            </w:ins>
          </w:p>
        </w:tc>
        <w:tc>
          <w:tcPr>
            <w:tcW w:w="2977" w:type="dxa"/>
            <w:tcBorders>
              <w:top w:val="nil"/>
              <w:left w:val="nil"/>
              <w:bottom w:val="single" w:sz="4" w:space="0" w:color="auto"/>
              <w:right w:val="single" w:sz="4" w:space="0" w:color="auto"/>
            </w:tcBorders>
            <w:noWrap/>
            <w:vAlign w:val="center"/>
            <w:hideMark/>
          </w:tcPr>
          <w:p w14:paraId="28632B03" w14:textId="146E2430" w:rsidR="00F02C66" w:rsidRPr="00F02C66" w:rsidRDefault="00E53DA3" w:rsidP="00F02C66">
            <w:pPr>
              <w:spacing w:after="0" w:line="240" w:lineRule="auto"/>
              <w:jc w:val="center"/>
              <w:rPr>
                <w:ins w:id="884" w:author="Tiwari, Shravan" w:date="2025-06-24T15:55:00Z" w16du:dateUtc="2025-06-24T07:55:00Z"/>
                <w:rFonts w:eastAsia="Times New Roman" w:cs="Calibri"/>
                <w:color w:val="000000"/>
                <w:lang w:val="en-US" w:eastAsia="zh-CN"/>
              </w:rPr>
            </w:pPr>
            <w:ins w:id="885"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
          <w:p w14:paraId="7F75DD8A" w14:textId="77777777" w:rsidR="00F02C66" w:rsidRPr="00F02C66" w:rsidRDefault="00F02C66" w:rsidP="00F02C66">
            <w:pPr>
              <w:spacing w:after="0" w:line="240" w:lineRule="auto"/>
              <w:rPr>
                <w:ins w:id="886"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42ECD75A" w14:textId="77777777" w:rsidTr="001D0014">
        <w:trPr>
          <w:trHeight w:val="600"/>
          <w:ins w:id="887"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705C15E2" w14:textId="77777777" w:rsidR="00F02C66" w:rsidRPr="00F02C66" w:rsidRDefault="00F02C66" w:rsidP="00F02C66">
            <w:pPr>
              <w:spacing w:after="0" w:line="240" w:lineRule="auto"/>
              <w:rPr>
                <w:ins w:id="888"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17C06010" w14:textId="77777777" w:rsidR="00F02C66" w:rsidRPr="00F02C66" w:rsidRDefault="00F02C66" w:rsidP="00F02C66">
            <w:pPr>
              <w:spacing w:after="0" w:line="240" w:lineRule="auto"/>
              <w:rPr>
                <w:ins w:id="889" w:author="Tiwari, Shravan" w:date="2025-06-24T15:55:00Z" w16du:dateUtc="2025-06-24T07:55:00Z"/>
                <w:rFonts w:eastAsia="Times New Roman" w:cs="Calibri"/>
                <w:color w:val="000000"/>
                <w:lang w:val="en-US" w:eastAsia="zh-CN"/>
              </w:rPr>
            </w:pPr>
            <w:ins w:id="890" w:author="Tiwari, Shravan" w:date="2025-06-24T15:55:00Z" w16du:dateUtc="2025-06-24T07:55:00Z">
              <w:r w:rsidRPr="00F02C66">
                <w:rPr>
                  <w:rFonts w:eastAsia="Times New Roman" w:cs="Calibri"/>
                  <w:color w:val="000000"/>
                  <w:lang w:val="en-US" w:eastAsia="zh-CN"/>
                </w:rPr>
                <w:t>SAP site level mapping for the site and testing of workflows to ensure new mapping is working as expected</w:t>
              </w:r>
            </w:ins>
          </w:p>
        </w:tc>
        <w:tc>
          <w:tcPr>
            <w:tcW w:w="2977" w:type="dxa"/>
            <w:tcBorders>
              <w:top w:val="nil"/>
              <w:left w:val="nil"/>
              <w:bottom w:val="single" w:sz="4" w:space="0" w:color="auto"/>
              <w:right w:val="single" w:sz="4" w:space="0" w:color="auto"/>
            </w:tcBorders>
            <w:shd w:val="clear" w:color="000000" w:fill="9BC2E6"/>
            <w:noWrap/>
            <w:vAlign w:val="center"/>
            <w:hideMark/>
          </w:tcPr>
          <w:p w14:paraId="4A31FB16" w14:textId="2E5AF250" w:rsidR="00F02C66" w:rsidRPr="00F02C66" w:rsidRDefault="00E43CC5" w:rsidP="00F02C66">
            <w:pPr>
              <w:spacing w:after="0" w:line="240" w:lineRule="auto"/>
              <w:jc w:val="center"/>
              <w:rPr>
                <w:ins w:id="891" w:author="Tiwari, Shravan" w:date="2025-06-24T15:55:00Z" w16du:dateUtc="2025-06-24T07:55:00Z"/>
                <w:rFonts w:eastAsia="Times New Roman" w:cs="Calibri"/>
                <w:color w:val="000000"/>
                <w:lang w:val="en-US" w:eastAsia="zh-CN"/>
              </w:rPr>
            </w:pPr>
            <w:ins w:id="892" w:author="Tiwari, Shravan" w:date="2025-06-24T15:57:00Z" w16du:dateUtc="2025-06-24T07:57:00Z">
              <w:r>
                <w:rPr>
                  <w:rFonts w:eastAsia="Times New Roman" w:cs="Calibri"/>
                  <w:color w:val="000000"/>
                  <w:lang w:val="en-US" w:eastAsia="zh-CN"/>
                </w:rPr>
                <w:t>Henkel</w:t>
              </w:r>
            </w:ins>
          </w:p>
        </w:tc>
        <w:tc>
          <w:tcPr>
            <w:tcW w:w="1847" w:type="dxa"/>
            <w:vAlign w:val="center"/>
            <w:hideMark/>
          </w:tcPr>
          <w:p w14:paraId="7A7A5A73" w14:textId="77777777" w:rsidR="00F02C66" w:rsidRPr="00F02C66" w:rsidRDefault="00F02C66" w:rsidP="00F02C66">
            <w:pPr>
              <w:spacing w:after="0" w:line="240" w:lineRule="auto"/>
              <w:rPr>
                <w:ins w:id="893"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7D10DE48" w14:textId="77777777" w:rsidTr="001D0014">
        <w:trPr>
          <w:trHeight w:val="288"/>
          <w:ins w:id="894"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130E6EFD" w14:textId="77777777" w:rsidR="00F02C66" w:rsidRPr="00F02C66" w:rsidRDefault="00F02C66" w:rsidP="00F02C66">
            <w:pPr>
              <w:spacing w:after="0" w:line="240" w:lineRule="auto"/>
              <w:rPr>
                <w:ins w:id="895"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2BC4AAD7" w14:textId="77777777" w:rsidR="00F02C66" w:rsidRPr="00F02C66" w:rsidRDefault="00F02C66" w:rsidP="00F02C66">
            <w:pPr>
              <w:spacing w:after="0" w:line="240" w:lineRule="auto"/>
              <w:rPr>
                <w:ins w:id="896" w:author="Tiwari, Shravan" w:date="2025-06-24T15:55:00Z" w16du:dateUtc="2025-06-24T07:55:00Z"/>
                <w:rFonts w:eastAsia="Times New Roman" w:cs="Calibri"/>
                <w:color w:val="000000"/>
                <w:lang w:val="en-US" w:eastAsia="zh-CN"/>
              </w:rPr>
            </w:pPr>
            <w:ins w:id="897" w:author="Tiwari, Shravan" w:date="2025-06-24T15:55:00Z" w16du:dateUtc="2025-06-24T07:55:00Z">
              <w:r w:rsidRPr="00F02C66">
                <w:rPr>
                  <w:rFonts w:eastAsia="Times New Roman" w:cs="Calibri"/>
                  <w:color w:val="000000"/>
                  <w:lang w:val="en-US" w:eastAsia="zh-CN"/>
                </w:rPr>
                <w:t>Language pack config and support</w:t>
              </w:r>
            </w:ins>
          </w:p>
        </w:tc>
        <w:tc>
          <w:tcPr>
            <w:tcW w:w="2977" w:type="dxa"/>
            <w:tcBorders>
              <w:top w:val="nil"/>
              <w:left w:val="nil"/>
              <w:bottom w:val="single" w:sz="4" w:space="0" w:color="auto"/>
              <w:right w:val="single" w:sz="4" w:space="0" w:color="auto"/>
            </w:tcBorders>
            <w:noWrap/>
            <w:vAlign w:val="center"/>
            <w:hideMark/>
          </w:tcPr>
          <w:p w14:paraId="32DAC629" w14:textId="3A825D7D" w:rsidR="00F02C66" w:rsidRPr="00D35768" w:rsidRDefault="00E53DA3" w:rsidP="00F02C66">
            <w:pPr>
              <w:spacing w:after="0" w:line="240" w:lineRule="auto"/>
              <w:jc w:val="center"/>
              <w:rPr>
                <w:ins w:id="898" w:author="Tiwari, Shravan" w:date="2025-06-24T15:55:00Z" w16du:dateUtc="2025-06-24T07:55:00Z"/>
                <w:rFonts w:eastAsia="SimHei" w:cs="Calibri"/>
                <w:color w:val="000000"/>
                <w:lang w:val="en-US" w:eastAsia="zh-CN"/>
                <w:rPrChange w:id="899" w:author="Huo, Wendy" w:date="2025-07-07T17:15:00Z" w16du:dateUtc="2025-07-07T09:15:00Z">
                  <w:rPr>
                    <w:ins w:id="900" w:author="Tiwari, Shravan" w:date="2025-06-24T15:55:00Z" w16du:dateUtc="2025-06-24T07:55:00Z"/>
                    <w:rFonts w:eastAsia="Times New Roman" w:cs="Calibri"/>
                    <w:color w:val="000000"/>
                    <w:lang w:val="en-US" w:eastAsia="zh-CN"/>
                  </w:rPr>
                </w:rPrChange>
              </w:rPr>
            </w:pPr>
            <w:ins w:id="901" w:author="Kozhikkalathil, Nishi" w:date="2025-06-24T15:58:00Z" w16du:dateUtc="2025-06-24T07:58:00Z">
              <w:r w:rsidRPr="00E53DA3">
                <w:rPr>
                  <w:rFonts w:eastAsia="Times New Roman" w:cs="Calibri"/>
                  <w:color w:val="000000"/>
                  <w:lang w:val="en-US" w:eastAsia="zh-CN"/>
                </w:rPr>
                <w:t>Thermo Fisher</w:t>
              </w:r>
            </w:ins>
            <w:ins w:id="902" w:author="Huo, Wendy" w:date="2025-07-07T15:26:00Z" w16du:dateUtc="2025-07-07T07:26:00Z">
              <w:r w:rsidR="00D35768">
                <w:rPr>
                  <w:rFonts w:eastAsia="SimHei" w:cs="Calibri" w:hint="eastAsia"/>
                  <w:color w:val="000000"/>
                  <w:lang w:val="en-US" w:eastAsia="zh-CN"/>
                </w:rPr>
                <w:t>/Henkel</w:t>
              </w:r>
            </w:ins>
          </w:p>
        </w:tc>
        <w:tc>
          <w:tcPr>
            <w:tcW w:w="1847" w:type="dxa"/>
            <w:vAlign w:val="center"/>
            <w:hideMark/>
          </w:tcPr>
          <w:p w14:paraId="0DF0D463" w14:textId="77777777" w:rsidR="00F02C66" w:rsidRPr="00F02C66" w:rsidRDefault="00F02C66" w:rsidP="00F02C66">
            <w:pPr>
              <w:spacing w:after="0" w:line="240" w:lineRule="auto"/>
              <w:rPr>
                <w:ins w:id="903"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434D5E4C" w14:textId="77777777" w:rsidTr="001D0014">
        <w:trPr>
          <w:trHeight w:val="288"/>
          <w:ins w:id="904"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73A4CA04" w14:textId="77777777" w:rsidR="00E43CC5" w:rsidRPr="00F02C66" w:rsidRDefault="00E43CC5" w:rsidP="00E43CC5">
            <w:pPr>
              <w:spacing w:after="0" w:line="240" w:lineRule="auto"/>
              <w:rPr>
                <w:ins w:id="905"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13E6E960" w14:textId="77777777" w:rsidR="00E43CC5" w:rsidRPr="00F02C66" w:rsidRDefault="00E43CC5" w:rsidP="00E43CC5">
            <w:pPr>
              <w:spacing w:after="0" w:line="240" w:lineRule="auto"/>
              <w:rPr>
                <w:ins w:id="906" w:author="Tiwari, Shravan" w:date="2025-06-24T15:55:00Z" w16du:dateUtc="2025-06-24T07:55:00Z"/>
                <w:rFonts w:eastAsia="Times New Roman" w:cs="Calibri"/>
                <w:color w:val="000000"/>
                <w:lang w:val="en-US" w:eastAsia="zh-CN"/>
              </w:rPr>
            </w:pPr>
            <w:ins w:id="907" w:author="Tiwari, Shravan" w:date="2025-06-24T15:55:00Z" w16du:dateUtc="2025-06-24T07:55:00Z">
              <w:r w:rsidRPr="00F02C66">
                <w:rPr>
                  <w:rFonts w:eastAsia="Times New Roman" w:cs="Calibri"/>
                  <w:color w:val="000000"/>
                  <w:lang w:val="en-US" w:eastAsia="zh-CN"/>
                </w:rPr>
                <w:t>Unit/smoke testing</w:t>
              </w:r>
            </w:ins>
          </w:p>
        </w:tc>
        <w:tc>
          <w:tcPr>
            <w:tcW w:w="2977" w:type="dxa"/>
            <w:tcBorders>
              <w:top w:val="nil"/>
              <w:left w:val="nil"/>
              <w:bottom w:val="single" w:sz="4" w:space="0" w:color="auto"/>
              <w:right w:val="single" w:sz="4" w:space="0" w:color="auto"/>
            </w:tcBorders>
            <w:shd w:val="clear" w:color="000000" w:fill="9BC2E6"/>
            <w:noWrap/>
            <w:hideMark/>
          </w:tcPr>
          <w:p w14:paraId="1C93CD56" w14:textId="298992AA" w:rsidR="00E43CC5" w:rsidRPr="00F02C66" w:rsidRDefault="00E43CC5" w:rsidP="00E43CC5">
            <w:pPr>
              <w:spacing w:after="0" w:line="240" w:lineRule="auto"/>
              <w:jc w:val="center"/>
              <w:rPr>
                <w:ins w:id="908" w:author="Tiwari, Shravan" w:date="2025-06-24T15:55:00Z" w16du:dateUtc="2025-06-24T07:55:00Z"/>
                <w:rFonts w:eastAsia="Times New Roman" w:cs="Calibri"/>
                <w:color w:val="000000"/>
                <w:lang w:val="en-US" w:eastAsia="zh-CN"/>
              </w:rPr>
            </w:pPr>
            <w:ins w:id="909" w:author="Tiwari, Shravan" w:date="2025-06-24T15:57:00Z" w16du:dateUtc="2025-06-24T07:57:00Z">
              <w:r w:rsidRPr="00AD2719">
                <w:rPr>
                  <w:rFonts w:eastAsia="Times New Roman" w:cs="Calibri"/>
                  <w:color w:val="000000"/>
                  <w:lang w:val="en-US" w:eastAsia="zh-CN"/>
                </w:rPr>
                <w:t>Henkel</w:t>
              </w:r>
            </w:ins>
          </w:p>
        </w:tc>
        <w:tc>
          <w:tcPr>
            <w:tcW w:w="1847" w:type="dxa"/>
            <w:vAlign w:val="center"/>
            <w:hideMark/>
          </w:tcPr>
          <w:p w14:paraId="6D391E54" w14:textId="77777777" w:rsidR="00E43CC5" w:rsidRPr="00F02C66" w:rsidRDefault="00E43CC5" w:rsidP="00E43CC5">
            <w:pPr>
              <w:spacing w:after="0" w:line="240" w:lineRule="auto"/>
              <w:rPr>
                <w:ins w:id="910"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453246B4" w14:textId="77777777" w:rsidTr="001D0014">
        <w:trPr>
          <w:trHeight w:val="288"/>
          <w:ins w:id="911"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0A27651A" w14:textId="77777777" w:rsidR="00E43CC5" w:rsidRPr="00F02C66" w:rsidRDefault="00E43CC5" w:rsidP="00E43CC5">
            <w:pPr>
              <w:spacing w:after="0" w:line="240" w:lineRule="auto"/>
              <w:rPr>
                <w:ins w:id="912"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245E419B" w14:textId="77777777" w:rsidR="00E43CC5" w:rsidRPr="00F02C66" w:rsidRDefault="00E43CC5" w:rsidP="00E43CC5">
            <w:pPr>
              <w:spacing w:after="0" w:line="240" w:lineRule="auto"/>
              <w:rPr>
                <w:ins w:id="913" w:author="Tiwari, Shravan" w:date="2025-06-24T15:55:00Z" w16du:dateUtc="2025-06-24T07:55:00Z"/>
                <w:rFonts w:eastAsia="Times New Roman" w:cs="Calibri"/>
                <w:color w:val="000000"/>
                <w:lang w:val="en-US" w:eastAsia="zh-CN"/>
              </w:rPr>
            </w:pPr>
            <w:ins w:id="914" w:author="Tiwari, Shravan" w:date="2025-06-24T15:55:00Z" w16du:dateUtc="2025-06-24T07:55:00Z">
              <w:r w:rsidRPr="00F02C66">
                <w:rPr>
                  <w:rFonts w:eastAsia="Times New Roman" w:cs="Calibri"/>
                  <w:color w:val="000000"/>
                  <w:lang w:val="en-US" w:eastAsia="zh-CN"/>
                </w:rPr>
                <w:t>UAT and UAT Support</w:t>
              </w:r>
            </w:ins>
          </w:p>
        </w:tc>
        <w:tc>
          <w:tcPr>
            <w:tcW w:w="2977" w:type="dxa"/>
            <w:tcBorders>
              <w:top w:val="nil"/>
              <w:left w:val="nil"/>
              <w:bottom w:val="single" w:sz="4" w:space="0" w:color="auto"/>
              <w:right w:val="single" w:sz="4" w:space="0" w:color="auto"/>
            </w:tcBorders>
            <w:shd w:val="clear" w:color="000000" w:fill="9BC2E6"/>
            <w:noWrap/>
            <w:hideMark/>
          </w:tcPr>
          <w:p w14:paraId="4F07A2C3" w14:textId="40CB6F50" w:rsidR="00E43CC5" w:rsidRPr="00F02C66" w:rsidRDefault="00E43CC5" w:rsidP="00E43CC5">
            <w:pPr>
              <w:spacing w:after="0" w:line="240" w:lineRule="auto"/>
              <w:jc w:val="center"/>
              <w:rPr>
                <w:ins w:id="915" w:author="Tiwari, Shravan" w:date="2025-06-24T15:55:00Z" w16du:dateUtc="2025-06-24T07:55:00Z"/>
                <w:rFonts w:eastAsia="Times New Roman" w:cs="Calibri"/>
                <w:color w:val="000000"/>
                <w:lang w:val="en-US" w:eastAsia="zh-CN"/>
              </w:rPr>
            </w:pPr>
            <w:ins w:id="916" w:author="Tiwari, Shravan" w:date="2025-06-24T15:57:00Z" w16du:dateUtc="2025-06-24T07:57:00Z">
              <w:r w:rsidRPr="00AD2719">
                <w:rPr>
                  <w:rFonts w:eastAsia="Times New Roman" w:cs="Calibri"/>
                  <w:color w:val="000000"/>
                  <w:lang w:val="en-US" w:eastAsia="zh-CN"/>
                </w:rPr>
                <w:t>Henkel</w:t>
              </w:r>
            </w:ins>
          </w:p>
        </w:tc>
        <w:tc>
          <w:tcPr>
            <w:tcW w:w="1847" w:type="dxa"/>
            <w:vAlign w:val="center"/>
            <w:hideMark/>
          </w:tcPr>
          <w:p w14:paraId="72FBE94E" w14:textId="77777777" w:rsidR="00E43CC5" w:rsidRPr="00F02C66" w:rsidRDefault="00E43CC5" w:rsidP="00E43CC5">
            <w:pPr>
              <w:spacing w:after="0" w:line="240" w:lineRule="auto"/>
              <w:rPr>
                <w:ins w:id="917" w:author="Tiwari, Shravan" w:date="2025-06-24T15:55:00Z" w16du:dateUtc="2025-06-24T07:55:00Z"/>
                <w:rFonts w:ascii="Times New Roman" w:eastAsia="Times New Roman" w:hAnsi="Times New Roman" w:cs="Times New Roman"/>
                <w:sz w:val="20"/>
                <w:szCs w:val="20"/>
                <w:lang w:val="en-US" w:eastAsia="zh-CN"/>
              </w:rPr>
            </w:pPr>
          </w:p>
        </w:tc>
      </w:tr>
      <w:tr w:rsidR="001D0014" w:rsidRPr="00F02C66" w14:paraId="087C2139" w14:textId="77777777" w:rsidTr="001D0014">
        <w:trPr>
          <w:trHeight w:val="288"/>
          <w:ins w:id="918" w:author="Tiwari, Shravan" w:date="2025-06-24T15:55:00Z"/>
        </w:trPr>
        <w:tc>
          <w:tcPr>
            <w:tcW w:w="1309" w:type="dxa"/>
            <w:vMerge/>
            <w:tcBorders>
              <w:top w:val="nil"/>
              <w:left w:val="single" w:sz="4" w:space="0" w:color="auto"/>
              <w:bottom w:val="single" w:sz="4" w:space="0" w:color="auto"/>
              <w:right w:val="single" w:sz="4" w:space="0" w:color="auto"/>
            </w:tcBorders>
            <w:vAlign w:val="center"/>
            <w:hideMark/>
          </w:tcPr>
          <w:p w14:paraId="34CF3A7D" w14:textId="77777777" w:rsidR="00E43CC5" w:rsidRPr="00F02C66" w:rsidRDefault="00E43CC5" w:rsidP="00E43CC5">
            <w:pPr>
              <w:spacing w:after="0" w:line="240" w:lineRule="auto"/>
              <w:rPr>
                <w:ins w:id="919" w:author="Tiwari, Shravan" w:date="2025-06-24T15:55:00Z" w16du:dateUtc="2025-06-24T07:55: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
          <w:p w14:paraId="0D0391C0" w14:textId="77777777" w:rsidR="00E43CC5" w:rsidRPr="00F02C66" w:rsidRDefault="00E43CC5" w:rsidP="00E43CC5">
            <w:pPr>
              <w:spacing w:after="0" w:line="240" w:lineRule="auto"/>
              <w:rPr>
                <w:ins w:id="920" w:author="Tiwari, Shravan" w:date="2025-06-24T15:55:00Z" w16du:dateUtc="2025-06-24T07:55:00Z"/>
                <w:rFonts w:eastAsia="Times New Roman" w:cs="Calibri"/>
                <w:color w:val="000000"/>
                <w:lang w:val="en-US" w:eastAsia="zh-CN"/>
              </w:rPr>
            </w:pPr>
            <w:ins w:id="921" w:author="Tiwari, Shravan" w:date="2025-06-24T15:55:00Z" w16du:dateUtc="2025-06-24T07:55:00Z">
              <w:r w:rsidRPr="00F02C66">
                <w:rPr>
                  <w:rFonts w:eastAsia="Times New Roman" w:cs="Calibri"/>
                  <w:color w:val="000000"/>
                  <w:lang w:val="en-US" w:eastAsia="zh-CN"/>
                </w:rPr>
                <w:t xml:space="preserve">Deployment </w:t>
              </w:r>
              <w:proofErr w:type="gramStart"/>
              <w:r w:rsidRPr="00F02C66">
                <w:rPr>
                  <w:rFonts w:eastAsia="Times New Roman" w:cs="Calibri"/>
                  <w:color w:val="000000"/>
                  <w:lang w:val="en-US" w:eastAsia="zh-CN"/>
                </w:rPr>
                <w:t>on</w:t>
              </w:r>
              <w:proofErr w:type="gramEnd"/>
              <w:r w:rsidRPr="00F02C66">
                <w:rPr>
                  <w:rFonts w:eastAsia="Times New Roman" w:cs="Calibri"/>
                  <w:color w:val="000000"/>
                  <w:lang w:val="en-US" w:eastAsia="zh-CN"/>
                </w:rPr>
                <w:t xml:space="preserve"> Prod and </w:t>
              </w:r>
              <w:proofErr w:type="spellStart"/>
              <w:r w:rsidRPr="00F02C66">
                <w:rPr>
                  <w:rFonts w:eastAsia="Times New Roman" w:cs="Calibri"/>
                  <w:color w:val="000000"/>
                  <w:lang w:val="en-US" w:eastAsia="zh-CN"/>
                </w:rPr>
                <w:t>hypercare</w:t>
              </w:r>
              <w:proofErr w:type="spellEnd"/>
            </w:ins>
          </w:p>
        </w:tc>
        <w:tc>
          <w:tcPr>
            <w:tcW w:w="2977" w:type="dxa"/>
            <w:tcBorders>
              <w:top w:val="nil"/>
              <w:left w:val="nil"/>
              <w:bottom w:val="single" w:sz="4" w:space="0" w:color="auto"/>
              <w:right w:val="single" w:sz="4" w:space="0" w:color="auto"/>
            </w:tcBorders>
            <w:shd w:val="clear" w:color="000000" w:fill="9BC2E6"/>
            <w:noWrap/>
            <w:hideMark/>
          </w:tcPr>
          <w:p w14:paraId="5CFB1909" w14:textId="015EFA5B" w:rsidR="00E43CC5" w:rsidRPr="00F02C66" w:rsidRDefault="00E43CC5" w:rsidP="00E43CC5">
            <w:pPr>
              <w:spacing w:after="0" w:line="240" w:lineRule="auto"/>
              <w:jc w:val="center"/>
              <w:rPr>
                <w:ins w:id="922" w:author="Tiwari, Shravan" w:date="2025-06-24T15:55:00Z" w16du:dateUtc="2025-06-24T07:55:00Z"/>
                <w:rFonts w:eastAsia="Times New Roman" w:cs="Calibri"/>
                <w:color w:val="000000"/>
                <w:lang w:val="en-US" w:eastAsia="zh-CN"/>
              </w:rPr>
            </w:pPr>
            <w:ins w:id="923" w:author="Tiwari, Shravan" w:date="2025-06-24T15:57:00Z" w16du:dateUtc="2025-06-24T07:57:00Z">
              <w:r w:rsidRPr="00AD2719">
                <w:rPr>
                  <w:rFonts w:eastAsia="Times New Roman" w:cs="Calibri"/>
                  <w:color w:val="000000"/>
                  <w:lang w:val="en-US" w:eastAsia="zh-CN"/>
                </w:rPr>
                <w:t>Henkel</w:t>
              </w:r>
            </w:ins>
          </w:p>
        </w:tc>
        <w:tc>
          <w:tcPr>
            <w:tcW w:w="1847" w:type="dxa"/>
            <w:vAlign w:val="center"/>
            <w:hideMark/>
          </w:tcPr>
          <w:p w14:paraId="27FC6781" w14:textId="77777777" w:rsidR="00E43CC5" w:rsidRPr="00F02C66" w:rsidRDefault="00E43CC5" w:rsidP="00E43CC5">
            <w:pPr>
              <w:spacing w:after="0" w:line="240" w:lineRule="auto"/>
              <w:rPr>
                <w:ins w:id="924" w:author="Tiwari, Shravan" w:date="2025-06-24T15:55:00Z" w16du:dateUtc="2025-06-24T07:55:00Z"/>
                <w:rFonts w:ascii="Times New Roman" w:eastAsia="Times New Roman" w:hAnsi="Times New Roman" w:cs="Times New Roman"/>
                <w:sz w:val="20"/>
                <w:szCs w:val="20"/>
                <w:lang w:val="en-US" w:eastAsia="zh-CN"/>
              </w:rPr>
            </w:pPr>
          </w:p>
        </w:tc>
      </w:tr>
      <w:tr w:rsidR="006B2DD5" w:rsidRPr="00F02C66" w14:paraId="478F53B3" w14:textId="77777777" w:rsidTr="006A3CC1">
        <w:tblPrEx>
          <w:tblW w:w="10811" w:type="dxa"/>
          <w:tblPrExChange w:id="925" w:author="Huo, Wendy" w:date="2025-07-07T17:15:00Z" w16du:dateUtc="2025-07-07T09:15:00Z">
            <w:tblPrEx>
              <w:tblW w:w="10811" w:type="dxa"/>
            </w:tblPrEx>
          </w:tblPrExChange>
        </w:tblPrEx>
        <w:trPr>
          <w:trHeight w:val="864"/>
          <w:ins w:id="926" w:author="Tiwari, Shravan" w:date="2025-06-24T15:55:00Z"/>
          <w:trPrChange w:id="927" w:author="Huo, Wendy" w:date="2025-07-07T17:15:00Z" w16du:dateUtc="2025-07-07T09:15:00Z">
            <w:trPr>
              <w:gridAfter w:val="0"/>
              <w:trHeight w:val="864"/>
            </w:trPr>
          </w:trPrChange>
        </w:trPr>
        <w:tc>
          <w:tcPr>
            <w:tcW w:w="1309" w:type="dxa"/>
            <w:tcBorders>
              <w:top w:val="nil"/>
              <w:left w:val="single" w:sz="4" w:space="0" w:color="auto"/>
              <w:bottom w:val="single" w:sz="4" w:space="0" w:color="auto"/>
              <w:right w:val="single" w:sz="4" w:space="0" w:color="auto"/>
            </w:tcBorders>
            <w:noWrap/>
            <w:vAlign w:val="center"/>
            <w:hideMark/>
            <w:tcPrChange w:id="928" w:author="Huo, Wendy" w:date="2025-07-07T17:15:00Z" w16du:dateUtc="2025-07-07T09:15:00Z">
              <w:tcPr>
                <w:tcW w:w="1309" w:type="dxa"/>
                <w:gridSpan w:val="2"/>
                <w:tcBorders>
                  <w:top w:val="nil"/>
                  <w:left w:val="single" w:sz="4" w:space="0" w:color="auto"/>
                  <w:bottom w:val="single" w:sz="4" w:space="0" w:color="auto"/>
                  <w:right w:val="single" w:sz="4" w:space="0" w:color="auto"/>
                </w:tcBorders>
                <w:noWrap/>
                <w:vAlign w:val="center"/>
                <w:hideMark/>
              </w:tcPr>
            </w:tcPrChange>
          </w:tcPr>
          <w:p w14:paraId="5249270C" w14:textId="6EC03840" w:rsidR="00F02C66" w:rsidRPr="00FE605A" w:rsidRDefault="0095430D" w:rsidP="00F02C66">
            <w:pPr>
              <w:spacing w:after="0" w:line="240" w:lineRule="auto"/>
              <w:jc w:val="center"/>
              <w:rPr>
                <w:ins w:id="929" w:author="Tiwari, Shravan" w:date="2025-06-24T15:55:00Z" w16du:dateUtc="2025-06-24T07:55:00Z"/>
                <w:rFonts w:eastAsia="Times New Roman" w:cs="Calibri"/>
                <w:b/>
                <w:color w:val="000000"/>
                <w:lang w:val="en-US" w:eastAsia="zh-CN"/>
              </w:rPr>
            </w:pPr>
            <w:ins w:id="930" w:author="Huo, Wendy" w:date="2025-07-07T15:27:00Z" w16du:dateUtc="2025-07-07T07:27:00Z">
              <w:r w:rsidRPr="00FE605A">
                <w:rPr>
                  <w:rFonts w:eastAsia="SimHei" w:cs="Calibri"/>
                  <w:b/>
                  <w:bCs/>
                  <w:color w:val="000000"/>
                  <w:lang w:val="en-US" w:eastAsia="zh-CN"/>
                  <w:rPrChange w:id="931" w:author="Huo, Wendy" w:date="2025-07-07T15:29:00Z" w16du:dateUtc="2025-07-07T07:29:00Z">
                    <w:rPr>
                      <w:rFonts w:eastAsia="SimHei" w:cs="Calibri"/>
                      <w:color w:val="000000"/>
                      <w:lang w:val="en-US" w:eastAsia="zh-CN"/>
                    </w:rPr>
                  </w:rPrChange>
                </w:rPr>
                <w:t>Phase 1A</w:t>
              </w:r>
            </w:ins>
            <w:ins w:id="932" w:author="Tiwari, Shravan" w:date="2025-06-24T16:01:00Z" w16du:dateUtc="2025-06-24T08:01:00Z">
              <w:del w:id="933" w:author="Huo, Wendy" w:date="2025-07-07T15:27:00Z" w16du:dateUtc="2025-07-07T07:27:00Z">
                <w:r w:rsidR="001D0014" w:rsidRPr="00FE605A">
                  <w:rPr>
                    <w:rFonts w:eastAsia="Times New Roman" w:cs="Calibri"/>
                    <w:b/>
                    <w:color w:val="000000"/>
                    <w:lang w:val="en-US" w:eastAsia="zh-CN"/>
                  </w:rPr>
                  <w:delText>All</w:delText>
                </w:r>
              </w:del>
              <w:r w:rsidR="001D0014" w:rsidRPr="00FE605A">
                <w:rPr>
                  <w:rFonts w:eastAsia="Times New Roman" w:cs="Calibri"/>
                  <w:b/>
                  <w:color w:val="000000"/>
                  <w:lang w:val="en-US" w:eastAsia="zh-CN"/>
                </w:rPr>
                <w:t xml:space="preserve"> sites</w:t>
              </w:r>
            </w:ins>
          </w:p>
        </w:tc>
        <w:tc>
          <w:tcPr>
            <w:tcW w:w="4678" w:type="dxa"/>
            <w:tcBorders>
              <w:top w:val="nil"/>
              <w:left w:val="nil"/>
              <w:bottom w:val="single" w:sz="4" w:space="0" w:color="auto"/>
              <w:right w:val="single" w:sz="4" w:space="0" w:color="auto"/>
            </w:tcBorders>
            <w:vAlign w:val="center"/>
            <w:hideMark/>
            <w:tcPrChange w:id="934" w:author="Huo, Wendy" w:date="2025-07-07T17:15:00Z" w16du:dateUtc="2025-07-07T09:15:00Z">
              <w:tcPr>
                <w:tcW w:w="4678" w:type="dxa"/>
                <w:gridSpan w:val="4"/>
                <w:tcBorders>
                  <w:top w:val="nil"/>
                  <w:left w:val="nil"/>
                  <w:bottom w:val="single" w:sz="4" w:space="0" w:color="auto"/>
                  <w:right w:val="single" w:sz="4" w:space="0" w:color="auto"/>
                </w:tcBorders>
                <w:vAlign w:val="center"/>
                <w:hideMark/>
              </w:tcPr>
            </w:tcPrChange>
          </w:tcPr>
          <w:p w14:paraId="5B6BC91B" w14:textId="47F206E2" w:rsidR="00F02C66" w:rsidRPr="00786C22" w:rsidRDefault="00F02C66" w:rsidP="00F02C66">
            <w:pPr>
              <w:spacing w:after="0" w:line="240" w:lineRule="auto"/>
              <w:rPr>
                <w:ins w:id="935" w:author="Tiwari, Shravan" w:date="2025-06-24T15:55:00Z" w16du:dateUtc="2025-06-24T07:55:00Z"/>
                <w:rFonts w:eastAsia="SimHei" w:cs="Calibri"/>
                <w:color w:val="000000"/>
                <w:lang w:val="en-US" w:eastAsia="zh-CN"/>
                <w:rPrChange w:id="936" w:author="Huo, Wendy" w:date="2025-07-07T17:15:00Z" w16du:dateUtc="2025-07-07T09:15:00Z">
                  <w:rPr>
                    <w:ins w:id="937" w:author="Tiwari, Shravan" w:date="2025-06-24T15:55:00Z" w16du:dateUtc="2025-06-24T07:55:00Z"/>
                    <w:rFonts w:eastAsia="Times New Roman" w:cs="Calibri"/>
                    <w:color w:val="000000"/>
                    <w:lang w:val="en-US" w:eastAsia="zh-CN"/>
                  </w:rPr>
                </w:rPrChange>
              </w:rPr>
            </w:pPr>
            <w:ins w:id="938" w:author="Tiwari, Shravan" w:date="2025-06-24T15:55:00Z" w16du:dateUtc="2025-06-24T07:55:00Z">
              <w:r w:rsidRPr="00F02C66">
                <w:rPr>
                  <w:rFonts w:eastAsia="Times New Roman" w:cs="Calibri"/>
                  <w:color w:val="000000"/>
                  <w:lang w:val="en-US" w:eastAsia="zh-CN"/>
                </w:rPr>
                <w:t xml:space="preserve">Instrument Integration x </w:t>
              </w:r>
            </w:ins>
            <w:ins w:id="939" w:author="Huo, Wendy" w:date="2025-07-07T15:38:00Z" w16du:dateUtc="2025-07-07T07:38:00Z">
              <w:r w:rsidR="00786C22">
                <w:rPr>
                  <w:rFonts w:eastAsia="SimHei" w:cs="Calibri" w:hint="eastAsia"/>
                  <w:color w:val="000000"/>
                  <w:lang w:val="en-US" w:eastAsia="zh-CN"/>
                </w:rPr>
                <w:t>34</w:t>
              </w:r>
            </w:ins>
            <w:ins w:id="940" w:author="Tiwari, Shravan" w:date="2025-06-24T15:55:00Z" w16du:dateUtc="2025-06-24T07:55:00Z">
              <w:del w:id="941" w:author="Huo, Wendy" w:date="2025-07-07T15:38:00Z" w16du:dateUtc="2025-07-07T07:38:00Z">
                <w:r w:rsidRPr="00F02C66">
                  <w:rPr>
                    <w:rFonts w:eastAsia="Times New Roman" w:cs="Calibri"/>
                    <w:color w:val="000000"/>
                    <w:lang w:val="en-US" w:eastAsia="zh-CN"/>
                  </w:rPr>
                  <w:delText>45</w:delText>
                </w:r>
              </w:del>
              <w:r w:rsidRPr="00F02C66">
                <w:rPr>
                  <w:rFonts w:eastAsia="Times New Roman" w:cs="Calibri"/>
                  <w:color w:val="000000"/>
                  <w:lang w:val="en-US" w:eastAsia="zh-CN"/>
                </w:rPr>
                <w:br/>
                <w:t xml:space="preserve">Type A: </w:t>
              </w:r>
            </w:ins>
            <w:ins w:id="942" w:author="Huo, Wendy" w:date="2025-07-07T15:38:00Z" w16du:dateUtc="2025-07-07T07:38:00Z">
              <w:r w:rsidR="00786C22">
                <w:rPr>
                  <w:rFonts w:eastAsia="SimHei" w:cs="Calibri" w:hint="eastAsia"/>
                  <w:color w:val="000000"/>
                  <w:lang w:val="en-US" w:eastAsia="zh-CN"/>
                </w:rPr>
                <w:t>6</w:t>
              </w:r>
            </w:ins>
            <w:ins w:id="943" w:author="Tiwari, Shravan" w:date="2025-06-24T15:55:00Z" w16du:dateUtc="2025-06-24T07:55:00Z">
              <w:del w:id="944" w:author="Huo, Wendy" w:date="2025-07-07T15:38:00Z" w16du:dateUtc="2025-07-07T07:38:00Z">
                <w:r w:rsidRPr="00F02C66">
                  <w:rPr>
                    <w:rFonts w:eastAsia="Times New Roman" w:cs="Calibri"/>
                    <w:color w:val="000000"/>
                    <w:lang w:val="en-US" w:eastAsia="zh-CN"/>
                  </w:rPr>
                  <w:delText>8</w:delText>
                </w:r>
              </w:del>
              <w:r w:rsidRPr="00F02C66">
                <w:rPr>
                  <w:rFonts w:eastAsia="Times New Roman" w:cs="Calibri"/>
                  <w:color w:val="000000"/>
                  <w:lang w:val="en-US" w:eastAsia="zh-CN"/>
                </w:rPr>
                <w:br/>
                <w:t xml:space="preserve">Type B: </w:t>
              </w:r>
            </w:ins>
            <w:ins w:id="945" w:author="Huo, Wendy" w:date="2025-07-07T15:38:00Z" w16du:dateUtc="2025-07-07T07:38:00Z">
              <w:r w:rsidR="00786C22">
                <w:rPr>
                  <w:rFonts w:eastAsia="SimHei" w:cs="Calibri" w:hint="eastAsia"/>
                  <w:color w:val="000000"/>
                  <w:lang w:val="en-US" w:eastAsia="zh-CN"/>
                </w:rPr>
                <w:t>28</w:t>
              </w:r>
            </w:ins>
            <w:ins w:id="946" w:author="Tiwari, Shravan" w:date="2025-06-24T15:55:00Z" w16du:dateUtc="2025-06-24T07:55:00Z">
              <w:del w:id="947" w:author="Huo, Wendy" w:date="2025-07-07T15:38:00Z" w16du:dateUtc="2025-07-07T07:38:00Z">
                <w:r w:rsidRPr="00F02C66">
                  <w:rPr>
                    <w:rFonts w:eastAsia="Times New Roman" w:cs="Calibri"/>
                    <w:color w:val="000000"/>
                    <w:lang w:val="en-US" w:eastAsia="zh-CN"/>
                  </w:rPr>
                  <w:delText>37</w:delText>
                </w:r>
              </w:del>
            </w:ins>
          </w:p>
        </w:tc>
        <w:tc>
          <w:tcPr>
            <w:tcW w:w="2977" w:type="dxa"/>
            <w:tcBorders>
              <w:top w:val="nil"/>
              <w:left w:val="nil"/>
              <w:bottom w:val="single" w:sz="4" w:space="0" w:color="auto"/>
              <w:right w:val="single" w:sz="4" w:space="0" w:color="auto"/>
            </w:tcBorders>
            <w:noWrap/>
            <w:vAlign w:val="center"/>
            <w:hideMark/>
            <w:tcPrChange w:id="948" w:author="Huo, Wendy" w:date="2025-07-07T17:15:00Z" w16du:dateUtc="2025-07-07T09:15:00Z">
              <w:tcPr>
                <w:tcW w:w="2977" w:type="dxa"/>
                <w:gridSpan w:val="3"/>
                <w:tcBorders>
                  <w:top w:val="nil"/>
                  <w:left w:val="nil"/>
                  <w:bottom w:val="single" w:sz="4" w:space="0" w:color="auto"/>
                  <w:right w:val="single" w:sz="4" w:space="0" w:color="auto"/>
                </w:tcBorders>
                <w:shd w:val="clear" w:color="000000" w:fill="9BC2E6"/>
                <w:noWrap/>
                <w:vAlign w:val="center"/>
                <w:hideMark/>
              </w:tcPr>
            </w:tcPrChange>
          </w:tcPr>
          <w:p w14:paraId="510EF12A" w14:textId="42F3C127" w:rsidR="00F02C66" w:rsidRPr="00F02C66" w:rsidRDefault="00E53DA3" w:rsidP="00F02C66">
            <w:pPr>
              <w:spacing w:after="0" w:line="240" w:lineRule="auto"/>
              <w:jc w:val="center"/>
              <w:rPr>
                <w:ins w:id="949" w:author="Tiwari, Shravan" w:date="2025-06-24T15:55:00Z" w16du:dateUtc="2025-06-24T07:55:00Z"/>
                <w:rFonts w:eastAsia="Times New Roman" w:cs="Calibri"/>
                <w:color w:val="000000"/>
                <w:lang w:val="en-US" w:eastAsia="zh-CN"/>
              </w:rPr>
            </w:pPr>
            <w:ins w:id="950"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951" w:author="Huo, Wendy" w:date="2025-07-07T17:15:00Z" w16du:dateUtc="2025-07-07T09:15:00Z">
              <w:tcPr>
                <w:tcW w:w="1847" w:type="dxa"/>
                <w:gridSpan w:val="4"/>
                <w:vAlign w:val="center"/>
                <w:hideMark/>
              </w:tcPr>
            </w:tcPrChange>
          </w:tcPr>
          <w:p w14:paraId="4546C8BA" w14:textId="77777777" w:rsidR="00F02C66" w:rsidRPr="00F02C66" w:rsidRDefault="00F02C66" w:rsidP="00F02C66">
            <w:pPr>
              <w:spacing w:after="0" w:line="240" w:lineRule="auto"/>
              <w:rPr>
                <w:ins w:id="952"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05E66B56" w14:textId="77777777" w:rsidTr="003E5C4C">
        <w:tblPrEx>
          <w:tblW w:w="10811" w:type="dxa"/>
          <w:tblPrExChange w:id="953" w:author="Huo, Wendy" w:date="2025-07-07T17:15:00Z" w16du:dateUtc="2025-07-07T09:15:00Z">
            <w:tblPrEx>
              <w:tblW w:w="10811" w:type="dxa"/>
            </w:tblPrEx>
          </w:tblPrExChange>
        </w:tblPrEx>
        <w:trPr>
          <w:trHeight w:val="288"/>
          <w:ins w:id="954" w:author="Tiwari, Shravan" w:date="2025-06-24T15:55:00Z"/>
          <w:trPrChange w:id="955" w:author="Huo, Wendy" w:date="2025-07-07T17:15:00Z" w16du:dateUtc="2025-07-07T09:15:00Z">
            <w:trPr>
              <w:gridAfter w:val="0"/>
              <w:trHeight w:val="288"/>
            </w:trPr>
          </w:trPrChange>
        </w:trPr>
        <w:tc>
          <w:tcPr>
            <w:tcW w:w="1309" w:type="dxa"/>
            <w:tcBorders>
              <w:top w:val="nil"/>
              <w:left w:val="single" w:sz="4" w:space="0" w:color="auto"/>
              <w:bottom w:val="single" w:sz="4" w:space="0" w:color="auto"/>
              <w:right w:val="single" w:sz="4" w:space="0" w:color="auto"/>
            </w:tcBorders>
            <w:noWrap/>
            <w:tcPrChange w:id="956" w:author="Huo, Wendy" w:date="2025-07-07T17:15:00Z" w16du:dateUtc="2025-07-07T09:15:00Z">
              <w:tcPr>
                <w:tcW w:w="1309" w:type="dxa"/>
                <w:gridSpan w:val="2"/>
                <w:tcBorders>
                  <w:top w:val="nil"/>
                  <w:left w:val="single" w:sz="4" w:space="0" w:color="auto"/>
                  <w:bottom w:val="single" w:sz="4" w:space="0" w:color="auto"/>
                  <w:right w:val="single" w:sz="4" w:space="0" w:color="auto"/>
                </w:tcBorders>
                <w:noWrap/>
              </w:tcPr>
            </w:tcPrChange>
          </w:tcPr>
          <w:p w14:paraId="608AC27B" w14:textId="2625F0E7" w:rsidR="001D0014" w:rsidRPr="00F02C66" w:rsidRDefault="003E5C4C" w:rsidP="001D0014">
            <w:pPr>
              <w:spacing w:after="0" w:line="240" w:lineRule="auto"/>
              <w:jc w:val="center"/>
              <w:rPr>
                <w:ins w:id="957" w:author="Tiwari, Shravan" w:date="2025-06-24T15:55:00Z" w16du:dateUtc="2025-06-24T07:55:00Z"/>
                <w:rFonts w:eastAsia="Times New Roman" w:cs="Calibri"/>
                <w:b/>
                <w:bCs/>
                <w:color w:val="000000"/>
                <w:lang w:val="en-US" w:eastAsia="zh-CN"/>
              </w:rPr>
            </w:pPr>
            <w:ins w:id="958" w:author="Huo, Wendy" w:date="2025-07-07T15:39:00Z" w16du:dateUtc="2025-07-07T07:39:00Z">
              <w:r w:rsidRPr="004465CF">
                <w:rPr>
                  <w:rFonts w:eastAsia="SimHei" w:cs="Calibri" w:hint="eastAsia"/>
                  <w:b/>
                  <w:bCs/>
                  <w:color w:val="000000"/>
                  <w:lang w:val="en-US" w:eastAsia="zh-CN"/>
                </w:rPr>
                <w:t>Phase 1A</w:t>
              </w:r>
              <w:r w:rsidRPr="00FE605A">
                <w:rPr>
                  <w:rFonts w:eastAsia="Times New Roman" w:cs="Calibri"/>
                  <w:b/>
                  <w:bCs/>
                  <w:color w:val="000000"/>
                  <w:lang w:val="en-US" w:eastAsia="zh-CN"/>
                </w:rPr>
                <w:t xml:space="preserve"> sites</w:t>
              </w:r>
            </w:ins>
            <w:ins w:id="959" w:author="Tiwari, Shravan" w:date="2025-06-24T16:01:00Z" w16du:dateUtc="2025-06-24T08:01:00Z">
              <w:del w:id="960" w:author="Huo, Wendy" w:date="2025-07-07T15:39:00Z" w16du:dateUtc="2025-07-07T07:39:00Z">
                <w:r w:rsidR="001D0014" w:rsidRPr="00276D3D">
                  <w:rPr>
                    <w:rFonts w:eastAsia="Times New Roman" w:cs="Calibri"/>
                    <w:color w:val="000000"/>
                    <w:lang w:val="en-US" w:eastAsia="zh-CN"/>
                  </w:rPr>
                  <w:delText>All sites</w:delText>
                </w:r>
              </w:del>
            </w:ins>
          </w:p>
        </w:tc>
        <w:tc>
          <w:tcPr>
            <w:tcW w:w="4678" w:type="dxa"/>
            <w:tcBorders>
              <w:top w:val="nil"/>
              <w:left w:val="nil"/>
              <w:bottom w:val="single" w:sz="4" w:space="0" w:color="auto"/>
              <w:right w:val="single" w:sz="4" w:space="0" w:color="auto"/>
            </w:tcBorders>
            <w:vAlign w:val="center"/>
            <w:hideMark/>
            <w:tcPrChange w:id="961" w:author="Huo, Wendy" w:date="2025-07-07T17:15:00Z" w16du:dateUtc="2025-07-07T09:15:00Z">
              <w:tcPr>
                <w:tcW w:w="4678" w:type="dxa"/>
                <w:gridSpan w:val="4"/>
                <w:tcBorders>
                  <w:top w:val="nil"/>
                  <w:left w:val="nil"/>
                  <w:bottom w:val="single" w:sz="4" w:space="0" w:color="auto"/>
                  <w:right w:val="single" w:sz="4" w:space="0" w:color="auto"/>
                </w:tcBorders>
                <w:vAlign w:val="center"/>
                <w:hideMark/>
              </w:tcPr>
            </w:tcPrChange>
          </w:tcPr>
          <w:p w14:paraId="4653DB53" w14:textId="77777777" w:rsidR="001D0014" w:rsidRPr="00F02C66" w:rsidRDefault="001D0014" w:rsidP="001D0014">
            <w:pPr>
              <w:spacing w:after="0" w:line="240" w:lineRule="auto"/>
              <w:rPr>
                <w:ins w:id="962" w:author="Tiwari, Shravan" w:date="2025-06-24T15:55:00Z" w16du:dateUtc="2025-06-24T07:55:00Z"/>
                <w:rFonts w:eastAsia="Times New Roman" w:cs="Calibri"/>
                <w:color w:val="000000"/>
                <w:lang w:val="en-US" w:eastAsia="zh-CN"/>
              </w:rPr>
            </w:pPr>
            <w:ins w:id="963" w:author="Tiwari, Shravan" w:date="2025-06-24T15:55:00Z" w16du:dateUtc="2025-06-24T07:55:00Z">
              <w:r w:rsidRPr="00F02C66">
                <w:rPr>
                  <w:rFonts w:eastAsia="Times New Roman" w:cs="Calibri"/>
                  <w:color w:val="000000"/>
                  <w:lang w:val="en-US" w:eastAsia="zh-CN"/>
                </w:rPr>
                <w:t>Sweeper and gateway installation and setup</w:t>
              </w:r>
            </w:ins>
          </w:p>
        </w:tc>
        <w:tc>
          <w:tcPr>
            <w:tcW w:w="2977" w:type="dxa"/>
            <w:tcBorders>
              <w:top w:val="nil"/>
              <w:left w:val="nil"/>
              <w:bottom w:val="single" w:sz="4" w:space="0" w:color="auto"/>
              <w:right w:val="single" w:sz="4" w:space="0" w:color="auto"/>
            </w:tcBorders>
            <w:noWrap/>
            <w:vAlign w:val="center"/>
            <w:hideMark/>
            <w:tcPrChange w:id="964" w:author="Huo, Wendy" w:date="2025-07-07T17:15:00Z" w16du:dateUtc="2025-07-07T09:15:00Z">
              <w:tcPr>
                <w:tcW w:w="2977" w:type="dxa"/>
                <w:gridSpan w:val="3"/>
                <w:tcBorders>
                  <w:top w:val="nil"/>
                  <w:left w:val="nil"/>
                  <w:bottom w:val="single" w:sz="4" w:space="0" w:color="auto"/>
                  <w:right w:val="single" w:sz="4" w:space="0" w:color="auto"/>
                </w:tcBorders>
                <w:noWrap/>
                <w:vAlign w:val="center"/>
                <w:hideMark/>
              </w:tcPr>
            </w:tcPrChange>
          </w:tcPr>
          <w:p w14:paraId="1A11D58C" w14:textId="2253C023" w:rsidR="001D0014" w:rsidRPr="00F02C66" w:rsidRDefault="001D0014" w:rsidP="001D0014">
            <w:pPr>
              <w:spacing w:after="0" w:line="240" w:lineRule="auto"/>
              <w:jc w:val="center"/>
              <w:rPr>
                <w:ins w:id="965" w:author="Tiwari, Shravan" w:date="2025-06-24T15:55:00Z" w16du:dateUtc="2025-06-24T07:55:00Z"/>
                <w:rFonts w:eastAsia="Times New Roman" w:cs="Calibri"/>
                <w:color w:val="000000"/>
                <w:lang w:val="en-US" w:eastAsia="zh-CN"/>
              </w:rPr>
            </w:pPr>
            <w:ins w:id="966"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967" w:author="Huo, Wendy" w:date="2025-07-07T17:15:00Z" w16du:dateUtc="2025-07-07T09:15:00Z">
              <w:tcPr>
                <w:tcW w:w="1847" w:type="dxa"/>
                <w:gridSpan w:val="4"/>
                <w:vAlign w:val="center"/>
                <w:hideMark/>
              </w:tcPr>
            </w:tcPrChange>
          </w:tcPr>
          <w:p w14:paraId="393A1FE5" w14:textId="77777777" w:rsidR="001D0014" w:rsidRPr="00F02C66" w:rsidRDefault="001D0014" w:rsidP="001D0014">
            <w:pPr>
              <w:spacing w:after="0" w:line="240" w:lineRule="auto"/>
              <w:rPr>
                <w:ins w:id="968"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1DD2B3AC" w14:textId="77777777" w:rsidTr="003E5C4C">
        <w:tblPrEx>
          <w:tblW w:w="10811" w:type="dxa"/>
          <w:tblPrExChange w:id="969" w:author="Huo, Wendy" w:date="2025-07-07T17:15:00Z" w16du:dateUtc="2025-07-07T09:15:00Z">
            <w:tblPrEx>
              <w:tblW w:w="10811" w:type="dxa"/>
            </w:tblPrEx>
          </w:tblPrExChange>
        </w:tblPrEx>
        <w:trPr>
          <w:trHeight w:val="288"/>
          <w:ins w:id="970" w:author="Tiwari, Shravan" w:date="2025-06-24T15:55:00Z"/>
          <w:trPrChange w:id="971" w:author="Huo, Wendy" w:date="2025-07-07T17:15:00Z" w16du:dateUtc="2025-07-07T09:15:00Z">
            <w:trPr>
              <w:gridAfter w:val="0"/>
              <w:trHeight w:val="288"/>
            </w:trPr>
          </w:trPrChange>
        </w:trPr>
        <w:tc>
          <w:tcPr>
            <w:tcW w:w="1309" w:type="dxa"/>
            <w:tcBorders>
              <w:top w:val="nil"/>
              <w:left w:val="single" w:sz="4" w:space="0" w:color="auto"/>
              <w:bottom w:val="single" w:sz="4" w:space="0" w:color="auto"/>
              <w:right w:val="single" w:sz="4" w:space="0" w:color="auto"/>
            </w:tcBorders>
            <w:noWrap/>
            <w:tcPrChange w:id="972" w:author="Huo, Wendy" w:date="2025-07-07T17:15:00Z" w16du:dateUtc="2025-07-07T09:15:00Z">
              <w:tcPr>
                <w:tcW w:w="1309" w:type="dxa"/>
                <w:gridSpan w:val="2"/>
                <w:tcBorders>
                  <w:top w:val="nil"/>
                  <w:left w:val="single" w:sz="4" w:space="0" w:color="auto"/>
                  <w:bottom w:val="single" w:sz="4" w:space="0" w:color="auto"/>
                  <w:right w:val="single" w:sz="4" w:space="0" w:color="auto"/>
                </w:tcBorders>
                <w:noWrap/>
              </w:tcPr>
            </w:tcPrChange>
          </w:tcPr>
          <w:p w14:paraId="73B07F3B" w14:textId="6037F731" w:rsidR="001D0014" w:rsidRPr="00F02C66" w:rsidRDefault="003E5C4C" w:rsidP="001D0014">
            <w:pPr>
              <w:spacing w:after="0" w:line="240" w:lineRule="auto"/>
              <w:jc w:val="center"/>
              <w:rPr>
                <w:ins w:id="973" w:author="Tiwari, Shravan" w:date="2025-06-24T15:55:00Z" w16du:dateUtc="2025-06-24T07:55:00Z"/>
                <w:rFonts w:eastAsia="Times New Roman" w:cs="Calibri"/>
                <w:b/>
                <w:bCs/>
                <w:color w:val="000000"/>
                <w:lang w:val="en-US" w:eastAsia="zh-CN"/>
              </w:rPr>
            </w:pPr>
            <w:ins w:id="974" w:author="Huo, Wendy" w:date="2025-07-07T15:39:00Z" w16du:dateUtc="2025-07-07T07:39:00Z">
              <w:r w:rsidRPr="004465CF">
                <w:rPr>
                  <w:rFonts w:eastAsia="SimHei" w:cs="Calibri" w:hint="eastAsia"/>
                  <w:b/>
                  <w:bCs/>
                  <w:color w:val="000000"/>
                  <w:lang w:val="en-US" w:eastAsia="zh-CN"/>
                </w:rPr>
                <w:t>Phase 1A</w:t>
              </w:r>
              <w:r w:rsidRPr="00FE605A">
                <w:rPr>
                  <w:rFonts w:eastAsia="Times New Roman" w:cs="Calibri"/>
                  <w:b/>
                  <w:bCs/>
                  <w:color w:val="000000"/>
                  <w:lang w:val="en-US" w:eastAsia="zh-CN"/>
                </w:rPr>
                <w:t xml:space="preserve"> sites</w:t>
              </w:r>
            </w:ins>
            <w:ins w:id="975" w:author="Tiwari, Shravan" w:date="2025-06-24T16:01:00Z" w16du:dateUtc="2025-06-24T08:01:00Z">
              <w:del w:id="976" w:author="Huo, Wendy" w:date="2025-07-07T15:39:00Z" w16du:dateUtc="2025-07-07T07:39:00Z">
                <w:r w:rsidR="001D0014" w:rsidRPr="00276D3D">
                  <w:rPr>
                    <w:rFonts w:eastAsia="Times New Roman" w:cs="Calibri"/>
                    <w:color w:val="000000"/>
                    <w:lang w:val="en-US" w:eastAsia="zh-CN"/>
                  </w:rPr>
                  <w:delText>All sites</w:delText>
                </w:r>
              </w:del>
            </w:ins>
          </w:p>
        </w:tc>
        <w:tc>
          <w:tcPr>
            <w:tcW w:w="4678" w:type="dxa"/>
            <w:tcBorders>
              <w:top w:val="nil"/>
              <w:left w:val="nil"/>
              <w:bottom w:val="single" w:sz="4" w:space="0" w:color="auto"/>
              <w:right w:val="single" w:sz="4" w:space="0" w:color="auto"/>
            </w:tcBorders>
            <w:vAlign w:val="center"/>
            <w:hideMark/>
            <w:tcPrChange w:id="977" w:author="Huo, Wendy" w:date="2025-07-07T17:15:00Z" w16du:dateUtc="2025-07-07T09:15:00Z">
              <w:tcPr>
                <w:tcW w:w="4678" w:type="dxa"/>
                <w:gridSpan w:val="4"/>
                <w:tcBorders>
                  <w:top w:val="nil"/>
                  <w:left w:val="nil"/>
                  <w:bottom w:val="single" w:sz="4" w:space="0" w:color="auto"/>
                  <w:right w:val="single" w:sz="4" w:space="0" w:color="auto"/>
                </w:tcBorders>
                <w:vAlign w:val="center"/>
                <w:hideMark/>
              </w:tcPr>
            </w:tcPrChange>
          </w:tcPr>
          <w:p w14:paraId="550DF517" w14:textId="77777777" w:rsidR="001D0014" w:rsidRPr="00F02C66" w:rsidRDefault="001D0014" w:rsidP="001D0014">
            <w:pPr>
              <w:spacing w:after="0" w:line="240" w:lineRule="auto"/>
              <w:rPr>
                <w:ins w:id="978" w:author="Tiwari, Shravan" w:date="2025-06-24T15:55:00Z" w16du:dateUtc="2025-06-24T07:55:00Z"/>
                <w:rFonts w:eastAsia="Times New Roman" w:cs="Calibri"/>
                <w:color w:val="000000"/>
                <w:lang w:val="en-US" w:eastAsia="zh-CN"/>
              </w:rPr>
            </w:pPr>
            <w:ins w:id="979" w:author="Tiwari, Shravan" w:date="2025-06-24T15:55:00Z" w16du:dateUtc="2025-06-24T07:55:00Z">
              <w:r w:rsidRPr="00F02C66">
                <w:rPr>
                  <w:rFonts w:eastAsia="Times New Roman" w:cs="Calibri"/>
                  <w:color w:val="000000"/>
                  <w:lang w:val="en-US" w:eastAsia="zh-CN"/>
                </w:rPr>
                <w:t>Printer configuration with lab collector</w:t>
              </w:r>
            </w:ins>
          </w:p>
        </w:tc>
        <w:tc>
          <w:tcPr>
            <w:tcW w:w="2977" w:type="dxa"/>
            <w:tcBorders>
              <w:top w:val="nil"/>
              <w:left w:val="nil"/>
              <w:bottom w:val="single" w:sz="4" w:space="0" w:color="auto"/>
              <w:right w:val="single" w:sz="4" w:space="0" w:color="auto"/>
            </w:tcBorders>
            <w:noWrap/>
            <w:vAlign w:val="center"/>
            <w:hideMark/>
            <w:tcPrChange w:id="980" w:author="Huo, Wendy" w:date="2025-07-07T17:15:00Z" w16du:dateUtc="2025-07-07T09:15:00Z">
              <w:tcPr>
                <w:tcW w:w="2977" w:type="dxa"/>
                <w:gridSpan w:val="3"/>
                <w:tcBorders>
                  <w:top w:val="nil"/>
                  <w:left w:val="nil"/>
                  <w:bottom w:val="single" w:sz="4" w:space="0" w:color="auto"/>
                  <w:right w:val="single" w:sz="4" w:space="0" w:color="auto"/>
                </w:tcBorders>
                <w:noWrap/>
                <w:vAlign w:val="center"/>
                <w:hideMark/>
              </w:tcPr>
            </w:tcPrChange>
          </w:tcPr>
          <w:p w14:paraId="13805A89" w14:textId="3487EDF2" w:rsidR="001D0014" w:rsidRPr="00F02C66" w:rsidRDefault="001D0014" w:rsidP="001D0014">
            <w:pPr>
              <w:spacing w:after="0" w:line="240" w:lineRule="auto"/>
              <w:jc w:val="center"/>
              <w:rPr>
                <w:ins w:id="981" w:author="Tiwari, Shravan" w:date="2025-06-24T15:55:00Z" w16du:dateUtc="2025-06-24T07:55:00Z"/>
                <w:rFonts w:eastAsia="Times New Roman" w:cs="Calibri"/>
                <w:color w:val="000000"/>
                <w:lang w:val="en-US" w:eastAsia="zh-CN"/>
              </w:rPr>
            </w:pPr>
            <w:ins w:id="982"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983" w:author="Huo, Wendy" w:date="2025-07-07T17:15:00Z" w16du:dateUtc="2025-07-07T09:15:00Z">
              <w:tcPr>
                <w:tcW w:w="1847" w:type="dxa"/>
                <w:gridSpan w:val="4"/>
                <w:vAlign w:val="center"/>
                <w:hideMark/>
              </w:tcPr>
            </w:tcPrChange>
          </w:tcPr>
          <w:p w14:paraId="3E1DF1D1" w14:textId="77777777" w:rsidR="001D0014" w:rsidRPr="00F02C66" w:rsidRDefault="001D0014" w:rsidP="001D0014">
            <w:pPr>
              <w:spacing w:after="0" w:line="240" w:lineRule="auto"/>
              <w:rPr>
                <w:ins w:id="984"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572F2CD2" w14:textId="77777777" w:rsidTr="003E5C4C">
        <w:tblPrEx>
          <w:tblW w:w="10811" w:type="dxa"/>
          <w:tblPrExChange w:id="985" w:author="Huo, Wendy" w:date="2025-07-07T17:15:00Z" w16du:dateUtc="2025-07-07T09:15:00Z">
            <w:tblPrEx>
              <w:tblW w:w="10811" w:type="dxa"/>
            </w:tblPrEx>
          </w:tblPrExChange>
        </w:tblPrEx>
        <w:trPr>
          <w:trHeight w:val="288"/>
          <w:ins w:id="986" w:author="Tiwari, Shravan" w:date="2025-06-24T15:55:00Z"/>
          <w:trPrChange w:id="987" w:author="Huo, Wendy" w:date="2025-07-07T17:15:00Z" w16du:dateUtc="2025-07-07T09:15:00Z">
            <w:trPr>
              <w:gridAfter w:val="0"/>
              <w:trHeight w:val="288"/>
            </w:trPr>
          </w:trPrChange>
        </w:trPr>
        <w:tc>
          <w:tcPr>
            <w:tcW w:w="1309" w:type="dxa"/>
            <w:tcBorders>
              <w:top w:val="nil"/>
              <w:left w:val="single" w:sz="4" w:space="0" w:color="auto"/>
              <w:bottom w:val="single" w:sz="4" w:space="0" w:color="auto"/>
              <w:right w:val="single" w:sz="4" w:space="0" w:color="auto"/>
            </w:tcBorders>
            <w:noWrap/>
            <w:tcPrChange w:id="988" w:author="Huo, Wendy" w:date="2025-07-07T17:15:00Z" w16du:dateUtc="2025-07-07T09:15:00Z">
              <w:tcPr>
                <w:tcW w:w="1309" w:type="dxa"/>
                <w:gridSpan w:val="2"/>
                <w:tcBorders>
                  <w:top w:val="nil"/>
                  <w:left w:val="single" w:sz="4" w:space="0" w:color="auto"/>
                  <w:bottom w:val="single" w:sz="4" w:space="0" w:color="auto"/>
                  <w:right w:val="single" w:sz="4" w:space="0" w:color="auto"/>
                </w:tcBorders>
                <w:noWrap/>
              </w:tcPr>
            </w:tcPrChange>
          </w:tcPr>
          <w:p w14:paraId="374391AC" w14:textId="5E1742D2" w:rsidR="001D0014" w:rsidRPr="00F02C66" w:rsidRDefault="003E5C4C">
            <w:pPr>
              <w:spacing w:after="0" w:line="240" w:lineRule="auto"/>
              <w:jc w:val="center"/>
              <w:rPr>
                <w:ins w:id="989" w:author="Tiwari, Shravan" w:date="2025-06-24T15:55:00Z" w16du:dateUtc="2025-06-24T07:55:00Z"/>
                <w:rFonts w:eastAsia="Times New Roman" w:cs="Calibri"/>
                <w:color w:val="000000"/>
                <w:lang w:val="en-US" w:eastAsia="zh-CN"/>
              </w:rPr>
              <w:pPrChange w:id="990" w:author="Tiwari, Shravan" w:date="2025-06-24T16:01:00Z" w16du:dateUtc="2025-06-24T08:01:00Z">
                <w:pPr>
                  <w:spacing w:after="0" w:line="240" w:lineRule="auto"/>
                </w:pPr>
              </w:pPrChange>
            </w:pPr>
            <w:ins w:id="991" w:author="Huo, Wendy" w:date="2025-07-07T15:39:00Z" w16du:dateUtc="2025-07-07T07:39:00Z">
              <w:r w:rsidRPr="004465CF">
                <w:rPr>
                  <w:rFonts w:eastAsia="SimHei" w:cs="Calibri" w:hint="eastAsia"/>
                  <w:b/>
                  <w:bCs/>
                  <w:color w:val="000000"/>
                  <w:lang w:val="en-US" w:eastAsia="zh-CN"/>
                </w:rPr>
                <w:t>Phase 1A</w:t>
              </w:r>
              <w:r w:rsidRPr="00FE605A">
                <w:rPr>
                  <w:rFonts w:eastAsia="Times New Roman" w:cs="Calibri"/>
                  <w:b/>
                  <w:bCs/>
                  <w:color w:val="000000"/>
                  <w:lang w:val="en-US" w:eastAsia="zh-CN"/>
                </w:rPr>
                <w:t xml:space="preserve"> sites</w:t>
              </w:r>
            </w:ins>
            <w:ins w:id="992" w:author="Tiwari, Shravan" w:date="2025-06-24T16:01:00Z" w16du:dateUtc="2025-06-24T08:01:00Z">
              <w:del w:id="993" w:author="Huo, Wendy" w:date="2025-07-07T15:39:00Z" w16du:dateUtc="2025-07-07T07:39:00Z">
                <w:r w:rsidR="001D0014" w:rsidRPr="00276D3D">
                  <w:rPr>
                    <w:rFonts w:eastAsia="Times New Roman" w:cs="Calibri"/>
                    <w:color w:val="000000"/>
                    <w:lang w:val="en-US" w:eastAsia="zh-CN"/>
                  </w:rPr>
                  <w:delText>All sites</w:delText>
                </w:r>
              </w:del>
            </w:ins>
          </w:p>
        </w:tc>
        <w:tc>
          <w:tcPr>
            <w:tcW w:w="4678" w:type="dxa"/>
            <w:tcBorders>
              <w:top w:val="nil"/>
              <w:left w:val="nil"/>
              <w:bottom w:val="single" w:sz="4" w:space="0" w:color="auto"/>
              <w:right w:val="single" w:sz="4" w:space="0" w:color="auto"/>
            </w:tcBorders>
            <w:vAlign w:val="center"/>
            <w:hideMark/>
            <w:tcPrChange w:id="994" w:author="Huo, Wendy" w:date="2025-07-07T17:15:00Z" w16du:dateUtc="2025-07-07T09:15:00Z">
              <w:tcPr>
                <w:tcW w:w="4678" w:type="dxa"/>
                <w:gridSpan w:val="4"/>
                <w:tcBorders>
                  <w:top w:val="nil"/>
                  <w:left w:val="nil"/>
                  <w:bottom w:val="single" w:sz="4" w:space="0" w:color="auto"/>
                  <w:right w:val="single" w:sz="4" w:space="0" w:color="auto"/>
                </w:tcBorders>
                <w:vAlign w:val="center"/>
                <w:hideMark/>
              </w:tcPr>
            </w:tcPrChange>
          </w:tcPr>
          <w:p w14:paraId="36383233" w14:textId="77777777" w:rsidR="001D0014" w:rsidRPr="00F02C66" w:rsidRDefault="001D0014" w:rsidP="001D0014">
            <w:pPr>
              <w:spacing w:after="0" w:line="240" w:lineRule="auto"/>
              <w:rPr>
                <w:ins w:id="995" w:author="Tiwari, Shravan" w:date="2025-06-24T15:55:00Z" w16du:dateUtc="2025-06-24T07:55:00Z"/>
                <w:rFonts w:eastAsia="Times New Roman" w:cs="Calibri"/>
                <w:color w:val="000000"/>
                <w:lang w:val="en-US" w:eastAsia="zh-CN"/>
              </w:rPr>
            </w:pPr>
            <w:ins w:id="996" w:author="Tiwari, Shravan" w:date="2025-06-24T15:55:00Z" w16du:dateUtc="2025-06-24T07:55:00Z">
              <w:r w:rsidRPr="00F02C66">
                <w:rPr>
                  <w:rFonts w:eastAsia="Times New Roman" w:cs="Calibri"/>
                  <w:color w:val="000000"/>
                  <w:lang w:val="en-US" w:eastAsia="zh-CN"/>
                </w:rPr>
                <w:t>Project Management</w:t>
              </w:r>
            </w:ins>
          </w:p>
        </w:tc>
        <w:tc>
          <w:tcPr>
            <w:tcW w:w="2977" w:type="dxa"/>
            <w:tcBorders>
              <w:top w:val="nil"/>
              <w:left w:val="nil"/>
              <w:bottom w:val="single" w:sz="4" w:space="0" w:color="auto"/>
              <w:right w:val="single" w:sz="4" w:space="0" w:color="auto"/>
            </w:tcBorders>
            <w:noWrap/>
            <w:vAlign w:val="bottom"/>
            <w:hideMark/>
            <w:tcPrChange w:id="997" w:author="Huo, Wendy" w:date="2025-07-07T17:15:00Z" w16du:dateUtc="2025-07-07T09:15:00Z">
              <w:tcPr>
                <w:tcW w:w="2977" w:type="dxa"/>
                <w:gridSpan w:val="3"/>
                <w:tcBorders>
                  <w:top w:val="nil"/>
                  <w:left w:val="nil"/>
                  <w:bottom w:val="single" w:sz="4" w:space="0" w:color="auto"/>
                  <w:right w:val="single" w:sz="4" w:space="0" w:color="auto"/>
                </w:tcBorders>
                <w:noWrap/>
                <w:vAlign w:val="bottom"/>
                <w:hideMark/>
              </w:tcPr>
            </w:tcPrChange>
          </w:tcPr>
          <w:p w14:paraId="24EAA9A4" w14:textId="7D87D0C2" w:rsidR="001D0014" w:rsidRPr="00F02C66" w:rsidRDefault="001D0014" w:rsidP="001D0014">
            <w:pPr>
              <w:spacing w:after="0" w:line="240" w:lineRule="auto"/>
              <w:jc w:val="center"/>
              <w:rPr>
                <w:ins w:id="998" w:author="Tiwari, Shravan" w:date="2025-06-24T15:55:00Z" w16du:dateUtc="2025-06-24T07:55:00Z"/>
                <w:rFonts w:eastAsia="Times New Roman" w:cs="Calibri"/>
                <w:color w:val="000000"/>
                <w:lang w:val="en-US" w:eastAsia="zh-CN"/>
              </w:rPr>
            </w:pPr>
            <w:ins w:id="999"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1000" w:author="Huo, Wendy" w:date="2025-07-07T17:15:00Z" w16du:dateUtc="2025-07-07T09:15:00Z">
              <w:tcPr>
                <w:tcW w:w="1847" w:type="dxa"/>
                <w:gridSpan w:val="4"/>
                <w:vAlign w:val="center"/>
                <w:hideMark/>
              </w:tcPr>
            </w:tcPrChange>
          </w:tcPr>
          <w:p w14:paraId="597ACD9F" w14:textId="77777777" w:rsidR="001D0014" w:rsidRPr="00F02C66" w:rsidRDefault="001D0014" w:rsidP="001D0014">
            <w:pPr>
              <w:spacing w:after="0" w:line="240" w:lineRule="auto"/>
              <w:rPr>
                <w:ins w:id="1001" w:author="Tiwari, Shravan" w:date="2025-06-24T15:55:00Z" w16du:dateUtc="2025-06-24T07:55:00Z"/>
                <w:rFonts w:ascii="Times New Roman" w:eastAsia="Times New Roman" w:hAnsi="Times New Roman" w:cs="Times New Roman"/>
                <w:sz w:val="20"/>
                <w:szCs w:val="20"/>
                <w:lang w:val="en-US" w:eastAsia="zh-CN"/>
              </w:rPr>
            </w:pPr>
          </w:p>
        </w:tc>
      </w:tr>
      <w:tr w:rsidR="0084499B" w:rsidRPr="00F02C66" w14:paraId="042F7AF7" w14:textId="77777777" w:rsidTr="003E5C4C">
        <w:tblPrEx>
          <w:tblW w:w="10811" w:type="dxa"/>
          <w:tblPrExChange w:id="1002" w:author="Huo, Wendy" w:date="2025-07-07T17:15:00Z" w16du:dateUtc="2025-07-07T09:15:00Z">
            <w:tblPrEx>
              <w:tblW w:w="10811" w:type="dxa"/>
            </w:tblPrEx>
          </w:tblPrExChange>
        </w:tblPrEx>
        <w:trPr>
          <w:trHeight w:val="288"/>
          <w:ins w:id="1003" w:author="Tiwari, Shravan" w:date="2025-06-24T15:55:00Z"/>
          <w:del w:id="1004" w:author="Huo, Wendy" w:date="2025-07-07T15:39:00Z"/>
          <w:trPrChange w:id="1005" w:author="Huo, Wendy" w:date="2025-07-07T17:15:00Z" w16du:dateUtc="2025-07-07T09:15:00Z">
            <w:trPr>
              <w:gridAfter w:val="0"/>
              <w:trHeight w:val="288"/>
            </w:trPr>
          </w:trPrChange>
        </w:trPr>
        <w:tc>
          <w:tcPr>
            <w:tcW w:w="1309" w:type="dxa"/>
            <w:tcBorders>
              <w:top w:val="nil"/>
              <w:left w:val="single" w:sz="4" w:space="0" w:color="auto"/>
              <w:bottom w:val="single" w:sz="4" w:space="0" w:color="auto"/>
              <w:right w:val="single" w:sz="4" w:space="0" w:color="auto"/>
            </w:tcBorders>
            <w:noWrap/>
            <w:tcPrChange w:id="1006" w:author="Huo, Wendy" w:date="2025-07-07T17:15:00Z" w16du:dateUtc="2025-07-07T09:15:00Z">
              <w:tcPr>
                <w:tcW w:w="1309" w:type="dxa"/>
                <w:gridSpan w:val="2"/>
                <w:tcBorders>
                  <w:top w:val="nil"/>
                  <w:left w:val="single" w:sz="4" w:space="0" w:color="auto"/>
                  <w:bottom w:val="single" w:sz="4" w:space="0" w:color="auto"/>
                  <w:right w:val="single" w:sz="4" w:space="0" w:color="auto"/>
                </w:tcBorders>
                <w:noWrap/>
              </w:tcPr>
            </w:tcPrChange>
          </w:tcPr>
          <w:p w14:paraId="47D748E2" w14:textId="28D974B7" w:rsidR="001D0014" w:rsidRPr="00F02C66" w:rsidRDefault="001D0014">
            <w:pPr>
              <w:spacing w:after="0" w:line="240" w:lineRule="auto"/>
              <w:jc w:val="center"/>
              <w:rPr>
                <w:ins w:id="1007" w:author="Tiwari, Shravan" w:date="2025-06-24T15:55:00Z" w16du:dateUtc="2025-06-24T07:55:00Z"/>
                <w:del w:id="1008" w:author="Huo, Wendy" w:date="2025-07-07T15:39:00Z" w16du:dateUtc="2025-07-07T07:39:00Z"/>
                <w:rFonts w:eastAsia="Times New Roman" w:cs="Calibri"/>
                <w:color w:val="000000"/>
                <w:lang w:val="en-US" w:eastAsia="zh-CN"/>
              </w:rPr>
              <w:pPrChange w:id="1009" w:author="Tiwari, Shravan" w:date="2025-06-24T16:01:00Z" w16du:dateUtc="2025-06-24T08:01:00Z">
                <w:pPr>
                  <w:spacing w:after="0" w:line="240" w:lineRule="auto"/>
                </w:pPr>
              </w:pPrChange>
            </w:pPr>
            <w:ins w:id="1010" w:author="Tiwari, Shravan" w:date="2025-06-24T16:01:00Z" w16du:dateUtc="2025-06-24T08:01:00Z">
              <w:del w:id="1011" w:author="Huo, Wendy" w:date="2025-07-07T15:39:00Z" w16du:dateUtc="2025-07-07T07:39:00Z">
                <w:r w:rsidRPr="00276D3D">
                  <w:rPr>
                    <w:rFonts w:eastAsia="Times New Roman" w:cs="Calibri"/>
                    <w:color w:val="000000"/>
                    <w:lang w:val="en-US" w:eastAsia="zh-CN"/>
                  </w:rPr>
                  <w:delText>All sites</w:delText>
                </w:r>
              </w:del>
            </w:ins>
          </w:p>
        </w:tc>
        <w:tc>
          <w:tcPr>
            <w:tcW w:w="4678" w:type="dxa"/>
            <w:tcBorders>
              <w:top w:val="nil"/>
              <w:left w:val="nil"/>
              <w:bottom w:val="single" w:sz="4" w:space="0" w:color="auto"/>
              <w:right w:val="single" w:sz="4" w:space="0" w:color="auto"/>
            </w:tcBorders>
            <w:vAlign w:val="center"/>
            <w:hideMark/>
            <w:tcPrChange w:id="1012" w:author="Huo, Wendy" w:date="2025-07-07T17:15:00Z" w16du:dateUtc="2025-07-07T09:15:00Z">
              <w:tcPr>
                <w:tcW w:w="4678" w:type="dxa"/>
                <w:gridSpan w:val="4"/>
                <w:tcBorders>
                  <w:top w:val="nil"/>
                  <w:left w:val="nil"/>
                  <w:bottom w:val="single" w:sz="4" w:space="0" w:color="auto"/>
                  <w:right w:val="single" w:sz="4" w:space="0" w:color="auto"/>
                </w:tcBorders>
                <w:vAlign w:val="center"/>
                <w:hideMark/>
              </w:tcPr>
            </w:tcPrChange>
          </w:tcPr>
          <w:p w14:paraId="2913E2B7" w14:textId="1C509F88" w:rsidR="001D0014" w:rsidRPr="00F02C66" w:rsidRDefault="001D0014" w:rsidP="001D0014">
            <w:pPr>
              <w:spacing w:after="0" w:line="240" w:lineRule="auto"/>
              <w:rPr>
                <w:ins w:id="1013" w:author="Tiwari, Shravan" w:date="2025-06-24T15:55:00Z" w16du:dateUtc="2025-06-24T07:55:00Z"/>
                <w:del w:id="1014" w:author="Huo, Wendy" w:date="2025-07-07T15:39:00Z" w16du:dateUtc="2025-07-07T07:39:00Z"/>
                <w:rFonts w:eastAsia="Times New Roman" w:cs="Calibri"/>
                <w:color w:val="000000"/>
                <w:lang w:val="en-US" w:eastAsia="zh-CN"/>
              </w:rPr>
            </w:pPr>
            <w:ins w:id="1015" w:author="Tiwari, Shravan" w:date="2025-06-24T15:55:00Z" w16du:dateUtc="2025-06-24T07:55:00Z">
              <w:del w:id="1016" w:author="Huo, Wendy" w:date="2025-07-07T15:39:00Z" w16du:dateUtc="2025-07-07T07:39:00Z">
                <w:r w:rsidRPr="00F02C66">
                  <w:rPr>
                    <w:rFonts w:eastAsia="Times New Roman" w:cs="Calibri"/>
                    <w:color w:val="000000"/>
                    <w:lang w:val="en-US" w:eastAsia="zh-CN"/>
                  </w:rPr>
                  <w:delText>Technical Management</w:delText>
                </w:r>
              </w:del>
            </w:ins>
          </w:p>
        </w:tc>
        <w:tc>
          <w:tcPr>
            <w:tcW w:w="2977" w:type="dxa"/>
            <w:tcBorders>
              <w:top w:val="nil"/>
              <w:left w:val="nil"/>
              <w:bottom w:val="single" w:sz="4" w:space="0" w:color="auto"/>
              <w:right w:val="single" w:sz="4" w:space="0" w:color="auto"/>
            </w:tcBorders>
            <w:noWrap/>
            <w:vAlign w:val="bottom"/>
            <w:hideMark/>
            <w:tcPrChange w:id="1017" w:author="Huo, Wendy" w:date="2025-07-07T17:15:00Z" w16du:dateUtc="2025-07-07T09:15:00Z">
              <w:tcPr>
                <w:tcW w:w="2977" w:type="dxa"/>
                <w:gridSpan w:val="3"/>
                <w:tcBorders>
                  <w:top w:val="nil"/>
                  <w:left w:val="nil"/>
                  <w:bottom w:val="single" w:sz="4" w:space="0" w:color="auto"/>
                  <w:right w:val="single" w:sz="4" w:space="0" w:color="auto"/>
                </w:tcBorders>
                <w:noWrap/>
                <w:vAlign w:val="bottom"/>
                <w:hideMark/>
              </w:tcPr>
            </w:tcPrChange>
          </w:tcPr>
          <w:p w14:paraId="7AED4D6F" w14:textId="1433A3BE" w:rsidR="001D0014" w:rsidRPr="00F02C66" w:rsidRDefault="001D0014" w:rsidP="001D0014">
            <w:pPr>
              <w:spacing w:after="0" w:line="240" w:lineRule="auto"/>
              <w:jc w:val="center"/>
              <w:rPr>
                <w:ins w:id="1018" w:author="Tiwari, Shravan" w:date="2025-06-24T15:55:00Z" w16du:dateUtc="2025-06-24T07:55:00Z"/>
                <w:del w:id="1019" w:author="Huo, Wendy" w:date="2025-07-07T15:39:00Z" w16du:dateUtc="2025-07-07T07:39:00Z"/>
                <w:rFonts w:eastAsia="Times New Roman" w:cs="Calibri"/>
                <w:color w:val="000000"/>
                <w:lang w:val="en-US" w:eastAsia="zh-CN"/>
              </w:rPr>
            </w:pPr>
            <w:ins w:id="1020" w:author="Tiwari, Shravan" w:date="2025-06-24T16:00:00Z" w16du:dateUtc="2025-06-24T08:00:00Z">
              <w:del w:id="1021" w:author="Huo, Wendy" w:date="2025-07-07T15:39:00Z" w16du:dateUtc="2025-07-07T07:39:00Z">
                <w:r>
                  <w:rPr>
                    <w:rFonts w:eastAsia="Times New Roman" w:cs="Calibri"/>
                    <w:color w:val="000000"/>
                    <w:lang w:val="en-US" w:eastAsia="zh-CN"/>
                  </w:rPr>
                  <w:delText>Thermo Fis</w:delText>
                </w:r>
              </w:del>
            </w:ins>
            <w:ins w:id="1022" w:author="Tiwari, Shravan" w:date="2025-06-24T16:01:00Z" w16du:dateUtc="2025-06-24T08:01:00Z">
              <w:del w:id="1023" w:author="Huo, Wendy" w:date="2025-07-07T15:39:00Z" w16du:dateUtc="2025-07-07T07:39:00Z">
                <w:r>
                  <w:rPr>
                    <w:rFonts w:eastAsia="Times New Roman" w:cs="Calibri"/>
                    <w:color w:val="000000"/>
                    <w:lang w:val="en-US" w:eastAsia="zh-CN"/>
                  </w:rPr>
                  <w:delText>her</w:delText>
                </w:r>
              </w:del>
            </w:ins>
          </w:p>
        </w:tc>
        <w:tc>
          <w:tcPr>
            <w:tcW w:w="1847" w:type="dxa"/>
            <w:vAlign w:val="center"/>
            <w:hideMark/>
            <w:tcPrChange w:id="1024" w:author="Huo, Wendy" w:date="2025-07-07T17:15:00Z" w16du:dateUtc="2025-07-07T09:15:00Z">
              <w:tcPr>
                <w:tcW w:w="1847" w:type="dxa"/>
                <w:gridSpan w:val="4"/>
                <w:vAlign w:val="center"/>
                <w:hideMark/>
              </w:tcPr>
            </w:tcPrChange>
          </w:tcPr>
          <w:p w14:paraId="7CC09C0C" w14:textId="1C1D6C6B" w:rsidR="001D0014" w:rsidRPr="00F02C66" w:rsidRDefault="001D0014" w:rsidP="001D0014">
            <w:pPr>
              <w:spacing w:after="0" w:line="240" w:lineRule="auto"/>
              <w:rPr>
                <w:ins w:id="1025" w:author="Tiwari, Shravan" w:date="2025-06-24T15:55:00Z" w16du:dateUtc="2025-06-24T07:55:00Z"/>
                <w:del w:id="1026" w:author="Huo, Wendy" w:date="2025-07-07T15:39:00Z" w16du:dateUtc="2025-07-07T07:39:00Z"/>
                <w:rFonts w:ascii="Times New Roman" w:eastAsia="Times New Roman" w:hAnsi="Times New Roman" w:cs="Times New Roman"/>
                <w:sz w:val="20"/>
                <w:szCs w:val="20"/>
                <w:lang w:val="en-US" w:eastAsia="zh-CN"/>
              </w:rPr>
            </w:pPr>
          </w:p>
        </w:tc>
      </w:tr>
      <w:tr w:rsidR="001D0014" w:rsidRPr="00F02C66" w14:paraId="2F2186B2" w14:textId="77777777" w:rsidTr="001D0014">
        <w:tblPrEx>
          <w:tblW w:w="10811" w:type="dxa"/>
          <w:tblPrExChange w:id="1027" w:author="Tiwari, Shravan" w:date="2025-06-24T16:01:00Z" w16du:dateUtc="2025-06-24T08:01:00Z">
            <w:tblPrEx>
              <w:tblW w:w="10631" w:type="dxa"/>
            </w:tblPrEx>
          </w:tblPrExChange>
        </w:tblPrEx>
        <w:trPr>
          <w:trHeight w:val="288"/>
          <w:ins w:id="1028" w:author="Tiwari, Shravan" w:date="2025-06-24T15:55:00Z"/>
          <w:trPrChange w:id="1029" w:author="Tiwari, Shravan" w:date="2025-06-24T16:01:00Z" w16du:dateUtc="2025-06-24T08:01:00Z">
            <w:trPr>
              <w:gridAfter w:val="0"/>
              <w:trHeight w:val="288"/>
            </w:trPr>
          </w:trPrChange>
        </w:trPr>
        <w:tc>
          <w:tcPr>
            <w:tcW w:w="1309" w:type="dxa"/>
            <w:tcBorders>
              <w:top w:val="nil"/>
              <w:left w:val="single" w:sz="4" w:space="0" w:color="auto"/>
              <w:bottom w:val="single" w:sz="4" w:space="0" w:color="auto"/>
              <w:right w:val="single" w:sz="4" w:space="0" w:color="auto"/>
            </w:tcBorders>
            <w:noWrap/>
            <w:hideMark/>
            <w:tcPrChange w:id="1030" w:author="Tiwari, Shravan" w:date="2025-06-24T16:01:00Z" w16du:dateUtc="2025-06-24T08:01:00Z">
              <w:tcPr>
                <w:tcW w:w="1460" w:type="dxa"/>
                <w:gridSpan w:val="4"/>
                <w:tcBorders>
                  <w:top w:val="nil"/>
                  <w:left w:val="single" w:sz="4" w:space="0" w:color="auto"/>
                  <w:bottom w:val="single" w:sz="4" w:space="0" w:color="auto"/>
                  <w:right w:val="single" w:sz="4" w:space="0" w:color="auto"/>
                </w:tcBorders>
                <w:noWrap/>
                <w:vAlign w:val="bottom"/>
                <w:hideMark/>
              </w:tcPr>
            </w:tcPrChange>
          </w:tcPr>
          <w:p w14:paraId="2C8CF9EC" w14:textId="70555C41" w:rsidR="001D0014" w:rsidRPr="00F02C66" w:rsidRDefault="0018147A">
            <w:pPr>
              <w:spacing w:after="0" w:line="240" w:lineRule="auto"/>
              <w:jc w:val="center"/>
              <w:rPr>
                <w:ins w:id="1031" w:author="Tiwari, Shravan" w:date="2025-06-24T15:55:00Z" w16du:dateUtc="2025-06-24T07:55:00Z"/>
                <w:rFonts w:eastAsia="Times New Roman" w:cs="Calibri"/>
                <w:color w:val="000000"/>
                <w:lang w:val="en-US" w:eastAsia="zh-CN"/>
              </w:rPr>
              <w:pPrChange w:id="1032" w:author="Tiwari, Shravan" w:date="2025-06-24T16:01:00Z" w16du:dateUtc="2025-06-24T08:01:00Z">
                <w:pPr>
                  <w:spacing w:after="0" w:line="240" w:lineRule="auto"/>
                </w:pPr>
              </w:pPrChange>
            </w:pPr>
            <w:ins w:id="1033" w:author="Huo, Wendy" w:date="2025-07-07T15:39:00Z" w16du:dateUtc="2025-07-07T07:39:00Z">
              <w:r w:rsidRPr="004465CF">
                <w:rPr>
                  <w:rFonts w:eastAsia="SimHei" w:cs="Calibri" w:hint="eastAsia"/>
                  <w:b/>
                  <w:bCs/>
                  <w:color w:val="000000"/>
                  <w:lang w:val="en-US" w:eastAsia="zh-CN"/>
                </w:rPr>
                <w:t>Phase 1A</w:t>
              </w:r>
              <w:r w:rsidRPr="00FE605A">
                <w:rPr>
                  <w:rFonts w:eastAsia="Times New Roman" w:cs="Calibri"/>
                  <w:b/>
                  <w:bCs/>
                  <w:color w:val="000000"/>
                  <w:lang w:val="en-US" w:eastAsia="zh-CN"/>
                </w:rPr>
                <w:t xml:space="preserve"> sites</w:t>
              </w:r>
            </w:ins>
            <w:ins w:id="1034" w:author="Tiwari, Shravan" w:date="2025-06-24T16:01:00Z" w16du:dateUtc="2025-06-24T08:01:00Z">
              <w:del w:id="1035" w:author="Huo, Wendy" w:date="2025-07-07T15:39:00Z" w16du:dateUtc="2025-07-07T07:39:00Z">
                <w:r w:rsidR="001D0014" w:rsidRPr="00276D3D">
                  <w:rPr>
                    <w:rFonts w:eastAsia="Times New Roman" w:cs="Calibri"/>
                    <w:color w:val="000000"/>
                    <w:lang w:val="en-US" w:eastAsia="zh-CN"/>
                  </w:rPr>
                  <w:delText>All sites</w:delText>
                </w:r>
              </w:del>
            </w:ins>
          </w:p>
        </w:tc>
        <w:tc>
          <w:tcPr>
            <w:tcW w:w="4678" w:type="dxa"/>
            <w:tcBorders>
              <w:top w:val="nil"/>
              <w:left w:val="nil"/>
              <w:bottom w:val="single" w:sz="4" w:space="0" w:color="auto"/>
              <w:right w:val="single" w:sz="4" w:space="0" w:color="auto"/>
            </w:tcBorders>
            <w:vAlign w:val="center"/>
            <w:hideMark/>
            <w:tcPrChange w:id="1036" w:author="Tiwari, Shravan" w:date="2025-06-24T16:01:00Z" w16du:dateUtc="2025-06-24T08:01:00Z">
              <w:tcPr>
                <w:tcW w:w="4347" w:type="dxa"/>
                <w:tcBorders>
                  <w:top w:val="nil"/>
                  <w:left w:val="nil"/>
                  <w:bottom w:val="single" w:sz="4" w:space="0" w:color="auto"/>
                  <w:right w:val="single" w:sz="4" w:space="0" w:color="auto"/>
                </w:tcBorders>
                <w:vAlign w:val="center"/>
                <w:hideMark/>
              </w:tcPr>
            </w:tcPrChange>
          </w:tcPr>
          <w:p w14:paraId="375CA24F" w14:textId="77777777" w:rsidR="001D0014" w:rsidRPr="00F02C66" w:rsidRDefault="001D0014" w:rsidP="001D0014">
            <w:pPr>
              <w:spacing w:after="0" w:line="240" w:lineRule="auto"/>
              <w:rPr>
                <w:ins w:id="1037" w:author="Tiwari, Shravan" w:date="2025-06-24T15:55:00Z" w16du:dateUtc="2025-06-24T07:55:00Z"/>
                <w:rFonts w:eastAsia="Times New Roman" w:cs="Calibri"/>
                <w:color w:val="000000"/>
                <w:lang w:val="en-US" w:eastAsia="zh-CN"/>
              </w:rPr>
            </w:pPr>
            <w:ins w:id="1038" w:author="Tiwari, Shravan" w:date="2025-06-24T15:55:00Z" w16du:dateUtc="2025-06-24T07:55:00Z">
              <w:r w:rsidRPr="00F02C66">
                <w:rPr>
                  <w:rFonts w:eastAsia="Times New Roman" w:cs="Calibri"/>
                  <w:color w:val="000000"/>
                  <w:lang w:val="en-US" w:eastAsia="zh-CN"/>
                </w:rPr>
                <w:t>Global Project Management</w:t>
              </w:r>
            </w:ins>
          </w:p>
        </w:tc>
        <w:tc>
          <w:tcPr>
            <w:tcW w:w="2977" w:type="dxa"/>
            <w:tcBorders>
              <w:top w:val="nil"/>
              <w:left w:val="nil"/>
              <w:bottom w:val="single" w:sz="4" w:space="0" w:color="auto"/>
              <w:right w:val="single" w:sz="4" w:space="0" w:color="auto"/>
            </w:tcBorders>
            <w:noWrap/>
            <w:vAlign w:val="bottom"/>
            <w:hideMark/>
            <w:tcPrChange w:id="1039" w:author="Tiwari, Shravan" w:date="2025-06-24T16:01:00Z" w16du:dateUtc="2025-06-24T08:01:00Z">
              <w:tcPr>
                <w:tcW w:w="4602" w:type="dxa"/>
                <w:gridSpan w:val="6"/>
                <w:tcBorders>
                  <w:top w:val="nil"/>
                  <w:left w:val="nil"/>
                  <w:bottom w:val="single" w:sz="4" w:space="0" w:color="auto"/>
                  <w:right w:val="single" w:sz="4" w:space="0" w:color="auto"/>
                </w:tcBorders>
                <w:noWrap/>
                <w:vAlign w:val="bottom"/>
                <w:hideMark/>
              </w:tcPr>
            </w:tcPrChange>
          </w:tcPr>
          <w:p w14:paraId="77CB86CA" w14:textId="64E5BFB2" w:rsidR="001D0014" w:rsidRPr="00F02C66" w:rsidRDefault="001D0014" w:rsidP="001D0014">
            <w:pPr>
              <w:spacing w:after="0" w:line="240" w:lineRule="auto"/>
              <w:jc w:val="center"/>
              <w:rPr>
                <w:ins w:id="1040" w:author="Tiwari, Shravan" w:date="2025-06-24T15:55:00Z" w16du:dateUtc="2025-06-24T07:55:00Z"/>
                <w:rFonts w:eastAsia="Times New Roman" w:cs="Calibri"/>
                <w:color w:val="000000"/>
                <w:lang w:val="en-US" w:eastAsia="zh-CN"/>
              </w:rPr>
            </w:pPr>
            <w:ins w:id="1041" w:author="Kozhikkalathil, Nishi" w:date="2025-06-24T15:58:00Z" w16du:dateUtc="2025-06-24T07:58:00Z">
              <w:r w:rsidRPr="00E53DA3">
                <w:rPr>
                  <w:rFonts w:eastAsia="Times New Roman" w:cs="Calibri"/>
                  <w:color w:val="000000"/>
                  <w:lang w:val="en-US" w:eastAsia="zh-CN"/>
                </w:rPr>
                <w:t>Thermo Fisher</w:t>
              </w:r>
            </w:ins>
          </w:p>
        </w:tc>
        <w:tc>
          <w:tcPr>
            <w:tcW w:w="1847" w:type="dxa"/>
            <w:vAlign w:val="center"/>
            <w:hideMark/>
            <w:tcPrChange w:id="1042" w:author="Tiwari, Shravan" w:date="2025-06-24T16:01:00Z" w16du:dateUtc="2025-06-24T08:01:00Z">
              <w:tcPr>
                <w:tcW w:w="222" w:type="dxa"/>
                <w:vAlign w:val="center"/>
                <w:hideMark/>
              </w:tcPr>
            </w:tcPrChange>
          </w:tcPr>
          <w:p w14:paraId="55FEE845" w14:textId="77777777" w:rsidR="001D0014" w:rsidRPr="00F02C66" w:rsidRDefault="001D0014" w:rsidP="001D0014">
            <w:pPr>
              <w:spacing w:after="0" w:line="240" w:lineRule="auto"/>
              <w:rPr>
                <w:ins w:id="1043" w:author="Tiwari, Shravan" w:date="2025-06-24T15:55:00Z" w16du:dateUtc="2025-06-24T07:55:00Z"/>
                <w:rFonts w:ascii="Times New Roman" w:eastAsia="Times New Roman" w:hAnsi="Times New Roman" w:cs="Times New Roman"/>
                <w:sz w:val="20"/>
                <w:szCs w:val="20"/>
                <w:lang w:val="en-US" w:eastAsia="zh-CN"/>
              </w:rPr>
            </w:pPr>
          </w:p>
        </w:tc>
      </w:tr>
    </w:tbl>
    <w:p w14:paraId="5A0C0EEA" w14:textId="77777777" w:rsidR="009F6235" w:rsidRDefault="009F6235" w:rsidP="004246CE">
      <w:pPr>
        <w:rPr>
          <w:ins w:id="1044" w:author="Huo, Wendy" w:date="2025-07-07T15:11:00Z" w16du:dateUtc="2025-07-07T07:11:00Z"/>
          <w:rStyle w:val="ui-provider"/>
          <w:rFonts w:eastAsia="SimHei" w:cs="Calibri"/>
          <w:lang w:eastAsia="zh-CN"/>
        </w:rPr>
      </w:pPr>
    </w:p>
    <w:tbl>
      <w:tblPr>
        <w:tblW w:w="8964" w:type="dxa"/>
        <w:tblLook w:val="04A0" w:firstRow="1" w:lastRow="0" w:firstColumn="1" w:lastColumn="0" w:noHBand="0" w:noVBand="1"/>
        <w:tblPrChange w:id="1045" w:author="Huo, Wendy" w:date="2025-07-07T15:42:00Z" w16du:dateUtc="2025-07-07T07:42:00Z">
          <w:tblPr>
            <w:tblW w:w="10811" w:type="dxa"/>
            <w:tblLook w:val="04A0" w:firstRow="1" w:lastRow="0" w:firstColumn="1" w:lastColumn="0" w:noHBand="0" w:noVBand="1"/>
          </w:tblPr>
        </w:tblPrChange>
      </w:tblPr>
      <w:tblGrid>
        <w:gridCol w:w="1309"/>
        <w:gridCol w:w="4678"/>
        <w:gridCol w:w="2977"/>
        <w:tblGridChange w:id="1046">
          <w:tblGrid>
            <w:gridCol w:w="1579"/>
            <w:gridCol w:w="5642"/>
            <w:gridCol w:w="1743"/>
            <w:gridCol w:w="1847"/>
          </w:tblGrid>
        </w:tblGridChange>
      </w:tblGrid>
      <w:tr w:rsidR="00D97125" w:rsidRPr="004465CF" w14:paraId="712CC375" w14:textId="77777777" w:rsidTr="0044289F">
        <w:trPr>
          <w:trHeight w:val="450"/>
          <w:ins w:id="1047" w:author="Huo, Wendy" w:date="2025-07-07T15:12:00Z"/>
          <w:trPrChange w:id="1048" w:author="Huo, Wendy" w:date="2025-07-07T15:42:00Z" w16du:dateUtc="2025-07-07T07:42:00Z">
            <w:trPr>
              <w:trHeight w:val="450"/>
            </w:trPr>
          </w:trPrChange>
        </w:trPr>
        <w:tc>
          <w:tcPr>
            <w:tcW w:w="8964" w:type="dxa"/>
            <w:gridSpan w:val="3"/>
            <w:tcBorders>
              <w:top w:val="single" w:sz="4" w:space="0" w:color="auto"/>
              <w:left w:val="single" w:sz="4" w:space="0" w:color="auto"/>
              <w:bottom w:val="single" w:sz="4" w:space="0" w:color="auto"/>
              <w:right w:val="single" w:sz="4" w:space="0" w:color="auto"/>
            </w:tcBorders>
            <w:noWrap/>
            <w:vAlign w:val="center"/>
            <w:tcPrChange w:id="1049" w:author="Huo, Wendy" w:date="2025-07-07T15:42:00Z" w16du:dateUtc="2025-07-07T07:42:00Z">
              <w:tcPr>
                <w:tcW w:w="8964" w:type="dxa"/>
                <w:gridSpan w:val="4"/>
                <w:tcBorders>
                  <w:top w:val="single" w:sz="4" w:space="0" w:color="auto"/>
                  <w:left w:val="single" w:sz="4" w:space="0" w:color="auto"/>
                  <w:bottom w:val="single" w:sz="4" w:space="0" w:color="auto"/>
                  <w:right w:val="single" w:sz="4" w:space="0" w:color="auto"/>
                </w:tcBorders>
                <w:noWrap/>
                <w:vAlign w:val="center"/>
              </w:tcPr>
            </w:tcPrChange>
          </w:tcPr>
          <w:p w14:paraId="1E6704B8" w14:textId="59B46629" w:rsidR="00D97125" w:rsidRPr="004465CF" w:rsidRDefault="00D97125" w:rsidP="004465CF">
            <w:pPr>
              <w:spacing w:after="0" w:line="240" w:lineRule="auto"/>
              <w:jc w:val="center"/>
              <w:rPr>
                <w:ins w:id="1050" w:author="Huo, Wendy" w:date="2025-07-07T15:12:00Z" w16du:dateUtc="2025-07-07T07:12:00Z"/>
                <w:rFonts w:eastAsia="SimHei" w:cs="Calibri"/>
                <w:b/>
                <w:bCs/>
                <w:color w:val="000000"/>
                <w:lang w:val="en-US" w:eastAsia="zh-CN"/>
              </w:rPr>
            </w:pPr>
            <w:ins w:id="1051" w:author="Huo, Wendy" w:date="2025-07-07T15:12:00Z" w16du:dateUtc="2025-07-07T07:12:00Z">
              <w:r>
                <w:rPr>
                  <w:rFonts w:eastAsia="SimHei" w:cs="Calibri" w:hint="eastAsia"/>
                  <w:b/>
                  <w:bCs/>
                  <w:color w:val="000000"/>
                  <w:lang w:val="en-US" w:eastAsia="zh-CN"/>
                </w:rPr>
                <w:t>Phase 1</w:t>
              </w:r>
            </w:ins>
            <w:ins w:id="1052" w:author="Huo, Wendy" w:date="2025-07-07T15:24:00Z" w16du:dateUtc="2025-07-07T07:24:00Z">
              <w:r w:rsidR="008E7287">
                <w:rPr>
                  <w:rFonts w:eastAsia="SimHei" w:cs="Calibri" w:hint="eastAsia"/>
                  <w:b/>
                  <w:bCs/>
                  <w:color w:val="000000"/>
                  <w:lang w:val="en-US" w:eastAsia="zh-CN"/>
                </w:rPr>
                <w:t>B</w:t>
              </w:r>
            </w:ins>
          </w:p>
        </w:tc>
      </w:tr>
      <w:tr w:rsidR="00D97125" w:rsidRPr="00F02C66" w14:paraId="50B60CA9" w14:textId="77777777" w:rsidTr="0044289F">
        <w:trPr>
          <w:trHeight w:val="450"/>
          <w:ins w:id="1053" w:author="Huo, Wendy" w:date="2025-07-07T15:12:00Z"/>
          <w:trPrChange w:id="1054" w:author="Huo, Wendy" w:date="2025-07-07T15:42:00Z" w16du:dateUtc="2025-07-07T07:42:00Z">
            <w:trPr>
              <w:trHeight w:val="450"/>
            </w:trPr>
          </w:trPrChange>
        </w:trPr>
        <w:tc>
          <w:tcPr>
            <w:tcW w:w="1309" w:type="dxa"/>
            <w:vMerge w:val="restart"/>
            <w:tcBorders>
              <w:top w:val="single" w:sz="4" w:space="0" w:color="auto"/>
              <w:left w:val="single" w:sz="4" w:space="0" w:color="auto"/>
              <w:bottom w:val="single" w:sz="4" w:space="0" w:color="auto"/>
              <w:right w:val="single" w:sz="4" w:space="0" w:color="auto"/>
            </w:tcBorders>
            <w:noWrap/>
            <w:vAlign w:val="center"/>
            <w:hideMark/>
            <w:tcPrChange w:id="1055" w:author="Huo, Wendy" w:date="2025-07-07T15:42:00Z" w16du:dateUtc="2025-07-07T07:42:00Z">
              <w:tcPr>
                <w:tcW w:w="1309" w:type="dxa"/>
                <w:vMerge w:val="restart"/>
                <w:tcBorders>
                  <w:top w:val="single" w:sz="4" w:space="0" w:color="auto"/>
                  <w:left w:val="single" w:sz="4" w:space="0" w:color="auto"/>
                  <w:bottom w:val="single" w:sz="4" w:space="0" w:color="auto"/>
                  <w:right w:val="single" w:sz="4" w:space="0" w:color="auto"/>
                </w:tcBorders>
                <w:noWrap/>
                <w:vAlign w:val="center"/>
                <w:hideMark/>
              </w:tcPr>
            </w:tcPrChange>
          </w:tcPr>
          <w:p w14:paraId="5D535DAF" w14:textId="77777777" w:rsidR="00D97125" w:rsidRPr="00F02C66" w:rsidRDefault="00D97125" w:rsidP="004465CF">
            <w:pPr>
              <w:spacing w:after="0" w:line="240" w:lineRule="auto"/>
              <w:jc w:val="center"/>
              <w:rPr>
                <w:ins w:id="1056" w:author="Huo, Wendy" w:date="2025-07-07T15:12:00Z" w16du:dateUtc="2025-07-07T07:12:00Z"/>
                <w:rFonts w:eastAsia="Times New Roman" w:cs="Calibri"/>
                <w:b/>
                <w:bCs/>
                <w:color w:val="000000"/>
                <w:lang w:val="en-US" w:eastAsia="zh-CN"/>
              </w:rPr>
            </w:pPr>
            <w:ins w:id="1057" w:author="Huo, Wendy" w:date="2025-07-07T15:12:00Z" w16du:dateUtc="2025-07-07T07:12:00Z">
              <w:r w:rsidRPr="00F02C66">
                <w:rPr>
                  <w:rFonts w:eastAsia="Times New Roman" w:cs="Calibri"/>
                  <w:b/>
                  <w:bCs/>
                  <w:color w:val="000000"/>
                  <w:lang w:val="en-US" w:eastAsia="zh-CN"/>
                </w:rPr>
                <w:t>Sites</w:t>
              </w:r>
            </w:ins>
          </w:p>
        </w:tc>
        <w:tc>
          <w:tcPr>
            <w:tcW w:w="4678" w:type="dxa"/>
            <w:vMerge w:val="restart"/>
            <w:tcBorders>
              <w:top w:val="single" w:sz="4" w:space="0" w:color="auto"/>
              <w:left w:val="single" w:sz="4" w:space="0" w:color="auto"/>
              <w:bottom w:val="single" w:sz="4" w:space="0" w:color="auto"/>
              <w:right w:val="single" w:sz="4" w:space="0" w:color="auto"/>
            </w:tcBorders>
            <w:noWrap/>
            <w:vAlign w:val="center"/>
            <w:hideMark/>
            <w:tcPrChange w:id="1058" w:author="Huo, Wendy" w:date="2025-07-07T15:42:00Z" w16du:dateUtc="2025-07-07T07:42:00Z">
              <w:tcPr>
                <w:tcW w:w="4678" w:type="dxa"/>
                <w:vMerge w:val="restart"/>
                <w:tcBorders>
                  <w:top w:val="single" w:sz="4" w:space="0" w:color="auto"/>
                  <w:left w:val="single" w:sz="4" w:space="0" w:color="auto"/>
                  <w:bottom w:val="single" w:sz="4" w:space="0" w:color="auto"/>
                  <w:right w:val="single" w:sz="4" w:space="0" w:color="auto"/>
                </w:tcBorders>
                <w:noWrap/>
                <w:vAlign w:val="center"/>
                <w:hideMark/>
              </w:tcPr>
            </w:tcPrChange>
          </w:tcPr>
          <w:p w14:paraId="623DD7EA" w14:textId="77777777" w:rsidR="00D97125" w:rsidRPr="00F02C66" w:rsidRDefault="00D97125" w:rsidP="004465CF">
            <w:pPr>
              <w:spacing w:after="0" w:line="240" w:lineRule="auto"/>
              <w:jc w:val="center"/>
              <w:rPr>
                <w:ins w:id="1059" w:author="Huo, Wendy" w:date="2025-07-07T15:12:00Z" w16du:dateUtc="2025-07-07T07:12:00Z"/>
                <w:rFonts w:eastAsia="Times New Roman" w:cs="Calibri"/>
                <w:b/>
                <w:bCs/>
                <w:color w:val="000000"/>
                <w:lang w:val="en-US" w:eastAsia="zh-CN"/>
              </w:rPr>
            </w:pPr>
            <w:ins w:id="1060" w:author="Huo, Wendy" w:date="2025-07-07T15:12:00Z" w16du:dateUtc="2025-07-07T07:12:00Z">
              <w:r w:rsidRPr="00F02C66">
                <w:rPr>
                  <w:rFonts w:eastAsia="Times New Roman" w:cs="Calibri"/>
                  <w:b/>
                  <w:bCs/>
                  <w:color w:val="000000"/>
                  <w:lang w:val="en-US" w:eastAsia="zh-CN"/>
                </w:rPr>
                <w:t>Tasks</w:t>
              </w:r>
            </w:ins>
          </w:p>
        </w:tc>
        <w:tc>
          <w:tcPr>
            <w:tcW w:w="2977" w:type="dxa"/>
            <w:vMerge w:val="restart"/>
            <w:tcBorders>
              <w:top w:val="single" w:sz="4" w:space="0" w:color="auto"/>
              <w:left w:val="single" w:sz="4" w:space="0" w:color="auto"/>
              <w:bottom w:val="single" w:sz="4" w:space="0" w:color="auto"/>
              <w:right w:val="single" w:sz="4" w:space="0" w:color="auto"/>
            </w:tcBorders>
            <w:vAlign w:val="center"/>
            <w:hideMark/>
            <w:tcPrChange w:id="1061" w:author="Huo, Wendy" w:date="2025-07-07T15:42:00Z" w16du:dateUtc="2025-07-07T07:42:00Z">
              <w:tcPr>
                <w:tcW w:w="2977" w:type="dxa"/>
                <w:gridSpan w:val="2"/>
                <w:vMerge w:val="restart"/>
                <w:tcBorders>
                  <w:top w:val="single" w:sz="4" w:space="0" w:color="auto"/>
                  <w:left w:val="single" w:sz="4" w:space="0" w:color="auto"/>
                  <w:bottom w:val="single" w:sz="4" w:space="0" w:color="auto"/>
                  <w:right w:val="single" w:sz="4" w:space="0" w:color="auto"/>
                </w:tcBorders>
                <w:vAlign w:val="center"/>
                <w:hideMark/>
              </w:tcPr>
            </w:tcPrChange>
          </w:tcPr>
          <w:p w14:paraId="799127F0" w14:textId="77777777" w:rsidR="00D97125" w:rsidRPr="00F02C66" w:rsidRDefault="00D97125" w:rsidP="004465CF">
            <w:pPr>
              <w:spacing w:after="0" w:line="240" w:lineRule="auto"/>
              <w:jc w:val="center"/>
              <w:rPr>
                <w:ins w:id="1062" w:author="Huo, Wendy" w:date="2025-07-07T15:12:00Z" w16du:dateUtc="2025-07-07T07:12:00Z"/>
                <w:rFonts w:eastAsia="Times New Roman" w:cs="Calibri"/>
                <w:b/>
                <w:bCs/>
                <w:color w:val="000000"/>
                <w:lang w:val="en-US" w:eastAsia="zh-CN"/>
              </w:rPr>
            </w:pPr>
            <w:ins w:id="1063" w:author="Huo, Wendy" w:date="2025-07-07T15:12:00Z" w16du:dateUtc="2025-07-07T07:12:00Z">
              <w:r>
                <w:rPr>
                  <w:rFonts w:eastAsia="Times New Roman" w:cs="Calibri"/>
                  <w:b/>
                  <w:bCs/>
                  <w:color w:val="000000"/>
                  <w:lang w:val="en-US" w:eastAsia="zh-CN"/>
                </w:rPr>
                <w:t>Responsibility</w:t>
              </w:r>
            </w:ins>
          </w:p>
        </w:tc>
      </w:tr>
      <w:tr w:rsidR="00D97125" w:rsidRPr="00F02C66" w14:paraId="2C74F589" w14:textId="77777777" w:rsidTr="0044289F">
        <w:trPr>
          <w:trHeight w:val="450"/>
          <w:ins w:id="1064" w:author="Huo, Wendy" w:date="2025-07-07T15:12:00Z"/>
          <w:trPrChange w:id="1065" w:author="Huo, Wendy" w:date="2025-07-07T15:42:00Z" w16du:dateUtc="2025-07-07T07:42:00Z">
            <w:trPr>
              <w:trHeight w:val="450"/>
            </w:trPr>
          </w:trPrChange>
        </w:trPr>
        <w:tc>
          <w:tcPr>
            <w:tcW w:w="1309" w:type="dxa"/>
            <w:vMerge/>
            <w:tcBorders>
              <w:top w:val="single" w:sz="4" w:space="0" w:color="auto"/>
              <w:left w:val="single" w:sz="4" w:space="0" w:color="auto"/>
              <w:bottom w:val="single" w:sz="4" w:space="0" w:color="auto"/>
              <w:right w:val="single" w:sz="4" w:space="0" w:color="auto"/>
            </w:tcBorders>
            <w:vAlign w:val="center"/>
            <w:hideMark/>
            <w:tcPrChange w:id="1066" w:author="Huo, Wendy" w:date="2025-07-07T15:42:00Z" w16du:dateUtc="2025-07-07T07:42:00Z">
              <w:tcPr>
                <w:tcW w:w="1309" w:type="dxa"/>
                <w:vMerge/>
                <w:tcBorders>
                  <w:top w:val="single" w:sz="4" w:space="0" w:color="auto"/>
                  <w:left w:val="single" w:sz="4" w:space="0" w:color="auto"/>
                  <w:bottom w:val="single" w:sz="4" w:space="0" w:color="auto"/>
                  <w:right w:val="single" w:sz="4" w:space="0" w:color="auto"/>
                </w:tcBorders>
                <w:vAlign w:val="center"/>
                <w:hideMark/>
              </w:tcPr>
            </w:tcPrChange>
          </w:tcPr>
          <w:p w14:paraId="73108D94" w14:textId="77777777" w:rsidR="00D97125" w:rsidRPr="00F02C66" w:rsidRDefault="00D97125" w:rsidP="004465CF">
            <w:pPr>
              <w:spacing w:after="0" w:line="240" w:lineRule="auto"/>
              <w:rPr>
                <w:ins w:id="1067" w:author="Huo, Wendy" w:date="2025-07-07T15:12:00Z" w16du:dateUtc="2025-07-07T07:12:00Z"/>
                <w:rFonts w:eastAsia="Times New Roman" w:cs="Calibri"/>
                <w:b/>
                <w:bCs/>
                <w:color w:val="000000"/>
                <w:lang w:val="en-US" w:eastAsia="zh-CN"/>
              </w:rPr>
            </w:pPr>
          </w:p>
        </w:tc>
        <w:tc>
          <w:tcPr>
            <w:tcW w:w="4678" w:type="dxa"/>
            <w:vMerge/>
            <w:tcBorders>
              <w:top w:val="single" w:sz="4" w:space="0" w:color="auto"/>
              <w:left w:val="single" w:sz="4" w:space="0" w:color="auto"/>
              <w:bottom w:val="single" w:sz="4" w:space="0" w:color="auto"/>
              <w:right w:val="single" w:sz="4" w:space="0" w:color="auto"/>
            </w:tcBorders>
            <w:vAlign w:val="center"/>
            <w:hideMark/>
            <w:tcPrChange w:id="1068" w:author="Huo, Wendy" w:date="2025-07-07T15:42:00Z" w16du:dateUtc="2025-07-07T07:42:00Z">
              <w:tcPr>
                <w:tcW w:w="4678" w:type="dxa"/>
                <w:vMerge/>
                <w:tcBorders>
                  <w:top w:val="single" w:sz="4" w:space="0" w:color="auto"/>
                  <w:left w:val="single" w:sz="4" w:space="0" w:color="auto"/>
                  <w:bottom w:val="single" w:sz="4" w:space="0" w:color="auto"/>
                  <w:right w:val="single" w:sz="4" w:space="0" w:color="auto"/>
                </w:tcBorders>
                <w:vAlign w:val="center"/>
                <w:hideMark/>
              </w:tcPr>
            </w:tcPrChange>
          </w:tcPr>
          <w:p w14:paraId="5D144CF7" w14:textId="77777777" w:rsidR="00D97125" w:rsidRPr="00F02C66" w:rsidRDefault="00D97125" w:rsidP="004465CF">
            <w:pPr>
              <w:spacing w:after="0" w:line="240" w:lineRule="auto"/>
              <w:rPr>
                <w:ins w:id="1069" w:author="Huo, Wendy" w:date="2025-07-07T15:12:00Z" w16du:dateUtc="2025-07-07T07:12:00Z"/>
                <w:rFonts w:eastAsia="Times New Roman" w:cs="Calibri"/>
                <w:b/>
                <w:bCs/>
                <w:color w:val="000000"/>
                <w:lang w:val="en-US" w:eastAsia="zh-CN"/>
              </w:rPr>
            </w:pPr>
          </w:p>
        </w:tc>
        <w:tc>
          <w:tcPr>
            <w:tcW w:w="2977" w:type="dxa"/>
            <w:vMerge/>
            <w:tcBorders>
              <w:top w:val="single" w:sz="4" w:space="0" w:color="auto"/>
              <w:left w:val="single" w:sz="4" w:space="0" w:color="auto"/>
              <w:bottom w:val="single" w:sz="4" w:space="0" w:color="auto"/>
              <w:right w:val="single" w:sz="4" w:space="0" w:color="auto"/>
            </w:tcBorders>
            <w:vAlign w:val="center"/>
            <w:hideMark/>
            <w:tcPrChange w:id="1070" w:author="Huo, Wendy" w:date="2025-07-07T15:42:00Z" w16du:dateUtc="2025-07-07T07:42:00Z">
              <w:tcPr>
                <w:tcW w:w="2977"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6ED996A4" w14:textId="77777777" w:rsidR="00D97125" w:rsidRPr="00F02C66" w:rsidRDefault="00D97125" w:rsidP="004465CF">
            <w:pPr>
              <w:spacing w:after="0" w:line="240" w:lineRule="auto"/>
              <w:rPr>
                <w:ins w:id="1071" w:author="Huo, Wendy" w:date="2025-07-07T15:12:00Z" w16du:dateUtc="2025-07-07T07:12:00Z"/>
                <w:rFonts w:eastAsia="Times New Roman" w:cs="Calibri"/>
                <w:b/>
                <w:bCs/>
                <w:color w:val="000000"/>
                <w:lang w:val="en-US" w:eastAsia="zh-CN"/>
              </w:rPr>
            </w:pPr>
          </w:p>
        </w:tc>
      </w:tr>
      <w:tr w:rsidR="00466EC1" w:rsidRPr="00F02C66" w14:paraId="4D257ACA" w14:textId="77777777" w:rsidTr="0044289F">
        <w:trPr>
          <w:trHeight w:val="576"/>
          <w:ins w:id="1072" w:author="Huo, Wendy" w:date="2025-07-07T15:12:00Z"/>
          <w:trPrChange w:id="1073" w:author="Huo, Wendy" w:date="2025-07-07T15:42:00Z" w16du:dateUtc="2025-07-07T07:42:00Z">
            <w:trPr>
              <w:trHeight w:val="576"/>
            </w:trPr>
          </w:trPrChange>
        </w:trPr>
        <w:tc>
          <w:tcPr>
            <w:tcW w:w="1309" w:type="dxa"/>
            <w:tcBorders>
              <w:top w:val="nil"/>
              <w:left w:val="single" w:sz="4" w:space="0" w:color="auto"/>
              <w:bottom w:val="single" w:sz="4" w:space="0" w:color="auto"/>
              <w:right w:val="single" w:sz="4" w:space="0" w:color="auto"/>
            </w:tcBorders>
            <w:vAlign w:val="bottom"/>
            <w:hideMark/>
            <w:tcPrChange w:id="1074" w:author="Huo, Wendy" w:date="2025-07-07T15:42:00Z" w16du:dateUtc="2025-07-07T07:42:00Z">
              <w:tcPr>
                <w:tcW w:w="1309" w:type="dxa"/>
                <w:tcBorders>
                  <w:top w:val="nil"/>
                  <w:left w:val="single" w:sz="4" w:space="0" w:color="auto"/>
                  <w:bottom w:val="single" w:sz="4" w:space="0" w:color="auto"/>
                  <w:right w:val="single" w:sz="4" w:space="0" w:color="auto"/>
                </w:tcBorders>
                <w:vAlign w:val="bottom"/>
                <w:hideMark/>
              </w:tcPr>
            </w:tcPrChange>
          </w:tcPr>
          <w:p w14:paraId="4B68520B" w14:textId="1C2E0E81" w:rsidR="00466EC1" w:rsidRPr="00F02C66" w:rsidRDefault="00466EC1" w:rsidP="00466EC1">
            <w:pPr>
              <w:spacing w:after="0" w:line="240" w:lineRule="auto"/>
              <w:jc w:val="center"/>
              <w:rPr>
                <w:ins w:id="1075" w:author="Huo, Wendy" w:date="2025-07-07T15:12:00Z" w16du:dateUtc="2025-07-07T07:12:00Z"/>
                <w:rFonts w:eastAsia="Times New Roman" w:cs="Calibri"/>
                <w:b/>
                <w:bCs/>
                <w:color w:val="000000"/>
                <w:lang w:val="en-US" w:eastAsia="zh-CN"/>
              </w:rPr>
            </w:pPr>
            <w:ins w:id="1076" w:author="Huo, Wendy" w:date="2025-07-07T15:40:00Z" w16du:dateUtc="2025-07-07T07:40: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shd w:val="clear" w:color="000000" w:fill="FFFFFF"/>
            <w:vAlign w:val="center"/>
            <w:hideMark/>
            <w:tcPrChange w:id="1077" w:author="Huo, Wendy" w:date="2025-07-07T15:42:00Z" w16du:dateUtc="2025-07-07T07:42:00Z">
              <w:tcPr>
                <w:tcW w:w="4678" w:type="dxa"/>
                <w:tcBorders>
                  <w:top w:val="nil"/>
                  <w:left w:val="nil"/>
                  <w:bottom w:val="single" w:sz="4" w:space="0" w:color="auto"/>
                  <w:right w:val="single" w:sz="4" w:space="0" w:color="auto"/>
                </w:tcBorders>
                <w:shd w:val="clear" w:color="000000" w:fill="FFFFFF"/>
                <w:vAlign w:val="center"/>
                <w:hideMark/>
              </w:tcPr>
            </w:tcPrChange>
          </w:tcPr>
          <w:p w14:paraId="7C203A3F" w14:textId="77777777" w:rsidR="00466EC1" w:rsidRPr="00F02C66" w:rsidRDefault="00466EC1" w:rsidP="00466EC1">
            <w:pPr>
              <w:spacing w:after="0" w:line="240" w:lineRule="auto"/>
              <w:rPr>
                <w:ins w:id="1078" w:author="Huo, Wendy" w:date="2025-07-07T15:12:00Z" w16du:dateUtc="2025-07-07T07:12:00Z"/>
                <w:rFonts w:eastAsia="Times New Roman" w:cs="Calibri"/>
                <w:color w:val="000000"/>
                <w:lang w:val="en-US" w:eastAsia="zh-CN"/>
              </w:rPr>
            </w:pPr>
            <w:ins w:id="1079" w:author="Huo, Wendy" w:date="2025-07-07T15:12:00Z" w16du:dateUtc="2025-07-07T07:12:00Z">
              <w:r w:rsidRPr="00F02C66">
                <w:rPr>
                  <w:rFonts w:eastAsia="Times New Roman" w:cs="Calibri"/>
                  <w:color w:val="000000"/>
                  <w:lang w:val="en-US" w:eastAsia="zh-CN"/>
                </w:rPr>
                <w:t>Gap requirements analysis after Henkel provides the gap report</w:t>
              </w:r>
            </w:ins>
          </w:p>
        </w:tc>
        <w:tc>
          <w:tcPr>
            <w:tcW w:w="2977" w:type="dxa"/>
            <w:tcBorders>
              <w:top w:val="nil"/>
              <w:left w:val="nil"/>
              <w:bottom w:val="single" w:sz="4" w:space="0" w:color="auto"/>
              <w:right w:val="single" w:sz="4" w:space="0" w:color="auto"/>
            </w:tcBorders>
            <w:shd w:val="clear" w:color="000000" w:fill="9BC2E6"/>
            <w:noWrap/>
            <w:vAlign w:val="center"/>
            <w:hideMark/>
            <w:tcPrChange w:id="1080"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vAlign w:val="center"/>
                <w:hideMark/>
              </w:tcPr>
            </w:tcPrChange>
          </w:tcPr>
          <w:p w14:paraId="7B67834F" w14:textId="77777777" w:rsidR="00466EC1" w:rsidRPr="00F02C66" w:rsidRDefault="00466EC1" w:rsidP="00466EC1">
            <w:pPr>
              <w:spacing w:after="0" w:line="240" w:lineRule="auto"/>
              <w:jc w:val="center"/>
              <w:rPr>
                <w:ins w:id="1081" w:author="Huo, Wendy" w:date="2025-07-07T15:12:00Z" w16du:dateUtc="2025-07-07T07:12:00Z"/>
                <w:rFonts w:eastAsia="Times New Roman" w:cs="Calibri"/>
                <w:color w:val="000000"/>
                <w:lang w:val="en-US" w:eastAsia="zh-CN"/>
              </w:rPr>
            </w:pPr>
            <w:ins w:id="1082" w:author="Huo, Wendy" w:date="2025-07-07T15:12:00Z" w16du:dateUtc="2025-07-07T07:12:00Z">
              <w:r>
                <w:rPr>
                  <w:rFonts w:eastAsia="Times New Roman" w:cs="Calibri"/>
                  <w:color w:val="000000"/>
                  <w:lang w:val="en-US" w:eastAsia="zh-CN"/>
                </w:rPr>
                <w:t>Henkel</w:t>
              </w:r>
            </w:ins>
          </w:p>
        </w:tc>
      </w:tr>
      <w:tr w:rsidR="00466EC1" w:rsidRPr="00F02C66" w14:paraId="7AD7FCF4" w14:textId="77777777" w:rsidTr="0044289F">
        <w:trPr>
          <w:trHeight w:val="1152"/>
          <w:ins w:id="1083" w:author="Huo, Wendy" w:date="2025-07-07T15:12:00Z"/>
          <w:trPrChange w:id="1084" w:author="Huo, Wendy" w:date="2025-07-07T15:42:00Z" w16du:dateUtc="2025-07-07T07:42:00Z">
            <w:trPr>
              <w:trHeight w:val="1152"/>
            </w:trPr>
          </w:trPrChange>
        </w:trPr>
        <w:tc>
          <w:tcPr>
            <w:tcW w:w="1309" w:type="dxa"/>
            <w:tcBorders>
              <w:top w:val="nil"/>
              <w:left w:val="single" w:sz="4" w:space="0" w:color="auto"/>
              <w:bottom w:val="single" w:sz="4" w:space="0" w:color="auto"/>
              <w:right w:val="single" w:sz="4" w:space="0" w:color="auto"/>
            </w:tcBorders>
            <w:vAlign w:val="bottom"/>
            <w:hideMark/>
            <w:tcPrChange w:id="1085" w:author="Huo, Wendy" w:date="2025-07-07T15:42:00Z" w16du:dateUtc="2025-07-07T07:42:00Z">
              <w:tcPr>
                <w:tcW w:w="1309" w:type="dxa"/>
                <w:tcBorders>
                  <w:top w:val="nil"/>
                  <w:left w:val="single" w:sz="4" w:space="0" w:color="auto"/>
                  <w:bottom w:val="single" w:sz="4" w:space="0" w:color="auto"/>
                  <w:right w:val="single" w:sz="4" w:space="0" w:color="auto"/>
                </w:tcBorders>
                <w:vAlign w:val="bottom"/>
                <w:hideMark/>
              </w:tcPr>
            </w:tcPrChange>
          </w:tcPr>
          <w:p w14:paraId="31E4726C" w14:textId="08796D1F" w:rsidR="00466EC1" w:rsidRPr="00F02C66" w:rsidRDefault="00466EC1" w:rsidP="00466EC1">
            <w:pPr>
              <w:spacing w:after="0" w:line="240" w:lineRule="auto"/>
              <w:jc w:val="center"/>
              <w:rPr>
                <w:ins w:id="1086" w:author="Huo, Wendy" w:date="2025-07-07T15:12:00Z" w16du:dateUtc="2025-07-07T07:12:00Z"/>
                <w:rFonts w:eastAsia="Times New Roman" w:cs="Calibri"/>
                <w:b/>
                <w:bCs/>
                <w:color w:val="000000"/>
                <w:lang w:val="en-US" w:eastAsia="zh-CN"/>
              </w:rPr>
            </w:pPr>
            <w:ins w:id="1087" w:author="Huo, Wendy" w:date="2025-07-07T15:40:00Z" w16du:dateUtc="2025-07-07T07:40:00Z">
              <w:r>
                <w:rPr>
                  <w:rFonts w:eastAsia="SimHei" w:cs="Calibri" w:hint="eastAsia"/>
                  <w:b/>
                  <w:bCs/>
                  <w:color w:val="000000"/>
                  <w:lang w:val="en-US" w:eastAsia="zh-CN"/>
                </w:rPr>
                <w:t>Phase 1</w:t>
              </w:r>
              <w:r w:rsidR="00497064">
                <w:rPr>
                  <w:rFonts w:eastAsia="SimHei" w:cs="Calibri" w:hint="eastAsia"/>
                  <w:b/>
                  <w:bCs/>
                  <w:color w:val="000000"/>
                  <w:lang w:val="en-US" w:eastAsia="zh-CN"/>
                </w:rPr>
                <w:t>B</w:t>
              </w:r>
              <w:r>
                <w:rPr>
                  <w:rFonts w:eastAsia="SimHei" w:cs="Calibri" w:hint="eastAsia"/>
                  <w:b/>
                  <w:bCs/>
                  <w:color w:val="000000"/>
                  <w:lang w:val="en-US" w:eastAsia="zh-CN"/>
                </w:rPr>
                <w:t xml:space="preserve"> sites</w:t>
              </w:r>
            </w:ins>
          </w:p>
        </w:tc>
        <w:tc>
          <w:tcPr>
            <w:tcW w:w="4678" w:type="dxa"/>
            <w:tcBorders>
              <w:top w:val="nil"/>
              <w:left w:val="nil"/>
              <w:bottom w:val="single" w:sz="4" w:space="0" w:color="auto"/>
              <w:right w:val="single" w:sz="4" w:space="0" w:color="auto"/>
            </w:tcBorders>
            <w:vAlign w:val="center"/>
            <w:hideMark/>
            <w:tcPrChange w:id="1088"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24066750" w14:textId="77777777" w:rsidR="00466EC1" w:rsidRPr="00F02C66" w:rsidRDefault="00466EC1" w:rsidP="00466EC1">
            <w:pPr>
              <w:spacing w:after="0" w:line="240" w:lineRule="auto"/>
              <w:rPr>
                <w:ins w:id="1089" w:author="Huo, Wendy" w:date="2025-07-07T15:12:00Z" w16du:dateUtc="2025-07-07T07:12:00Z"/>
                <w:rFonts w:eastAsia="Times New Roman" w:cs="Calibri"/>
                <w:color w:val="000000"/>
                <w:lang w:val="en-US" w:eastAsia="zh-CN"/>
              </w:rPr>
            </w:pPr>
            <w:ins w:id="1090" w:author="Huo, Wendy" w:date="2025-07-07T15:12:00Z" w16du:dateUtc="2025-07-07T07:12:00Z">
              <w:r w:rsidRPr="00F02C66">
                <w:rPr>
                  <w:rFonts w:eastAsia="Times New Roman" w:cs="Calibri"/>
                  <w:color w:val="000000"/>
                  <w:lang w:val="en-US" w:eastAsia="zh-CN"/>
                </w:rPr>
                <w:t>Instrument Survey and document update</w:t>
              </w:r>
            </w:ins>
          </w:p>
        </w:tc>
        <w:tc>
          <w:tcPr>
            <w:tcW w:w="2977" w:type="dxa"/>
            <w:tcBorders>
              <w:top w:val="nil"/>
              <w:left w:val="nil"/>
              <w:bottom w:val="single" w:sz="4" w:space="0" w:color="auto"/>
              <w:right w:val="single" w:sz="4" w:space="0" w:color="auto"/>
            </w:tcBorders>
            <w:noWrap/>
            <w:vAlign w:val="center"/>
            <w:hideMark/>
            <w:tcPrChange w:id="1091" w:author="Huo, Wendy" w:date="2025-07-07T15:42:00Z" w16du:dateUtc="2025-07-07T07:42:00Z">
              <w:tcPr>
                <w:tcW w:w="2977" w:type="dxa"/>
                <w:gridSpan w:val="2"/>
                <w:tcBorders>
                  <w:top w:val="nil"/>
                  <w:left w:val="nil"/>
                  <w:bottom w:val="single" w:sz="4" w:space="0" w:color="auto"/>
                  <w:right w:val="single" w:sz="4" w:space="0" w:color="auto"/>
                </w:tcBorders>
                <w:noWrap/>
                <w:vAlign w:val="center"/>
                <w:hideMark/>
              </w:tcPr>
            </w:tcPrChange>
          </w:tcPr>
          <w:p w14:paraId="24B625E1" w14:textId="77777777" w:rsidR="00466EC1" w:rsidRPr="00F02C66" w:rsidRDefault="00466EC1" w:rsidP="00466EC1">
            <w:pPr>
              <w:spacing w:after="0" w:line="240" w:lineRule="auto"/>
              <w:jc w:val="center"/>
              <w:rPr>
                <w:ins w:id="1092" w:author="Huo, Wendy" w:date="2025-07-07T15:12:00Z" w16du:dateUtc="2025-07-07T07:12:00Z"/>
                <w:rFonts w:eastAsia="Times New Roman" w:cs="Calibri"/>
                <w:color w:val="000000"/>
                <w:lang w:val="en-US" w:eastAsia="zh-CN"/>
              </w:rPr>
            </w:pPr>
            <w:ins w:id="1093" w:author="Huo, Wendy" w:date="2025-07-07T15:12:00Z" w16du:dateUtc="2025-07-07T07:12:00Z">
              <w:r w:rsidRPr="00E53DA3">
                <w:rPr>
                  <w:rFonts w:eastAsia="Times New Roman" w:cs="Calibri"/>
                  <w:color w:val="000000"/>
                  <w:lang w:val="en-US" w:eastAsia="zh-CN"/>
                </w:rPr>
                <w:t>Thermo Fisher</w:t>
              </w:r>
            </w:ins>
          </w:p>
        </w:tc>
      </w:tr>
      <w:tr w:rsidR="00D97125" w:rsidRPr="00F02C66" w14:paraId="7B2C7753" w14:textId="77777777" w:rsidTr="0044289F">
        <w:trPr>
          <w:trHeight w:val="900"/>
          <w:ins w:id="1094" w:author="Huo, Wendy" w:date="2025-07-07T15:12:00Z"/>
          <w:trPrChange w:id="1095" w:author="Huo, Wendy" w:date="2025-07-07T15:42:00Z" w16du:dateUtc="2025-07-07T07:42:00Z">
            <w:trPr>
              <w:trHeight w:val="900"/>
            </w:trPr>
          </w:trPrChange>
        </w:trPr>
        <w:tc>
          <w:tcPr>
            <w:tcW w:w="1309" w:type="dxa"/>
            <w:vMerge w:val="restart"/>
            <w:tcBorders>
              <w:top w:val="nil"/>
              <w:left w:val="single" w:sz="4" w:space="0" w:color="auto"/>
              <w:bottom w:val="single" w:sz="4" w:space="0" w:color="auto"/>
              <w:right w:val="single" w:sz="4" w:space="0" w:color="auto"/>
            </w:tcBorders>
            <w:noWrap/>
            <w:vAlign w:val="center"/>
            <w:hideMark/>
            <w:tcPrChange w:id="1096" w:author="Huo, Wendy" w:date="2025-07-07T15:42:00Z" w16du:dateUtc="2025-07-07T07:42:00Z">
              <w:tcPr>
                <w:tcW w:w="1309" w:type="dxa"/>
                <w:vMerge w:val="restart"/>
                <w:tcBorders>
                  <w:top w:val="nil"/>
                  <w:left w:val="single" w:sz="4" w:space="0" w:color="auto"/>
                  <w:bottom w:val="single" w:sz="4" w:space="0" w:color="auto"/>
                  <w:right w:val="single" w:sz="4" w:space="0" w:color="auto"/>
                </w:tcBorders>
                <w:noWrap/>
                <w:vAlign w:val="center"/>
                <w:hideMark/>
              </w:tcPr>
            </w:tcPrChange>
          </w:tcPr>
          <w:p w14:paraId="5CF9EDCC" w14:textId="77777777" w:rsidR="00D97125" w:rsidRPr="00F02C66" w:rsidRDefault="00D97125" w:rsidP="004465CF">
            <w:pPr>
              <w:spacing w:after="0" w:line="240" w:lineRule="auto"/>
              <w:jc w:val="center"/>
              <w:rPr>
                <w:ins w:id="1097" w:author="Huo, Wendy" w:date="2025-07-07T15:12:00Z" w16du:dateUtc="2025-07-07T07:12:00Z"/>
                <w:rFonts w:eastAsia="Times New Roman" w:cs="Calibri"/>
                <w:b/>
                <w:bCs/>
                <w:color w:val="000000"/>
                <w:lang w:val="en-US" w:eastAsia="zh-CN"/>
              </w:rPr>
            </w:pPr>
            <w:ins w:id="1098" w:author="Huo, Wendy" w:date="2025-07-07T15:12:00Z" w16du:dateUtc="2025-07-07T07:12:00Z">
              <w:r w:rsidRPr="00F02C66">
                <w:rPr>
                  <w:rFonts w:eastAsia="Times New Roman" w:cs="Calibri"/>
                  <w:b/>
                  <w:bCs/>
                  <w:color w:val="000000"/>
                  <w:lang w:val="en-US" w:eastAsia="zh-CN"/>
                </w:rPr>
                <w:t>Humen</w:t>
              </w:r>
            </w:ins>
          </w:p>
        </w:tc>
        <w:tc>
          <w:tcPr>
            <w:tcW w:w="4678" w:type="dxa"/>
            <w:tcBorders>
              <w:top w:val="nil"/>
              <w:left w:val="nil"/>
              <w:bottom w:val="single" w:sz="4" w:space="0" w:color="auto"/>
              <w:right w:val="single" w:sz="4" w:space="0" w:color="auto"/>
            </w:tcBorders>
            <w:shd w:val="clear" w:color="000000" w:fill="FFFFFF"/>
            <w:vAlign w:val="center"/>
            <w:hideMark/>
            <w:tcPrChange w:id="1099" w:author="Huo, Wendy" w:date="2025-07-07T15:42:00Z" w16du:dateUtc="2025-07-07T07:42:00Z">
              <w:tcPr>
                <w:tcW w:w="4678" w:type="dxa"/>
                <w:tcBorders>
                  <w:top w:val="nil"/>
                  <w:left w:val="nil"/>
                  <w:bottom w:val="single" w:sz="4" w:space="0" w:color="auto"/>
                  <w:right w:val="single" w:sz="4" w:space="0" w:color="auto"/>
                </w:tcBorders>
                <w:shd w:val="clear" w:color="000000" w:fill="FFFFFF"/>
                <w:vAlign w:val="center"/>
                <w:hideMark/>
              </w:tcPr>
            </w:tcPrChange>
          </w:tcPr>
          <w:p w14:paraId="7B249A86" w14:textId="77777777" w:rsidR="00D97125" w:rsidRPr="00F02C66" w:rsidRDefault="00D97125" w:rsidP="004465CF">
            <w:pPr>
              <w:spacing w:after="0" w:line="240" w:lineRule="auto"/>
              <w:rPr>
                <w:ins w:id="1100" w:author="Huo, Wendy" w:date="2025-07-07T15:12:00Z" w16du:dateUtc="2025-07-07T07:12:00Z"/>
                <w:rFonts w:eastAsia="Times New Roman" w:cs="Calibri"/>
                <w:color w:val="000000"/>
                <w:lang w:val="en-US" w:eastAsia="zh-CN"/>
              </w:rPr>
            </w:pPr>
            <w:ins w:id="1101" w:author="Huo, Wendy" w:date="2025-07-07T15:12:00Z" w16du:dateUtc="2025-07-07T07:12: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hideMark/>
            <w:tcPrChange w:id="110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46490AB4" w14:textId="77777777" w:rsidR="00D97125" w:rsidRPr="00F02C66" w:rsidRDefault="00D97125" w:rsidP="004465CF">
            <w:pPr>
              <w:spacing w:after="0" w:line="240" w:lineRule="auto"/>
              <w:jc w:val="center"/>
              <w:rPr>
                <w:ins w:id="1103" w:author="Huo, Wendy" w:date="2025-07-07T15:12:00Z" w16du:dateUtc="2025-07-07T07:12:00Z"/>
                <w:rFonts w:eastAsia="Times New Roman" w:cs="Calibri"/>
                <w:color w:val="000000"/>
                <w:lang w:val="en-US" w:eastAsia="zh-CN"/>
              </w:rPr>
            </w:pPr>
            <w:ins w:id="1104" w:author="Huo, Wendy" w:date="2025-07-07T15:12:00Z" w16du:dateUtc="2025-07-07T07:12:00Z">
              <w:r w:rsidRPr="00C32472">
                <w:rPr>
                  <w:rFonts w:eastAsia="Times New Roman" w:cs="Calibri"/>
                  <w:color w:val="000000"/>
                  <w:lang w:val="en-US" w:eastAsia="zh-CN"/>
                </w:rPr>
                <w:t>Henkel</w:t>
              </w:r>
            </w:ins>
          </w:p>
        </w:tc>
      </w:tr>
      <w:tr w:rsidR="00D97125" w:rsidRPr="00F02C66" w14:paraId="75D202D9" w14:textId="77777777" w:rsidTr="0044289F">
        <w:trPr>
          <w:trHeight w:val="600"/>
          <w:ins w:id="1105" w:author="Huo, Wendy" w:date="2025-07-07T15:12:00Z"/>
          <w:trPrChange w:id="1106" w:author="Huo, Wendy" w:date="2025-07-07T15:42:00Z" w16du:dateUtc="2025-07-07T07:42:00Z">
            <w:trPr>
              <w:trHeight w:val="600"/>
            </w:trPr>
          </w:trPrChange>
        </w:trPr>
        <w:tc>
          <w:tcPr>
            <w:tcW w:w="1309" w:type="dxa"/>
            <w:vMerge/>
            <w:tcBorders>
              <w:top w:val="nil"/>
              <w:left w:val="single" w:sz="4" w:space="0" w:color="auto"/>
              <w:bottom w:val="single" w:sz="4" w:space="0" w:color="auto"/>
              <w:right w:val="single" w:sz="4" w:space="0" w:color="auto"/>
            </w:tcBorders>
            <w:vAlign w:val="center"/>
            <w:hideMark/>
            <w:tcPrChange w:id="110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73EAA67B" w14:textId="77777777" w:rsidR="00D97125" w:rsidRPr="00F02C66" w:rsidRDefault="00D97125" w:rsidP="004465CF">
            <w:pPr>
              <w:spacing w:after="0" w:line="240" w:lineRule="auto"/>
              <w:rPr>
                <w:ins w:id="110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0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0C01BC4A" w14:textId="77777777" w:rsidR="00D97125" w:rsidRPr="00F02C66" w:rsidRDefault="00D97125" w:rsidP="004465CF">
            <w:pPr>
              <w:spacing w:after="0" w:line="240" w:lineRule="auto"/>
              <w:rPr>
                <w:ins w:id="1110" w:author="Huo, Wendy" w:date="2025-07-07T15:12:00Z" w16du:dateUtc="2025-07-07T07:12:00Z"/>
                <w:rFonts w:eastAsia="Times New Roman" w:cs="Calibri"/>
                <w:color w:val="000000"/>
                <w:lang w:val="en-US" w:eastAsia="zh-CN"/>
              </w:rPr>
            </w:pPr>
            <w:ins w:id="1111" w:author="Huo, Wendy" w:date="2025-07-07T15:12:00Z" w16du:dateUtc="2025-07-07T07:12:00Z">
              <w:r w:rsidRPr="00F02C66">
                <w:rPr>
                  <w:rFonts w:eastAsia="Times New Roman" w:cs="Calibri"/>
                  <w:color w:val="000000"/>
                  <w:lang w:val="en-US" w:eastAsia="zh-CN"/>
                </w:rPr>
                <w:t>Workflows</w:t>
              </w:r>
            </w:ins>
          </w:p>
        </w:tc>
        <w:tc>
          <w:tcPr>
            <w:tcW w:w="2977" w:type="dxa"/>
            <w:tcBorders>
              <w:top w:val="nil"/>
              <w:left w:val="nil"/>
              <w:bottom w:val="single" w:sz="4" w:space="0" w:color="auto"/>
              <w:right w:val="single" w:sz="4" w:space="0" w:color="auto"/>
            </w:tcBorders>
            <w:shd w:val="clear" w:color="000000" w:fill="9BC2E6"/>
            <w:noWrap/>
            <w:hideMark/>
            <w:tcPrChange w:id="111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39A1233F" w14:textId="77777777" w:rsidR="00D97125" w:rsidRPr="00F02C66" w:rsidRDefault="00D97125" w:rsidP="004465CF">
            <w:pPr>
              <w:spacing w:after="0" w:line="240" w:lineRule="auto"/>
              <w:jc w:val="center"/>
              <w:rPr>
                <w:ins w:id="1113" w:author="Huo, Wendy" w:date="2025-07-07T15:12:00Z" w16du:dateUtc="2025-07-07T07:12:00Z"/>
                <w:rFonts w:eastAsia="Times New Roman" w:cs="Calibri"/>
                <w:color w:val="000000"/>
                <w:lang w:val="en-US" w:eastAsia="zh-CN"/>
              </w:rPr>
            </w:pPr>
            <w:ins w:id="1114" w:author="Huo, Wendy" w:date="2025-07-07T15:12:00Z" w16du:dateUtc="2025-07-07T07:12:00Z">
              <w:r w:rsidRPr="00C32472">
                <w:rPr>
                  <w:rFonts w:eastAsia="Times New Roman" w:cs="Calibri"/>
                  <w:color w:val="000000"/>
                  <w:lang w:val="en-US" w:eastAsia="zh-CN"/>
                </w:rPr>
                <w:t>Henkel</w:t>
              </w:r>
            </w:ins>
          </w:p>
        </w:tc>
      </w:tr>
      <w:tr w:rsidR="00D97125" w:rsidRPr="00F02C66" w14:paraId="256C95FA" w14:textId="77777777" w:rsidTr="0044289F">
        <w:trPr>
          <w:trHeight w:val="900"/>
          <w:ins w:id="1115" w:author="Huo, Wendy" w:date="2025-07-07T15:12:00Z"/>
          <w:trPrChange w:id="1116" w:author="Huo, Wendy" w:date="2025-07-07T15:42:00Z" w16du:dateUtc="2025-07-07T07:42:00Z">
            <w:trPr>
              <w:trHeight w:val="900"/>
            </w:trPr>
          </w:trPrChange>
        </w:trPr>
        <w:tc>
          <w:tcPr>
            <w:tcW w:w="1309" w:type="dxa"/>
            <w:vMerge/>
            <w:tcBorders>
              <w:top w:val="nil"/>
              <w:left w:val="single" w:sz="4" w:space="0" w:color="auto"/>
              <w:bottom w:val="single" w:sz="4" w:space="0" w:color="auto"/>
              <w:right w:val="single" w:sz="4" w:space="0" w:color="auto"/>
            </w:tcBorders>
            <w:vAlign w:val="center"/>
            <w:hideMark/>
            <w:tcPrChange w:id="111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14C42C4E" w14:textId="77777777" w:rsidR="00D97125" w:rsidRPr="00F02C66" w:rsidRDefault="00D97125" w:rsidP="004465CF">
            <w:pPr>
              <w:spacing w:after="0" w:line="240" w:lineRule="auto"/>
              <w:rPr>
                <w:ins w:id="111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1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44E46E59" w14:textId="77777777" w:rsidR="00D97125" w:rsidRPr="00F02C66" w:rsidRDefault="00D97125" w:rsidP="004465CF">
            <w:pPr>
              <w:spacing w:after="0" w:line="240" w:lineRule="auto"/>
              <w:rPr>
                <w:ins w:id="1120" w:author="Huo, Wendy" w:date="2025-07-07T15:12:00Z" w16du:dateUtc="2025-07-07T07:12:00Z"/>
                <w:rFonts w:eastAsia="Times New Roman" w:cs="Calibri"/>
                <w:color w:val="000000"/>
                <w:lang w:val="en-US" w:eastAsia="zh-CN"/>
              </w:rPr>
            </w:pPr>
            <w:ins w:id="1121" w:author="Huo, Wendy" w:date="2025-07-07T15:12:00Z" w16du:dateUtc="2025-07-07T07:12:00Z">
              <w:r w:rsidRPr="00F02C66">
                <w:rPr>
                  <w:rFonts w:eastAsia="Times New Roman" w:cs="Calibri"/>
                  <w:color w:val="000000"/>
                  <w:lang w:val="en-US" w:eastAsia="zh-CN"/>
                </w:rPr>
                <w:t>Reports, Labels and Dashboards</w:t>
              </w:r>
            </w:ins>
          </w:p>
        </w:tc>
        <w:tc>
          <w:tcPr>
            <w:tcW w:w="2977" w:type="dxa"/>
            <w:tcBorders>
              <w:top w:val="nil"/>
              <w:left w:val="nil"/>
              <w:bottom w:val="single" w:sz="4" w:space="0" w:color="auto"/>
              <w:right w:val="single" w:sz="4" w:space="0" w:color="auto"/>
            </w:tcBorders>
            <w:shd w:val="clear" w:color="000000" w:fill="9BC2E6"/>
            <w:noWrap/>
            <w:hideMark/>
            <w:tcPrChange w:id="112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0A6A2726" w14:textId="77777777" w:rsidR="00D97125" w:rsidRPr="00F02C66" w:rsidRDefault="00D97125" w:rsidP="004465CF">
            <w:pPr>
              <w:spacing w:after="0" w:line="240" w:lineRule="auto"/>
              <w:jc w:val="center"/>
              <w:rPr>
                <w:ins w:id="1123" w:author="Huo, Wendy" w:date="2025-07-07T15:12:00Z" w16du:dateUtc="2025-07-07T07:12:00Z"/>
                <w:rFonts w:eastAsia="Times New Roman" w:cs="Calibri"/>
                <w:color w:val="000000"/>
                <w:lang w:val="en-US" w:eastAsia="zh-CN"/>
              </w:rPr>
            </w:pPr>
            <w:ins w:id="1124" w:author="Huo, Wendy" w:date="2025-07-07T15:12:00Z" w16du:dateUtc="2025-07-07T07:12:00Z">
              <w:r w:rsidRPr="00C32472">
                <w:rPr>
                  <w:rFonts w:eastAsia="Times New Roman" w:cs="Calibri"/>
                  <w:color w:val="000000"/>
                  <w:lang w:val="en-US" w:eastAsia="zh-CN"/>
                </w:rPr>
                <w:t>Henkel</w:t>
              </w:r>
            </w:ins>
          </w:p>
        </w:tc>
      </w:tr>
      <w:tr w:rsidR="00D97125" w:rsidRPr="00F02C66" w14:paraId="40C30186" w14:textId="77777777" w:rsidTr="0044289F">
        <w:trPr>
          <w:trHeight w:val="288"/>
          <w:ins w:id="1125" w:author="Huo, Wendy" w:date="2025-07-07T15:12:00Z"/>
          <w:trPrChange w:id="1126"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12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51C26200" w14:textId="77777777" w:rsidR="00D97125" w:rsidRPr="00F02C66" w:rsidRDefault="00D97125" w:rsidP="004465CF">
            <w:pPr>
              <w:spacing w:after="0" w:line="240" w:lineRule="auto"/>
              <w:rPr>
                <w:ins w:id="112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2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29366D19" w14:textId="77777777" w:rsidR="00D97125" w:rsidRPr="000024B4" w:rsidRDefault="00D97125" w:rsidP="004465CF">
            <w:pPr>
              <w:spacing w:after="0" w:line="240" w:lineRule="auto"/>
              <w:rPr>
                <w:ins w:id="1130" w:author="Huo, Wendy" w:date="2025-07-07T15:12:00Z" w16du:dateUtc="2025-07-07T07:12:00Z"/>
                <w:rFonts w:eastAsia="Times New Roman" w:cs="Calibri"/>
                <w:color w:val="000000"/>
                <w:lang w:val="it-IT" w:eastAsia="zh-CN"/>
              </w:rPr>
            </w:pPr>
            <w:ins w:id="1131" w:author="Huo, Wendy" w:date="2025-07-07T15:12:00Z" w16du:dateUtc="2025-07-07T07:12:00Z">
              <w:r w:rsidRPr="004465CF">
                <w:rPr>
                  <w:rFonts w:eastAsia="Times New Roman" w:cs="Calibri"/>
                  <w:color w:val="000000"/>
                  <w:lang w:val="it-IT" w:eastAsia="zh-CN"/>
                </w:rPr>
                <w:t>Static data assistance (non SAP)</w:t>
              </w:r>
            </w:ins>
          </w:p>
        </w:tc>
        <w:tc>
          <w:tcPr>
            <w:tcW w:w="2977" w:type="dxa"/>
            <w:tcBorders>
              <w:top w:val="nil"/>
              <w:left w:val="nil"/>
              <w:bottom w:val="single" w:sz="4" w:space="0" w:color="auto"/>
              <w:right w:val="single" w:sz="4" w:space="0" w:color="auto"/>
            </w:tcBorders>
            <w:noWrap/>
            <w:vAlign w:val="center"/>
            <w:hideMark/>
            <w:tcPrChange w:id="1132" w:author="Huo, Wendy" w:date="2025-07-07T15:42:00Z" w16du:dateUtc="2025-07-07T07:42:00Z">
              <w:tcPr>
                <w:tcW w:w="2977" w:type="dxa"/>
                <w:gridSpan w:val="2"/>
                <w:tcBorders>
                  <w:top w:val="nil"/>
                  <w:left w:val="nil"/>
                  <w:bottom w:val="single" w:sz="4" w:space="0" w:color="auto"/>
                  <w:right w:val="single" w:sz="4" w:space="0" w:color="auto"/>
                </w:tcBorders>
                <w:noWrap/>
                <w:vAlign w:val="center"/>
                <w:hideMark/>
              </w:tcPr>
            </w:tcPrChange>
          </w:tcPr>
          <w:p w14:paraId="28041C6B" w14:textId="77777777" w:rsidR="00D97125" w:rsidRPr="00F02C66" w:rsidRDefault="00D97125" w:rsidP="004465CF">
            <w:pPr>
              <w:spacing w:after="0" w:line="240" w:lineRule="auto"/>
              <w:jc w:val="center"/>
              <w:rPr>
                <w:ins w:id="1133" w:author="Huo, Wendy" w:date="2025-07-07T15:12:00Z" w16du:dateUtc="2025-07-07T07:12:00Z"/>
                <w:rFonts w:eastAsia="Times New Roman" w:cs="Calibri"/>
                <w:color w:val="000000"/>
                <w:lang w:val="en-US" w:eastAsia="zh-CN"/>
              </w:rPr>
            </w:pPr>
            <w:ins w:id="1134" w:author="Huo, Wendy" w:date="2025-07-07T15:12:00Z" w16du:dateUtc="2025-07-07T07:12:00Z">
              <w:r w:rsidRPr="00E53DA3">
                <w:rPr>
                  <w:rFonts w:eastAsia="Times New Roman" w:cs="Calibri"/>
                  <w:color w:val="000000"/>
                  <w:lang w:val="en-US" w:eastAsia="zh-CN"/>
                </w:rPr>
                <w:t>Thermo Fisher</w:t>
              </w:r>
            </w:ins>
          </w:p>
        </w:tc>
      </w:tr>
      <w:tr w:rsidR="00D97125" w:rsidRPr="00F02C66" w14:paraId="2DAA7A58" w14:textId="77777777" w:rsidTr="0044289F">
        <w:trPr>
          <w:trHeight w:val="600"/>
          <w:ins w:id="1135" w:author="Huo, Wendy" w:date="2025-07-07T15:12:00Z"/>
          <w:trPrChange w:id="1136" w:author="Huo, Wendy" w:date="2025-07-07T15:42:00Z" w16du:dateUtc="2025-07-07T07:42:00Z">
            <w:trPr>
              <w:trHeight w:val="600"/>
            </w:trPr>
          </w:trPrChange>
        </w:trPr>
        <w:tc>
          <w:tcPr>
            <w:tcW w:w="1309" w:type="dxa"/>
            <w:vMerge/>
            <w:tcBorders>
              <w:top w:val="nil"/>
              <w:left w:val="single" w:sz="4" w:space="0" w:color="auto"/>
              <w:bottom w:val="single" w:sz="4" w:space="0" w:color="auto"/>
              <w:right w:val="single" w:sz="4" w:space="0" w:color="auto"/>
            </w:tcBorders>
            <w:vAlign w:val="center"/>
            <w:hideMark/>
            <w:tcPrChange w:id="113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141E448E" w14:textId="77777777" w:rsidR="00D97125" w:rsidRPr="00F02C66" w:rsidRDefault="00D97125" w:rsidP="004465CF">
            <w:pPr>
              <w:spacing w:after="0" w:line="240" w:lineRule="auto"/>
              <w:rPr>
                <w:ins w:id="113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3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6838AB03" w14:textId="77777777" w:rsidR="00D97125" w:rsidRPr="00F02C66" w:rsidRDefault="00D97125" w:rsidP="004465CF">
            <w:pPr>
              <w:spacing w:after="0" w:line="240" w:lineRule="auto"/>
              <w:rPr>
                <w:ins w:id="1140" w:author="Huo, Wendy" w:date="2025-07-07T15:12:00Z" w16du:dateUtc="2025-07-07T07:12:00Z"/>
                <w:rFonts w:eastAsia="Times New Roman" w:cs="Calibri"/>
                <w:color w:val="000000"/>
                <w:lang w:val="en-US" w:eastAsia="zh-CN"/>
              </w:rPr>
            </w:pPr>
            <w:ins w:id="1141" w:author="Huo, Wendy" w:date="2025-07-07T15:12:00Z" w16du:dateUtc="2025-07-07T07:12:00Z">
              <w:r w:rsidRPr="00F02C66">
                <w:rPr>
                  <w:rFonts w:eastAsia="Times New Roman" w:cs="Calibri"/>
                  <w:color w:val="000000"/>
                  <w:lang w:val="en-US" w:eastAsia="zh-CN"/>
                </w:rPr>
                <w:t>SAP site level mapping for the site and testing of workflows to ensure new mapping is working as expected</w:t>
              </w:r>
            </w:ins>
          </w:p>
        </w:tc>
        <w:tc>
          <w:tcPr>
            <w:tcW w:w="2977" w:type="dxa"/>
            <w:tcBorders>
              <w:top w:val="nil"/>
              <w:left w:val="nil"/>
              <w:bottom w:val="single" w:sz="4" w:space="0" w:color="auto"/>
              <w:right w:val="single" w:sz="4" w:space="0" w:color="auto"/>
            </w:tcBorders>
            <w:shd w:val="clear" w:color="000000" w:fill="9BC2E6"/>
            <w:noWrap/>
            <w:hideMark/>
            <w:tcPrChange w:id="114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61059177" w14:textId="77777777" w:rsidR="00D97125" w:rsidRPr="00F02C66" w:rsidRDefault="00D97125" w:rsidP="004465CF">
            <w:pPr>
              <w:spacing w:after="0" w:line="240" w:lineRule="auto"/>
              <w:jc w:val="center"/>
              <w:rPr>
                <w:ins w:id="1143" w:author="Huo, Wendy" w:date="2025-07-07T15:12:00Z" w16du:dateUtc="2025-07-07T07:12:00Z"/>
                <w:rFonts w:eastAsia="Times New Roman" w:cs="Calibri"/>
                <w:color w:val="000000"/>
                <w:lang w:val="en-US" w:eastAsia="zh-CN"/>
              </w:rPr>
            </w:pPr>
            <w:ins w:id="1144" w:author="Huo, Wendy" w:date="2025-07-07T15:12:00Z" w16du:dateUtc="2025-07-07T07:12:00Z">
              <w:r w:rsidRPr="00E12169">
                <w:rPr>
                  <w:rFonts w:eastAsia="Times New Roman" w:cs="Calibri"/>
                  <w:color w:val="000000"/>
                  <w:lang w:val="en-US" w:eastAsia="zh-CN"/>
                </w:rPr>
                <w:t>Henkel</w:t>
              </w:r>
            </w:ins>
          </w:p>
        </w:tc>
      </w:tr>
      <w:tr w:rsidR="00D97125" w:rsidRPr="00F02C66" w14:paraId="2488A6D9" w14:textId="77777777" w:rsidTr="0044289F">
        <w:trPr>
          <w:trHeight w:val="288"/>
          <w:ins w:id="1145" w:author="Huo, Wendy" w:date="2025-07-07T15:12:00Z"/>
          <w:trPrChange w:id="1146"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14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00243BF8" w14:textId="77777777" w:rsidR="00D97125" w:rsidRPr="00F02C66" w:rsidRDefault="00D97125" w:rsidP="004465CF">
            <w:pPr>
              <w:spacing w:after="0" w:line="240" w:lineRule="auto"/>
              <w:rPr>
                <w:ins w:id="114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4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091D3CD7" w14:textId="77777777" w:rsidR="00D97125" w:rsidRPr="00F02C66" w:rsidRDefault="00D97125" w:rsidP="004465CF">
            <w:pPr>
              <w:spacing w:after="0" w:line="240" w:lineRule="auto"/>
              <w:rPr>
                <w:ins w:id="1150" w:author="Huo, Wendy" w:date="2025-07-07T15:12:00Z" w16du:dateUtc="2025-07-07T07:12:00Z"/>
                <w:rFonts w:eastAsia="Times New Roman" w:cs="Calibri"/>
                <w:color w:val="000000"/>
                <w:lang w:val="en-US" w:eastAsia="zh-CN"/>
              </w:rPr>
            </w:pPr>
            <w:ins w:id="1151" w:author="Huo, Wendy" w:date="2025-07-07T15:12:00Z" w16du:dateUtc="2025-07-07T07:12:00Z">
              <w:r w:rsidRPr="00F02C66">
                <w:rPr>
                  <w:rFonts w:eastAsia="Times New Roman" w:cs="Calibri"/>
                  <w:color w:val="000000"/>
                  <w:lang w:val="en-US" w:eastAsia="zh-CN"/>
                </w:rPr>
                <w:t>Unit/smoke testing</w:t>
              </w:r>
            </w:ins>
          </w:p>
        </w:tc>
        <w:tc>
          <w:tcPr>
            <w:tcW w:w="2977" w:type="dxa"/>
            <w:tcBorders>
              <w:top w:val="nil"/>
              <w:left w:val="nil"/>
              <w:bottom w:val="single" w:sz="4" w:space="0" w:color="auto"/>
              <w:right w:val="single" w:sz="4" w:space="0" w:color="auto"/>
            </w:tcBorders>
            <w:shd w:val="clear" w:color="000000" w:fill="9BC2E6"/>
            <w:noWrap/>
            <w:hideMark/>
            <w:tcPrChange w:id="115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41B3A9DF" w14:textId="77777777" w:rsidR="00D97125" w:rsidRPr="00F02C66" w:rsidRDefault="00D97125" w:rsidP="004465CF">
            <w:pPr>
              <w:spacing w:after="0" w:line="240" w:lineRule="auto"/>
              <w:jc w:val="center"/>
              <w:rPr>
                <w:ins w:id="1153" w:author="Huo, Wendy" w:date="2025-07-07T15:12:00Z" w16du:dateUtc="2025-07-07T07:12:00Z"/>
                <w:rFonts w:eastAsia="Times New Roman" w:cs="Calibri"/>
                <w:color w:val="000000"/>
                <w:lang w:val="en-US" w:eastAsia="zh-CN"/>
              </w:rPr>
            </w:pPr>
            <w:ins w:id="1154" w:author="Huo, Wendy" w:date="2025-07-07T15:12:00Z" w16du:dateUtc="2025-07-07T07:12:00Z">
              <w:r w:rsidRPr="00E12169">
                <w:rPr>
                  <w:rFonts w:eastAsia="Times New Roman" w:cs="Calibri"/>
                  <w:color w:val="000000"/>
                  <w:lang w:val="en-US" w:eastAsia="zh-CN"/>
                </w:rPr>
                <w:t>Henkel</w:t>
              </w:r>
            </w:ins>
          </w:p>
        </w:tc>
      </w:tr>
      <w:tr w:rsidR="00D97125" w:rsidRPr="00F02C66" w14:paraId="2D4B4FEB" w14:textId="77777777" w:rsidTr="0044289F">
        <w:trPr>
          <w:trHeight w:val="288"/>
          <w:ins w:id="1155" w:author="Huo, Wendy" w:date="2025-07-07T15:12:00Z"/>
          <w:trPrChange w:id="1156"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15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29758B08" w14:textId="77777777" w:rsidR="00D97125" w:rsidRPr="00F02C66" w:rsidRDefault="00D97125" w:rsidP="004465CF">
            <w:pPr>
              <w:spacing w:after="0" w:line="240" w:lineRule="auto"/>
              <w:rPr>
                <w:ins w:id="115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5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1D636E3A" w14:textId="77777777" w:rsidR="00D97125" w:rsidRPr="00F02C66" w:rsidRDefault="00D97125" w:rsidP="004465CF">
            <w:pPr>
              <w:spacing w:after="0" w:line="240" w:lineRule="auto"/>
              <w:rPr>
                <w:ins w:id="1160" w:author="Huo, Wendy" w:date="2025-07-07T15:12:00Z" w16du:dateUtc="2025-07-07T07:12:00Z"/>
                <w:rFonts w:eastAsia="Times New Roman" w:cs="Calibri"/>
                <w:color w:val="000000"/>
                <w:lang w:val="en-US" w:eastAsia="zh-CN"/>
              </w:rPr>
            </w:pPr>
            <w:ins w:id="1161" w:author="Huo, Wendy" w:date="2025-07-07T15:12:00Z" w16du:dateUtc="2025-07-07T07:12:00Z">
              <w:r w:rsidRPr="00F02C66">
                <w:rPr>
                  <w:rFonts w:eastAsia="Times New Roman" w:cs="Calibri"/>
                  <w:color w:val="000000"/>
                  <w:lang w:val="en-US" w:eastAsia="zh-CN"/>
                </w:rPr>
                <w:t>UAT and UAT Support</w:t>
              </w:r>
            </w:ins>
          </w:p>
        </w:tc>
        <w:tc>
          <w:tcPr>
            <w:tcW w:w="2977" w:type="dxa"/>
            <w:tcBorders>
              <w:top w:val="nil"/>
              <w:left w:val="nil"/>
              <w:bottom w:val="single" w:sz="4" w:space="0" w:color="auto"/>
              <w:right w:val="single" w:sz="4" w:space="0" w:color="auto"/>
            </w:tcBorders>
            <w:shd w:val="clear" w:color="000000" w:fill="9BC2E6"/>
            <w:noWrap/>
            <w:hideMark/>
            <w:tcPrChange w:id="116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0A886304" w14:textId="77777777" w:rsidR="00D97125" w:rsidRPr="00F02C66" w:rsidRDefault="00D97125" w:rsidP="004465CF">
            <w:pPr>
              <w:spacing w:after="0" w:line="240" w:lineRule="auto"/>
              <w:jc w:val="center"/>
              <w:rPr>
                <w:ins w:id="1163" w:author="Huo, Wendy" w:date="2025-07-07T15:12:00Z" w16du:dateUtc="2025-07-07T07:12:00Z"/>
                <w:rFonts w:eastAsia="Times New Roman" w:cs="Calibri"/>
                <w:color w:val="000000"/>
                <w:lang w:val="en-US" w:eastAsia="zh-CN"/>
              </w:rPr>
            </w:pPr>
            <w:ins w:id="1164" w:author="Huo, Wendy" w:date="2025-07-07T15:12:00Z" w16du:dateUtc="2025-07-07T07:12:00Z">
              <w:r w:rsidRPr="00E12169">
                <w:rPr>
                  <w:rFonts w:eastAsia="Times New Roman" w:cs="Calibri"/>
                  <w:color w:val="000000"/>
                  <w:lang w:val="en-US" w:eastAsia="zh-CN"/>
                </w:rPr>
                <w:t>Henkel</w:t>
              </w:r>
            </w:ins>
          </w:p>
        </w:tc>
      </w:tr>
      <w:tr w:rsidR="00D97125" w:rsidRPr="00F02C66" w14:paraId="4C62210B" w14:textId="77777777" w:rsidTr="0044289F">
        <w:trPr>
          <w:trHeight w:val="288"/>
          <w:ins w:id="1165" w:author="Huo, Wendy" w:date="2025-07-07T15:12:00Z"/>
          <w:trPrChange w:id="1166"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167"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3D45BE71" w14:textId="77777777" w:rsidR="00D97125" w:rsidRPr="00F02C66" w:rsidRDefault="00D97125" w:rsidP="004465CF">
            <w:pPr>
              <w:spacing w:after="0" w:line="240" w:lineRule="auto"/>
              <w:rPr>
                <w:ins w:id="1168"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69"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37A7C73F" w14:textId="77777777" w:rsidR="00D97125" w:rsidRPr="00F02C66" w:rsidRDefault="00D97125" w:rsidP="004465CF">
            <w:pPr>
              <w:spacing w:after="0" w:line="240" w:lineRule="auto"/>
              <w:rPr>
                <w:ins w:id="1170" w:author="Huo, Wendy" w:date="2025-07-07T15:12:00Z" w16du:dateUtc="2025-07-07T07:12:00Z"/>
                <w:rFonts w:eastAsia="Times New Roman" w:cs="Calibri"/>
                <w:color w:val="000000"/>
                <w:lang w:val="en-US" w:eastAsia="zh-CN"/>
              </w:rPr>
            </w:pPr>
            <w:ins w:id="1171" w:author="Huo, Wendy" w:date="2025-07-07T15:12:00Z" w16du:dateUtc="2025-07-07T07:12:00Z">
              <w:r w:rsidRPr="00F02C66">
                <w:rPr>
                  <w:rFonts w:eastAsia="Times New Roman" w:cs="Calibri"/>
                  <w:color w:val="000000"/>
                  <w:lang w:val="en-US" w:eastAsia="zh-CN"/>
                </w:rPr>
                <w:t xml:space="preserve">Deployment </w:t>
              </w:r>
              <w:proofErr w:type="gramStart"/>
              <w:r w:rsidRPr="00F02C66">
                <w:rPr>
                  <w:rFonts w:eastAsia="Times New Roman" w:cs="Calibri"/>
                  <w:color w:val="000000"/>
                  <w:lang w:val="en-US" w:eastAsia="zh-CN"/>
                </w:rPr>
                <w:t>on</w:t>
              </w:r>
              <w:proofErr w:type="gramEnd"/>
              <w:r w:rsidRPr="00F02C66">
                <w:rPr>
                  <w:rFonts w:eastAsia="Times New Roman" w:cs="Calibri"/>
                  <w:color w:val="000000"/>
                  <w:lang w:val="en-US" w:eastAsia="zh-CN"/>
                </w:rPr>
                <w:t xml:space="preserve"> Prod and </w:t>
              </w:r>
              <w:proofErr w:type="spellStart"/>
              <w:r w:rsidRPr="00F02C66">
                <w:rPr>
                  <w:rFonts w:eastAsia="Times New Roman" w:cs="Calibri"/>
                  <w:color w:val="000000"/>
                  <w:lang w:val="en-US" w:eastAsia="zh-CN"/>
                </w:rPr>
                <w:t>hypercare</w:t>
              </w:r>
              <w:proofErr w:type="spellEnd"/>
            </w:ins>
          </w:p>
        </w:tc>
        <w:tc>
          <w:tcPr>
            <w:tcW w:w="2977" w:type="dxa"/>
            <w:tcBorders>
              <w:top w:val="nil"/>
              <w:left w:val="nil"/>
              <w:bottom w:val="single" w:sz="4" w:space="0" w:color="auto"/>
              <w:right w:val="single" w:sz="4" w:space="0" w:color="auto"/>
            </w:tcBorders>
            <w:shd w:val="clear" w:color="000000" w:fill="9BC2E6"/>
            <w:noWrap/>
            <w:hideMark/>
            <w:tcPrChange w:id="1172"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3A939FB1" w14:textId="77777777" w:rsidR="00D97125" w:rsidRPr="00F02C66" w:rsidRDefault="00D97125" w:rsidP="004465CF">
            <w:pPr>
              <w:spacing w:after="0" w:line="240" w:lineRule="auto"/>
              <w:jc w:val="center"/>
              <w:rPr>
                <w:ins w:id="1173" w:author="Huo, Wendy" w:date="2025-07-07T15:12:00Z" w16du:dateUtc="2025-07-07T07:12:00Z"/>
                <w:rFonts w:eastAsia="Times New Roman" w:cs="Calibri"/>
                <w:color w:val="000000"/>
                <w:lang w:val="en-US" w:eastAsia="zh-CN"/>
              </w:rPr>
            </w:pPr>
            <w:ins w:id="1174" w:author="Huo, Wendy" w:date="2025-07-07T15:12:00Z" w16du:dateUtc="2025-07-07T07:12:00Z">
              <w:r w:rsidRPr="00E12169">
                <w:rPr>
                  <w:rFonts w:eastAsia="Times New Roman" w:cs="Calibri"/>
                  <w:color w:val="000000"/>
                  <w:lang w:val="en-US" w:eastAsia="zh-CN"/>
                </w:rPr>
                <w:t>Henkel</w:t>
              </w:r>
            </w:ins>
          </w:p>
        </w:tc>
      </w:tr>
      <w:tr w:rsidR="00D97125" w:rsidRPr="00F02C66" w14:paraId="1581CCA1" w14:textId="77777777" w:rsidTr="0044289F">
        <w:trPr>
          <w:trHeight w:val="900"/>
          <w:ins w:id="1175" w:author="Huo, Wendy" w:date="2025-07-07T15:12:00Z"/>
          <w:trPrChange w:id="1176" w:author="Huo, Wendy" w:date="2025-07-07T15:42:00Z" w16du:dateUtc="2025-07-07T07:42:00Z">
            <w:trPr>
              <w:trHeight w:val="900"/>
            </w:trPr>
          </w:trPrChange>
        </w:trPr>
        <w:tc>
          <w:tcPr>
            <w:tcW w:w="1309" w:type="dxa"/>
            <w:vMerge w:val="restart"/>
            <w:tcBorders>
              <w:top w:val="nil"/>
              <w:left w:val="single" w:sz="4" w:space="0" w:color="auto"/>
              <w:bottom w:val="single" w:sz="4" w:space="0" w:color="auto"/>
              <w:right w:val="single" w:sz="4" w:space="0" w:color="auto"/>
            </w:tcBorders>
            <w:noWrap/>
            <w:vAlign w:val="center"/>
            <w:hideMark/>
            <w:tcPrChange w:id="1177" w:author="Huo, Wendy" w:date="2025-07-07T15:42:00Z" w16du:dateUtc="2025-07-07T07:42:00Z">
              <w:tcPr>
                <w:tcW w:w="1309" w:type="dxa"/>
                <w:vMerge w:val="restart"/>
                <w:tcBorders>
                  <w:top w:val="nil"/>
                  <w:left w:val="single" w:sz="4" w:space="0" w:color="auto"/>
                  <w:bottom w:val="single" w:sz="4" w:space="0" w:color="auto"/>
                  <w:right w:val="single" w:sz="4" w:space="0" w:color="auto"/>
                </w:tcBorders>
                <w:noWrap/>
                <w:vAlign w:val="center"/>
                <w:hideMark/>
              </w:tcPr>
            </w:tcPrChange>
          </w:tcPr>
          <w:p w14:paraId="6B9A715E" w14:textId="77777777" w:rsidR="00D97125" w:rsidRPr="00F02C66" w:rsidRDefault="00D97125" w:rsidP="004465CF">
            <w:pPr>
              <w:spacing w:after="0" w:line="240" w:lineRule="auto"/>
              <w:jc w:val="center"/>
              <w:rPr>
                <w:ins w:id="1178" w:author="Huo, Wendy" w:date="2025-07-07T15:12:00Z" w16du:dateUtc="2025-07-07T07:12:00Z"/>
                <w:rFonts w:eastAsia="Times New Roman" w:cs="Calibri"/>
                <w:b/>
                <w:bCs/>
                <w:color w:val="000000"/>
                <w:lang w:val="en-US" w:eastAsia="zh-CN"/>
              </w:rPr>
            </w:pPr>
            <w:ins w:id="1179" w:author="Huo, Wendy" w:date="2025-07-07T15:12:00Z" w16du:dateUtc="2025-07-07T07:12:00Z">
              <w:r w:rsidRPr="00F02C66">
                <w:rPr>
                  <w:rFonts w:eastAsia="Times New Roman" w:cs="Calibri"/>
                  <w:b/>
                  <w:bCs/>
                  <w:color w:val="000000"/>
                  <w:lang w:val="en-US" w:eastAsia="zh-CN"/>
                </w:rPr>
                <w:t>Danyang</w:t>
              </w:r>
            </w:ins>
          </w:p>
        </w:tc>
        <w:tc>
          <w:tcPr>
            <w:tcW w:w="4678" w:type="dxa"/>
            <w:tcBorders>
              <w:top w:val="nil"/>
              <w:left w:val="nil"/>
              <w:bottom w:val="single" w:sz="4" w:space="0" w:color="auto"/>
              <w:right w:val="single" w:sz="4" w:space="0" w:color="auto"/>
            </w:tcBorders>
            <w:shd w:val="clear" w:color="000000" w:fill="FFFFFF"/>
            <w:vAlign w:val="center"/>
            <w:hideMark/>
            <w:tcPrChange w:id="1180" w:author="Huo, Wendy" w:date="2025-07-07T15:42:00Z" w16du:dateUtc="2025-07-07T07:42:00Z">
              <w:tcPr>
                <w:tcW w:w="4678" w:type="dxa"/>
                <w:tcBorders>
                  <w:top w:val="nil"/>
                  <w:left w:val="nil"/>
                  <w:bottom w:val="single" w:sz="4" w:space="0" w:color="auto"/>
                  <w:right w:val="single" w:sz="4" w:space="0" w:color="auto"/>
                </w:tcBorders>
                <w:shd w:val="clear" w:color="000000" w:fill="FFFFFF"/>
                <w:vAlign w:val="center"/>
                <w:hideMark/>
              </w:tcPr>
            </w:tcPrChange>
          </w:tcPr>
          <w:p w14:paraId="1EFC2334" w14:textId="77777777" w:rsidR="00D97125" w:rsidRPr="00F02C66" w:rsidRDefault="00D97125" w:rsidP="004465CF">
            <w:pPr>
              <w:spacing w:after="0" w:line="240" w:lineRule="auto"/>
              <w:rPr>
                <w:ins w:id="1181" w:author="Huo, Wendy" w:date="2025-07-07T15:12:00Z" w16du:dateUtc="2025-07-07T07:12:00Z"/>
                <w:rFonts w:eastAsia="Times New Roman" w:cs="Calibri"/>
                <w:color w:val="000000"/>
                <w:lang w:val="en-US" w:eastAsia="zh-CN"/>
              </w:rPr>
            </w:pPr>
            <w:ins w:id="1182" w:author="Huo, Wendy" w:date="2025-07-07T15:12:00Z" w16du:dateUtc="2025-07-07T07:12:00Z">
              <w:r w:rsidRPr="00F02C66">
                <w:rPr>
                  <w:rFonts w:eastAsia="Times New Roman" w:cs="Calibri"/>
                  <w:color w:val="000000"/>
                  <w:lang w:val="en-US" w:eastAsia="zh-CN"/>
                </w:rPr>
                <w:t xml:space="preserve">Basic configuration for Stock, Scheduler, Instrument calibration setup, Folder, and Roles and Groups, Location, customer, units, operator etc. </w:t>
              </w:r>
            </w:ins>
          </w:p>
        </w:tc>
        <w:tc>
          <w:tcPr>
            <w:tcW w:w="2977" w:type="dxa"/>
            <w:tcBorders>
              <w:top w:val="nil"/>
              <w:left w:val="nil"/>
              <w:bottom w:val="single" w:sz="4" w:space="0" w:color="auto"/>
              <w:right w:val="single" w:sz="4" w:space="0" w:color="auto"/>
            </w:tcBorders>
            <w:shd w:val="clear" w:color="000000" w:fill="9BC2E6"/>
            <w:noWrap/>
            <w:hideMark/>
            <w:tcPrChange w:id="118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49DF45B3" w14:textId="77777777" w:rsidR="00D97125" w:rsidRPr="00F02C66" w:rsidRDefault="00D97125" w:rsidP="004465CF">
            <w:pPr>
              <w:spacing w:after="0" w:line="240" w:lineRule="auto"/>
              <w:jc w:val="center"/>
              <w:rPr>
                <w:ins w:id="1184" w:author="Huo, Wendy" w:date="2025-07-07T15:12:00Z" w16du:dateUtc="2025-07-07T07:12:00Z"/>
                <w:rFonts w:eastAsia="Times New Roman" w:cs="Calibri"/>
                <w:color w:val="000000"/>
                <w:lang w:val="en-US" w:eastAsia="zh-CN"/>
              </w:rPr>
            </w:pPr>
            <w:ins w:id="1185" w:author="Huo, Wendy" w:date="2025-07-07T15:12:00Z" w16du:dateUtc="2025-07-07T07:12:00Z">
              <w:r w:rsidRPr="00E12169">
                <w:rPr>
                  <w:rFonts w:eastAsia="Times New Roman" w:cs="Calibri"/>
                  <w:color w:val="000000"/>
                  <w:lang w:val="en-US" w:eastAsia="zh-CN"/>
                </w:rPr>
                <w:t>Henkel</w:t>
              </w:r>
            </w:ins>
          </w:p>
        </w:tc>
      </w:tr>
      <w:tr w:rsidR="00D97125" w:rsidRPr="00F02C66" w14:paraId="772A5EA1" w14:textId="77777777" w:rsidTr="0044289F">
        <w:trPr>
          <w:trHeight w:val="600"/>
          <w:ins w:id="1186" w:author="Huo, Wendy" w:date="2025-07-07T15:12:00Z"/>
          <w:trPrChange w:id="1187" w:author="Huo, Wendy" w:date="2025-07-07T15:42:00Z" w16du:dateUtc="2025-07-07T07:42:00Z">
            <w:trPr>
              <w:trHeight w:val="600"/>
            </w:trPr>
          </w:trPrChange>
        </w:trPr>
        <w:tc>
          <w:tcPr>
            <w:tcW w:w="1309" w:type="dxa"/>
            <w:vMerge/>
            <w:tcBorders>
              <w:top w:val="nil"/>
              <w:left w:val="single" w:sz="4" w:space="0" w:color="auto"/>
              <w:bottom w:val="single" w:sz="4" w:space="0" w:color="auto"/>
              <w:right w:val="single" w:sz="4" w:space="0" w:color="auto"/>
            </w:tcBorders>
            <w:vAlign w:val="center"/>
            <w:hideMark/>
            <w:tcPrChange w:id="118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2F9405D8" w14:textId="77777777" w:rsidR="00D97125" w:rsidRPr="00F02C66" w:rsidRDefault="00D97125" w:rsidP="004465CF">
            <w:pPr>
              <w:spacing w:after="0" w:line="240" w:lineRule="auto"/>
              <w:rPr>
                <w:ins w:id="118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19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5CB102A3" w14:textId="77777777" w:rsidR="00D97125" w:rsidRPr="00F02C66" w:rsidRDefault="00D97125" w:rsidP="004465CF">
            <w:pPr>
              <w:spacing w:after="0" w:line="240" w:lineRule="auto"/>
              <w:rPr>
                <w:ins w:id="1191" w:author="Huo, Wendy" w:date="2025-07-07T15:12:00Z" w16du:dateUtc="2025-07-07T07:12:00Z"/>
                <w:rFonts w:eastAsia="Times New Roman" w:cs="Calibri"/>
                <w:color w:val="000000"/>
                <w:lang w:val="en-US" w:eastAsia="zh-CN"/>
              </w:rPr>
            </w:pPr>
            <w:ins w:id="1192" w:author="Huo, Wendy" w:date="2025-07-07T15:12:00Z" w16du:dateUtc="2025-07-07T07:12:00Z">
              <w:r w:rsidRPr="00F02C66">
                <w:rPr>
                  <w:rFonts w:eastAsia="Times New Roman" w:cs="Calibri"/>
                  <w:color w:val="000000"/>
                  <w:lang w:val="en-US" w:eastAsia="zh-CN"/>
                </w:rPr>
                <w:t>Workflows</w:t>
              </w:r>
            </w:ins>
          </w:p>
        </w:tc>
        <w:tc>
          <w:tcPr>
            <w:tcW w:w="2977" w:type="dxa"/>
            <w:tcBorders>
              <w:top w:val="nil"/>
              <w:left w:val="nil"/>
              <w:bottom w:val="single" w:sz="4" w:space="0" w:color="auto"/>
              <w:right w:val="single" w:sz="4" w:space="0" w:color="auto"/>
            </w:tcBorders>
            <w:shd w:val="clear" w:color="000000" w:fill="9BC2E6"/>
            <w:noWrap/>
            <w:hideMark/>
            <w:tcPrChange w:id="119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0DBF18E2" w14:textId="77777777" w:rsidR="00D97125" w:rsidRPr="00F02C66" w:rsidRDefault="00D97125" w:rsidP="004465CF">
            <w:pPr>
              <w:spacing w:after="0" w:line="240" w:lineRule="auto"/>
              <w:jc w:val="center"/>
              <w:rPr>
                <w:ins w:id="1194" w:author="Huo, Wendy" w:date="2025-07-07T15:12:00Z" w16du:dateUtc="2025-07-07T07:12:00Z"/>
                <w:rFonts w:eastAsia="Times New Roman" w:cs="Calibri"/>
                <w:color w:val="000000"/>
                <w:lang w:val="en-US" w:eastAsia="zh-CN"/>
              </w:rPr>
            </w:pPr>
            <w:ins w:id="1195" w:author="Huo, Wendy" w:date="2025-07-07T15:12:00Z" w16du:dateUtc="2025-07-07T07:12:00Z">
              <w:r w:rsidRPr="00E12169">
                <w:rPr>
                  <w:rFonts w:eastAsia="Times New Roman" w:cs="Calibri"/>
                  <w:color w:val="000000"/>
                  <w:lang w:val="en-US" w:eastAsia="zh-CN"/>
                </w:rPr>
                <w:t>Henkel</w:t>
              </w:r>
            </w:ins>
          </w:p>
        </w:tc>
      </w:tr>
      <w:tr w:rsidR="00D97125" w:rsidRPr="00F02C66" w14:paraId="7EC7BD40" w14:textId="77777777" w:rsidTr="0044289F">
        <w:trPr>
          <w:trHeight w:val="900"/>
          <w:ins w:id="1196" w:author="Huo, Wendy" w:date="2025-07-07T15:12:00Z"/>
          <w:trPrChange w:id="1197" w:author="Huo, Wendy" w:date="2025-07-07T15:42:00Z" w16du:dateUtc="2025-07-07T07:42:00Z">
            <w:trPr>
              <w:trHeight w:val="900"/>
            </w:trPr>
          </w:trPrChange>
        </w:trPr>
        <w:tc>
          <w:tcPr>
            <w:tcW w:w="1309" w:type="dxa"/>
            <w:vMerge/>
            <w:tcBorders>
              <w:top w:val="nil"/>
              <w:left w:val="single" w:sz="4" w:space="0" w:color="auto"/>
              <w:bottom w:val="single" w:sz="4" w:space="0" w:color="auto"/>
              <w:right w:val="single" w:sz="4" w:space="0" w:color="auto"/>
            </w:tcBorders>
            <w:vAlign w:val="center"/>
            <w:hideMark/>
            <w:tcPrChange w:id="119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2F7D4019" w14:textId="77777777" w:rsidR="00D97125" w:rsidRPr="00F02C66" w:rsidRDefault="00D97125" w:rsidP="004465CF">
            <w:pPr>
              <w:spacing w:after="0" w:line="240" w:lineRule="auto"/>
              <w:rPr>
                <w:ins w:id="119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0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7310D16D" w14:textId="77777777" w:rsidR="00D97125" w:rsidRPr="00F02C66" w:rsidRDefault="00D97125" w:rsidP="004465CF">
            <w:pPr>
              <w:spacing w:after="0" w:line="240" w:lineRule="auto"/>
              <w:rPr>
                <w:ins w:id="1201" w:author="Huo, Wendy" w:date="2025-07-07T15:12:00Z" w16du:dateUtc="2025-07-07T07:12:00Z"/>
                <w:rFonts w:eastAsia="Times New Roman" w:cs="Calibri"/>
                <w:color w:val="000000"/>
                <w:lang w:val="en-US" w:eastAsia="zh-CN"/>
              </w:rPr>
            </w:pPr>
            <w:ins w:id="1202" w:author="Huo, Wendy" w:date="2025-07-07T15:12:00Z" w16du:dateUtc="2025-07-07T07:12:00Z">
              <w:r w:rsidRPr="00F02C66">
                <w:rPr>
                  <w:rFonts w:eastAsia="Times New Roman" w:cs="Calibri"/>
                  <w:color w:val="000000"/>
                  <w:lang w:val="en-US" w:eastAsia="zh-CN"/>
                </w:rPr>
                <w:t>Reports, Labels and Dashboards</w:t>
              </w:r>
            </w:ins>
          </w:p>
        </w:tc>
        <w:tc>
          <w:tcPr>
            <w:tcW w:w="2977" w:type="dxa"/>
            <w:tcBorders>
              <w:top w:val="nil"/>
              <w:left w:val="nil"/>
              <w:bottom w:val="single" w:sz="4" w:space="0" w:color="auto"/>
              <w:right w:val="single" w:sz="4" w:space="0" w:color="auto"/>
            </w:tcBorders>
            <w:shd w:val="clear" w:color="000000" w:fill="9BC2E6"/>
            <w:noWrap/>
            <w:vAlign w:val="center"/>
            <w:hideMark/>
            <w:tcPrChange w:id="120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vAlign w:val="center"/>
                <w:hideMark/>
              </w:tcPr>
            </w:tcPrChange>
          </w:tcPr>
          <w:p w14:paraId="673F3456" w14:textId="77777777" w:rsidR="00D97125" w:rsidRPr="00F02C66" w:rsidRDefault="00D97125" w:rsidP="004465CF">
            <w:pPr>
              <w:spacing w:after="0" w:line="240" w:lineRule="auto"/>
              <w:jc w:val="center"/>
              <w:rPr>
                <w:ins w:id="1204" w:author="Huo, Wendy" w:date="2025-07-07T15:12:00Z" w16du:dateUtc="2025-07-07T07:12:00Z"/>
                <w:rFonts w:eastAsia="Times New Roman" w:cs="Calibri"/>
                <w:color w:val="000000"/>
                <w:lang w:val="en-US" w:eastAsia="zh-CN"/>
              </w:rPr>
            </w:pPr>
            <w:ins w:id="1205" w:author="Huo, Wendy" w:date="2025-07-07T15:12:00Z" w16du:dateUtc="2025-07-07T07:12:00Z">
              <w:r>
                <w:rPr>
                  <w:rFonts w:eastAsia="Times New Roman" w:cs="Calibri"/>
                  <w:color w:val="000000"/>
                  <w:lang w:val="en-US" w:eastAsia="zh-CN"/>
                </w:rPr>
                <w:t>Henkel</w:t>
              </w:r>
            </w:ins>
          </w:p>
        </w:tc>
      </w:tr>
      <w:tr w:rsidR="00D97125" w:rsidRPr="00F02C66" w14:paraId="31076A5E" w14:textId="77777777" w:rsidTr="0044289F">
        <w:trPr>
          <w:trHeight w:val="288"/>
          <w:ins w:id="1206" w:author="Huo, Wendy" w:date="2025-07-07T15:12:00Z"/>
          <w:trPrChange w:id="1207"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20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4FB443AC" w14:textId="77777777" w:rsidR="00D97125" w:rsidRPr="00F02C66" w:rsidRDefault="00D97125" w:rsidP="004465CF">
            <w:pPr>
              <w:spacing w:after="0" w:line="240" w:lineRule="auto"/>
              <w:rPr>
                <w:ins w:id="120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1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51950E67" w14:textId="77777777" w:rsidR="00D97125" w:rsidRPr="004465CF" w:rsidRDefault="00D97125" w:rsidP="004465CF">
            <w:pPr>
              <w:spacing w:after="0" w:line="240" w:lineRule="auto"/>
              <w:rPr>
                <w:ins w:id="1211" w:author="Huo, Wendy" w:date="2025-07-07T15:12:00Z" w16du:dateUtc="2025-07-07T07:12:00Z"/>
                <w:rFonts w:eastAsia="Times New Roman" w:cs="Calibri"/>
                <w:color w:val="000000"/>
                <w:lang w:val="it-IT" w:eastAsia="zh-CN"/>
              </w:rPr>
            </w:pPr>
            <w:ins w:id="1212" w:author="Huo, Wendy" w:date="2025-07-07T15:12:00Z" w16du:dateUtc="2025-07-07T07:12:00Z">
              <w:r w:rsidRPr="004465CF">
                <w:rPr>
                  <w:rFonts w:eastAsia="Times New Roman" w:cs="Calibri"/>
                  <w:color w:val="000000"/>
                  <w:lang w:val="it-IT" w:eastAsia="zh-CN"/>
                </w:rPr>
                <w:t>Static data assistance (non SAP)</w:t>
              </w:r>
            </w:ins>
          </w:p>
        </w:tc>
        <w:tc>
          <w:tcPr>
            <w:tcW w:w="2977" w:type="dxa"/>
            <w:tcBorders>
              <w:top w:val="nil"/>
              <w:left w:val="nil"/>
              <w:bottom w:val="single" w:sz="4" w:space="0" w:color="auto"/>
              <w:right w:val="single" w:sz="4" w:space="0" w:color="auto"/>
            </w:tcBorders>
            <w:noWrap/>
            <w:vAlign w:val="center"/>
            <w:hideMark/>
            <w:tcPrChange w:id="1213" w:author="Huo, Wendy" w:date="2025-07-07T15:42:00Z" w16du:dateUtc="2025-07-07T07:42:00Z">
              <w:tcPr>
                <w:tcW w:w="2977" w:type="dxa"/>
                <w:gridSpan w:val="2"/>
                <w:tcBorders>
                  <w:top w:val="nil"/>
                  <w:left w:val="nil"/>
                  <w:bottom w:val="single" w:sz="4" w:space="0" w:color="auto"/>
                  <w:right w:val="single" w:sz="4" w:space="0" w:color="auto"/>
                </w:tcBorders>
                <w:noWrap/>
                <w:vAlign w:val="center"/>
                <w:hideMark/>
              </w:tcPr>
            </w:tcPrChange>
          </w:tcPr>
          <w:p w14:paraId="5E5654FE" w14:textId="77777777" w:rsidR="00D97125" w:rsidRPr="00F02C66" w:rsidRDefault="00D97125" w:rsidP="004465CF">
            <w:pPr>
              <w:spacing w:after="0" w:line="240" w:lineRule="auto"/>
              <w:jc w:val="center"/>
              <w:rPr>
                <w:ins w:id="1214" w:author="Huo, Wendy" w:date="2025-07-07T15:12:00Z" w16du:dateUtc="2025-07-07T07:12:00Z"/>
                <w:rFonts w:eastAsia="Times New Roman" w:cs="Calibri"/>
                <w:color w:val="000000"/>
                <w:lang w:val="en-US" w:eastAsia="zh-CN"/>
              </w:rPr>
            </w:pPr>
            <w:ins w:id="1215" w:author="Huo, Wendy" w:date="2025-07-07T15:12:00Z" w16du:dateUtc="2025-07-07T07:12:00Z">
              <w:r w:rsidRPr="00E53DA3">
                <w:rPr>
                  <w:rFonts w:eastAsia="Times New Roman" w:cs="Calibri"/>
                  <w:color w:val="000000"/>
                  <w:lang w:val="en-US" w:eastAsia="zh-CN"/>
                </w:rPr>
                <w:t>Thermo Fisher</w:t>
              </w:r>
            </w:ins>
          </w:p>
        </w:tc>
      </w:tr>
      <w:tr w:rsidR="00D97125" w:rsidRPr="00F02C66" w14:paraId="6368CF12" w14:textId="77777777" w:rsidTr="0044289F">
        <w:trPr>
          <w:trHeight w:val="900"/>
          <w:ins w:id="1216" w:author="Huo, Wendy" w:date="2025-07-07T15:12:00Z"/>
          <w:trPrChange w:id="1217" w:author="Huo, Wendy" w:date="2025-07-07T15:42:00Z" w16du:dateUtc="2025-07-07T07:42:00Z">
            <w:trPr>
              <w:trHeight w:val="900"/>
            </w:trPr>
          </w:trPrChange>
        </w:trPr>
        <w:tc>
          <w:tcPr>
            <w:tcW w:w="1309" w:type="dxa"/>
            <w:vMerge/>
            <w:tcBorders>
              <w:top w:val="nil"/>
              <w:left w:val="single" w:sz="4" w:space="0" w:color="auto"/>
              <w:bottom w:val="single" w:sz="4" w:space="0" w:color="auto"/>
              <w:right w:val="single" w:sz="4" w:space="0" w:color="auto"/>
            </w:tcBorders>
            <w:vAlign w:val="center"/>
            <w:hideMark/>
            <w:tcPrChange w:id="121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048866AD" w14:textId="77777777" w:rsidR="00D97125" w:rsidRPr="00F02C66" w:rsidRDefault="00D97125" w:rsidP="004465CF">
            <w:pPr>
              <w:spacing w:after="0" w:line="240" w:lineRule="auto"/>
              <w:rPr>
                <w:ins w:id="121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2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7FD7BC1B" w14:textId="77777777" w:rsidR="00D97125" w:rsidRPr="00F02C66" w:rsidRDefault="00D97125" w:rsidP="004465CF">
            <w:pPr>
              <w:spacing w:after="0" w:line="240" w:lineRule="auto"/>
              <w:rPr>
                <w:ins w:id="1221" w:author="Huo, Wendy" w:date="2025-07-07T15:12:00Z" w16du:dateUtc="2025-07-07T07:12:00Z"/>
                <w:rFonts w:eastAsia="Times New Roman" w:cs="Calibri"/>
                <w:color w:val="000000"/>
                <w:lang w:val="en-US" w:eastAsia="zh-CN"/>
              </w:rPr>
            </w:pPr>
            <w:ins w:id="1222" w:author="Huo, Wendy" w:date="2025-07-07T15:12:00Z" w16du:dateUtc="2025-07-07T07:12:00Z">
              <w:r w:rsidRPr="00F02C66">
                <w:rPr>
                  <w:rFonts w:eastAsia="Times New Roman" w:cs="Calibri"/>
                  <w:color w:val="000000"/>
                  <w:lang w:val="en-US" w:eastAsia="zh-CN"/>
                </w:rPr>
                <w:t>SAP site level mapping for the site and testing of workflows to ensure new mapping is working as expected</w:t>
              </w:r>
            </w:ins>
          </w:p>
        </w:tc>
        <w:tc>
          <w:tcPr>
            <w:tcW w:w="2977" w:type="dxa"/>
            <w:tcBorders>
              <w:top w:val="nil"/>
              <w:left w:val="nil"/>
              <w:bottom w:val="single" w:sz="4" w:space="0" w:color="auto"/>
              <w:right w:val="single" w:sz="4" w:space="0" w:color="auto"/>
            </w:tcBorders>
            <w:shd w:val="clear" w:color="000000" w:fill="9BC2E6"/>
            <w:noWrap/>
            <w:vAlign w:val="center"/>
            <w:hideMark/>
            <w:tcPrChange w:id="122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vAlign w:val="center"/>
                <w:hideMark/>
              </w:tcPr>
            </w:tcPrChange>
          </w:tcPr>
          <w:p w14:paraId="12586008" w14:textId="77777777" w:rsidR="00D97125" w:rsidRPr="00F02C66" w:rsidRDefault="00D97125" w:rsidP="004465CF">
            <w:pPr>
              <w:spacing w:after="0" w:line="240" w:lineRule="auto"/>
              <w:jc w:val="center"/>
              <w:rPr>
                <w:ins w:id="1224" w:author="Huo, Wendy" w:date="2025-07-07T15:12:00Z" w16du:dateUtc="2025-07-07T07:12:00Z"/>
                <w:rFonts w:eastAsia="Times New Roman" w:cs="Calibri"/>
                <w:color w:val="000000"/>
                <w:lang w:val="en-US" w:eastAsia="zh-CN"/>
              </w:rPr>
            </w:pPr>
            <w:ins w:id="1225" w:author="Huo, Wendy" w:date="2025-07-07T15:12:00Z" w16du:dateUtc="2025-07-07T07:12:00Z">
              <w:r>
                <w:rPr>
                  <w:rFonts w:eastAsia="Times New Roman" w:cs="Calibri"/>
                  <w:color w:val="000000"/>
                  <w:lang w:val="en-US" w:eastAsia="zh-CN"/>
                </w:rPr>
                <w:t>Henkel</w:t>
              </w:r>
            </w:ins>
          </w:p>
        </w:tc>
      </w:tr>
      <w:tr w:rsidR="00D97125" w:rsidRPr="00F02C66" w14:paraId="1ED14983" w14:textId="77777777" w:rsidTr="0044289F">
        <w:trPr>
          <w:trHeight w:val="288"/>
          <w:ins w:id="1226" w:author="Huo, Wendy" w:date="2025-07-07T15:12:00Z"/>
          <w:trPrChange w:id="1227"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22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46DCE046" w14:textId="77777777" w:rsidR="00D97125" w:rsidRPr="00F02C66" w:rsidRDefault="00D97125" w:rsidP="004465CF">
            <w:pPr>
              <w:spacing w:after="0" w:line="240" w:lineRule="auto"/>
              <w:rPr>
                <w:ins w:id="122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3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2294A523" w14:textId="77777777" w:rsidR="00D97125" w:rsidRPr="00F02C66" w:rsidRDefault="00D97125" w:rsidP="004465CF">
            <w:pPr>
              <w:spacing w:after="0" w:line="240" w:lineRule="auto"/>
              <w:rPr>
                <w:ins w:id="1231" w:author="Huo, Wendy" w:date="2025-07-07T15:12:00Z" w16du:dateUtc="2025-07-07T07:12:00Z"/>
                <w:rFonts w:eastAsia="Times New Roman" w:cs="Calibri"/>
                <w:color w:val="000000"/>
                <w:lang w:val="en-US" w:eastAsia="zh-CN"/>
              </w:rPr>
            </w:pPr>
            <w:ins w:id="1232" w:author="Huo, Wendy" w:date="2025-07-07T15:12:00Z" w16du:dateUtc="2025-07-07T07:12:00Z">
              <w:r w:rsidRPr="00F02C66">
                <w:rPr>
                  <w:rFonts w:eastAsia="Times New Roman" w:cs="Calibri"/>
                  <w:color w:val="000000"/>
                  <w:lang w:val="en-US" w:eastAsia="zh-CN"/>
                </w:rPr>
                <w:t>Unit/smoke testing</w:t>
              </w:r>
            </w:ins>
          </w:p>
        </w:tc>
        <w:tc>
          <w:tcPr>
            <w:tcW w:w="2977" w:type="dxa"/>
            <w:tcBorders>
              <w:top w:val="nil"/>
              <w:left w:val="nil"/>
              <w:bottom w:val="single" w:sz="4" w:space="0" w:color="auto"/>
              <w:right w:val="single" w:sz="4" w:space="0" w:color="auto"/>
            </w:tcBorders>
            <w:shd w:val="clear" w:color="000000" w:fill="9BC2E6"/>
            <w:noWrap/>
            <w:hideMark/>
            <w:tcPrChange w:id="123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3B900309" w14:textId="77777777" w:rsidR="00D97125" w:rsidRPr="00F02C66" w:rsidRDefault="00D97125" w:rsidP="004465CF">
            <w:pPr>
              <w:spacing w:after="0" w:line="240" w:lineRule="auto"/>
              <w:jc w:val="center"/>
              <w:rPr>
                <w:ins w:id="1234" w:author="Huo, Wendy" w:date="2025-07-07T15:12:00Z" w16du:dateUtc="2025-07-07T07:12:00Z"/>
                <w:rFonts w:eastAsia="Times New Roman" w:cs="Calibri"/>
                <w:color w:val="000000"/>
                <w:lang w:val="en-US" w:eastAsia="zh-CN"/>
              </w:rPr>
            </w:pPr>
            <w:ins w:id="1235" w:author="Huo, Wendy" w:date="2025-07-07T15:12:00Z" w16du:dateUtc="2025-07-07T07:12:00Z">
              <w:r w:rsidRPr="003A0102">
                <w:rPr>
                  <w:rFonts w:eastAsia="Times New Roman" w:cs="Calibri"/>
                  <w:color w:val="000000"/>
                  <w:lang w:val="en-US" w:eastAsia="zh-CN"/>
                </w:rPr>
                <w:t>Henkel</w:t>
              </w:r>
            </w:ins>
          </w:p>
        </w:tc>
      </w:tr>
      <w:tr w:rsidR="00D97125" w:rsidRPr="00F02C66" w14:paraId="3A7C589B" w14:textId="77777777" w:rsidTr="0044289F">
        <w:trPr>
          <w:trHeight w:val="288"/>
          <w:ins w:id="1236" w:author="Huo, Wendy" w:date="2025-07-07T15:12:00Z"/>
          <w:trPrChange w:id="1237"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23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5DFDE6E0" w14:textId="77777777" w:rsidR="00D97125" w:rsidRPr="00F02C66" w:rsidRDefault="00D97125" w:rsidP="004465CF">
            <w:pPr>
              <w:spacing w:after="0" w:line="240" w:lineRule="auto"/>
              <w:rPr>
                <w:ins w:id="123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4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708F19BB" w14:textId="77777777" w:rsidR="00D97125" w:rsidRPr="00F02C66" w:rsidRDefault="00D97125" w:rsidP="004465CF">
            <w:pPr>
              <w:spacing w:after="0" w:line="240" w:lineRule="auto"/>
              <w:rPr>
                <w:ins w:id="1241" w:author="Huo, Wendy" w:date="2025-07-07T15:12:00Z" w16du:dateUtc="2025-07-07T07:12:00Z"/>
                <w:rFonts w:eastAsia="Times New Roman" w:cs="Calibri"/>
                <w:color w:val="000000"/>
                <w:lang w:val="en-US" w:eastAsia="zh-CN"/>
              </w:rPr>
            </w:pPr>
            <w:ins w:id="1242" w:author="Huo, Wendy" w:date="2025-07-07T15:12:00Z" w16du:dateUtc="2025-07-07T07:12:00Z">
              <w:r w:rsidRPr="00F02C66">
                <w:rPr>
                  <w:rFonts w:eastAsia="Times New Roman" w:cs="Calibri"/>
                  <w:color w:val="000000"/>
                  <w:lang w:val="en-US" w:eastAsia="zh-CN"/>
                </w:rPr>
                <w:t>UAT and UAT Support</w:t>
              </w:r>
            </w:ins>
          </w:p>
        </w:tc>
        <w:tc>
          <w:tcPr>
            <w:tcW w:w="2977" w:type="dxa"/>
            <w:tcBorders>
              <w:top w:val="nil"/>
              <w:left w:val="nil"/>
              <w:bottom w:val="single" w:sz="4" w:space="0" w:color="auto"/>
              <w:right w:val="single" w:sz="4" w:space="0" w:color="auto"/>
            </w:tcBorders>
            <w:shd w:val="clear" w:color="000000" w:fill="9BC2E6"/>
            <w:noWrap/>
            <w:hideMark/>
            <w:tcPrChange w:id="124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3CDB0C87" w14:textId="77777777" w:rsidR="00D97125" w:rsidRPr="00F02C66" w:rsidRDefault="00D97125" w:rsidP="004465CF">
            <w:pPr>
              <w:spacing w:after="0" w:line="240" w:lineRule="auto"/>
              <w:jc w:val="center"/>
              <w:rPr>
                <w:ins w:id="1244" w:author="Huo, Wendy" w:date="2025-07-07T15:12:00Z" w16du:dateUtc="2025-07-07T07:12:00Z"/>
                <w:rFonts w:eastAsia="Times New Roman" w:cs="Calibri"/>
                <w:color w:val="000000"/>
                <w:lang w:val="en-US" w:eastAsia="zh-CN"/>
              </w:rPr>
            </w:pPr>
            <w:ins w:id="1245" w:author="Huo, Wendy" w:date="2025-07-07T15:12:00Z" w16du:dateUtc="2025-07-07T07:12:00Z">
              <w:r w:rsidRPr="003A0102">
                <w:rPr>
                  <w:rFonts w:eastAsia="Times New Roman" w:cs="Calibri"/>
                  <w:color w:val="000000"/>
                  <w:lang w:val="en-US" w:eastAsia="zh-CN"/>
                </w:rPr>
                <w:t>Henkel</w:t>
              </w:r>
            </w:ins>
          </w:p>
        </w:tc>
      </w:tr>
      <w:tr w:rsidR="00D97125" w:rsidRPr="00F02C66" w14:paraId="4B06D1A7" w14:textId="77777777" w:rsidTr="0044289F">
        <w:trPr>
          <w:trHeight w:val="288"/>
          <w:ins w:id="1246" w:author="Huo, Wendy" w:date="2025-07-07T15:12:00Z"/>
          <w:trPrChange w:id="1247" w:author="Huo, Wendy" w:date="2025-07-07T15:42:00Z" w16du:dateUtc="2025-07-07T07:42:00Z">
            <w:trPr>
              <w:trHeight w:val="288"/>
            </w:trPr>
          </w:trPrChange>
        </w:trPr>
        <w:tc>
          <w:tcPr>
            <w:tcW w:w="1309" w:type="dxa"/>
            <w:vMerge/>
            <w:tcBorders>
              <w:top w:val="nil"/>
              <w:left w:val="single" w:sz="4" w:space="0" w:color="auto"/>
              <w:bottom w:val="single" w:sz="4" w:space="0" w:color="auto"/>
              <w:right w:val="single" w:sz="4" w:space="0" w:color="auto"/>
            </w:tcBorders>
            <w:vAlign w:val="center"/>
            <w:hideMark/>
            <w:tcPrChange w:id="1248" w:author="Huo, Wendy" w:date="2025-07-07T15:42:00Z" w16du:dateUtc="2025-07-07T07:42:00Z">
              <w:tcPr>
                <w:tcW w:w="1309" w:type="dxa"/>
                <w:vMerge/>
                <w:tcBorders>
                  <w:top w:val="nil"/>
                  <w:left w:val="single" w:sz="4" w:space="0" w:color="auto"/>
                  <w:bottom w:val="single" w:sz="4" w:space="0" w:color="auto"/>
                  <w:right w:val="single" w:sz="4" w:space="0" w:color="auto"/>
                </w:tcBorders>
                <w:vAlign w:val="center"/>
                <w:hideMark/>
              </w:tcPr>
            </w:tcPrChange>
          </w:tcPr>
          <w:p w14:paraId="4F6009AD" w14:textId="77777777" w:rsidR="00D97125" w:rsidRPr="00F02C66" w:rsidRDefault="00D97125" w:rsidP="004465CF">
            <w:pPr>
              <w:spacing w:after="0" w:line="240" w:lineRule="auto"/>
              <w:rPr>
                <w:ins w:id="1249" w:author="Huo, Wendy" w:date="2025-07-07T15:12:00Z" w16du:dateUtc="2025-07-07T07:12:00Z"/>
                <w:rFonts w:eastAsia="Times New Roman" w:cs="Calibri"/>
                <w:b/>
                <w:bCs/>
                <w:color w:val="000000"/>
                <w:lang w:val="en-US" w:eastAsia="zh-CN"/>
              </w:rPr>
            </w:pPr>
          </w:p>
        </w:tc>
        <w:tc>
          <w:tcPr>
            <w:tcW w:w="4678" w:type="dxa"/>
            <w:tcBorders>
              <w:top w:val="nil"/>
              <w:left w:val="nil"/>
              <w:bottom w:val="single" w:sz="4" w:space="0" w:color="auto"/>
              <w:right w:val="single" w:sz="4" w:space="0" w:color="auto"/>
            </w:tcBorders>
            <w:vAlign w:val="center"/>
            <w:hideMark/>
            <w:tcPrChange w:id="1250" w:author="Huo, Wendy" w:date="2025-07-07T15:42:00Z" w16du:dateUtc="2025-07-07T07:42:00Z">
              <w:tcPr>
                <w:tcW w:w="4678" w:type="dxa"/>
                <w:tcBorders>
                  <w:top w:val="nil"/>
                  <w:left w:val="nil"/>
                  <w:bottom w:val="single" w:sz="4" w:space="0" w:color="auto"/>
                  <w:right w:val="single" w:sz="4" w:space="0" w:color="auto"/>
                </w:tcBorders>
                <w:vAlign w:val="center"/>
                <w:hideMark/>
              </w:tcPr>
            </w:tcPrChange>
          </w:tcPr>
          <w:p w14:paraId="326003BF" w14:textId="77777777" w:rsidR="00D97125" w:rsidRPr="00F02C66" w:rsidRDefault="00D97125" w:rsidP="004465CF">
            <w:pPr>
              <w:spacing w:after="0" w:line="240" w:lineRule="auto"/>
              <w:rPr>
                <w:ins w:id="1251" w:author="Huo, Wendy" w:date="2025-07-07T15:12:00Z" w16du:dateUtc="2025-07-07T07:12:00Z"/>
                <w:rFonts w:eastAsia="Times New Roman" w:cs="Calibri"/>
                <w:color w:val="000000"/>
                <w:lang w:val="en-US" w:eastAsia="zh-CN"/>
              </w:rPr>
            </w:pPr>
            <w:ins w:id="1252" w:author="Huo, Wendy" w:date="2025-07-07T15:12:00Z" w16du:dateUtc="2025-07-07T07:12:00Z">
              <w:r w:rsidRPr="00F02C66">
                <w:rPr>
                  <w:rFonts w:eastAsia="Times New Roman" w:cs="Calibri"/>
                  <w:color w:val="000000"/>
                  <w:lang w:val="en-US" w:eastAsia="zh-CN"/>
                </w:rPr>
                <w:t xml:space="preserve">Deployment </w:t>
              </w:r>
              <w:proofErr w:type="gramStart"/>
              <w:r w:rsidRPr="00F02C66">
                <w:rPr>
                  <w:rFonts w:eastAsia="Times New Roman" w:cs="Calibri"/>
                  <w:color w:val="000000"/>
                  <w:lang w:val="en-US" w:eastAsia="zh-CN"/>
                </w:rPr>
                <w:t>on</w:t>
              </w:r>
              <w:proofErr w:type="gramEnd"/>
              <w:r w:rsidRPr="00F02C66">
                <w:rPr>
                  <w:rFonts w:eastAsia="Times New Roman" w:cs="Calibri"/>
                  <w:color w:val="000000"/>
                  <w:lang w:val="en-US" w:eastAsia="zh-CN"/>
                </w:rPr>
                <w:t xml:space="preserve"> Prod and </w:t>
              </w:r>
              <w:proofErr w:type="spellStart"/>
              <w:r w:rsidRPr="00F02C66">
                <w:rPr>
                  <w:rFonts w:eastAsia="Times New Roman" w:cs="Calibri"/>
                  <w:color w:val="000000"/>
                  <w:lang w:val="en-US" w:eastAsia="zh-CN"/>
                </w:rPr>
                <w:t>hypercare</w:t>
              </w:r>
              <w:proofErr w:type="spellEnd"/>
            </w:ins>
          </w:p>
        </w:tc>
        <w:tc>
          <w:tcPr>
            <w:tcW w:w="2977" w:type="dxa"/>
            <w:tcBorders>
              <w:top w:val="nil"/>
              <w:left w:val="nil"/>
              <w:bottom w:val="single" w:sz="4" w:space="0" w:color="auto"/>
              <w:right w:val="single" w:sz="4" w:space="0" w:color="auto"/>
            </w:tcBorders>
            <w:shd w:val="clear" w:color="000000" w:fill="9BC2E6"/>
            <w:noWrap/>
            <w:hideMark/>
            <w:tcPrChange w:id="1253" w:author="Huo, Wendy" w:date="2025-07-07T15:42:00Z" w16du:dateUtc="2025-07-07T07:42:00Z">
              <w:tcPr>
                <w:tcW w:w="2977" w:type="dxa"/>
                <w:gridSpan w:val="2"/>
                <w:tcBorders>
                  <w:top w:val="nil"/>
                  <w:left w:val="nil"/>
                  <w:bottom w:val="single" w:sz="4" w:space="0" w:color="auto"/>
                  <w:right w:val="single" w:sz="4" w:space="0" w:color="auto"/>
                </w:tcBorders>
                <w:shd w:val="clear" w:color="000000" w:fill="9BC2E6"/>
                <w:noWrap/>
                <w:hideMark/>
              </w:tcPr>
            </w:tcPrChange>
          </w:tcPr>
          <w:p w14:paraId="287C7E52" w14:textId="77777777" w:rsidR="00D97125" w:rsidRPr="00F02C66" w:rsidRDefault="00D97125" w:rsidP="004465CF">
            <w:pPr>
              <w:spacing w:after="0" w:line="240" w:lineRule="auto"/>
              <w:jc w:val="center"/>
              <w:rPr>
                <w:ins w:id="1254" w:author="Huo, Wendy" w:date="2025-07-07T15:12:00Z" w16du:dateUtc="2025-07-07T07:12:00Z"/>
                <w:rFonts w:eastAsia="Times New Roman" w:cs="Calibri"/>
                <w:color w:val="000000"/>
                <w:lang w:val="en-US" w:eastAsia="zh-CN"/>
              </w:rPr>
            </w:pPr>
            <w:ins w:id="1255" w:author="Huo, Wendy" w:date="2025-07-07T15:12:00Z" w16du:dateUtc="2025-07-07T07:12:00Z">
              <w:r w:rsidRPr="003A0102">
                <w:rPr>
                  <w:rFonts w:eastAsia="Times New Roman" w:cs="Calibri"/>
                  <w:color w:val="000000"/>
                  <w:lang w:val="en-US" w:eastAsia="zh-CN"/>
                </w:rPr>
                <w:t>Henkel</w:t>
              </w:r>
            </w:ins>
          </w:p>
        </w:tc>
      </w:tr>
      <w:tr w:rsidR="00D97125" w:rsidRPr="00F02C66" w14:paraId="4FA0BAEB" w14:textId="77777777" w:rsidTr="009705C6">
        <w:trPr>
          <w:trHeight w:val="864"/>
          <w:ins w:id="1256" w:author="Huo, Wendy" w:date="2025-07-07T15:12:00Z"/>
          <w:trPrChange w:id="1257" w:author="Huo, Wendy" w:date="2025-07-07T15:44:00Z" w16du:dateUtc="2025-07-07T07:44:00Z">
            <w:trPr>
              <w:trHeight w:val="864"/>
            </w:trPr>
          </w:trPrChange>
        </w:trPr>
        <w:tc>
          <w:tcPr>
            <w:tcW w:w="1309" w:type="dxa"/>
            <w:tcBorders>
              <w:top w:val="nil"/>
              <w:left w:val="single" w:sz="4" w:space="0" w:color="auto"/>
              <w:bottom w:val="single" w:sz="4" w:space="0" w:color="auto"/>
              <w:right w:val="single" w:sz="4" w:space="0" w:color="auto"/>
            </w:tcBorders>
            <w:noWrap/>
            <w:vAlign w:val="center"/>
            <w:hideMark/>
            <w:tcPrChange w:id="1258" w:author="Huo, Wendy" w:date="2025-07-07T15:44:00Z" w16du:dateUtc="2025-07-07T07:44:00Z">
              <w:tcPr>
                <w:tcW w:w="1309" w:type="dxa"/>
                <w:tcBorders>
                  <w:top w:val="nil"/>
                  <w:left w:val="single" w:sz="4" w:space="0" w:color="auto"/>
                  <w:bottom w:val="single" w:sz="4" w:space="0" w:color="auto"/>
                  <w:right w:val="single" w:sz="4" w:space="0" w:color="auto"/>
                </w:tcBorders>
                <w:noWrap/>
                <w:vAlign w:val="center"/>
                <w:hideMark/>
              </w:tcPr>
            </w:tcPrChange>
          </w:tcPr>
          <w:p w14:paraId="6FAEA6A4" w14:textId="6AB3236E" w:rsidR="00D97125" w:rsidRPr="004465CF" w:rsidRDefault="00351E21" w:rsidP="004465CF">
            <w:pPr>
              <w:spacing w:after="0" w:line="240" w:lineRule="auto"/>
              <w:jc w:val="center"/>
              <w:rPr>
                <w:ins w:id="1259" w:author="Huo, Wendy" w:date="2025-07-07T15:12:00Z" w16du:dateUtc="2025-07-07T07:12:00Z"/>
                <w:rFonts w:eastAsia="Times New Roman" w:cs="Calibri"/>
                <w:color w:val="000000"/>
                <w:lang w:val="en-US" w:eastAsia="zh-CN"/>
              </w:rPr>
            </w:pPr>
            <w:ins w:id="1260" w:author="Huo, Wendy" w:date="2025-07-07T15:43:00Z" w16du:dateUtc="2025-07-07T07:43: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vAlign w:val="center"/>
            <w:hideMark/>
            <w:tcPrChange w:id="1261" w:author="Huo, Wendy" w:date="2025-07-07T15:44:00Z" w16du:dateUtc="2025-07-07T07:44:00Z">
              <w:tcPr>
                <w:tcW w:w="4678" w:type="dxa"/>
                <w:tcBorders>
                  <w:top w:val="nil"/>
                  <w:left w:val="nil"/>
                  <w:bottom w:val="single" w:sz="4" w:space="0" w:color="auto"/>
                  <w:right w:val="single" w:sz="4" w:space="0" w:color="auto"/>
                </w:tcBorders>
                <w:vAlign w:val="center"/>
                <w:hideMark/>
              </w:tcPr>
            </w:tcPrChange>
          </w:tcPr>
          <w:p w14:paraId="1A3BDDA9" w14:textId="556D50DD" w:rsidR="00D97125" w:rsidRPr="00E97903" w:rsidRDefault="00D97125" w:rsidP="004465CF">
            <w:pPr>
              <w:spacing w:after="0" w:line="240" w:lineRule="auto"/>
              <w:rPr>
                <w:ins w:id="1262" w:author="Huo, Wendy" w:date="2025-07-07T15:12:00Z" w16du:dateUtc="2025-07-07T07:12:00Z"/>
                <w:rFonts w:eastAsia="SimHei" w:cs="Calibri"/>
                <w:color w:val="000000"/>
                <w:lang w:val="en-US" w:eastAsia="zh-CN"/>
                <w:rPrChange w:id="1263" w:author="Huo, Wendy" w:date="2025-07-07T15:44:00Z" w16du:dateUtc="2025-07-07T07:44:00Z">
                  <w:rPr>
                    <w:ins w:id="1264" w:author="Huo, Wendy" w:date="2025-07-07T15:12:00Z" w16du:dateUtc="2025-07-07T07:12:00Z"/>
                    <w:rFonts w:eastAsia="Times New Roman" w:cs="Calibri"/>
                    <w:color w:val="000000"/>
                    <w:lang w:val="en-US" w:eastAsia="zh-CN"/>
                  </w:rPr>
                </w:rPrChange>
              </w:rPr>
            </w:pPr>
            <w:ins w:id="1265" w:author="Huo, Wendy" w:date="2025-07-07T15:12:00Z" w16du:dateUtc="2025-07-07T07:12:00Z">
              <w:r w:rsidRPr="00F02C66">
                <w:rPr>
                  <w:rFonts w:eastAsia="Times New Roman" w:cs="Calibri"/>
                  <w:color w:val="000000"/>
                  <w:lang w:val="en-US" w:eastAsia="zh-CN"/>
                </w:rPr>
                <w:t xml:space="preserve">Instrument Integration x </w:t>
              </w:r>
            </w:ins>
            <w:ins w:id="1266" w:author="Huo, Wendy" w:date="2025-07-07T15:44:00Z" w16du:dateUtc="2025-07-07T07:44:00Z">
              <w:r w:rsidR="00E97903">
                <w:rPr>
                  <w:rFonts w:eastAsia="SimHei" w:cs="Calibri" w:hint="eastAsia"/>
                  <w:color w:val="000000"/>
                  <w:lang w:val="en-US" w:eastAsia="zh-CN"/>
                </w:rPr>
                <w:t>11</w:t>
              </w:r>
            </w:ins>
            <w:ins w:id="1267" w:author="Huo, Wendy" w:date="2025-07-07T15:12:00Z" w16du:dateUtc="2025-07-07T07:12:00Z">
              <w:r w:rsidRPr="00F02C66">
                <w:rPr>
                  <w:rFonts w:eastAsia="Times New Roman" w:cs="Calibri"/>
                  <w:color w:val="000000"/>
                  <w:lang w:val="en-US" w:eastAsia="zh-CN"/>
                </w:rPr>
                <w:br/>
                <w:t xml:space="preserve">Type A: </w:t>
              </w:r>
            </w:ins>
            <w:ins w:id="1268" w:author="Huo, Wendy" w:date="2025-07-07T15:44:00Z" w16du:dateUtc="2025-07-07T07:44:00Z">
              <w:r w:rsidR="00E97903">
                <w:rPr>
                  <w:rFonts w:eastAsia="SimHei" w:cs="Calibri" w:hint="eastAsia"/>
                  <w:color w:val="000000"/>
                  <w:lang w:val="en-US" w:eastAsia="zh-CN"/>
                </w:rPr>
                <w:t>2</w:t>
              </w:r>
            </w:ins>
            <w:ins w:id="1269" w:author="Huo, Wendy" w:date="2025-07-07T15:12:00Z" w16du:dateUtc="2025-07-07T07:12:00Z">
              <w:r w:rsidRPr="00F02C66">
                <w:rPr>
                  <w:rFonts w:eastAsia="Times New Roman" w:cs="Calibri"/>
                  <w:color w:val="000000"/>
                  <w:lang w:val="en-US" w:eastAsia="zh-CN"/>
                </w:rPr>
                <w:br/>
                <w:t xml:space="preserve">Type B: </w:t>
              </w:r>
            </w:ins>
            <w:ins w:id="1270" w:author="Huo, Wendy" w:date="2025-07-07T15:44:00Z" w16du:dateUtc="2025-07-07T07:44:00Z">
              <w:r w:rsidR="00E97903">
                <w:rPr>
                  <w:rFonts w:eastAsia="SimHei" w:cs="Calibri" w:hint="eastAsia"/>
                  <w:color w:val="000000"/>
                  <w:lang w:val="en-US" w:eastAsia="zh-CN"/>
                </w:rPr>
                <w:t>9</w:t>
              </w:r>
            </w:ins>
          </w:p>
        </w:tc>
        <w:tc>
          <w:tcPr>
            <w:tcW w:w="2977" w:type="dxa"/>
            <w:tcBorders>
              <w:top w:val="nil"/>
              <w:left w:val="nil"/>
              <w:bottom w:val="single" w:sz="4" w:space="0" w:color="auto"/>
              <w:right w:val="single" w:sz="4" w:space="0" w:color="auto"/>
            </w:tcBorders>
            <w:noWrap/>
            <w:vAlign w:val="center"/>
            <w:hideMark/>
            <w:tcPrChange w:id="1271" w:author="Huo, Wendy" w:date="2025-07-07T15:44:00Z" w16du:dateUtc="2025-07-07T07:44:00Z">
              <w:tcPr>
                <w:tcW w:w="2977" w:type="dxa"/>
                <w:gridSpan w:val="2"/>
                <w:tcBorders>
                  <w:top w:val="nil"/>
                  <w:left w:val="nil"/>
                  <w:bottom w:val="single" w:sz="4" w:space="0" w:color="auto"/>
                  <w:right w:val="single" w:sz="4" w:space="0" w:color="auto"/>
                </w:tcBorders>
                <w:shd w:val="clear" w:color="000000" w:fill="9BC2E6"/>
                <w:noWrap/>
                <w:vAlign w:val="center"/>
                <w:hideMark/>
              </w:tcPr>
            </w:tcPrChange>
          </w:tcPr>
          <w:p w14:paraId="05B36E72" w14:textId="77777777" w:rsidR="00D97125" w:rsidRPr="00F02C66" w:rsidRDefault="00D97125" w:rsidP="004465CF">
            <w:pPr>
              <w:spacing w:after="0" w:line="240" w:lineRule="auto"/>
              <w:jc w:val="center"/>
              <w:rPr>
                <w:ins w:id="1272" w:author="Huo, Wendy" w:date="2025-07-07T15:12:00Z" w16du:dateUtc="2025-07-07T07:12:00Z"/>
                <w:rFonts w:eastAsia="Times New Roman" w:cs="Calibri"/>
                <w:color w:val="000000"/>
                <w:lang w:val="en-US" w:eastAsia="zh-CN"/>
              </w:rPr>
            </w:pPr>
            <w:ins w:id="1273" w:author="Huo, Wendy" w:date="2025-07-07T15:12:00Z" w16du:dateUtc="2025-07-07T07:12:00Z">
              <w:r w:rsidRPr="00E53DA3">
                <w:rPr>
                  <w:rFonts w:eastAsia="Times New Roman" w:cs="Calibri"/>
                  <w:color w:val="000000"/>
                  <w:lang w:val="en-US" w:eastAsia="zh-CN"/>
                </w:rPr>
                <w:t>Thermo Fisher</w:t>
              </w:r>
            </w:ins>
          </w:p>
        </w:tc>
      </w:tr>
      <w:tr w:rsidR="00D97125" w:rsidRPr="00F02C66" w14:paraId="1E914C49" w14:textId="77777777" w:rsidTr="00351E21">
        <w:trPr>
          <w:trHeight w:val="288"/>
          <w:ins w:id="1274" w:author="Huo, Wendy" w:date="2025-07-07T15:12:00Z"/>
          <w:trPrChange w:id="1275" w:author="Huo, Wendy" w:date="2025-07-07T15:43:00Z" w16du:dateUtc="2025-07-07T07:43:00Z">
            <w:trPr>
              <w:trHeight w:val="288"/>
            </w:trPr>
          </w:trPrChange>
        </w:trPr>
        <w:tc>
          <w:tcPr>
            <w:tcW w:w="1309" w:type="dxa"/>
            <w:tcBorders>
              <w:top w:val="nil"/>
              <w:left w:val="single" w:sz="4" w:space="0" w:color="auto"/>
              <w:bottom w:val="single" w:sz="4" w:space="0" w:color="auto"/>
              <w:right w:val="single" w:sz="4" w:space="0" w:color="auto"/>
            </w:tcBorders>
            <w:noWrap/>
            <w:tcPrChange w:id="1276" w:author="Huo, Wendy" w:date="2025-07-07T15:43:00Z" w16du:dateUtc="2025-07-07T07:43:00Z">
              <w:tcPr>
                <w:tcW w:w="1309" w:type="dxa"/>
                <w:tcBorders>
                  <w:top w:val="nil"/>
                  <w:left w:val="single" w:sz="4" w:space="0" w:color="auto"/>
                  <w:bottom w:val="single" w:sz="4" w:space="0" w:color="auto"/>
                  <w:right w:val="single" w:sz="4" w:space="0" w:color="auto"/>
                </w:tcBorders>
                <w:noWrap/>
              </w:tcPr>
            </w:tcPrChange>
          </w:tcPr>
          <w:p w14:paraId="642FA95A" w14:textId="43D7710B" w:rsidR="00D97125" w:rsidRPr="00F02C66" w:rsidRDefault="00351E21" w:rsidP="004465CF">
            <w:pPr>
              <w:spacing w:after="0" w:line="240" w:lineRule="auto"/>
              <w:jc w:val="center"/>
              <w:rPr>
                <w:ins w:id="1277" w:author="Huo, Wendy" w:date="2025-07-07T15:12:00Z" w16du:dateUtc="2025-07-07T07:12:00Z"/>
                <w:rFonts w:eastAsia="Times New Roman" w:cs="Calibri"/>
                <w:b/>
                <w:bCs/>
                <w:color w:val="000000"/>
                <w:lang w:val="en-US" w:eastAsia="zh-CN"/>
              </w:rPr>
            </w:pPr>
            <w:ins w:id="1278" w:author="Huo, Wendy" w:date="2025-07-07T15:43:00Z" w16du:dateUtc="2025-07-07T07:43: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vAlign w:val="center"/>
            <w:hideMark/>
            <w:tcPrChange w:id="1279" w:author="Huo, Wendy" w:date="2025-07-07T15:43:00Z" w16du:dateUtc="2025-07-07T07:43:00Z">
              <w:tcPr>
                <w:tcW w:w="4678" w:type="dxa"/>
                <w:tcBorders>
                  <w:top w:val="nil"/>
                  <w:left w:val="nil"/>
                  <w:bottom w:val="single" w:sz="4" w:space="0" w:color="auto"/>
                  <w:right w:val="single" w:sz="4" w:space="0" w:color="auto"/>
                </w:tcBorders>
                <w:vAlign w:val="center"/>
                <w:hideMark/>
              </w:tcPr>
            </w:tcPrChange>
          </w:tcPr>
          <w:p w14:paraId="1380D5B0" w14:textId="77777777" w:rsidR="00D97125" w:rsidRPr="00F02C66" w:rsidRDefault="00D97125" w:rsidP="004465CF">
            <w:pPr>
              <w:spacing w:after="0" w:line="240" w:lineRule="auto"/>
              <w:rPr>
                <w:ins w:id="1280" w:author="Huo, Wendy" w:date="2025-07-07T15:12:00Z" w16du:dateUtc="2025-07-07T07:12:00Z"/>
                <w:rFonts w:eastAsia="Times New Roman" w:cs="Calibri"/>
                <w:color w:val="000000"/>
                <w:lang w:val="en-US" w:eastAsia="zh-CN"/>
              </w:rPr>
            </w:pPr>
            <w:ins w:id="1281" w:author="Huo, Wendy" w:date="2025-07-07T15:12:00Z" w16du:dateUtc="2025-07-07T07:12:00Z">
              <w:r w:rsidRPr="00F02C66">
                <w:rPr>
                  <w:rFonts w:eastAsia="Times New Roman" w:cs="Calibri"/>
                  <w:color w:val="000000"/>
                  <w:lang w:val="en-US" w:eastAsia="zh-CN"/>
                </w:rPr>
                <w:t>Sweeper and gateway installation and setup</w:t>
              </w:r>
            </w:ins>
          </w:p>
        </w:tc>
        <w:tc>
          <w:tcPr>
            <w:tcW w:w="2977" w:type="dxa"/>
            <w:tcBorders>
              <w:top w:val="nil"/>
              <w:left w:val="nil"/>
              <w:bottom w:val="single" w:sz="4" w:space="0" w:color="auto"/>
              <w:right w:val="single" w:sz="4" w:space="0" w:color="auto"/>
            </w:tcBorders>
            <w:noWrap/>
            <w:vAlign w:val="center"/>
            <w:hideMark/>
            <w:tcPrChange w:id="1282" w:author="Huo, Wendy" w:date="2025-07-07T15:43:00Z" w16du:dateUtc="2025-07-07T07:43:00Z">
              <w:tcPr>
                <w:tcW w:w="2977" w:type="dxa"/>
                <w:gridSpan w:val="2"/>
                <w:tcBorders>
                  <w:top w:val="nil"/>
                  <w:left w:val="nil"/>
                  <w:bottom w:val="single" w:sz="4" w:space="0" w:color="auto"/>
                  <w:right w:val="single" w:sz="4" w:space="0" w:color="auto"/>
                </w:tcBorders>
                <w:noWrap/>
                <w:vAlign w:val="center"/>
                <w:hideMark/>
              </w:tcPr>
            </w:tcPrChange>
          </w:tcPr>
          <w:p w14:paraId="50927B4E" w14:textId="77777777" w:rsidR="00D97125" w:rsidRPr="00F02C66" w:rsidRDefault="00D97125" w:rsidP="004465CF">
            <w:pPr>
              <w:spacing w:after="0" w:line="240" w:lineRule="auto"/>
              <w:jc w:val="center"/>
              <w:rPr>
                <w:ins w:id="1283" w:author="Huo, Wendy" w:date="2025-07-07T15:12:00Z" w16du:dateUtc="2025-07-07T07:12:00Z"/>
                <w:rFonts w:eastAsia="Times New Roman" w:cs="Calibri"/>
                <w:color w:val="000000"/>
                <w:lang w:val="en-US" w:eastAsia="zh-CN"/>
              </w:rPr>
            </w:pPr>
            <w:ins w:id="1284" w:author="Huo, Wendy" w:date="2025-07-07T15:12:00Z" w16du:dateUtc="2025-07-07T07:12:00Z">
              <w:r w:rsidRPr="00E53DA3">
                <w:rPr>
                  <w:rFonts w:eastAsia="Times New Roman" w:cs="Calibri"/>
                  <w:color w:val="000000"/>
                  <w:lang w:val="en-US" w:eastAsia="zh-CN"/>
                </w:rPr>
                <w:t>Thermo Fisher</w:t>
              </w:r>
            </w:ins>
          </w:p>
        </w:tc>
      </w:tr>
      <w:tr w:rsidR="00D97125" w:rsidRPr="00F02C66" w14:paraId="113B9E9C" w14:textId="77777777" w:rsidTr="00351E21">
        <w:trPr>
          <w:trHeight w:val="288"/>
          <w:ins w:id="1285" w:author="Huo, Wendy" w:date="2025-07-07T15:12:00Z"/>
          <w:trPrChange w:id="1286" w:author="Huo, Wendy" w:date="2025-07-07T15:43:00Z" w16du:dateUtc="2025-07-07T07:43:00Z">
            <w:trPr>
              <w:trHeight w:val="288"/>
            </w:trPr>
          </w:trPrChange>
        </w:trPr>
        <w:tc>
          <w:tcPr>
            <w:tcW w:w="1309" w:type="dxa"/>
            <w:tcBorders>
              <w:top w:val="nil"/>
              <w:left w:val="single" w:sz="4" w:space="0" w:color="auto"/>
              <w:bottom w:val="single" w:sz="4" w:space="0" w:color="auto"/>
              <w:right w:val="single" w:sz="4" w:space="0" w:color="auto"/>
            </w:tcBorders>
            <w:noWrap/>
            <w:tcPrChange w:id="1287" w:author="Huo, Wendy" w:date="2025-07-07T15:43:00Z" w16du:dateUtc="2025-07-07T07:43:00Z">
              <w:tcPr>
                <w:tcW w:w="1309" w:type="dxa"/>
                <w:tcBorders>
                  <w:top w:val="nil"/>
                  <w:left w:val="single" w:sz="4" w:space="0" w:color="auto"/>
                  <w:bottom w:val="single" w:sz="4" w:space="0" w:color="auto"/>
                  <w:right w:val="single" w:sz="4" w:space="0" w:color="auto"/>
                </w:tcBorders>
                <w:noWrap/>
              </w:tcPr>
            </w:tcPrChange>
          </w:tcPr>
          <w:p w14:paraId="4728440B" w14:textId="5893C0A6" w:rsidR="00D97125" w:rsidRPr="00F02C66" w:rsidRDefault="00351E21" w:rsidP="004465CF">
            <w:pPr>
              <w:spacing w:after="0" w:line="240" w:lineRule="auto"/>
              <w:jc w:val="center"/>
              <w:rPr>
                <w:ins w:id="1288" w:author="Huo, Wendy" w:date="2025-07-07T15:12:00Z" w16du:dateUtc="2025-07-07T07:12:00Z"/>
                <w:rFonts w:eastAsia="Times New Roman" w:cs="Calibri"/>
                <w:b/>
                <w:bCs/>
                <w:color w:val="000000"/>
                <w:lang w:val="en-US" w:eastAsia="zh-CN"/>
              </w:rPr>
            </w:pPr>
            <w:ins w:id="1289" w:author="Huo, Wendy" w:date="2025-07-07T15:43:00Z" w16du:dateUtc="2025-07-07T07:43: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vAlign w:val="center"/>
            <w:hideMark/>
            <w:tcPrChange w:id="1290" w:author="Huo, Wendy" w:date="2025-07-07T15:43:00Z" w16du:dateUtc="2025-07-07T07:43:00Z">
              <w:tcPr>
                <w:tcW w:w="4678" w:type="dxa"/>
                <w:tcBorders>
                  <w:top w:val="nil"/>
                  <w:left w:val="nil"/>
                  <w:bottom w:val="single" w:sz="4" w:space="0" w:color="auto"/>
                  <w:right w:val="single" w:sz="4" w:space="0" w:color="auto"/>
                </w:tcBorders>
                <w:vAlign w:val="center"/>
                <w:hideMark/>
              </w:tcPr>
            </w:tcPrChange>
          </w:tcPr>
          <w:p w14:paraId="6EC72453" w14:textId="77777777" w:rsidR="00D97125" w:rsidRPr="00F02C66" w:rsidRDefault="00D97125" w:rsidP="004465CF">
            <w:pPr>
              <w:spacing w:after="0" w:line="240" w:lineRule="auto"/>
              <w:rPr>
                <w:ins w:id="1291" w:author="Huo, Wendy" w:date="2025-07-07T15:12:00Z" w16du:dateUtc="2025-07-07T07:12:00Z"/>
                <w:rFonts w:eastAsia="Times New Roman" w:cs="Calibri"/>
                <w:color w:val="000000"/>
                <w:lang w:val="en-US" w:eastAsia="zh-CN"/>
              </w:rPr>
            </w:pPr>
            <w:ins w:id="1292" w:author="Huo, Wendy" w:date="2025-07-07T15:12:00Z" w16du:dateUtc="2025-07-07T07:12:00Z">
              <w:r w:rsidRPr="00F02C66">
                <w:rPr>
                  <w:rFonts w:eastAsia="Times New Roman" w:cs="Calibri"/>
                  <w:color w:val="000000"/>
                  <w:lang w:val="en-US" w:eastAsia="zh-CN"/>
                </w:rPr>
                <w:t>Printer configuration with lab collector</w:t>
              </w:r>
            </w:ins>
          </w:p>
        </w:tc>
        <w:tc>
          <w:tcPr>
            <w:tcW w:w="2977" w:type="dxa"/>
            <w:tcBorders>
              <w:top w:val="nil"/>
              <w:left w:val="nil"/>
              <w:bottom w:val="single" w:sz="4" w:space="0" w:color="auto"/>
              <w:right w:val="single" w:sz="4" w:space="0" w:color="auto"/>
            </w:tcBorders>
            <w:noWrap/>
            <w:vAlign w:val="center"/>
            <w:hideMark/>
            <w:tcPrChange w:id="1293" w:author="Huo, Wendy" w:date="2025-07-07T15:43:00Z" w16du:dateUtc="2025-07-07T07:43:00Z">
              <w:tcPr>
                <w:tcW w:w="2977" w:type="dxa"/>
                <w:gridSpan w:val="2"/>
                <w:tcBorders>
                  <w:top w:val="nil"/>
                  <w:left w:val="nil"/>
                  <w:bottom w:val="single" w:sz="4" w:space="0" w:color="auto"/>
                  <w:right w:val="single" w:sz="4" w:space="0" w:color="auto"/>
                </w:tcBorders>
                <w:noWrap/>
                <w:vAlign w:val="center"/>
                <w:hideMark/>
              </w:tcPr>
            </w:tcPrChange>
          </w:tcPr>
          <w:p w14:paraId="68C9652F" w14:textId="77777777" w:rsidR="00D97125" w:rsidRPr="00F02C66" w:rsidRDefault="00D97125" w:rsidP="004465CF">
            <w:pPr>
              <w:spacing w:after="0" w:line="240" w:lineRule="auto"/>
              <w:jc w:val="center"/>
              <w:rPr>
                <w:ins w:id="1294" w:author="Huo, Wendy" w:date="2025-07-07T15:12:00Z" w16du:dateUtc="2025-07-07T07:12:00Z"/>
                <w:rFonts w:eastAsia="Times New Roman" w:cs="Calibri"/>
                <w:color w:val="000000"/>
                <w:lang w:val="en-US" w:eastAsia="zh-CN"/>
              </w:rPr>
            </w:pPr>
            <w:ins w:id="1295" w:author="Huo, Wendy" w:date="2025-07-07T15:12:00Z" w16du:dateUtc="2025-07-07T07:12:00Z">
              <w:r w:rsidRPr="00E53DA3">
                <w:rPr>
                  <w:rFonts w:eastAsia="Times New Roman" w:cs="Calibri"/>
                  <w:color w:val="000000"/>
                  <w:lang w:val="en-US" w:eastAsia="zh-CN"/>
                </w:rPr>
                <w:t>Thermo Fisher</w:t>
              </w:r>
            </w:ins>
          </w:p>
        </w:tc>
      </w:tr>
      <w:tr w:rsidR="00D97125" w:rsidRPr="00F02C66" w14:paraId="4E6C6F8A" w14:textId="77777777" w:rsidTr="00351E21">
        <w:trPr>
          <w:trHeight w:val="288"/>
          <w:ins w:id="1296" w:author="Huo, Wendy" w:date="2025-07-07T15:12:00Z"/>
          <w:trPrChange w:id="1297" w:author="Huo, Wendy" w:date="2025-07-07T15:43:00Z" w16du:dateUtc="2025-07-07T07:43:00Z">
            <w:trPr>
              <w:trHeight w:val="288"/>
            </w:trPr>
          </w:trPrChange>
        </w:trPr>
        <w:tc>
          <w:tcPr>
            <w:tcW w:w="1309" w:type="dxa"/>
            <w:tcBorders>
              <w:top w:val="nil"/>
              <w:left w:val="single" w:sz="4" w:space="0" w:color="auto"/>
              <w:bottom w:val="single" w:sz="4" w:space="0" w:color="auto"/>
              <w:right w:val="single" w:sz="4" w:space="0" w:color="auto"/>
            </w:tcBorders>
            <w:noWrap/>
            <w:tcPrChange w:id="1298" w:author="Huo, Wendy" w:date="2025-07-07T15:43:00Z" w16du:dateUtc="2025-07-07T07:43:00Z">
              <w:tcPr>
                <w:tcW w:w="1309" w:type="dxa"/>
                <w:tcBorders>
                  <w:top w:val="nil"/>
                  <w:left w:val="single" w:sz="4" w:space="0" w:color="auto"/>
                  <w:bottom w:val="single" w:sz="4" w:space="0" w:color="auto"/>
                  <w:right w:val="single" w:sz="4" w:space="0" w:color="auto"/>
                </w:tcBorders>
                <w:noWrap/>
              </w:tcPr>
            </w:tcPrChange>
          </w:tcPr>
          <w:p w14:paraId="374074AE" w14:textId="11FA7242" w:rsidR="00D97125" w:rsidRPr="00F02C66" w:rsidRDefault="00351E21" w:rsidP="004465CF">
            <w:pPr>
              <w:spacing w:after="0" w:line="240" w:lineRule="auto"/>
              <w:jc w:val="center"/>
              <w:rPr>
                <w:ins w:id="1299" w:author="Huo, Wendy" w:date="2025-07-07T15:12:00Z" w16du:dateUtc="2025-07-07T07:12:00Z"/>
                <w:rFonts w:eastAsia="Times New Roman" w:cs="Calibri"/>
                <w:color w:val="000000"/>
                <w:lang w:val="en-US" w:eastAsia="zh-CN"/>
              </w:rPr>
            </w:pPr>
            <w:ins w:id="1300" w:author="Huo, Wendy" w:date="2025-07-07T15:43:00Z" w16du:dateUtc="2025-07-07T07:43: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vAlign w:val="center"/>
            <w:hideMark/>
            <w:tcPrChange w:id="1301" w:author="Huo, Wendy" w:date="2025-07-07T15:43:00Z" w16du:dateUtc="2025-07-07T07:43:00Z">
              <w:tcPr>
                <w:tcW w:w="4678" w:type="dxa"/>
                <w:tcBorders>
                  <w:top w:val="nil"/>
                  <w:left w:val="nil"/>
                  <w:bottom w:val="single" w:sz="4" w:space="0" w:color="auto"/>
                  <w:right w:val="single" w:sz="4" w:space="0" w:color="auto"/>
                </w:tcBorders>
                <w:vAlign w:val="center"/>
                <w:hideMark/>
              </w:tcPr>
            </w:tcPrChange>
          </w:tcPr>
          <w:p w14:paraId="3EC8FEEB" w14:textId="77777777" w:rsidR="00D97125" w:rsidRPr="00F02C66" w:rsidRDefault="00D97125" w:rsidP="004465CF">
            <w:pPr>
              <w:spacing w:after="0" w:line="240" w:lineRule="auto"/>
              <w:rPr>
                <w:ins w:id="1302" w:author="Huo, Wendy" w:date="2025-07-07T15:12:00Z" w16du:dateUtc="2025-07-07T07:12:00Z"/>
                <w:rFonts w:eastAsia="Times New Roman" w:cs="Calibri"/>
                <w:color w:val="000000"/>
                <w:lang w:val="en-US" w:eastAsia="zh-CN"/>
              </w:rPr>
            </w:pPr>
            <w:ins w:id="1303" w:author="Huo, Wendy" w:date="2025-07-07T15:12:00Z" w16du:dateUtc="2025-07-07T07:12:00Z">
              <w:r w:rsidRPr="00F02C66">
                <w:rPr>
                  <w:rFonts w:eastAsia="Times New Roman" w:cs="Calibri"/>
                  <w:color w:val="000000"/>
                  <w:lang w:val="en-US" w:eastAsia="zh-CN"/>
                </w:rPr>
                <w:t>Project Management</w:t>
              </w:r>
            </w:ins>
          </w:p>
        </w:tc>
        <w:tc>
          <w:tcPr>
            <w:tcW w:w="2977" w:type="dxa"/>
            <w:tcBorders>
              <w:top w:val="nil"/>
              <w:left w:val="nil"/>
              <w:bottom w:val="single" w:sz="4" w:space="0" w:color="auto"/>
              <w:right w:val="single" w:sz="4" w:space="0" w:color="auto"/>
            </w:tcBorders>
            <w:noWrap/>
            <w:vAlign w:val="bottom"/>
            <w:hideMark/>
            <w:tcPrChange w:id="1304" w:author="Huo, Wendy" w:date="2025-07-07T15:43:00Z" w16du:dateUtc="2025-07-07T07:43:00Z">
              <w:tcPr>
                <w:tcW w:w="2977" w:type="dxa"/>
                <w:gridSpan w:val="2"/>
                <w:tcBorders>
                  <w:top w:val="nil"/>
                  <w:left w:val="nil"/>
                  <w:bottom w:val="single" w:sz="4" w:space="0" w:color="auto"/>
                  <w:right w:val="single" w:sz="4" w:space="0" w:color="auto"/>
                </w:tcBorders>
                <w:noWrap/>
                <w:vAlign w:val="bottom"/>
                <w:hideMark/>
              </w:tcPr>
            </w:tcPrChange>
          </w:tcPr>
          <w:p w14:paraId="3FE850B1" w14:textId="77777777" w:rsidR="00D97125" w:rsidRPr="00F02C66" w:rsidRDefault="00D97125" w:rsidP="004465CF">
            <w:pPr>
              <w:spacing w:after="0" w:line="240" w:lineRule="auto"/>
              <w:jc w:val="center"/>
              <w:rPr>
                <w:ins w:id="1305" w:author="Huo, Wendy" w:date="2025-07-07T15:12:00Z" w16du:dateUtc="2025-07-07T07:12:00Z"/>
                <w:rFonts w:eastAsia="Times New Roman" w:cs="Calibri"/>
                <w:color w:val="000000"/>
                <w:lang w:val="en-US" w:eastAsia="zh-CN"/>
              </w:rPr>
            </w:pPr>
            <w:ins w:id="1306" w:author="Huo, Wendy" w:date="2025-07-07T15:12:00Z" w16du:dateUtc="2025-07-07T07:12:00Z">
              <w:r w:rsidRPr="00E53DA3">
                <w:rPr>
                  <w:rFonts w:eastAsia="Times New Roman" w:cs="Calibri"/>
                  <w:color w:val="000000"/>
                  <w:lang w:val="en-US" w:eastAsia="zh-CN"/>
                </w:rPr>
                <w:t>Thermo Fisher</w:t>
              </w:r>
            </w:ins>
          </w:p>
        </w:tc>
      </w:tr>
      <w:tr w:rsidR="00D97125" w:rsidRPr="00F02C66" w14:paraId="54787CAE" w14:textId="77777777" w:rsidTr="00351E21">
        <w:trPr>
          <w:trHeight w:val="288"/>
          <w:ins w:id="1307" w:author="Huo, Wendy" w:date="2025-07-07T15:12:00Z"/>
          <w:trPrChange w:id="1308" w:author="Huo, Wendy" w:date="2025-07-07T15:43:00Z" w16du:dateUtc="2025-07-07T07:43:00Z">
            <w:trPr>
              <w:trHeight w:val="288"/>
            </w:trPr>
          </w:trPrChange>
        </w:trPr>
        <w:tc>
          <w:tcPr>
            <w:tcW w:w="1309" w:type="dxa"/>
            <w:tcBorders>
              <w:top w:val="nil"/>
              <w:left w:val="single" w:sz="4" w:space="0" w:color="auto"/>
              <w:bottom w:val="single" w:sz="4" w:space="0" w:color="auto"/>
              <w:right w:val="single" w:sz="4" w:space="0" w:color="auto"/>
            </w:tcBorders>
            <w:noWrap/>
            <w:tcPrChange w:id="1309" w:author="Huo, Wendy" w:date="2025-07-07T15:43:00Z" w16du:dateUtc="2025-07-07T07:43:00Z">
              <w:tcPr>
                <w:tcW w:w="1309" w:type="dxa"/>
                <w:tcBorders>
                  <w:top w:val="nil"/>
                  <w:left w:val="single" w:sz="4" w:space="0" w:color="auto"/>
                  <w:bottom w:val="single" w:sz="4" w:space="0" w:color="auto"/>
                  <w:right w:val="single" w:sz="4" w:space="0" w:color="auto"/>
                </w:tcBorders>
                <w:noWrap/>
              </w:tcPr>
            </w:tcPrChange>
          </w:tcPr>
          <w:p w14:paraId="33601F15" w14:textId="053EF104" w:rsidR="00D97125" w:rsidRPr="00F02C66" w:rsidRDefault="00351E21" w:rsidP="004465CF">
            <w:pPr>
              <w:spacing w:after="0" w:line="240" w:lineRule="auto"/>
              <w:jc w:val="center"/>
              <w:rPr>
                <w:ins w:id="1310" w:author="Huo, Wendy" w:date="2025-07-07T15:12:00Z" w16du:dateUtc="2025-07-07T07:12:00Z"/>
                <w:rFonts w:eastAsia="Times New Roman" w:cs="Calibri"/>
                <w:color w:val="000000"/>
                <w:lang w:val="en-US" w:eastAsia="zh-CN"/>
              </w:rPr>
            </w:pPr>
            <w:ins w:id="1311" w:author="Huo, Wendy" w:date="2025-07-07T15:43:00Z" w16du:dateUtc="2025-07-07T07:43:00Z">
              <w:r>
                <w:rPr>
                  <w:rFonts w:eastAsia="SimHei" w:cs="Calibri" w:hint="eastAsia"/>
                  <w:b/>
                  <w:bCs/>
                  <w:color w:val="000000"/>
                  <w:lang w:val="en-US" w:eastAsia="zh-CN"/>
                </w:rPr>
                <w:t>Phase 1B sites</w:t>
              </w:r>
            </w:ins>
          </w:p>
        </w:tc>
        <w:tc>
          <w:tcPr>
            <w:tcW w:w="4678" w:type="dxa"/>
            <w:tcBorders>
              <w:top w:val="nil"/>
              <w:left w:val="nil"/>
              <w:bottom w:val="single" w:sz="4" w:space="0" w:color="auto"/>
              <w:right w:val="single" w:sz="4" w:space="0" w:color="auto"/>
            </w:tcBorders>
            <w:vAlign w:val="center"/>
            <w:hideMark/>
            <w:tcPrChange w:id="1312" w:author="Huo, Wendy" w:date="2025-07-07T15:43:00Z" w16du:dateUtc="2025-07-07T07:43:00Z">
              <w:tcPr>
                <w:tcW w:w="4678" w:type="dxa"/>
                <w:tcBorders>
                  <w:top w:val="nil"/>
                  <w:left w:val="nil"/>
                  <w:bottom w:val="single" w:sz="4" w:space="0" w:color="auto"/>
                  <w:right w:val="single" w:sz="4" w:space="0" w:color="auto"/>
                </w:tcBorders>
                <w:vAlign w:val="center"/>
                <w:hideMark/>
              </w:tcPr>
            </w:tcPrChange>
          </w:tcPr>
          <w:p w14:paraId="09953A87" w14:textId="77777777" w:rsidR="00D97125" w:rsidRPr="00F02C66" w:rsidRDefault="00D97125" w:rsidP="004465CF">
            <w:pPr>
              <w:spacing w:after="0" w:line="240" w:lineRule="auto"/>
              <w:rPr>
                <w:ins w:id="1313" w:author="Huo, Wendy" w:date="2025-07-07T15:12:00Z" w16du:dateUtc="2025-07-07T07:12:00Z"/>
                <w:rFonts w:eastAsia="Times New Roman" w:cs="Calibri"/>
                <w:color w:val="000000"/>
                <w:lang w:val="en-US" w:eastAsia="zh-CN"/>
              </w:rPr>
            </w:pPr>
            <w:ins w:id="1314" w:author="Huo, Wendy" w:date="2025-07-07T15:12:00Z" w16du:dateUtc="2025-07-07T07:12:00Z">
              <w:r w:rsidRPr="00F02C66">
                <w:rPr>
                  <w:rFonts w:eastAsia="Times New Roman" w:cs="Calibri"/>
                  <w:color w:val="000000"/>
                  <w:lang w:val="en-US" w:eastAsia="zh-CN"/>
                </w:rPr>
                <w:t>Global Project Management</w:t>
              </w:r>
            </w:ins>
          </w:p>
        </w:tc>
        <w:tc>
          <w:tcPr>
            <w:tcW w:w="2977" w:type="dxa"/>
            <w:tcBorders>
              <w:top w:val="nil"/>
              <w:left w:val="nil"/>
              <w:bottom w:val="single" w:sz="4" w:space="0" w:color="auto"/>
              <w:right w:val="single" w:sz="4" w:space="0" w:color="auto"/>
            </w:tcBorders>
            <w:noWrap/>
            <w:vAlign w:val="bottom"/>
            <w:hideMark/>
            <w:tcPrChange w:id="1315" w:author="Huo, Wendy" w:date="2025-07-07T15:43:00Z" w16du:dateUtc="2025-07-07T07:43:00Z">
              <w:tcPr>
                <w:tcW w:w="2977" w:type="dxa"/>
                <w:gridSpan w:val="2"/>
                <w:tcBorders>
                  <w:top w:val="nil"/>
                  <w:left w:val="nil"/>
                  <w:bottom w:val="single" w:sz="4" w:space="0" w:color="auto"/>
                  <w:right w:val="single" w:sz="4" w:space="0" w:color="auto"/>
                </w:tcBorders>
                <w:noWrap/>
                <w:vAlign w:val="bottom"/>
                <w:hideMark/>
              </w:tcPr>
            </w:tcPrChange>
          </w:tcPr>
          <w:p w14:paraId="3CF314FA" w14:textId="77777777" w:rsidR="00D97125" w:rsidRPr="00F02C66" w:rsidRDefault="00D97125" w:rsidP="004465CF">
            <w:pPr>
              <w:spacing w:after="0" w:line="240" w:lineRule="auto"/>
              <w:jc w:val="center"/>
              <w:rPr>
                <w:ins w:id="1316" w:author="Huo, Wendy" w:date="2025-07-07T15:12:00Z" w16du:dateUtc="2025-07-07T07:12:00Z"/>
                <w:rFonts w:eastAsia="Times New Roman" w:cs="Calibri"/>
                <w:color w:val="000000"/>
                <w:lang w:val="en-US" w:eastAsia="zh-CN"/>
              </w:rPr>
            </w:pPr>
            <w:ins w:id="1317" w:author="Huo, Wendy" w:date="2025-07-07T15:12:00Z" w16du:dateUtc="2025-07-07T07:12:00Z">
              <w:r w:rsidRPr="00E53DA3">
                <w:rPr>
                  <w:rFonts w:eastAsia="Times New Roman" w:cs="Calibri"/>
                  <w:color w:val="000000"/>
                  <w:lang w:val="en-US" w:eastAsia="zh-CN"/>
                </w:rPr>
                <w:t>Thermo Fisher</w:t>
              </w:r>
            </w:ins>
          </w:p>
        </w:tc>
      </w:tr>
    </w:tbl>
    <w:p w14:paraId="484934AF" w14:textId="77777777" w:rsidR="001C51E6" w:rsidRDefault="001C51E6" w:rsidP="004246CE">
      <w:pPr>
        <w:rPr>
          <w:rStyle w:val="ui-provider"/>
          <w:rFonts w:eastAsia="SimHei" w:cs="Calibri"/>
          <w:lang w:eastAsia="zh-CN"/>
        </w:rPr>
      </w:pPr>
    </w:p>
    <w:tbl>
      <w:tblPr>
        <w:tblW w:w="8965" w:type="dxa"/>
        <w:tblLook w:val="04A0" w:firstRow="1" w:lastRow="0" w:firstColumn="1" w:lastColumn="0" w:noHBand="0" w:noVBand="1"/>
      </w:tblPr>
      <w:tblGrid>
        <w:gridCol w:w="5668"/>
        <w:gridCol w:w="1560"/>
        <w:gridCol w:w="1737"/>
      </w:tblGrid>
      <w:tr w:rsidR="00F66B06" w:rsidRPr="00E06629" w:rsidDel="00E43CC5" w14:paraId="78543E30" w14:textId="324C23CD" w:rsidTr="007A3B50">
        <w:trPr>
          <w:trHeight w:val="117"/>
          <w:del w:id="1318" w:author="Tiwari, Shravan" w:date="2025-06-24T15:58:00Z"/>
        </w:trPr>
        <w:tc>
          <w:tcPr>
            <w:tcW w:w="5668" w:type="dxa"/>
            <w:tcBorders>
              <w:top w:val="single" w:sz="4" w:space="0" w:color="auto"/>
              <w:left w:val="single" w:sz="4" w:space="0" w:color="auto"/>
              <w:bottom w:val="single" w:sz="4" w:space="0" w:color="auto"/>
              <w:right w:val="single" w:sz="4" w:space="0" w:color="auto"/>
            </w:tcBorders>
            <w:noWrap/>
            <w:vAlign w:val="bottom"/>
            <w:hideMark/>
          </w:tcPr>
          <w:p w14:paraId="684B2301" w14:textId="13BB2B14" w:rsidR="00F66B06" w:rsidRPr="00E06629" w:rsidDel="00E43CC5" w:rsidRDefault="00F66B06" w:rsidP="007A3B50">
            <w:pPr>
              <w:spacing w:after="0" w:line="240" w:lineRule="auto"/>
              <w:rPr>
                <w:del w:id="1319" w:author="Tiwari, Shravan" w:date="2025-06-24T15:58:00Z" w16du:dateUtc="2025-06-24T07:58:00Z"/>
                <w:rFonts w:eastAsia="Times New Roman" w:cs="Calibri"/>
                <w:b/>
                <w:bCs/>
                <w:color w:val="000000"/>
                <w:lang w:val="en-US"/>
              </w:rPr>
            </w:pPr>
            <w:del w:id="1320" w:author="Tiwari, Shravan" w:date="2025-06-24T15:58:00Z" w16du:dateUtc="2025-06-24T07:58:00Z">
              <w:r w:rsidRPr="00E06629" w:rsidDel="00E43CC5">
                <w:rPr>
                  <w:rFonts w:eastAsia="Times New Roman" w:cs="Calibri"/>
                  <w:b/>
                  <w:bCs/>
                  <w:color w:val="000000"/>
                  <w:lang w:val="en-US"/>
                </w:rPr>
                <w:delText>Tasks</w:delText>
              </w:r>
            </w:del>
          </w:p>
        </w:tc>
        <w:tc>
          <w:tcPr>
            <w:tcW w:w="1560" w:type="dxa"/>
            <w:tcBorders>
              <w:top w:val="single" w:sz="4" w:space="0" w:color="auto"/>
              <w:left w:val="nil"/>
              <w:bottom w:val="single" w:sz="4" w:space="0" w:color="auto"/>
              <w:right w:val="single" w:sz="4" w:space="0" w:color="auto"/>
            </w:tcBorders>
            <w:noWrap/>
            <w:vAlign w:val="bottom"/>
          </w:tcPr>
          <w:p w14:paraId="258AC285" w14:textId="06027771" w:rsidR="00F66B06" w:rsidRPr="00E06629" w:rsidDel="00E43CC5" w:rsidRDefault="00F66B06" w:rsidP="007A3B50">
            <w:pPr>
              <w:spacing w:after="0" w:line="240" w:lineRule="auto"/>
              <w:rPr>
                <w:del w:id="1321" w:author="Tiwari, Shravan" w:date="2025-06-24T15:58:00Z" w16du:dateUtc="2025-06-24T07:58:00Z"/>
                <w:rFonts w:eastAsia="Times New Roman" w:cs="Calibri"/>
                <w:b/>
                <w:bCs/>
                <w:color w:val="000000"/>
                <w:lang w:val="en-US"/>
              </w:rPr>
            </w:pPr>
            <w:del w:id="1322" w:author="Tiwari, Shravan" w:date="2025-06-24T15:58:00Z" w16du:dateUtc="2025-06-24T07:58:00Z">
              <w:r w:rsidRPr="00E06629" w:rsidDel="00E43CC5">
                <w:rPr>
                  <w:rFonts w:eastAsia="Times New Roman" w:cs="Calibri"/>
                  <w:b/>
                  <w:bCs/>
                  <w:color w:val="000000"/>
                  <w:lang w:val="en-US"/>
                </w:rPr>
                <w:delText>Phase 1</w:delText>
              </w:r>
            </w:del>
          </w:p>
        </w:tc>
        <w:tc>
          <w:tcPr>
            <w:tcW w:w="1737" w:type="dxa"/>
            <w:tcBorders>
              <w:top w:val="single" w:sz="4" w:space="0" w:color="auto"/>
              <w:left w:val="nil"/>
              <w:bottom w:val="single" w:sz="4" w:space="0" w:color="auto"/>
              <w:right w:val="single" w:sz="4" w:space="0" w:color="auto"/>
            </w:tcBorders>
            <w:noWrap/>
            <w:vAlign w:val="bottom"/>
            <w:hideMark/>
          </w:tcPr>
          <w:p w14:paraId="57552408" w14:textId="2C6DE4B8" w:rsidR="00F66B06" w:rsidRPr="00E06629" w:rsidDel="00E43CC5" w:rsidRDefault="00F66B06" w:rsidP="007A3B50">
            <w:pPr>
              <w:spacing w:after="0" w:line="240" w:lineRule="auto"/>
              <w:rPr>
                <w:del w:id="1323" w:author="Tiwari, Shravan" w:date="2025-06-24T15:58:00Z" w16du:dateUtc="2025-06-24T07:58:00Z"/>
                <w:rFonts w:eastAsia="Times New Roman" w:cs="Calibri"/>
                <w:b/>
                <w:bCs/>
                <w:color w:val="000000"/>
                <w:lang w:val="en-US"/>
              </w:rPr>
            </w:pPr>
            <w:del w:id="1324" w:author="Tiwari, Shravan" w:date="2025-06-24T15:58:00Z" w16du:dateUtc="2025-06-24T07:58:00Z">
              <w:r w:rsidRPr="00E06629" w:rsidDel="00E43CC5">
                <w:rPr>
                  <w:rFonts w:eastAsia="Times New Roman" w:cs="Calibri"/>
                  <w:b/>
                  <w:bCs/>
                  <w:color w:val="000000"/>
                  <w:lang w:val="en-US"/>
                </w:rPr>
                <w:delText>Phase 2 &amp; 3</w:delText>
              </w:r>
            </w:del>
          </w:p>
        </w:tc>
      </w:tr>
      <w:tr w:rsidR="00F66B06" w:rsidRPr="00E06629" w:rsidDel="00E43CC5" w14:paraId="30C0ED8A" w14:textId="70A43E3C" w:rsidTr="007A3B50">
        <w:trPr>
          <w:trHeight w:val="237"/>
          <w:del w:id="1325"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52E2BE3C" w14:textId="2D14E41C" w:rsidR="00F66B06" w:rsidRPr="00E06629" w:rsidDel="00E43CC5" w:rsidRDefault="00F66B06" w:rsidP="007A3B50">
            <w:pPr>
              <w:spacing w:after="0" w:line="240" w:lineRule="auto"/>
              <w:rPr>
                <w:del w:id="1326" w:author="Tiwari, Shravan" w:date="2025-06-24T15:58:00Z" w16du:dateUtc="2025-06-24T07:58:00Z"/>
                <w:rFonts w:eastAsia="Times New Roman" w:cs="Calibri"/>
                <w:color w:val="000000"/>
                <w:lang w:val="en-US"/>
              </w:rPr>
            </w:pPr>
            <w:del w:id="1327" w:author="Tiwari, Shravan" w:date="2025-06-24T15:58:00Z" w16du:dateUtc="2025-06-24T07:58:00Z">
              <w:r w:rsidRPr="00E06629" w:rsidDel="00E43CC5">
                <w:rPr>
                  <w:rFonts w:eastAsia="Times New Roman" w:cs="Calibri"/>
                  <w:color w:val="000000"/>
                  <w:lang w:val="en-US"/>
                </w:rPr>
                <w:delText>SM/LES Client installation in Desktop/IPDAD</w:delText>
              </w:r>
            </w:del>
          </w:p>
        </w:tc>
        <w:tc>
          <w:tcPr>
            <w:tcW w:w="1560" w:type="dxa"/>
            <w:tcBorders>
              <w:top w:val="nil"/>
              <w:left w:val="nil"/>
              <w:bottom w:val="single" w:sz="4" w:space="0" w:color="auto"/>
              <w:right w:val="single" w:sz="4" w:space="0" w:color="auto"/>
            </w:tcBorders>
            <w:noWrap/>
            <w:vAlign w:val="bottom"/>
          </w:tcPr>
          <w:p w14:paraId="5FA8D4F1" w14:textId="656E4883" w:rsidR="00F66B06" w:rsidRPr="00E06629" w:rsidDel="00E43CC5" w:rsidRDefault="00F66B06" w:rsidP="007A3B50">
            <w:pPr>
              <w:spacing w:after="0" w:line="240" w:lineRule="auto"/>
              <w:rPr>
                <w:del w:id="1328" w:author="Tiwari, Shravan" w:date="2025-06-24T15:58:00Z" w16du:dateUtc="2025-06-24T07:58:00Z"/>
                <w:rFonts w:eastAsia="Times New Roman" w:cs="Calibri"/>
                <w:color w:val="000000"/>
                <w:lang w:val="en-US"/>
              </w:rPr>
            </w:pPr>
            <w:del w:id="1329" w:author="Tiwari, Shravan" w:date="2025-06-24T15:58:00Z" w16du:dateUtc="2025-06-24T07:58:00Z">
              <w:r w:rsidRPr="00E06629" w:rsidDel="00E43CC5">
                <w:rPr>
                  <w:rFonts w:eastAsia="Times New Roman" w:cs="Calibri"/>
                  <w:color w:val="000000"/>
                  <w:lang w:val="en-US"/>
                </w:rPr>
                <w:delText>Henkel</w:delText>
              </w:r>
            </w:del>
          </w:p>
        </w:tc>
        <w:tc>
          <w:tcPr>
            <w:tcW w:w="1737" w:type="dxa"/>
            <w:tcBorders>
              <w:top w:val="nil"/>
              <w:left w:val="nil"/>
              <w:bottom w:val="single" w:sz="4" w:space="0" w:color="auto"/>
              <w:right w:val="single" w:sz="4" w:space="0" w:color="auto"/>
            </w:tcBorders>
            <w:noWrap/>
            <w:vAlign w:val="bottom"/>
            <w:hideMark/>
          </w:tcPr>
          <w:p w14:paraId="6AFE16E3" w14:textId="0F82DDC8" w:rsidR="00F66B06" w:rsidRPr="00E06629" w:rsidDel="00E43CC5" w:rsidRDefault="00F66B06" w:rsidP="007A3B50">
            <w:pPr>
              <w:spacing w:after="0" w:line="240" w:lineRule="auto"/>
              <w:rPr>
                <w:del w:id="1330" w:author="Tiwari, Shravan" w:date="2025-06-24T15:58:00Z" w16du:dateUtc="2025-06-24T07:58:00Z"/>
                <w:rFonts w:eastAsia="Times New Roman" w:cs="Calibri"/>
                <w:color w:val="000000"/>
                <w:lang w:val="en-US"/>
              </w:rPr>
            </w:pPr>
            <w:del w:id="1331"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7EF95B85" w14:textId="15D6DF22" w:rsidTr="007A3B50">
        <w:trPr>
          <w:trHeight w:val="237"/>
          <w:del w:id="1332"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74EAC7A5" w14:textId="0CDF16CA" w:rsidR="00F66B06" w:rsidDel="00E43CC5" w:rsidRDefault="009B4815" w:rsidP="007A3B50">
            <w:pPr>
              <w:spacing w:after="0" w:line="240" w:lineRule="auto"/>
              <w:rPr>
                <w:del w:id="1333" w:author="Tiwari, Shravan" w:date="2025-06-24T15:58:00Z" w16du:dateUtc="2025-06-24T07:58:00Z"/>
                <w:rFonts w:eastAsia="SimHei" w:cs="Calibri"/>
                <w:color w:val="000000"/>
                <w:lang w:val="en-US" w:eastAsia="zh-CN"/>
              </w:rPr>
            </w:pPr>
            <w:del w:id="1334" w:author="Tiwari, Shravan" w:date="2025-06-24T15:58:00Z" w16du:dateUtc="2025-06-24T07:58:00Z">
              <w:r w:rsidDel="00E43CC5">
                <w:rPr>
                  <w:rFonts w:eastAsia="SimHei" w:cs="Calibri" w:hint="eastAsia"/>
                  <w:color w:val="000000"/>
                  <w:lang w:val="en-US" w:eastAsia="zh-CN"/>
                </w:rPr>
                <w:delText>C</w:delText>
              </w:r>
              <w:r w:rsidDel="00E43CC5">
                <w:rPr>
                  <w:rFonts w:eastAsia="SimHei" w:hint="eastAsia"/>
                  <w:color w:val="000000"/>
                  <w:lang w:val="en-US" w:eastAsia="zh-CN"/>
                </w:rPr>
                <w:delText xml:space="preserve">onfigurations such as </w:delText>
              </w:r>
              <w:r w:rsidR="00F66B06" w:rsidRPr="00E06629" w:rsidDel="00E43CC5">
                <w:rPr>
                  <w:rFonts w:eastAsia="Times New Roman" w:cs="Calibri"/>
                  <w:color w:val="000000"/>
                  <w:lang w:val="en-US"/>
                </w:rPr>
                <w:delText>Cabinet/Folder</w:delText>
              </w:r>
              <w:r w:rsidDel="00E43CC5">
                <w:rPr>
                  <w:rFonts w:eastAsia="SimHei" w:cs="Calibri" w:hint="eastAsia"/>
                  <w:color w:val="000000"/>
                  <w:lang w:val="en-US" w:eastAsia="zh-CN"/>
                </w:rPr>
                <w:delText>/</w:delText>
              </w:r>
              <w:r w:rsidRPr="00E06629" w:rsidDel="00E43CC5">
                <w:rPr>
                  <w:rFonts w:eastAsia="Times New Roman" w:cs="Calibri"/>
                  <w:color w:val="000000"/>
                  <w:lang w:val="en-US"/>
                </w:rPr>
                <w:delText xml:space="preserve"> Master Menu</w:delText>
              </w:r>
              <w:r w:rsidR="00F66B06" w:rsidRPr="00E06629" w:rsidDel="00E43CC5">
                <w:rPr>
                  <w:rFonts w:eastAsia="Times New Roman" w:cs="Calibri"/>
                  <w:color w:val="000000"/>
                  <w:lang w:val="en-US"/>
                </w:rPr>
                <w:delText xml:space="preserve"> Setup</w:delText>
              </w:r>
            </w:del>
          </w:p>
          <w:p w14:paraId="74659056" w14:textId="3CAC0B19" w:rsidR="00421D9D" w:rsidRPr="00421D9D" w:rsidDel="00E43CC5" w:rsidRDefault="00B246F5" w:rsidP="007A3B50">
            <w:pPr>
              <w:spacing w:after="0" w:line="240" w:lineRule="auto"/>
              <w:rPr>
                <w:del w:id="1335" w:author="Tiwari, Shravan" w:date="2025-06-24T15:58:00Z" w16du:dateUtc="2025-06-24T07:58:00Z"/>
                <w:rFonts w:eastAsia="SimHei" w:cs="Calibri"/>
                <w:color w:val="000000"/>
                <w:lang w:val="en-US" w:eastAsia="zh-CN"/>
              </w:rPr>
            </w:pPr>
            <w:del w:id="1336" w:author="Tiwari, Shravan" w:date="2025-06-24T15:58:00Z" w16du:dateUtc="2025-06-24T07:58:00Z">
              <w:r w:rsidDel="00E43CC5">
                <w:rPr>
                  <w:rFonts w:eastAsia="SimHei" w:cs="Calibri" w:hint="eastAsia"/>
                  <w:color w:val="000000"/>
                  <w:lang w:val="en-US" w:eastAsia="zh-CN"/>
                </w:rPr>
                <w:delText>Assumed</w:delText>
              </w:r>
              <w:r w:rsidR="00421D9D" w:rsidDel="00E43CC5">
                <w:rPr>
                  <w:rFonts w:eastAsia="SimHei" w:cs="Calibri" w:hint="eastAsia"/>
                  <w:color w:val="000000"/>
                  <w:lang w:val="en-US" w:eastAsia="zh-CN"/>
                </w:rPr>
                <w:delText xml:space="preserve"> to be the same with pilot</w:delText>
              </w:r>
              <w:r w:rsidDel="00E43CC5">
                <w:rPr>
                  <w:rFonts w:eastAsia="SimHei" w:cs="Calibri" w:hint="eastAsia"/>
                  <w:color w:val="000000"/>
                  <w:lang w:val="en-US" w:eastAsia="zh-CN"/>
                </w:rPr>
                <w:delText xml:space="preserve"> site</w:delText>
              </w:r>
            </w:del>
          </w:p>
        </w:tc>
        <w:tc>
          <w:tcPr>
            <w:tcW w:w="1560" w:type="dxa"/>
            <w:tcBorders>
              <w:top w:val="nil"/>
              <w:left w:val="nil"/>
              <w:bottom w:val="single" w:sz="4" w:space="0" w:color="auto"/>
              <w:right w:val="single" w:sz="4" w:space="0" w:color="auto"/>
            </w:tcBorders>
            <w:noWrap/>
            <w:vAlign w:val="bottom"/>
          </w:tcPr>
          <w:p w14:paraId="775F1ED6" w14:textId="7946F9F8" w:rsidR="00F66B06" w:rsidRPr="0078661C" w:rsidDel="00E43CC5" w:rsidRDefault="0078661C" w:rsidP="007A3B50">
            <w:pPr>
              <w:spacing w:after="0" w:line="240" w:lineRule="auto"/>
              <w:rPr>
                <w:del w:id="1337" w:author="Tiwari, Shravan" w:date="2025-06-24T15:58:00Z" w16du:dateUtc="2025-06-24T07:58:00Z"/>
                <w:rFonts w:eastAsia="SimHei" w:cs="Calibri"/>
                <w:color w:val="000000"/>
                <w:lang w:val="en-US" w:eastAsia="zh-CN"/>
              </w:rPr>
            </w:pPr>
            <w:del w:id="1338"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172EF1A7" w14:textId="52C5E7AC" w:rsidR="00F66B06" w:rsidRPr="00E06629" w:rsidDel="00E43CC5" w:rsidRDefault="00F66B06" w:rsidP="007A3B50">
            <w:pPr>
              <w:spacing w:after="0" w:line="240" w:lineRule="auto"/>
              <w:rPr>
                <w:del w:id="1339" w:author="Tiwari, Shravan" w:date="2025-06-24T15:58:00Z" w16du:dateUtc="2025-06-24T07:58:00Z"/>
                <w:rFonts w:eastAsia="Times New Roman" w:cs="Calibri"/>
                <w:color w:val="000000"/>
                <w:lang w:val="en-US"/>
              </w:rPr>
            </w:pPr>
            <w:del w:id="1340"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1E251E1C" w14:textId="2AF063C9" w:rsidTr="007A3B50">
        <w:trPr>
          <w:trHeight w:val="237"/>
          <w:del w:id="1341"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2DC7B54B" w14:textId="253A2480" w:rsidR="00F66B06" w:rsidRPr="00E06629" w:rsidDel="00E43CC5" w:rsidRDefault="00F66B06" w:rsidP="007A3B50">
            <w:pPr>
              <w:spacing w:after="0" w:line="240" w:lineRule="auto"/>
              <w:rPr>
                <w:del w:id="1342" w:author="Tiwari, Shravan" w:date="2025-06-24T15:58:00Z" w16du:dateUtc="2025-06-24T07:58:00Z"/>
                <w:rFonts w:eastAsia="Times New Roman" w:cs="Calibri"/>
                <w:color w:val="000000"/>
                <w:lang w:val="en-US"/>
              </w:rPr>
            </w:pPr>
            <w:del w:id="1343" w:author="Tiwari, Shravan" w:date="2025-06-24T15:58:00Z" w16du:dateUtc="2025-06-24T07:58:00Z">
              <w:r w:rsidRPr="00E06629" w:rsidDel="00E43CC5">
                <w:rPr>
                  <w:rFonts w:eastAsia="Times New Roman" w:cs="Calibri"/>
                  <w:color w:val="000000"/>
                  <w:lang w:val="en-US"/>
                </w:rPr>
                <w:delText>Language Translation</w:delText>
              </w:r>
            </w:del>
          </w:p>
        </w:tc>
        <w:tc>
          <w:tcPr>
            <w:tcW w:w="1560" w:type="dxa"/>
            <w:tcBorders>
              <w:top w:val="nil"/>
              <w:left w:val="nil"/>
              <w:bottom w:val="single" w:sz="4" w:space="0" w:color="auto"/>
              <w:right w:val="single" w:sz="4" w:space="0" w:color="auto"/>
            </w:tcBorders>
            <w:noWrap/>
            <w:vAlign w:val="bottom"/>
          </w:tcPr>
          <w:p w14:paraId="6182C38E" w14:textId="40044148" w:rsidR="00F66B06" w:rsidRPr="006C147F" w:rsidDel="00E43CC5" w:rsidRDefault="006C147F" w:rsidP="007A3B50">
            <w:pPr>
              <w:spacing w:after="0" w:line="240" w:lineRule="auto"/>
              <w:rPr>
                <w:del w:id="1344" w:author="Tiwari, Shravan" w:date="2025-06-24T15:58:00Z" w16du:dateUtc="2025-06-24T07:58:00Z"/>
                <w:rFonts w:eastAsia="SimHei" w:cs="Calibri"/>
                <w:color w:val="000000"/>
                <w:lang w:val="en-US" w:eastAsia="zh-CN"/>
              </w:rPr>
            </w:pPr>
            <w:del w:id="1345"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7094F919" w14:textId="58CB6547" w:rsidR="00F66B06" w:rsidRPr="00E06629" w:rsidDel="00E43CC5" w:rsidRDefault="00F66B06" w:rsidP="007A3B50">
            <w:pPr>
              <w:spacing w:after="0" w:line="240" w:lineRule="auto"/>
              <w:rPr>
                <w:del w:id="1346" w:author="Tiwari, Shravan" w:date="2025-06-24T15:58:00Z" w16du:dateUtc="2025-06-24T07:58:00Z"/>
                <w:rFonts w:eastAsia="Times New Roman" w:cs="Calibri"/>
                <w:color w:val="000000"/>
                <w:lang w:val="en-US"/>
              </w:rPr>
            </w:pPr>
            <w:del w:id="1347"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13B0A847" w14:textId="60CDB2B4" w:rsidTr="007A3B50">
        <w:trPr>
          <w:trHeight w:val="237"/>
          <w:del w:id="1348"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24F43278" w14:textId="4A795902" w:rsidR="00F66B06" w:rsidDel="00E43CC5" w:rsidRDefault="00421D9D" w:rsidP="007A3B50">
            <w:pPr>
              <w:spacing w:after="0" w:line="240" w:lineRule="auto"/>
              <w:rPr>
                <w:del w:id="1349" w:author="Tiwari, Shravan" w:date="2025-06-24T15:58:00Z" w16du:dateUtc="2025-06-24T07:58:00Z"/>
                <w:rFonts w:eastAsia="SimHei" w:cs="Calibri"/>
                <w:color w:val="000000"/>
                <w:lang w:val="en-US" w:eastAsia="zh-CN"/>
              </w:rPr>
            </w:pPr>
            <w:del w:id="1350" w:author="Tiwari, Shravan" w:date="2025-06-24T15:58:00Z" w16du:dateUtc="2025-06-24T07:58:00Z">
              <w:r w:rsidDel="00E43CC5">
                <w:rPr>
                  <w:rFonts w:eastAsia="SimHei" w:cs="Calibri" w:hint="eastAsia"/>
                  <w:color w:val="000000"/>
                  <w:lang w:val="en-US" w:eastAsia="zh-CN"/>
                </w:rPr>
                <w:delText>Workflows</w:delText>
              </w:r>
            </w:del>
          </w:p>
          <w:p w14:paraId="1100CC8D" w14:textId="595E1D49" w:rsidR="00421D9D" w:rsidRPr="00421D9D" w:rsidDel="00E43CC5" w:rsidRDefault="00B246F5" w:rsidP="007A3B50">
            <w:pPr>
              <w:spacing w:after="0" w:line="240" w:lineRule="auto"/>
              <w:rPr>
                <w:del w:id="1351" w:author="Tiwari, Shravan" w:date="2025-06-24T15:58:00Z" w16du:dateUtc="2025-06-24T07:58:00Z"/>
                <w:rFonts w:eastAsia="SimHei" w:cs="Calibri"/>
                <w:color w:val="000000"/>
                <w:lang w:val="en-US" w:eastAsia="zh-CN"/>
              </w:rPr>
            </w:pPr>
            <w:del w:id="1352" w:author="Tiwari, Shravan" w:date="2025-06-24T15:58:00Z" w16du:dateUtc="2025-06-24T07:58:00Z">
              <w:r w:rsidDel="00E43CC5">
                <w:rPr>
                  <w:rFonts w:eastAsia="SimHei" w:cs="Calibri" w:hint="eastAsia"/>
                  <w:color w:val="000000"/>
                  <w:lang w:val="en-US" w:eastAsia="zh-CN"/>
                </w:rPr>
                <w:delText>Assumed to be the same with pilot site</w:delText>
              </w:r>
            </w:del>
          </w:p>
        </w:tc>
        <w:tc>
          <w:tcPr>
            <w:tcW w:w="1560" w:type="dxa"/>
            <w:tcBorders>
              <w:top w:val="nil"/>
              <w:left w:val="nil"/>
              <w:bottom w:val="single" w:sz="4" w:space="0" w:color="auto"/>
              <w:right w:val="single" w:sz="4" w:space="0" w:color="auto"/>
            </w:tcBorders>
            <w:noWrap/>
            <w:vAlign w:val="bottom"/>
          </w:tcPr>
          <w:p w14:paraId="66B3EF6C" w14:textId="5D7BE88A" w:rsidR="00F66B06" w:rsidRPr="00E06629" w:rsidDel="00E43CC5" w:rsidRDefault="00DE3BF4" w:rsidP="007A3B50">
            <w:pPr>
              <w:spacing w:after="0" w:line="240" w:lineRule="auto"/>
              <w:rPr>
                <w:del w:id="1353" w:author="Tiwari, Shravan" w:date="2025-06-24T15:58:00Z" w16du:dateUtc="2025-06-24T07:58:00Z"/>
                <w:rFonts w:eastAsia="Times New Roman" w:cs="Calibri"/>
                <w:color w:val="000000"/>
                <w:lang w:val="en-US"/>
              </w:rPr>
            </w:pPr>
            <w:del w:id="1354"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1FF4F6E6" w14:textId="6CFAA716" w:rsidR="00F66B06" w:rsidRPr="00E06629" w:rsidDel="00E43CC5" w:rsidRDefault="00F66B06" w:rsidP="007A3B50">
            <w:pPr>
              <w:spacing w:after="0" w:line="240" w:lineRule="auto"/>
              <w:rPr>
                <w:del w:id="1355" w:author="Tiwari, Shravan" w:date="2025-06-24T15:58:00Z" w16du:dateUtc="2025-06-24T07:58:00Z"/>
                <w:rFonts w:eastAsia="Times New Roman" w:cs="Calibri"/>
                <w:color w:val="000000"/>
                <w:lang w:val="en-US"/>
              </w:rPr>
            </w:pPr>
            <w:del w:id="1356"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74350249" w14:textId="4D5476B5" w:rsidTr="007A3B50">
        <w:trPr>
          <w:trHeight w:val="237"/>
          <w:del w:id="1357"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795576EF" w14:textId="665A7AFF" w:rsidR="00F66B06" w:rsidDel="00E43CC5" w:rsidRDefault="00F66B06" w:rsidP="007A3B50">
            <w:pPr>
              <w:spacing w:after="0" w:line="240" w:lineRule="auto"/>
              <w:rPr>
                <w:del w:id="1358" w:author="Tiwari, Shravan" w:date="2025-06-24T15:58:00Z" w16du:dateUtc="2025-06-24T07:58:00Z"/>
                <w:rFonts w:eastAsia="SimHei" w:cs="Calibri"/>
                <w:color w:val="000000"/>
                <w:lang w:val="en-US" w:eastAsia="zh-CN"/>
              </w:rPr>
            </w:pPr>
            <w:del w:id="1359" w:author="Tiwari, Shravan" w:date="2025-06-24T15:58:00Z" w16du:dateUtc="2025-06-24T07:58:00Z">
              <w:r w:rsidRPr="00E06629" w:rsidDel="00E43CC5">
                <w:rPr>
                  <w:rFonts w:eastAsia="Times New Roman" w:cs="Calibri"/>
                  <w:color w:val="000000"/>
                  <w:lang w:val="en-US"/>
                </w:rPr>
                <w:delText>Lab Methods (LES)</w:delText>
              </w:r>
            </w:del>
          </w:p>
          <w:p w14:paraId="532FE7EF" w14:textId="421BDD7D" w:rsidR="00B246F5" w:rsidRPr="00B246F5" w:rsidDel="00E43CC5" w:rsidRDefault="00B246F5" w:rsidP="007A3B50">
            <w:pPr>
              <w:spacing w:after="0" w:line="240" w:lineRule="auto"/>
              <w:rPr>
                <w:del w:id="1360" w:author="Tiwari, Shravan" w:date="2025-06-24T15:58:00Z" w16du:dateUtc="2025-06-24T07:58:00Z"/>
                <w:rFonts w:eastAsia="SimHei" w:cs="Calibri"/>
                <w:color w:val="000000"/>
                <w:lang w:val="en-US" w:eastAsia="zh-CN"/>
              </w:rPr>
            </w:pPr>
            <w:del w:id="1361" w:author="Tiwari, Shravan" w:date="2025-06-24T15:58:00Z" w16du:dateUtc="2025-06-24T07:58:00Z">
              <w:r w:rsidDel="00E43CC5">
                <w:rPr>
                  <w:rFonts w:eastAsia="SimHei" w:cs="Calibri" w:hint="eastAsia"/>
                  <w:color w:val="000000"/>
                  <w:lang w:val="en-US" w:eastAsia="zh-CN"/>
                </w:rPr>
                <w:delText>Assumed to be the same with pilot site</w:delText>
              </w:r>
            </w:del>
          </w:p>
        </w:tc>
        <w:tc>
          <w:tcPr>
            <w:tcW w:w="1560" w:type="dxa"/>
            <w:tcBorders>
              <w:top w:val="nil"/>
              <w:left w:val="nil"/>
              <w:bottom w:val="single" w:sz="4" w:space="0" w:color="auto"/>
              <w:right w:val="single" w:sz="4" w:space="0" w:color="auto"/>
            </w:tcBorders>
            <w:noWrap/>
            <w:vAlign w:val="bottom"/>
          </w:tcPr>
          <w:p w14:paraId="6FE1992F" w14:textId="3D932C81" w:rsidR="00F66B06" w:rsidRPr="00E06629" w:rsidDel="00E43CC5" w:rsidRDefault="00DE3BF4" w:rsidP="007A3B50">
            <w:pPr>
              <w:spacing w:after="0" w:line="240" w:lineRule="auto"/>
              <w:rPr>
                <w:del w:id="1362" w:author="Tiwari, Shravan" w:date="2025-06-24T15:58:00Z" w16du:dateUtc="2025-06-24T07:58:00Z"/>
                <w:rFonts w:eastAsia="Times New Roman" w:cs="Calibri"/>
                <w:color w:val="000000"/>
                <w:lang w:val="en-US"/>
              </w:rPr>
            </w:pPr>
            <w:del w:id="1363"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3CBE865A" w14:textId="11C1610A" w:rsidR="00F66B06" w:rsidRPr="00E06629" w:rsidDel="00E43CC5" w:rsidRDefault="00F66B06" w:rsidP="007A3B50">
            <w:pPr>
              <w:spacing w:after="0" w:line="240" w:lineRule="auto"/>
              <w:rPr>
                <w:del w:id="1364" w:author="Tiwari, Shravan" w:date="2025-06-24T15:58:00Z" w16du:dateUtc="2025-06-24T07:58:00Z"/>
                <w:rFonts w:eastAsia="Times New Roman" w:cs="Calibri"/>
                <w:color w:val="000000"/>
                <w:lang w:val="en-US"/>
              </w:rPr>
            </w:pPr>
            <w:del w:id="1365"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3B36E47A" w14:textId="16830684" w:rsidTr="007A3B50">
        <w:trPr>
          <w:trHeight w:val="237"/>
          <w:del w:id="1366"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3AF86150" w14:textId="2EE2D4F8" w:rsidR="00F66B06" w:rsidDel="00E43CC5" w:rsidRDefault="00F66B06" w:rsidP="007A3B50">
            <w:pPr>
              <w:spacing w:after="0" w:line="240" w:lineRule="auto"/>
              <w:rPr>
                <w:del w:id="1367" w:author="Tiwari, Shravan" w:date="2025-06-24T15:58:00Z" w16du:dateUtc="2025-06-24T07:58:00Z"/>
                <w:rFonts w:eastAsia="SimHei" w:cs="Calibri"/>
                <w:color w:val="000000"/>
                <w:lang w:val="en-US" w:eastAsia="zh-CN"/>
              </w:rPr>
            </w:pPr>
            <w:del w:id="1368" w:author="Tiwari, Shravan" w:date="2025-06-24T15:58:00Z" w16du:dateUtc="2025-06-24T07:58:00Z">
              <w:r w:rsidRPr="00E06629" w:rsidDel="00E43CC5">
                <w:rPr>
                  <w:rFonts w:eastAsia="Times New Roman" w:cs="Calibri"/>
                  <w:color w:val="000000"/>
                  <w:lang w:val="en-US"/>
                </w:rPr>
                <w:delText>Report/Label Development</w:delText>
              </w:r>
            </w:del>
          </w:p>
          <w:p w14:paraId="30A59153" w14:textId="599E4230" w:rsidR="00B246F5" w:rsidRPr="00B246F5" w:rsidDel="00E43CC5" w:rsidRDefault="00B246F5" w:rsidP="007A3B50">
            <w:pPr>
              <w:spacing w:after="0" w:line="240" w:lineRule="auto"/>
              <w:rPr>
                <w:del w:id="1369" w:author="Tiwari, Shravan" w:date="2025-06-24T15:58:00Z" w16du:dateUtc="2025-06-24T07:58:00Z"/>
                <w:rFonts w:eastAsia="SimHei" w:cs="Calibri"/>
                <w:color w:val="000000"/>
                <w:lang w:val="en-US" w:eastAsia="zh-CN"/>
              </w:rPr>
            </w:pPr>
            <w:del w:id="1370" w:author="Tiwari, Shravan" w:date="2025-06-24T15:58:00Z" w16du:dateUtc="2025-06-24T07:58:00Z">
              <w:r w:rsidDel="00E43CC5">
                <w:rPr>
                  <w:rFonts w:eastAsia="SimHei" w:cs="Calibri" w:hint="eastAsia"/>
                  <w:color w:val="000000"/>
                  <w:lang w:val="en-US" w:eastAsia="zh-CN"/>
                </w:rPr>
                <w:delText>Assumed to be the same with pilot site</w:delText>
              </w:r>
            </w:del>
          </w:p>
        </w:tc>
        <w:tc>
          <w:tcPr>
            <w:tcW w:w="1560" w:type="dxa"/>
            <w:tcBorders>
              <w:top w:val="nil"/>
              <w:left w:val="nil"/>
              <w:bottom w:val="single" w:sz="4" w:space="0" w:color="auto"/>
              <w:right w:val="single" w:sz="4" w:space="0" w:color="auto"/>
            </w:tcBorders>
            <w:noWrap/>
            <w:vAlign w:val="bottom"/>
          </w:tcPr>
          <w:p w14:paraId="5AC4D8B8" w14:textId="404656C8" w:rsidR="00F66B06" w:rsidRPr="00E06629" w:rsidDel="00E43CC5" w:rsidRDefault="00F42B18" w:rsidP="007A3B50">
            <w:pPr>
              <w:spacing w:after="0" w:line="240" w:lineRule="auto"/>
              <w:rPr>
                <w:del w:id="1371" w:author="Tiwari, Shravan" w:date="2025-06-24T15:58:00Z" w16du:dateUtc="2025-06-24T07:58:00Z"/>
                <w:rFonts w:eastAsia="Times New Roman" w:cs="Calibri"/>
                <w:color w:val="000000"/>
                <w:lang w:val="en-US"/>
              </w:rPr>
            </w:pPr>
            <w:del w:id="1372"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4CBAF431" w14:textId="6121E5DF" w:rsidR="00F66B06" w:rsidRPr="00E06629" w:rsidDel="00E43CC5" w:rsidRDefault="00F66B06" w:rsidP="007A3B50">
            <w:pPr>
              <w:spacing w:after="0" w:line="240" w:lineRule="auto"/>
              <w:rPr>
                <w:del w:id="1373" w:author="Tiwari, Shravan" w:date="2025-06-24T15:58:00Z" w16du:dateUtc="2025-06-24T07:58:00Z"/>
                <w:rFonts w:eastAsia="Times New Roman" w:cs="Calibri"/>
                <w:color w:val="000000"/>
                <w:lang w:val="en-US"/>
              </w:rPr>
            </w:pPr>
            <w:del w:id="1374" w:author="Tiwari, Shravan" w:date="2025-06-24T15:58:00Z" w16du:dateUtc="2025-06-24T07:58:00Z">
              <w:r w:rsidRPr="00E06629" w:rsidDel="00E43CC5">
                <w:rPr>
                  <w:rFonts w:eastAsia="Times New Roman" w:cs="Calibri"/>
                  <w:color w:val="000000"/>
                  <w:lang w:val="en-US"/>
                </w:rPr>
                <w:delText>Henkel</w:delText>
              </w:r>
            </w:del>
          </w:p>
        </w:tc>
      </w:tr>
      <w:tr w:rsidR="00F66B06" w:rsidRPr="00E06629" w:rsidDel="00E43CC5" w14:paraId="69A73C88" w14:textId="6D17CC3E" w:rsidTr="007A3B50">
        <w:trPr>
          <w:trHeight w:val="237"/>
          <w:del w:id="1375"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07281347" w14:textId="7E4A5061" w:rsidR="00F66B06" w:rsidDel="00E43CC5" w:rsidRDefault="00F66B06" w:rsidP="007A3B50">
            <w:pPr>
              <w:spacing w:after="0" w:line="240" w:lineRule="auto"/>
              <w:rPr>
                <w:del w:id="1376" w:author="Tiwari, Shravan" w:date="2025-06-24T15:58:00Z" w16du:dateUtc="2025-06-24T07:58:00Z"/>
                <w:rFonts w:eastAsia="SimHei" w:cs="Calibri"/>
                <w:color w:val="000000"/>
                <w:lang w:val="en-US" w:eastAsia="zh-CN"/>
              </w:rPr>
            </w:pPr>
            <w:del w:id="1377" w:author="Tiwari, Shravan" w:date="2025-06-24T15:58:00Z" w16du:dateUtc="2025-06-24T07:58:00Z">
              <w:r w:rsidRPr="00E06629" w:rsidDel="00E43CC5">
                <w:rPr>
                  <w:rFonts w:eastAsia="Times New Roman" w:cs="Calibri"/>
                  <w:color w:val="000000"/>
                  <w:lang w:val="en-US"/>
                </w:rPr>
                <w:delText>Dashboard Creation</w:delText>
              </w:r>
            </w:del>
          </w:p>
          <w:p w14:paraId="4C93ED4F" w14:textId="42053CF8" w:rsidR="00B246F5" w:rsidRPr="00B246F5" w:rsidDel="00E43CC5" w:rsidRDefault="00B246F5" w:rsidP="007A3B50">
            <w:pPr>
              <w:spacing w:after="0" w:line="240" w:lineRule="auto"/>
              <w:rPr>
                <w:del w:id="1378" w:author="Tiwari, Shravan" w:date="2025-06-24T15:58:00Z" w16du:dateUtc="2025-06-24T07:58:00Z"/>
                <w:rFonts w:eastAsia="SimHei" w:cs="Calibri"/>
                <w:color w:val="000000"/>
                <w:lang w:val="en-US" w:eastAsia="zh-CN"/>
              </w:rPr>
            </w:pPr>
            <w:del w:id="1379" w:author="Tiwari, Shravan" w:date="2025-06-24T15:58:00Z" w16du:dateUtc="2025-06-24T07:58:00Z">
              <w:r w:rsidDel="00E43CC5">
                <w:rPr>
                  <w:rFonts w:eastAsia="SimHei" w:cs="Calibri" w:hint="eastAsia"/>
                  <w:color w:val="000000"/>
                  <w:lang w:val="en-US" w:eastAsia="zh-CN"/>
                </w:rPr>
                <w:delText>Assumed to be the same with pilot site</w:delText>
              </w:r>
            </w:del>
          </w:p>
        </w:tc>
        <w:tc>
          <w:tcPr>
            <w:tcW w:w="1560" w:type="dxa"/>
            <w:tcBorders>
              <w:top w:val="nil"/>
              <w:left w:val="nil"/>
              <w:bottom w:val="single" w:sz="4" w:space="0" w:color="auto"/>
              <w:right w:val="single" w:sz="4" w:space="0" w:color="auto"/>
            </w:tcBorders>
            <w:noWrap/>
            <w:vAlign w:val="bottom"/>
          </w:tcPr>
          <w:p w14:paraId="6203C3D8" w14:textId="2E35E201" w:rsidR="00F66B06" w:rsidRPr="00E06629" w:rsidDel="00E43CC5" w:rsidRDefault="00F42B18" w:rsidP="007A3B50">
            <w:pPr>
              <w:spacing w:after="0" w:line="240" w:lineRule="auto"/>
              <w:rPr>
                <w:del w:id="1380" w:author="Tiwari, Shravan" w:date="2025-06-24T15:58:00Z" w16du:dateUtc="2025-06-24T07:58:00Z"/>
                <w:rFonts w:eastAsia="Times New Roman" w:cs="Calibri"/>
                <w:color w:val="000000"/>
                <w:lang w:val="en-US"/>
              </w:rPr>
            </w:pPr>
            <w:del w:id="1381"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457D0EA2" w14:textId="07A334D9" w:rsidR="00F66B06" w:rsidRPr="00E06629" w:rsidDel="00E43CC5" w:rsidRDefault="00F66B06" w:rsidP="007A3B50">
            <w:pPr>
              <w:spacing w:after="0" w:line="240" w:lineRule="auto"/>
              <w:rPr>
                <w:del w:id="1382" w:author="Tiwari, Shravan" w:date="2025-06-24T15:58:00Z" w16du:dateUtc="2025-06-24T07:58:00Z"/>
                <w:rFonts w:eastAsia="Times New Roman" w:cs="Calibri"/>
                <w:color w:val="000000"/>
                <w:lang w:val="en-US"/>
              </w:rPr>
            </w:pPr>
            <w:del w:id="1383" w:author="Tiwari, Shravan" w:date="2025-06-24T15:58:00Z" w16du:dateUtc="2025-06-24T07:58:00Z">
              <w:r w:rsidRPr="00E06629" w:rsidDel="00E43CC5">
                <w:rPr>
                  <w:rFonts w:eastAsia="Times New Roman" w:cs="Calibri"/>
                  <w:color w:val="000000"/>
                  <w:lang w:val="en-US"/>
                </w:rPr>
                <w:delText>Henkel</w:delText>
              </w:r>
            </w:del>
          </w:p>
        </w:tc>
      </w:tr>
      <w:tr w:rsidR="00F42B18" w:rsidRPr="00E06629" w:rsidDel="00E43CC5" w14:paraId="4F0CB6A7" w14:textId="764233AD" w:rsidTr="007A3B50">
        <w:trPr>
          <w:trHeight w:val="237"/>
          <w:del w:id="1384" w:author="Tiwari, Shravan" w:date="2025-06-24T15:58:00Z"/>
        </w:trPr>
        <w:tc>
          <w:tcPr>
            <w:tcW w:w="5668" w:type="dxa"/>
            <w:tcBorders>
              <w:top w:val="nil"/>
              <w:left w:val="single" w:sz="4" w:space="0" w:color="auto"/>
              <w:bottom w:val="single" w:sz="4" w:space="0" w:color="auto"/>
              <w:right w:val="single" w:sz="4" w:space="0" w:color="auto"/>
            </w:tcBorders>
            <w:noWrap/>
            <w:vAlign w:val="bottom"/>
          </w:tcPr>
          <w:p w14:paraId="172BA078" w14:textId="3D6799EE" w:rsidR="00F42B18" w:rsidRPr="00675885" w:rsidDel="00E43CC5" w:rsidRDefault="00675885" w:rsidP="007A3B50">
            <w:pPr>
              <w:spacing w:after="0" w:line="240" w:lineRule="auto"/>
              <w:rPr>
                <w:del w:id="1385" w:author="Tiwari, Shravan" w:date="2025-06-24T15:58:00Z" w16du:dateUtc="2025-06-24T07:58:00Z"/>
                <w:rFonts w:eastAsia="SimHei" w:cs="Calibri"/>
                <w:color w:val="000000"/>
                <w:lang w:val="en-US" w:eastAsia="zh-CN"/>
              </w:rPr>
            </w:pPr>
            <w:del w:id="1386" w:author="Tiwari, Shravan" w:date="2025-06-24T15:58:00Z" w16du:dateUtc="2025-06-24T07:58:00Z">
              <w:r w:rsidDel="00E43CC5">
                <w:rPr>
                  <w:rFonts w:eastAsia="SimHei" w:cs="Calibri" w:hint="eastAsia"/>
                  <w:color w:val="000000"/>
                  <w:lang w:val="en-US" w:eastAsia="zh-CN"/>
                </w:rPr>
                <w:delText>Instrument Integration</w:delText>
              </w:r>
            </w:del>
          </w:p>
        </w:tc>
        <w:tc>
          <w:tcPr>
            <w:tcW w:w="1560" w:type="dxa"/>
            <w:tcBorders>
              <w:top w:val="nil"/>
              <w:left w:val="nil"/>
              <w:bottom w:val="single" w:sz="4" w:space="0" w:color="auto"/>
              <w:right w:val="single" w:sz="4" w:space="0" w:color="auto"/>
            </w:tcBorders>
            <w:noWrap/>
            <w:vAlign w:val="bottom"/>
          </w:tcPr>
          <w:p w14:paraId="7FB7C7DF" w14:textId="0674897B" w:rsidR="00F42B18" w:rsidRPr="00675885" w:rsidDel="00E43CC5" w:rsidRDefault="00675885" w:rsidP="007A3B50">
            <w:pPr>
              <w:spacing w:after="0" w:line="240" w:lineRule="auto"/>
              <w:rPr>
                <w:del w:id="1387" w:author="Tiwari, Shravan" w:date="2025-06-24T15:58:00Z" w16du:dateUtc="2025-06-24T07:58:00Z"/>
                <w:rFonts w:eastAsia="SimHei" w:cs="Calibri"/>
                <w:color w:val="000000"/>
                <w:lang w:val="en-US" w:eastAsia="zh-CN"/>
              </w:rPr>
            </w:pPr>
            <w:del w:id="1388" w:author="Tiwari, Shravan" w:date="2025-06-24T15:58:00Z" w16du:dateUtc="2025-06-24T07:58:00Z">
              <w:r w:rsidDel="00E43CC5">
                <w:rPr>
                  <w:rFonts w:eastAsia="SimHei" w:cs="Calibri" w:hint="eastAsia"/>
                  <w:color w:val="000000"/>
                  <w:lang w:val="en-US" w:eastAsia="zh-CN"/>
                </w:rPr>
                <w:delText>Shared</w:delText>
              </w:r>
            </w:del>
          </w:p>
        </w:tc>
        <w:tc>
          <w:tcPr>
            <w:tcW w:w="1737" w:type="dxa"/>
            <w:tcBorders>
              <w:top w:val="nil"/>
              <w:left w:val="nil"/>
              <w:bottom w:val="single" w:sz="4" w:space="0" w:color="auto"/>
              <w:right w:val="single" w:sz="4" w:space="0" w:color="auto"/>
            </w:tcBorders>
            <w:noWrap/>
            <w:vAlign w:val="bottom"/>
          </w:tcPr>
          <w:p w14:paraId="487BC3A0" w14:textId="63D9BB2C" w:rsidR="00F42B18" w:rsidRPr="00675885" w:rsidDel="00E43CC5" w:rsidRDefault="00675885" w:rsidP="007A3B50">
            <w:pPr>
              <w:spacing w:after="0" w:line="240" w:lineRule="auto"/>
              <w:rPr>
                <w:del w:id="1389" w:author="Tiwari, Shravan" w:date="2025-06-24T15:58:00Z" w16du:dateUtc="2025-06-24T07:58:00Z"/>
                <w:rFonts w:eastAsia="SimHei" w:cs="Calibri"/>
                <w:color w:val="000000"/>
                <w:lang w:val="en-US" w:eastAsia="zh-CN"/>
              </w:rPr>
            </w:pPr>
            <w:del w:id="1390" w:author="Tiwari, Shravan" w:date="2025-06-24T15:58:00Z" w16du:dateUtc="2025-06-24T07:58:00Z">
              <w:r w:rsidDel="00E43CC5">
                <w:rPr>
                  <w:rFonts w:eastAsia="SimHei" w:cs="Calibri" w:hint="eastAsia"/>
                  <w:color w:val="000000"/>
                  <w:lang w:val="en-US" w:eastAsia="zh-CN"/>
                </w:rPr>
                <w:delText>Henkel</w:delText>
              </w:r>
            </w:del>
          </w:p>
        </w:tc>
      </w:tr>
      <w:tr w:rsidR="00675885" w:rsidRPr="00E06629" w:rsidDel="00E43CC5" w14:paraId="02530FFD" w14:textId="60901DAE" w:rsidTr="007A3B50">
        <w:trPr>
          <w:trHeight w:val="237"/>
          <w:del w:id="1391" w:author="Tiwari, Shravan" w:date="2025-06-24T15:58:00Z"/>
        </w:trPr>
        <w:tc>
          <w:tcPr>
            <w:tcW w:w="5668" w:type="dxa"/>
            <w:tcBorders>
              <w:top w:val="nil"/>
              <w:left w:val="single" w:sz="4" w:space="0" w:color="auto"/>
              <w:bottom w:val="single" w:sz="4" w:space="0" w:color="auto"/>
              <w:right w:val="single" w:sz="4" w:space="0" w:color="auto"/>
            </w:tcBorders>
            <w:noWrap/>
            <w:vAlign w:val="bottom"/>
          </w:tcPr>
          <w:p w14:paraId="1480240B" w14:textId="3F645171" w:rsidR="00675885" w:rsidRPr="00675885" w:rsidDel="00E43CC5" w:rsidRDefault="00675885" w:rsidP="007A3B50">
            <w:pPr>
              <w:spacing w:after="0" w:line="240" w:lineRule="auto"/>
              <w:rPr>
                <w:del w:id="1392" w:author="Tiwari, Shravan" w:date="2025-06-24T15:58:00Z" w16du:dateUtc="2025-06-24T07:58:00Z"/>
                <w:rFonts w:eastAsia="SimHei" w:cs="Calibri"/>
                <w:color w:val="000000"/>
                <w:lang w:val="en-US" w:eastAsia="zh-CN"/>
              </w:rPr>
            </w:pPr>
            <w:del w:id="1393" w:author="Tiwari, Shravan" w:date="2025-06-24T15:58:00Z" w16du:dateUtc="2025-06-24T07:58:00Z">
              <w:r w:rsidDel="00E43CC5">
                <w:rPr>
                  <w:rFonts w:eastAsia="SimHei" w:cs="Calibri" w:hint="eastAsia"/>
                  <w:color w:val="000000"/>
                  <w:lang w:val="en-US" w:eastAsia="zh-CN"/>
                </w:rPr>
                <w:delText>Sweeper</w:delText>
              </w:r>
              <w:r w:rsidR="003046A1" w:rsidDel="00E43CC5">
                <w:rPr>
                  <w:rFonts w:eastAsia="SimHei" w:cs="Calibri" w:hint="eastAsia"/>
                  <w:color w:val="000000"/>
                  <w:lang w:val="en-US" w:eastAsia="zh-CN"/>
                </w:rPr>
                <w:delText>/</w:delText>
              </w:r>
              <w:r w:rsidDel="00E43CC5">
                <w:rPr>
                  <w:rFonts w:eastAsia="SimHei" w:cs="Calibri" w:hint="eastAsia"/>
                  <w:color w:val="000000"/>
                  <w:lang w:val="en-US" w:eastAsia="zh-CN"/>
                </w:rPr>
                <w:delText>Gateway installation</w:delText>
              </w:r>
              <w:r w:rsidR="0020008E" w:rsidDel="00E43CC5">
                <w:rPr>
                  <w:rFonts w:eastAsia="SimHei" w:cs="Calibri" w:hint="eastAsia"/>
                  <w:color w:val="000000"/>
                  <w:lang w:val="en-US" w:eastAsia="zh-CN"/>
                </w:rPr>
                <w:delText xml:space="preserve"> </w:delText>
              </w:r>
              <w:r w:rsidR="003046A1" w:rsidDel="00E43CC5">
                <w:rPr>
                  <w:rFonts w:eastAsia="SimHei" w:cs="Calibri" w:hint="eastAsia"/>
                  <w:color w:val="000000"/>
                  <w:lang w:val="en-US" w:eastAsia="zh-CN"/>
                </w:rPr>
                <w:delText>and setup</w:delText>
              </w:r>
            </w:del>
          </w:p>
        </w:tc>
        <w:tc>
          <w:tcPr>
            <w:tcW w:w="1560" w:type="dxa"/>
            <w:tcBorders>
              <w:top w:val="nil"/>
              <w:left w:val="nil"/>
              <w:bottom w:val="single" w:sz="4" w:space="0" w:color="auto"/>
              <w:right w:val="single" w:sz="4" w:space="0" w:color="auto"/>
            </w:tcBorders>
            <w:noWrap/>
            <w:vAlign w:val="bottom"/>
          </w:tcPr>
          <w:p w14:paraId="12F384B4" w14:textId="264F7158" w:rsidR="00675885" w:rsidRPr="00675885" w:rsidDel="00E43CC5" w:rsidRDefault="00675885" w:rsidP="007A3B50">
            <w:pPr>
              <w:spacing w:after="0" w:line="240" w:lineRule="auto"/>
              <w:rPr>
                <w:del w:id="1394" w:author="Tiwari, Shravan" w:date="2025-06-24T15:58:00Z" w16du:dateUtc="2025-06-24T07:58:00Z"/>
                <w:rFonts w:eastAsia="SimHei" w:cs="Calibri"/>
                <w:color w:val="000000"/>
                <w:lang w:val="en-US" w:eastAsia="zh-CN"/>
              </w:rPr>
            </w:pPr>
            <w:del w:id="1395" w:author="Tiwari, Shravan" w:date="2025-06-24T15:58:00Z" w16du:dateUtc="2025-06-24T07:58:00Z">
              <w:r w:rsidDel="00E43CC5">
                <w:rPr>
                  <w:rFonts w:eastAsia="SimHei" w:cs="Calibri" w:hint="eastAsia"/>
                  <w:color w:val="000000"/>
                  <w:lang w:val="en-US" w:eastAsia="zh-CN"/>
                </w:rPr>
                <w:delText>Shared</w:delText>
              </w:r>
            </w:del>
          </w:p>
        </w:tc>
        <w:tc>
          <w:tcPr>
            <w:tcW w:w="1737" w:type="dxa"/>
            <w:tcBorders>
              <w:top w:val="nil"/>
              <w:left w:val="nil"/>
              <w:bottom w:val="single" w:sz="4" w:space="0" w:color="auto"/>
              <w:right w:val="single" w:sz="4" w:space="0" w:color="auto"/>
            </w:tcBorders>
            <w:noWrap/>
            <w:vAlign w:val="bottom"/>
          </w:tcPr>
          <w:p w14:paraId="2336A48A" w14:textId="5A22DC1D" w:rsidR="00675885" w:rsidRPr="00675885" w:rsidDel="00E43CC5" w:rsidRDefault="00675885" w:rsidP="007A3B50">
            <w:pPr>
              <w:spacing w:after="0" w:line="240" w:lineRule="auto"/>
              <w:rPr>
                <w:del w:id="1396" w:author="Tiwari, Shravan" w:date="2025-06-24T15:58:00Z" w16du:dateUtc="2025-06-24T07:58:00Z"/>
                <w:rFonts w:eastAsia="SimHei" w:cs="Calibri"/>
                <w:color w:val="000000"/>
                <w:lang w:val="en-US" w:eastAsia="zh-CN"/>
              </w:rPr>
            </w:pPr>
            <w:del w:id="1397" w:author="Tiwari, Shravan" w:date="2025-06-24T15:58:00Z" w16du:dateUtc="2025-06-24T07:58:00Z">
              <w:r w:rsidDel="00E43CC5">
                <w:rPr>
                  <w:rFonts w:eastAsia="SimHei" w:cs="Calibri" w:hint="eastAsia"/>
                  <w:color w:val="000000"/>
                  <w:lang w:val="en-US" w:eastAsia="zh-CN"/>
                </w:rPr>
                <w:delText>Henkel</w:delText>
              </w:r>
            </w:del>
          </w:p>
        </w:tc>
      </w:tr>
      <w:tr w:rsidR="003046A1" w:rsidRPr="00E06629" w:rsidDel="00E43CC5" w14:paraId="264369DB" w14:textId="03C03661" w:rsidTr="007A3B50">
        <w:trPr>
          <w:trHeight w:val="237"/>
          <w:del w:id="1398" w:author="Tiwari, Shravan" w:date="2025-06-24T15:58:00Z"/>
        </w:trPr>
        <w:tc>
          <w:tcPr>
            <w:tcW w:w="5668" w:type="dxa"/>
            <w:tcBorders>
              <w:top w:val="nil"/>
              <w:left w:val="single" w:sz="4" w:space="0" w:color="auto"/>
              <w:bottom w:val="single" w:sz="4" w:space="0" w:color="auto"/>
              <w:right w:val="single" w:sz="4" w:space="0" w:color="auto"/>
            </w:tcBorders>
            <w:noWrap/>
            <w:vAlign w:val="bottom"/>
          </w:tcPr>
          <w:p w14:paraId="11C9424A" w14:textId="6D411A07" w:rsidR="003046A1" w:rsidRPr="00E06629" w:rsidDel="00E43CC5" w:rsidRDefault="003046A1" w:rsidP="003046A1">
            <w:pPr>
              <w:spacing w:after="0" w:line="240" w:lineRule="auto"/>
              <w:rPr>
                <w:del w:id="1399" w:author="Tiwari, Shravan" w:date="2025-06-24T15:58:00Z" w16du:dateUtc="2025-06-24T07:58:00Z"/>
                <w:rFonts w:eastAsia="Times New Roman" w:cs="Calibri"/>
                <w:color w:val="000000"/>
                <w:lang w:val="en-US"/>
              </w:rPr>
            </w:pPr>
            <w:del w:id="1400" w:author="Tiwari, Shravan" w:date="2025-06-24T15:58:00Z" w16du:dateUtc="2025-06-24T07:58:00Z">
              <w:r w:rsidRPr="00CB20B6" w:rsidDel="00E43CC5">
                <w:rPr>
                  <w:rFonts w:eastAsia="Times New Roman" w:cs="Calibri"/>
                  <w:color w:val="000000"/>
                </w:rPr>
                <w:delText>Printer configuration with lab collector</w:delText>
              </w:r>
            </w:del>
          </w:p>
        </w:tc>
        <w:tc>
          <w:tcPr>
            <w:tcW w:w="1560" w:type="dxa"/>
            <w:tcBorders>
              <w:top w:val="nil"/>
              <w:left w:val="nil"/>
              <w:bottom w:val="single" w:sz="4" w:space="0" w:color="auto"/>
              <w:right w:val="single" w:sz="4" w:space="0" w:color="auto"/>
            </w:tcBorders>
            <w:noWrap/>
            <w:vAlign w:val="bottom"/>
          </w:tcPr>
          <w:p w14:paraId="7100BFC9" w14:textId="41BA69F6" w:rsidR="003046A1" w:rsidRPr="00E06629" w:rsidDel="00E43CC5" w:rsidRDefault="003046A1" w:rsidP="003046A1">
            <w:pPr>
              <w:spacing w:after="0" w:line="240" w:lineRule="auto"/>
              <w:rPr>
                <w:del w:id="1401" w:author="Tiwari, Shravan" w:date="2025-06-24T15:58:00Z" w16du:dateUtc="2025-06-24T07:58:00Z"/>
                <w:rFonts w:eastAsia="Times New Roman" w:cs="Calibri"/>
                <w:color w:val="000000"/>
                <w:lang w:val="en-US"/>
              </w:rPr>
            </w:pPr>
            <w:del w:id="1402" w:author="Tiwari, Shravan" w:date="2025-06-24T15:58:00Z" w16du:dateUtc="2025-06-24T07:58:00Z">
              <w:r w:rsidDel="00E43CC5">
                <w:rPr>
                  <w:rFonts w:eastAsia="SimHei" w:cs="Calibri" w:hint="eastAsia"/>
                  <w:color w:val="000000"/>
                  <w:lang w:val="en-US" w:eastAsia="zh-CN"/>
                </w:rPr>
                <w:delText>Shared</w:delText>
              </w:r>
            </w:del>
          </w:p>
        </w:tc>
        <w:tc>
          <w:tcPr>
            <w:tcW w:w="1737" w:type="dxa"/>
            <w:tcBorders>
              <w:top w:val="nil"/>
              <w:left w:val="nil"/>
              <w:bottom w:val="single" w:sz="4" w:space="0" w:color="auto"/>
              <w:right w:val="single" w:sz="4" w:space="0" w:color="auto"/>
            </w:tcBorders>
            <w:noWrap/>
            <w:vAlign w:val="bottom"/>
          </w:tcPr>
          <w:p w14:paraId="44CA76FC" w14:textId="6EC83394" w:rsidR="003046A1" w:rsidRPr="00E06629" w:rsidDel="00E43CC5" w:rsidRDefault="003046A1" w:rsidP="003046A1">
            <w:pPr>
              <w:spacing w:after="0" w:line="240" w:lineRule="auto"/>
              <w:rPr>
                <w:del w:id="1403" w:author="Tiwari, Shravan" w:date="2025-06-24T15:58:00Z" w16du:dateUtc="2025-06-24T07:58:00Z"/>
                <w:rFonts w:eastAsia="Times New Roman" w:cs="Calibri"/>
                <w:color w:val="000000"/>
                <w:lang w:val="en-US"/>
              </w:rPr>
            </w:pPr>
            <w:del w:id="1404" w:author="Tiwari, Shravan" w:date="2025-06-24T15:58:00Z" w16du:dateUtc="2025-06-24T07:58:00Z">
              <w:r w:rsidDel="00E43CC5">
                <w:rPr>
                  <w:rFonts w:eastAsia="SimHei" w:cs="Calibri" w:hint="eastAsia"/>
                  <w:color w:val="000000"/>
                  <w:lang w:val="en-US" w:eastAsia="zh-CN"/>
                </w:rPr>
                <w:delText>Henkel</w:delText>
              </w:r>
            </w:del>
          </w:p>
        </w:tc>
      </w:tr>
      <w:tr w:rsidR="003046A1" w:rsidRPr="00E06629" w:rsidDel="00E43CC5" w14:paraId="553085F8" w14:textId="18936EBD" w:rsidTr="007A3B50">
        <w:trPr>
          <w:trHeight w:val="237"/>
          <w:del w:id="1405"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25C9F592" w14:textId="7BD4FF8D" w:rsidR="003046A1" w:rsidRPr="00E06629" w:rsidDel="00E43CC5" w:rsidRDefault="003046A1" w:rsidP="003046A1">
            <w:pPr>
              <w:spacing w:after="0" w:line="240" w:lineRule="auto"/>
              <w:rPr>
                <w:del w:id="1406" w:author="Tiwari, Shravan" w:date="2025-06-24T15:58:00Z" w16du:dateUtc="2025-06-24T07:58:00Z"/>
                <w:rFonts w:eastAsia="Times New Roman" w:cs="Calibri"/>
                <w:color w:val="000000"/>
                <w:lang w:val="en-US"/>
              </w:rPr>
            </w:pPr>
            <w:del w:id="1407" w:author="Tiwari, Shravan" w:date="2025-06-24T15:58:00Z" w16du:dateUtc="2025-06-24T07:58:00Z">
              <w:r w:rsidRPr="00E06629" w:rsidDel="00E43CC5">
                <w:rPr>
                  <w:rFonts w:eastAsia="Times New Roman" w:cs="Calibri"/>
                  <w:color w:val="000000"/>
                  <w:lang w:val="en-US"/>
                </w:rPr>
                <w:delText>UAT Test case/script writing</w:delText>
              </w:r>
            </w:del>
          </w:p>
        </w:tc>
        <w:tc>
          <w:tcPr>
            <w:tcW w:w="1560" w:type="dxa"/>
            <w:tcBorders>
              <w:top w:val="nil"/>
              <w:left w:val="nil"/>
              <w:bottom w:val="single" w:sz="4" w:space="0" w:color="auto"/>
              <w:right w:val="single" w:sz="4" w:space="0" w:color="auto"/>
            </w:tcBorders>
            <w:noWrap/>
            <w:vAlign w:val="bottom"/>
          </w:tcPr>
          <w:p w14:paraId="4FDEBB94" w14:textId="4224E424" w:rsidR="003046A1" w:rsidRPr="00E06629" w:rsidDel="00E43CC5" w:rsidRDefault="003046A1" w:rsidP="003046A1">
            <w:pPr>
              <w:spacing w:after="0" w:line="240" w:lineRule="auto"/>
              <w:rPr>
                <w:del w:id="1408" w:author="Tiwari, Shravan" w:date="2025-06-24T15:58:00Z" w16du:dateUtc="2025-06-24T07:58:00Z"/>
                <w:rFonts w:eastAsia="Times New Roman" w:cs="Calibri"/>
                <w:color w:val="000000"/>
                <w:lang w:val="en-US"/>
              </w:rPr>
            </w:pPr>
            <w:del w:id="1409" w:author="Tiwari, Shravan" w:date="2025-06-24T15:58:00Z" w16du:dateUtc="2025-06-24T07:58:00Z">
              <w:r w:rsidRPr="00E06629" w:rsidDel="00E43CC5">
                <w:rPr>
                  <w:rFonts w:eastAsia="Times New Roman" w:cs="Calibri"/>
                  <w:color w:val="000000"/>
                  <w:lang w:val="en-US"/>
                </w:rPr>
                <w:delText>Henkel</w:delText>
              </w:r>
            </w:del>
          </w:p>
        </w:tc>
        <w:tc>
          <w:tcPr>
            <w:tcW w:w="1737" w:type="dxa"/>
            <w:tcBorders>
              <w:top w:val="nil"/>
              <w:left w:val="nil"/>
              <w:bottom w:val="single" w:sz="4" w:space="0" w:color="auto"/>
              <w:right w:val="single" w:sz="4" w:space="0" w:color="auto"/>
            </w:tcBorders>
            <w:noWrap/>
            <w:vAlign w:val="bottom"/>
            <w:hideMark/>
          </w:tcPr>
          <w:p w14:paraId="2ECEF8EE" w14:textId="6A4A55D4" w:rsidR="003046A1" w:rsidRPr="00E06629" w:rsidDel="00E43CC5" w:rsidRDefault="003046A1" w:rsidP="003046A1">
            <w:pPr>
              <w:spacing w:after="0" w:line="240" w:lineRule="auto"/>
              <w:rPr>
                <w:del w:id="1410" w:author="Tiwari, Shravan" w:date="2025-06-24T15:58:00Z" w16du:dateUtc="2025-06-24T07:58:00Z"/>
                <w:rFonts w:eastAsia="Times New Roman" w:cs="Calibri"/>
                <w:color w:val="000000"/>
                <w:lang w:val="en-US"/>
              </w:rPr>
            </w:pPr>
            <w:del w:id="1411" w:author="Tiwari, Shravan" w:date="2025-06-24T15:58:00Z" w16du:dateUtc="2025-06-24T07:58:00Z">
              <w:r w:rsidRPr="00E06629" w:rsidDel="00E43CC5">
                <w:rPr>
                  <w:rFonts w:eastAsia="Times New Roman" w:cs="Calibri"/>
                  <w:color w:val="000000"/>
                  <w:lang w:val="en-US"/>
                </w:rPr>
                <w:delText>Henkel</w:delText>
              </w:r>
            </w:del>
          </w:p>
        </w:tc>
      </w:tr>
      <w:tr w:rsidR="003046A1" w:rsidRPr="00E06629" w:rsidDel="00E43CC5" w14:paraId="6CCC3099" w14:textId="4335E2D2" w:rsidTr="007A3B50">
        <w:trPr>
          <w:trHeight w:val="237"/>
          <w:del w:id="1412"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41906E2F" w14:textId="40FEFF4B" w:rsidR="003046A1" w:rsidRPr="00E06629" w:rsidDel="00E43CC5" w:rsidRDefault="003046A1" w:rsidP="003046A1">
            <w:pPr>
              <w:spacing w:after="0" w:line="240" w:lineRule="auto"/>
              <w:rPr>
                <w:del w:id="1413" w:author="Tiwari, Shravan" w:date="2025-06-24T15:58:00Z" w16du:dateUtc="2025-06-24T07:58:00Z"/>
                <w:rFonts w:eastAsia="Times New Roman" w:cs="Calibri"/>
                <w:color w:val="000000"/>
                <w:lang w:val="en-US"/>
              </w:rPr>
            </w:pPr>
            <w:del w:id="1414" w:author="Tiwari, Shravan" w:date="2025-06-24T15:58:00Z" w16du:dateUtc="2025-06-24T07:58:00Z">
              <w:r w:rsidRPr="00E06629" w:rsidDel="00E43CC5">
                <w:rPr>
                  <w:rFonts w:eastAsia="Times New Roman" w:cs="Calibri"/>
                  <w:color w:val="000000"/>
                  <w:lang w:val="en-US"/>
                </w:rPr>
                <w:delText>UAT execution</w:delText>
              </w:r>
            </w:del>
          </w:p>
        </w:tc>
        <w:tc>
          <w:tcPr>
            <w:tcW w:w="1560" w:type="dxa"/>
            <w:tcBorders>
              <w:top w:val="nil"/>
              <w:left w:val="nil"/>
              <w:bottom w:val="single" w:sz="4" w:space="0" w:color="auto"/>
              <w:right w:val="single" w:sz="4" w:space="0" w:color="auto"/>
            </w:tcBorders>
            <w:noWrap/>
            <w:vAlign w:val="bottom"/>
          </w:tcPr>
          <w:p w14:paraId="5CDFDAE9" w14:textId="1265E7A6" w:rsidR="003046A1" w:rsidRPr="00E06629" w:rsidDel="00E43CC5" w:rsidRDefault="003046A1" w:rsidP="003046A1">
            <w:pPr>
              <w:spacing w:after="0" w:line="240" w:lineRule="auto"/>
              <w:rPr>
                <w:del w:id="1415" w:author="Tiwari, Shravan" w:date="2025-06-24T15:58:00Z" w16du:dateUtc="2025-06-24T07:58:00Z"/>
                <w:rFonts w:eastAsia="Times New Roman" w:cs="Calibri"/>
                <w:color w:val="000000"/>
                <w:lang w:val="en-US"/>
              </w:rPr>
            </w:pPr>
            <w:del w:id="1416" w:author="Tiwari, Shravan" w:date="2025-06-24T15:58:00Z" w16du:dateUtc="2025-06-24T07:58:00Z">
              <w:r w:rsidRPr="00E06629" w:rsidDel="00E43CC5">
                <w:rPr>
                  <w:rFonts w:eastAsia="Times New Roman" w:cs="Calibri"/>
                  <w:color w:val="000000"/>
                  <w:lang w:val="en-US"/>
                </w:rPr>
                <w:delText>Henkel</w:delText>
              </w:r>
            </w:del>
          </w:p>
        </w:tc>
        <w:tc>
          <w:tcPr>
            <w:tcW w:w="1737" w:type="dxa"/>
            <w:tcBorders>
              <w:top w:val="nil"/>
              <w:left w:val="nil"/>
              <w:bottom w:val="single" w:sz="4" w:space="0" w:color="auto"/>
              <w:right w:val="single" w:sz="4" w:space="0" w:color="auto"/>
            </w:tcBorders>
            <w:noWrap/>
            <w:vAlign w:val="bottom"/>
            <w:hideMark/>
          </w:tcPr>
          <w:p w14:paraId="12DE14AF" w14:textId="14137A9B" w:rsidR="003046A1" w:rsidRPr="00E06629" w:rsidDel="00E43CC5" w:rsidRDefault="003046A1" w:rsidP="003046A1">
            <w:pPr>
              <w:spacing w:after="0" w:line="240" w:lineRule="auto"/>
              <w:rPr>
                <w:del w:id="1417" w:author="Tiwari, Shravan" w:date="2025-06-24T15:58:00Z" w16du:dateUtc="2025-06-24T07:58:00Z"/>
                <w:rFonts w:eastAsia="Times New Roman" w:cs="Calibri"/>
                <w:color w:val="000000"/>
                <w:lang w:val="en-US"/>
              </w:rPr>
            </w:pPr>
            <w:del w:id="1418" w:author="Tiwari, Shravan" w:date="2025-06-24T15:58:00Z" w16du:dateUtc="2025-06-24T07:58:00Z">
              <w:r w:rsidRPr="00E06629" w:rsidDel="00E43CC5">
                <w:rPr>
                  <w:rFonts w:eastAsia="Times New Roman" w:cs="Calibri"/>
                  <w:color w:val="000000"/>
                  <w:lang w:val="en-US"/>
                </w:rPr>
                <w:delText>Henkel</w:delText>
              </w:r>
            </w:del>
          </w:p>
        </w:tc>
      </w:tr>
      <w:tr w:rsidR="003046A1" w:rsidRPr="00E06629" w:rsidDel="00E43CC5" w14:paraId="6145F4B0" w14:textId="280CC1E2" w:rsidTr="007A3B50">
        <w:trPr>
          <w:trHeight w:val="237"/>
          <w:del w:id="1419"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0670A411" w14:textId="3EFF9DF9" w:rsidR="003046A1" w:rsidRPr="00E06629" w:rsidDel="00E43CC5" w:rsidRDefault="003046A1" w:rsidP="003046A1">
            <w:pPr>
              <w:spacing w:after="0" w:line="240" w:lineRule="auto"/>
              <w:rPr>
                <w:del w:id="1420" w:author="Tiwari, Shravan" w:date="2025-06-24T15:58:00Z" w16du:dateUtc="2025-06-24T07:58:00Z"/>
                <w:rFonts w:eastAsia="Times New Roman" w:cs="Calibri"/>
                <w:color w:val="000000"/>
                <w:lang w:val="en-US"/>
              </w:rPr>
            </w:pPr>
            <w:del w:id="1421" w:author="Tiwari, Shravan" w:date="2025-06-24T15:58:00Z" w16du:dateUtc="2025-06-24T07:58:00Z">
              <w:r w:rsidRPr="00E06629" w:rsidDel="00E43CC5">
                <w:rPr>
                  <w:rFonts w:eastAsia="Times New Roman" w:cs="Calibri"/>
                  <w:color w:val="000000"/>
                  <w:lang w:val="en-US"/>
                </w:rPr>
                <w:delText>Static Data</w:delText>
              </w:r>
            </w:del>
          </w:p>
        </w:tc>
        <w:tc>
          <w:tcPr>
            <w:tcW w:w="1560" w:type="dxa"/>
            <w:tcBorders>
              <w:top w:val="nil"/>
              <w:left w:val="nil"/>
              <w:bottom w:val="single" w:sz="4" w:space="0" w:color="auto"/>
              <w:right w:val="single" w:sz="4" w:space="0" w:color="auto"/>
            </w:tcBorders>
            <w:noWrap/>
            <w:vAlign w:val="bottom"/>
          </w:tcPr>
          <w:p w14:paraId="2A52DCDF" w14:textId="3BBEE399" w:rsidR="003046A1" w:rsidRPr="00E35520" w:rsidDel="00E43CC5" w:rsidRDefault="00E35520" w:rsidP="003046A1">
            <w:pPr>
              <w:spacing w:after="0" w:line="240" w:lineRule="auto"/>
              <w:rPr>
                <w:del w:id="1422" w:author="Tiwari, Shravan" w:date="2025-06-24T15:58:00Z" w16du:dateUtc="2025-06-24T07:58:00Z"/>
                <w:rFonts w:eastAsia="SimHei" w:cs="Calibri"/>
                <w:color w:val="000000"/>
                <w:lang w:val="en-US" w:eastAsia="zh-CN"/>
              </w:rPr>
            </w:pPr>
            <w:del w:id="1423" w:author="Tiwari, Shravan" w:date="2025-06-24T15:58:00Z" w16du:dateUtc="2025-06-24T07:58:00Z">
              <w:r w:rsidDel="00E43CC5">
                <w:rPr>
                  <w:rFonts w:eastAsia="SimHei" w:cs="Calibri" w:hint="eastAsia"/>
                  <w:color w:val="000000"/>
                  <w:lang w:val="en-US" w:eastAsia="zh-CN"/>
                </w:rPr>
                <w:delText>Henkel</w:delText>
              </w:r>
            </w:del>
          </w:p>
        </w:tc>
        <w:tc>
          <w:tcPr>
            <w:tcW w:w="1737" w:type="dxa"/>
            <w:tcBorders>
              <w:top w:val="nil"/>
              <w:left w:val="nil"/>
              <w:bottom w:val="single" w:sz="4" w:space="0" w:color="auto"/>
              <w:right w:val="single" w:sz="4" w:space="0" w:color="auto"/>
            </w:tcBorders>
            <w:noWrap/>
            <w:vAlign w:val="bottom"/>
            <w:hideMark/>
          </w:tcPr>
          <w:p w14:paraId="47F01AEE" w14:textId="78181E2F" w:rsidR="003046A1" w:rsidRPr="00E06629" w:rsidDel="00E43CC5" w:rsidRDefault="003046A1" w:rsidP="003046A1">
            <w:pPr>
              <w:spacing w:after="0" w:line="240" w:lineRule="auto"/>
              <w:rPr>
                <w:del w:id="1424" w:author="Tiwari, Shravan" w:date="2025-06-24T15:58:00Z" w16du:dateUtc="2025-06-24T07:58:00Z"/>
                <w:rFonts w:eastAsia="Times New Roman" w:cs="Calibri"/>
                <w:color w:val="000000"/>
                <w:lang w:val="en-US"/>
              </w:rPr>
            </w:pPr>
            <w:del w:id="1425" w:author="Tiwari, Shravan" w:date="2025-06-24T15:58:00Z" w16du:dateUtc="2025-06-24T07:58:00Z">
              <w:r w:rsidRPr="00E06629" w:rsidDel="00E43CC5">
                <w:rPr>
                  <w:rFonts w:eastAsia="Times New Roman" w:cs="Calibri"/>
                  <w:color w:val="000000"/>
                  <w:lang w:val="en-US"/>
                </w:rPr>
                <w:delText>Henkel</w:delText>
              </w:r>
            </w:del>
          </w:p>
        </w:tc>
      </w:tr>
      <w:tr w:rsidR="003046A1" w:rsidRPr="00E06629" w:rsidDel="00E43CC5" w14:paraId="08832008" w14:textId="425FCAA7" w:rsidTr="007A3B50">
        <w:trPr>
          <w:trHeight w:val="237"/>
          <w:del w:id="1426"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6C51F9FB" w14:textId="109E2A53" w:rsidR="003046A1" w:rsidDel="00E43CC5" w:rsidRDefault="003046A1" w:rsidP="003046A1">
            <w:pPr>
              <w:spacing w:after="0" w:line="240" w:lineRule="auto"/>
              <w:rPr>
                <w:del w:id="1427" w:author="Tiwari, Shravan" w:date="2025-06-24T15:58:00Z" w16du:dateUtc="2025-06-24T07:58:00Z"/>
                <w:rFonts w:eastAsia="SimHei" w:cs="Calibri"/>
                <w:color w:val="000000"/>
                <w:lang w:val="en-US" w:eastAsia="zh-CN"/>
              </w:rPr>
            </w:pPr>
            <w:del w:id="1428" w:author="Tiwari, Shravan" w:date="2025-06-24T15:58:00Z" w16du:dateUtc="2025-06-24T07:58:00Z">
              <w:r w:rsidRPr="00E06629" w:rsidDel="00E43CC5">
                <w:rPr>
                  <w:rFonts w:eastAsia="Times New Roman" w:cs="Calibri"/>
                  <w:color w:val="000000"/>
                  <w:lang w:val="en-US"/>
                </w:rPr>
                <w:delText>Interfaces Configuration</w:delText>
              </w:r>
            </w:del>
          </w:p>
          <w:p w14:paraId="53C8EC63" w14:textId="56E01531" w:rsidR="003046A1" w:rsidRPr="00DE3BF4" w:rsidDel="00E43CC5" w:rsidRDefault="003046A1" w:rsidP="003046A1">
            <w:pPr>
              <w:spacing w:after="0" w:line="240" w:lineRule="auto"/>
              <w:rPr>
                <w:del w:id="1429" w:author="Tiwari, Shravan" w:date="2025-06-24T15:58:00Z" w16du:dateUtc="2025-06-24T07:58:00Z"/>
                <w:rFonts w:eastAsia="SimHei" w:cs="Calibri"/>
                <w:color w:val="000000"/>
                <w:lang w:val="en-US" w:eastAsia="zh-CN"/>
              </w:rPr>
            </w:pPr>
            <w:del w:id="1430" w:author="Tiwari, Shravan" w:date="2025-06-24T15:58:00Z" w16du:dateUtc="2025-06-24T07:58:00Z">
              <w:r w:rsidDel="00E43CC5">
                <w:rPr>
                  <w:rFonts w:eastAsia="SimHei" w:cs="Calibri" w:hint="eastAsia"/>
                  <w:color w:val="000000"/>
                  <w:lang w:val="en-US" w:eastAsia="zh-CN"/>
                </w:rPr>
                <w:delText>Assumed to be the same with pilot</w:delText>
              </w:r>
            </w:del>
          </w:p>
        </w:tc>
        <w:tc>
          <w:tcPr>
            <w:tcW w:w="1560" w:type="dxa"/>
            <w:tcBorders>
              <w:top w:val="nil"/>
              <w:left w:val="nil"/>
              <w:bottom w:val="single" w:sz="4" w:space="0" w:color="auto"/>
              <w:right w:val="single" w:sz="4" w:space="0" w:color="auto"/>
            </w:tcBorders>
            <w:noWrap/>
            <w:vAlign w:val="bottom"/>
          </w:tcPr>
          <w:p w14:paraId="5E2173BF" w14:textId="1AEFE9FE" w:rsidR="003046A1" w:rsidRPr="00E06629" w:rsidDel="00E43CC5" w:rsidRDefault="003046A1" w:rsidP="003046A1">
            <w:pPr>
              <w:spacing w:after="0" w:line="240" w:lineRule="auto"/>
              <w:rPr>
                <w:del w:id="1431" w:author="Tiwari, Shravan" w:date="2025-06-24T15:58:00Z" w16du:dateUtc="2025-06-24T07:58:00Z"/>
                <w:rFonts w:eastAsia="Times New Roman" w:cs="Calibri"/>
                <w:color w:val="000000"/>
                <w:lang w:val="en-US"/>
              </w:rPr>
            </w:pPr>
            <w:del w:id="1432" w:author="Tiwari, Shravan" w:date="2025-06-24T15:58:00Z" w16du:dateUtc="2025-06-24T07:58:00Z">
              <w:r w:rsidDel="00E43CC5">
                <w:rPr>
                  <w:rFonts w:eastAsia="SimHei" w:cs="Calibri" w:hint="eastAsia"/>
                  <w:color w:val="000000"/>
                  <w:lang w:val="en-US" w:eastAsia="zh-CN"/>
                </w:rPr>
                <w:delText>H</w:delText>
              </w:r>
              <w:r w:rsidDel="00E43CC5">
                <w:rPr>
                  <w:rFonts w:eastAsia="SimHei" w:hint="eastAsia"/>
                  <w:color w:val="000000"/>
                  <w:lang w:val="en-US" w:eastAsia="zh-CN"/>
                </w:rPr>
                <w:delText>enkel</w:delText>
              </w:r>
            </w:del>
          </w:p>
        </w:tc>
        <w:tc>
          <w:tcPr>
            <w:tcW w:w="1737" w:type="dxa"/>
            <w:tcBorders>
              <w:top w:val="nil"/>
              <w:left w:val="nil"/>
              <w:bottom w:val="single" w:sz="4" w:space="0" w:color="auto"/>
              <w:right w:val="single" w:sz="4" w:space="0" w:color="auto"/>
            </w:tcBorders>
            <w:noWrap/>
            <w:vAlign w:val="bottom"/>
            <w:hideMark/>
          </w:tcPr>
          <w:p w14:paraId="446241CD" w14:textId="258FD5A7" w:rsidR="003046A1" w:rsidRPr="00E06629" w:rsidDel="00E43CC5" w:rsidRDefault="003046A1" w:rsidP="003046A1">
            <w:pPr>
              <w:spacing w:after="0" w:line="240" w:lineRule="auto"/>
              <w:rPr>
                <w:del w:id="1433" w:author="Tiwari, Shravan" w:date="2025-06-24T15:58:00Z" w16du:dateUtc="2025-06-24T07:58:00Z"/>
                <w:rFonts w:eastAsia="Times New Roman" w:cs="Calibri"/>
                <w:color w:val="000000"/>
                <w:lang w:val="en-US"/>
              </w:rPr>
            </w:pPr>
            <w:del w:id="1434" w:author="Tiwari, Shravan" w:date="2025-06-24T15:58:00Z" w16du:dateUtc="2025-06-24T07:58:00Z">
              <w:r w:rsidRPr="00E06629" w:rsidDel="00E43CC5">
                <w:rPr>
                  <w:rFonts w:eastAsia="Times New Roman" w:cs="Calibri"/>
                  <w:color w:val="000000"/>
                  <w:lang w:val="en-US"/>
                </w:rPr>
                <w:delText>Henkel</w:delText>
              </w:r>
            </w:del>
          </w:p>
        </w:tc>
      </w:tr>
      <w:tr w:rsidR="003046A1" w:rsidRPr="00E06629" w:rsidDel="00E43CC5" w14:paraId="254B7FBD" w14:textId="037DAFE8" w:rsidTr="007A3B50">
        <w:trPr>
          <w:trHeight w:val="237"/>
          <w:del w:id="1435"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29707C1E" w14:textId="75680BC7" w:rsidR="003046A1" w:rsidRPr="00E06629" w:rsidDel="00E43CC5" w:rsidRDefault="003046A1" w:rsidP="003046A1">
            <w:pPr>
              <w:spacing w:after="0" w:line="240" w:lineRule="auto"/>
              <w:rPr>
                <w:del w:id="1436" w:author="Tiwari, Shravan" w:date="2025-06-24T15:58:00Z" w16du:dateUtc="2025-06-24T07:58:00Z"/>
                <w:rFonts w:eastAsia="Times New Roman" w:cs="Calibri"/>
                <w:color w:val="000000"/>
                <w:lang w:val="en-US"/>
              </w:rPr>
            </w:pPr>
            <w:del w:id="1437" w:author="Tiwari, Shravan" w:date="2025-06-24T15:58:00Z" w16du:dateUtc="2025-06-24T07:58:00Z">
              <w:r w:rsidRPr="00E06629" w:rsidDel="00E43CC5">
                <w:rPr>
                  <w:rFonts w:eastAsia="Times New Roman" w:cs="Calibri"/>
                  <w:color w:val="000000"/>
                  <w:lang w:val="en-US"/>
                </w:rPr>
                <w:delText>End User Training</w:delText>
              </w:r>
            </w:del>
          </w:p>
        </w:tc>
        <w:tc>
          <w:tcPr>
            <w:tcW w:w="1560" w:type="dxa"/>
            <w:tcBorders>
              <w:top w:val="nil"/>
              <w:left w:val="nil"/>
              <w:bottom w:val="single" w:sz="4" w:space="0" w:color="auto"/>
              <w:right w:val="single" w:sz="4" w:space="0" w:color="auto"/>
            </w:tcBorders>
            <w:noWrap/>
            <w:vAlign w:val="bottom"/>
          </w:tcPr>
          <w:p w14:paraId="5B5660FD" w14:textId="0999CC20" w:rsidR="003046A1" w:rsidRPr="00E06629" w:rsidDel="00E43CC5" w:rsidRDefault="003046A1" w:rsidP="003046A1">
            <w:pPr>
              <w:spacing w:after="0" w:line="240" w:lineRule="auto"/>
              <w:rPr>
                <w:del w:id="1438" w:author="Tiwari, Shravan" w:date="2025-06-24T15:58:00Z" w16du:dateUtc="2025-06-24T07:58:00Z"/>
                <w:rFonts w:eastAsia="Times New Roman" w:cs="Calibri"/>
                <w:color w:val="000000"/>
                <w:lang w:val="en-US"/>
              </w:rPr>
            </w:pPr>
            <w:del w:id="1439" w:author="Tiwari, Shravan" w:date="2025-06-24T15:58:00Z" w16du:dateUtc="2025-06-24T07:58:00Z">
              <w:r w:rsidRPr="00E06629" w:rsidDel="00E43CC5">
                <w:rPr>
                  <w:rFonts w:eastAsia="Times New Roman" w:cs="Calibri"/>
                  <w:color w:val="000000"/>
                  <w:lang w:val="en-US"/>
                </w:rPr>
                <w:delText>Henkel</w:delText>
              </w:r>
            </w:del>
          </w:p>
        </w:tc>
        <w:tc>
          <w:tcPr>
            <w:tcW w:w="1737" w:type="dxa"/>
            <w:tcBorders>
              <w:top w:val="nil"/>
              <w:left w:val="nil"/>
              <w:bottom w:val="single" w:sz="4" w:space="0" w:color="auto"/>
              <w:right w:val="single" w:sz="4" w:space="0" w:color="auto"/>
            </w:tcBorders>
            <w:noWrap/>
            <w:vAlign w:val="bottom"/>
            <w:hideMark/>
          </w:tcPr>
          <w:p w14:paraId="1BD3BECD" w14:textId="544F52D9" w:rsidR="003046A1" w:rsidRPr="00E06629" w:rsidDel="00E43CC5" w:rsidRDefault="003046A1" w:rsidP="003046A1">
            <w:pPr>
              <w:spacing w:after="0" w:line="240" w:lineRule="auto"/>
              <w:rPr>
                <w:del w:id="1440" w:author="Tiwari, Shravan" w:date="2025-06-24T15:58:00Z" w16du:dateUtc="2025-06-24T07:58:00Z"/>
                <w:rFonts w:eastAsia="Times New Roman" w:cs="Calibri"/>
                <w:color w:val="000000"/>
                <w:lang w:val="en-US"/>
              </w:rPr>
            </w:pPr>
            <w:del w:id="1441" w:author="Tiwari, Shravan" w:date="2025-06-24T15:58:00Z" w16du:dateUtc="2025-06-24T07:58:00Z">
              <w:r w:rsidRPr="00E06629" w:rsidDel="00E43CC5">
                <w:rPr>
                  <w:rFonts w:eastAsia="Times New Roman" w:cs="Calibri"/>
                  <w:color w:val="000000"/>
                  <w:lang w:val="en-US"/>
                </w:rPr>
                <w:delText>Henkel</w:delText>
              </w:r>
            </w:del>
          </w:p>
        </w:tc>
      </w:tr>
      <w:tr w:rsidR="003046A1" w:rsidRPr="00E06629" w:rsidDel="00E43CC5" w14:paraId="313FE6FB" w14:textId="23E56232" w:rsidTr="007A3B50">
        <w:trPr>
          <w:trHeight w:val="237"/>
          <w:del w:id="1442" w:author="Tiwari, Shravan" w:date="2025-06-24T15:58:00Z"/>
        </w:trPr>
        <w:tc>
          <w:tcPr>
            <w:tcW w:w="5668" w:type="dxa"/>
            <w:tcBorders>
              <w:top w:val="nil"/>
              <w:left w:val="single" w:sz="4" w:space="0" w:color="auto"/>
              <w:bottom w:val="single" w:sz="4" w:space="0" w:color="auto"/>
              <w:right w:val="single" w:sz="4" w:space="0" w:color="auto"/>
            </w:tcBorders>
            <w:noWrap/>
            <w:vAlign w:val="bottom"/>
            <w:hideMark/>
          </w:tcPr>
          <w:p w14:paraId="5C703127" w14:textId="6B1628CC" w:rsidR="003046A1" w:rsidRPr="00E06629" w:rsidDel="00E43CC5" w:rsidRDefault="003046A1" w:rsidP="003046A1">
            <w:pPr>
              <w:spacing w:after="0" w:line="240" w:lineRule="auto"/>
              <w:rPr>
                <w:del w:id="1443" w:author="Tiwari, Shravan" w:date="2025-06-24T15:58:00Z" w16du:dateUtc="2025-06-24T07:58:00Z"/>
                <w:rFonts w:eastAsia="Times New Roman" w:cs="Calibri"/>
                <w:color w:val="000000"/>
                <w:lang w:val="en-US"/>
              </w:rPr>
            </w:pPr>
            <w:del w:id="1444" w:author="Tiwari, Shravan" w:date="2025-06-24T15:58:00Z" w16du:dateUtc="2025-06-24T07:58:00Z">
              <w:r w:rsidRPr="00E06629" w:rsidDel="00E43CC5">
                <w:rPr>
                  <w:rFonts w:eastAsia="Times New Roman" w:cs="Calibri"/>
                  <w:color w:val="000000"/>
                  <w:lang w:val="en-US"/>
                </w:rPr>
                <w:delText>Documentation updates</w:delText>
              </w:r>
            </w:del>
          </w:p>
        </w:tc>
        <w:tc>
          <w:tcPr>
            <w:tcW w:w="1560" w:type="dxa"/>
            <w:tcBorders>
              <w:top w:val="nil"/>
              <w:left w:val="nil"/>
              <w:bottom w:val="single" w:sz="4" w:space="0" w:color="auto"/>
              <w:right w:val="single" w:sz="4" w:space="0" w:color="auto"/>
            </w:tcBorders>
            <w:noWrap/>
            <w:vAlign w:val="bottom"/>
          </w:tcPr>
          <w:p w14:paraId="571A878C" w14:textId="3508748A" w:rsidR="003046A1" w:rsidRPr="00A865EC" w:rsidDel="00E43CC5" w:rsidRDefault="00A865EC" w:rsidP="003046A1">
            <w:pPr>
              <w:spacing w:after="0" w:line="240" w:lineRule="auto"/>
              <w:rPr>
                <w:del w:id="1445" w:author="Tiwari, Shravan" w:date="2025-06-24T15:58:00Z" w16du:dateUtc="2025-06-24T07:58:00Z"/>
                <w:rFonts w:eastAsia="SimHei" w:cs="Calibri"/>
                <w:color w:val="000000"/>
                <w:lang w:val="en-US" w:eastAsia="zh-CN"/>
              </w:rPr>
            </w:pPr>
            <w:del w:id="1446" w:author="Tiwari, Shravan" w:date="2025-06-24T15:58:00Z" w16du:dateUtc="2025-06-24T07:58:00Z">
              <w:r w:rsidDel="00E43CC5">
                <w:rPr>
                  <w:rFonts w:eastAsia="SimHei" w:cs="Calibri" w:hint="eastAsia"/>
                  <w:color w:val="000000"/>
                  <w:lang w:val="en-US" w:eastAsia="zh-CN"/>
                </w:rPr>
                <w:delText>Henkel</w:delText>
              </w:r>
            </w:del>
          </w:p>
        </w:tc>
        <w:tc>
          <w:tcPr>
            <w:tcW w:w="1737" w:type="dxa"/>
            <w:tcBorders>
              <w:top w:val="nil"/>
              <w:left w:val="nil"/>
              <w:bottom w:val="single" w:sz="4" w:space="0" w:color="auto"/>
              <w:right w:val="single" w:sz="4" w:space="0" w:color="auto"/>
            </w:tcBorders>
            <w:noWrap/>
            <w:vAlign w:val="bottom"/>
            <w:hideMark/>
          </w:tcPr>
          <w:p w14:paraId="2FCEF2A8" w14:textId="5E7D57F2" w:rsidR="003046A1" w:rsidRPr="00E06629" w:rsidDel="00E43CC5" w:rsidRDefault="003046A1" w:rsidP="003046A1">
            <w:pPr>
              <w:spacing w:after="0" w:line="240" w:lineRule="auto"/>
              <w:rPr>
                <w:del w:id="1447" w:author="Tiwari, Shravan" w:date="2025-06-24T15:58:00Z" w16du:dateUtc="2025-06-24T07:58:00Z"/>
                <w:rFonts w:eastAsia="Times New Roman" w:cs="Calibri"/>
                <w:color w:val="000000"/>
                <w:lang w:val="en-US"/>
              </w:rPr>
            </w:pPr>
            <w:del w:id="1448" w:author="Tiwari, Shravan" w:date="2025-06-24T15:58:00Z" w16du:dateUtc="2025-06-24T07:58:00Z">
              <w:r w:rsidRPr="00E06629" w:rsidDel="00E43CC5">
                <w:rPr>
                  <w:rFonts w:eastAsia="Times New Roman" w:cs="Calibri"/>
                  <w:color w:val="000000"/>
                  <w:lang w:val="en-US"/>
                </w:rPr>
                <w:delText>Henkel</w:delText>
              </w:r>
            </w:del>
          </w:p>
        </w:tc>
      </w:tr>
    </w:tbl>
    <w:p w14:paraId="521B194F" w14:textId="77777777" w:rsidR="002D0852" w:rsidRPr="00E06629" w:rsidRDefault="002D0852" w:rsidP="000660A2">
      <w:pPr>
        <w:pStyle w:val="Heading3"/>
        <w:rPr>
          <w:rFonts w:cs="Calibri"/>
        </w:rPr>
      </w:pPr>
      <w:bookmarkStart w:id="1449" w:name="_Toc152602190"/>
      <w:bookmarkStart w:id="1450" w:name="_Toc152602191"/>
      <w:bookmarkStart w:id="1451" w:name="_Toc152602192"/>
      <w:bookmarkStart w:id="1452" w:name="_Toc144913277"/>
      <w:bookmarkStart w:id="1453" w:name="_Toc201682696"/>
      <w:bookmarkEnd w:id="1449"/>
      <w:bookmarkEnd w:id="1450"/>
      <w:bookmarkEnd w:id="1451"/>
      <w:r w:rsidRPr="00E06629">
        <w:rPr>
          <w:rFonts w:cs="Calibri"/>
        </w:rPr>
        <w:t>Project Initiation</w:t>
      </w:r>
      <w:bookmarkEnd w:id="1452"/>
      <w:bookmarkEnd w:id="1453"/>
    </w:p>
    <w:p w14:paraId="142B2CEB" w14:textId="77777777" w:rsidR="00206FC4" w:rsidRPr="00E06629" w:rsidRDefault="00206FC4" w:rsidP="00206FC4">
      <w:pPr>
        <w:rPr>
          <w:rFonts w:cs="Calibri"/>
        </w:rPr>
      </w:pPr>
      <w:r w:rsidRPr="00E06629">
        <w:rPr>
          <w:rFonts w:cs="Calibri"/>
        </w:rPr>
        <w:t>As an initial step in preparation for the project, the project governance and organisation structure is proposed. Tasks included are shown in Table below.</w:t>
      </w:r>
    </w:p>
    <w:tbl>
      <w:tblPr>
        <w:tblStyle w:val="TFSTable1"/>
        <w:tblW w:w="0" w:type="auto"/>
        <w:tblLayout w:type="fixed"/>
        <w:tblLook w:val="01E0" w:firstRow="1" w:lastRow="1" w:firstColumn="1" w:lastColumn="1" w:noHBand="0" w:noVBand="0"/>
      </w:tblPr>
      <w:tblGrid>
        <w:gridCol w:w="2564"/>
        <w:gridCol w:w="6696"/>
      </w:tblGrid>
      <w:tr w:rsidR="00206FC4" w:rsidRPr="00E06629" w14:paraId="370077B1" w14:textId="77777777">
        <w:trPr>
          <w:cnfStyle w:val="100000000000" w:firstRow="1" w:lastRow="0" w:firstColumn="0" w:lastColumn="0" w:oddVBand="0" w:evenVBand="0" w:oddHBand="0" w:evenHBand="0" w:firstRowFirstColumn="0" w:firstRowLastColumn="0" w:lastRowFirstColumn="0" w:lastRowLastColumn="0"/>
          <w:trHeight w:val="278"/>
        </w:trPr>
        <w:tc>
          <w:tcPr>
            <w:tcW w:w="2564" w:type="dxa"/>
          </w:tcPr>
          <w:p w14:paraId="576702A5" w14:textId="77777777" w:rsidR="00206FC4" w:rsidRPr="00E06629" w:rsidRDefault="00206FC4">
            <w:pPr>
              <w:pStyle w:val="TableParagraph"/>
              <w:spacing w:before="9" w:line="249" w:lineRule="exact"/>
              <w:ind w:right="1058"/>
              <w:rPr>
                <w:b w:val="0"/>
                <w:sz w:val="22"/>
                <w:szCs w:val="22"/>
              </w:rPr>
            </w:pPr>
            <w:r w:rsidRPr="00E06629">
              <w:rPr>
                <w:color w:val="FFFFFF"/>
                <w:spacing w:val="-4"/>
                <w:sz w:val="22"/>
                <w:szCs w:val="22"/>
              </w:rPr>
              <w:t>Task</w:t>
            </w:r>
          </w:p>
        </w:tc>
        <w:tc>
          <w:tcPr>
            <w:tcW w:w="6696" w:type="dxa"/>
          </w:tcPr>
          <w:p w14:paraId="25DD5487" w14:textId="77777777" w:rsidR="00206FC4" w:rsidRPr="00E06629" w:rsidRDefault="00206FC4">
            <w:pPr>
              <w:pStyle w:val="TableParagraph"/>
              <w:spacing w:before="9" w:line="249" w:lineRule="exact"/>
              <w:ind w:left="2338" w:right="2334"/>
              <w:jc w:val="center"/>
              <w:rPr>
                <w:b w:val="0"/>
                <w:sz w:val="22"/>
                <w:szCs w:val="22"/>
              </w:rPr>
            </w:pPr>
            <w:r w:rsidRPr="00E06629">
              <w:rPr>
                <w:color w:val="FFFFFF"/>
                <w:spacing w:val="-2"/>
                <w:sz w:val="22"/>
                <w:szCs w:val="22"/>
              </w:rPr>
              <w:t>Description</w:t>
            </w:r>
          </w:p>
        </w:tc>
      </w:tr>
      <w:tr w:rsidR="00206FC4" w:rsidRPr="00E06629" w14:paraId="0A3F5CBF" w14:textId="77777777">
        <w:trPr>
          <w:trHeight w:val="537"/>
        </w:trPr>
        <w:tc>
          <w:tcPr>
            <w:tcW w:w="2564" w:type="dxa"/>
          </w:tcPr>
          <w:p w14:paraId="27FC8111" w14:textId="77777777" w:rsidR="00206FC4" w:rsidRPr="00E06629" w:rsidRDefault="00206FC4">
            <w:pPr>
              <w:pStyle w:val="TableParagraph"/>
              <w:spacing w:line="268" w:lineRule="exact"/>
              <w:rPr>
                <w:b/>
                <w:sz w:val="22"/>
                <w:szCs w:val="22"/>
              </w:rPr>
            </w:pPr>
            <w:r w:rsidRPr="00E06629">
              <w:rPr>
                <w:b/>
                <w:sz w:val="22"/>
                <w:szCs w:val="22"/>
              </w:rPr>
              <w:t>Project</w:t>
            </w:r>
            <w:r w:rsidRPr="00E06629">
              <w:rPr>
                <w:b/>
                <w:spacing w:val="70"/>
                <w:sz w:val="22"/>
                <w:szCs w:val="22"/>
              </w:rPr>
              <w:t xml:space="preserve"> </w:t>
            </w:r>
            <w:r w:rsidRPr="00E06629">
              <w:rPr>
                <w:b/>
                <w:sz w:val="22"/>
                <w:szCs w:val="22"/>
              </w:rPr>
              <w:t>Governance</w:t>
            </w:r>
            <w:r w:rsidRPr="00E06629">
              <w:rPr>
                <w:b/>
                <w:spacing w:val="70"/>
                <w:sz w:val="22"/>
                <w:szCs w:val="22"/>
              </w:rPr>
              <w:t xml:space="preserve"> </w:t>
            </w:r>
            <w:r w:rsidRPr="00E06629">
              <w:rPr>
                <w:b/>
                <w:spacing w:val="-5"/>
                <w:sz w:val="22"/>
                <w:szCs w:val="22"/>
              </w:rPr>
              <w:t>and o</w:t>
            </w:r>
            <w:r w:rsidRPr="00E06629">
              <w:rPr>
                <w:b/>
                <w:sz w:val="22"/>
                <w:szCs w:val="22"/>
              </w:rPr>
              <w:t>rganization</w:t>
            </w:r>
            <w:r w:rsidRPr="00E06629">
              <w:rPr>
                <w:b/>
                <w:spacing w:val="-12"/>
                <w:sz w:val="22"/>
                <w:szCs w:val="22"/>
              </w:rPr>
              <w:t xml:space="preserve"> </w:t>
            </w:r>
            <w:r w:rsidRPr="00E06629">
              <w:rPr>
                <w:b/>
                <w:spacing w:val="-2"/>
                <w:sz w:val="22"/>
                <w:szCs w:val="22"/>
              </w:rPr>
              <w:t>Structure</w:t>
            </w:r>
          </w:p>
        </w:tc>
        <w:tc>
          <w:tcPr>
            <w:tcW w:w="6696" w:type="dxa"/>
          </w:tcPr>
          <w:p w14:paraId="1CF032C2" w14:textId="77777777" w:rsidR="00206FC4" w:rsidRPr="00E06629" w:rsidRDefault="00206FC4">
            <w:pPr>
              <w:pStyle w:val="TableParagraph"/>
              <w:spacing w:line="268" w:lineRule="exact"/>
              <w:ind w:left="105"/>
              <w:rPr>
                <w:sz w:val="22"/>
                <w:szCs w:val="22"/>
              </w:rPr>
            </w:pPr>
            <w:r w:rsidRPr="00E06629">
              <w:rPr>
                <w:sz w:val="22"/>
                <w:szCs w:val="22"/>
              </w:rPr>
              <w:t>Define</w:t>
            </w:r>
            <w:r w:rsidRPr="00E06629">
              <w:rPr>
                <w:spacing w:val="-3"/>
                <w:sz w:val="22"/>
                <w:szCs w:val="22"/>
              </w:rPr>
              <w:t xml:space="preserve"> </w:t>
            </w:r>
            <w:r w:rsidRPr="00E06629">
              <w:rPr>
                <w:sz w:val="22"/>
                <w:szCs w:val="22"/>
              </w:rPr>
              <w:t>the</w:t>
            </w:r>
            <w:r w:rsidRPr="00E06629">
              <w:rPr>
                <w:spacing w:val="-2"/>
                <w:sz w:val="22"/>
                <w:szCs w:val="22"/>
              </w:rPr>
              <w:t xml:space="preserve"> </w:t>
            </w:r>
            <w:r w:rsidRPr="00E06629">
              <w:rPr>
                <w:sz w:val="22"/>
                <w:szCs w:val="22"/>
              </w:rPr>
              <w:t>Project</w:t>
            </w:r>
            <w:r w:rsidRPr="00E06629">
              <w:rPr>
                <w:spacing w:val="1"/>
                <w:sz w:val="22"/>
                <w:szCs w:val="22"/>
              </w:rPr>
              <w:t xml:space="preserve"> </w:t>
            </w:r>
            <w:r w:rsidRPr="00E06629">
              <w:rPr>
                <w:sz w:val="22"/>
                <w:szCs w:val="22"/>
              </w:rPr>
              <w:t>Board</w:t>
            </w:r>
            <w:r w:rsidRPr="00E06629">
              <w:rPr>
                <w:spacing w:val="-4"/>
                <w:sz w:val="22"/>
                <w:szCs w:val="22"/>
              </w:rPr>
              <w:t xml:space="preserve"> </w:t>
            </w:r>
            <w:r w:rsidRPr="00E06629">
              <w:rPr>
                <w:sz w:val="22"/>
                <w:szCs w:val="22"/>
              </w:rPr>
              <w:t>members, Roles</w:t>
            </w:r>
            <w:r w:rsidRPr="00E06629">
              <w:rPr>
                <w:spacing w:val="-2"/>
                <w:sz w:val="22"/>
                <w:szCs w:val="22"/>
              </w:rPr>
              <w:t xml:space="preserve"> </w:t>
            </w:r>
            <w:r w:rsidRPr="00E06629">
              <w:rPr>
                <w:sz w:val="22"/>
                <w:szCs w:val="22"/>
              </w:rPr>
              <w:t xml:space="preserve">and </w:t>
            </w:r>
            <w:r w:rsidRPr="00E06629">
              <w:rPr>
                <w:spacing w:val="-2"/>
                <w:sz w:val="22"/>
                <w:szCs w:val="22"/>
              </w:rPr>
              <w:t>Responsibilities</w:t>
            </w:r>
          </w:p>
          <w:p w14:paraId="45D7FE30" w14:textId="77777777" w:rsidR="00206FC4" w:rsidRPr="00E06629" w:rsidRDefault="00206FC4">
            <w:pPr>
              <w:pStyle w:val="TableParagraph"/>
              <w:spacing w:line="249" w:lineRule="exact"/>
              <w:ind w:left="105"/>
              <w:rPr>
                <w:sz w:val="22"/>
                <w:szCs w:val="22"/>
              </w:rPr>
            </w:pPr>
            <w:r w:rsidRPr="00E06629">
              <w:rPr>
                <w:sz w:val="22"/>
                <w:szCs w:val="22"/>
              </w:rPr>
              <w:t>as</w:t>
            </w:r>
            <w:r w:rsidRPr="00E06629">
              <w:rPr>
                <w:spacing w:val="-3"/>
                <w:sz w:val="22"/>
                <w:szCs w:val="22"/>
              </w:rPr>
              <w:t xml:space="preserve"> </w:t>
            </w:r>
            <w:r w:rsidRPr="00E06629">
              <w:rPr>
                <w:sz w:val="22"/>
                <w:szCs w:val="22"/>
              </w:rPr>
              <w:t>well</w:t>
            </w:r>
            <w:r w:rsidRPr="00E06629">
              <w:rPr>
                <w:spacing w:val="-5"/>
                <w:sz w:val="22"/>
                <w:szCs w:val="22"/>
              </w:rPr>
              <w:t xml:space="preserve"> </w:t>
            </w:r>
            <w:r w:rsidRPr="00E06629">
              <w:rPr>
                <w:sz w:val="22"/>
                <w:szCs w:val="22"/>
              </w:rPr>
              <w:t>as</w:t>
            </w:r>
            <w:r w:rsidRPr="00E06629">
              <w:rPr>
                <w:spacing w:val="-2"/>
                <w:sz w:val="22"/>
                <w:szCs w:val="22"/>
              </w:rPr>
              <w:t xml:space="preserve"> </w:t>
            </w:r>
            <w:r w:rsidRPr="00E06629">
              <w:rPr>
                <w:sz w:val="22"/>
                <w:szCs w:val="22"/>
              </w:rPr>
              <w:t>the schedule</w:t>
            </w:r>
            <w:r w:rsidRPr="00E06629">
              <w:rPr>
                <w:spacing w:val="-4"/>
                <w:sz w:val="22"/>
                <w:szCs w:val="22"/>
              </w:rPr>
              <w:t xml:space="preserve"> </w:t>
            </w:r>
            <w:r w:rsidRPr="00E06629">
              <w:rPr>
                <w:sz w:val="22"/>
                <w:szCs w:val="22"/>
              </w:rPr>
              <w:t>of</w:t>
            </w:r>
            <w:r w:rsidRPr="00E06629">
              <w:rPr>
                <w:spacing w:val="-2"/>
                <w:sz w:val="22"/>
                <w:szCs w:val="22"/>
              </w:rPr>
              <w:t xml:space="preserve"> </w:t>
            </w:r>
            <w:r w:rsidRPr="00E06629">
              <w:rPr>
                <w:sz w:val="22"/>
                <w:szCs w:val="22"/>
              </w:rPr>
              <w:t>regular</w:t>
            </w:r>
            <w:r w:rsidRPr="00E06629">
              <w:rPr>
                <w:spacing w:val="-2"/>
                <w:sz w:val="22"/>
                <w:szCs w:val="22"/>
              </w:rPr>
              <w:t xml:space="preserve"> </w:t>
            </w:r>
            <w:r w:rsidRPr="00E06629">
              <w:rPr>
                <w:sz w:val="22"/>
                <w:szCs w:val="22"/>
              </w:rPr>
              <w:t>Project</w:t>
            </w:r>
            <w:r w:rsidRPr="00E06629">
              <w:rPr>
                <w:spacing w:val="-2"/>
                <w:sz w:val="22"/>
                <w:szCs w:val="22"/>
              </w:rPr>
              <w:t xml:space="preserve"> </w:t>
            </w:r>
            <w:r w:rsidRPr="00E06629">
              <w:rPr>
                <w:sz w:val="22"/>
                <w:szCs w:val="22"/>
              </w:rPr>
              <w:t>Board</w:t>
            </w:r>
            <w:r w:rsidRPr="00E06629">
              <w:rPr>
                <w:spacing w:val="-5"/>
                <w:sz w:val="22"/>
                <w:szCs w:val="22"/>
              </w:rPr>
              <w:t xml:space="preserve"> </w:t>
            </w:r>
            <w:r w:rsidRPr="00E06629">
              <w:rPr>
                <w:spacing w:val="-2"/>
                <w:sz w:val="22"/>
                <w:szCs w:val="22"/>
              </w:rPr>
              <w:t>Meetings.</w:t>
            </w:r>
          </w:p>
        </w:tc>
      </w:tr>
      <w:tr w:rsidR="00206FC4" w:rsidRPr="00E06629" w14:paraId="6239F21E" w14:textId="77777777">
        <w:trPr>
          <w:trHeight w:val="537"/>
        </w:trPr>
        <w:tc>
          <w:tcPr>
            <w:tcW w:w="2564" w:type="dxa"/>
          </w:tcPr>
          <w:p w14:paraId="3BD5AEAE" w14:textId="77777777" w:rsidR="00206FC4" w:rsidRPr="00E06629" w:rsidRDefault="00206FC4">
            <w:pPr>
              <w:pStyle w:val="TableParagraph"/>
              <w:spacing w:line="268" w:lineRule="exact"/>
              <w:rPr>
                <w:b/>
                <w:sz w:val="22"/>
                <w:szCs w:val="22"/>
              </w:rPr>
            </w:pPr>
            <w:r w:rsidRPr="00E06629">
              <w:rPr>
                <w:b/>
                <w:sz w:val="22"/>
                <w:szCs w:val="22"/>
              </w:rPr>
              <w:lastRenderedPageBreak/>
              <w:t>Project</w:t>
            </w:r>
            <w:r w:rsidRPr="00E06629">
              <w:rPr>
                <w:b/>
                <w:spacing w:val="-6"/>
                <w:sz w:val="22"/>
                <w:szCs w:val="22"/>
              </w:rPr>
              <w:t xml:space="preserve"> </w:t>
            </w:r>
            <w:r w:rsidRPr="00E06629">
              <w:rPr>
                <w:b/>
                <w:sz w:val="22"/>
                <w:szCs w:val="22"/>
              </w:rPr>
              <w:t>Team</w:t>
            </w:r>
            <w:r w:rsidRPr="00E06629">
              <w:rPr>
                <w:b/>
                <w:spacing w:val="-4"/>
                <w:sz w:val="22"/>
                <w:szCs w:val="22"/>
              </w:rPr>
              <w:t xml:space="preserve"> </w:t>
            </w:r>
            <w:r w:rsidRPr="00E06629">
              <w:rPr>
                <w:b/>
                <w:spacing w:val="-2"/>
                <w:sz w:val="22"/>
                <w:szCs w:val="22"/>
              </w:rPr>
              <w:t>Meetings</w:t>
            </w:r>
          </w:p>
        </w:tc>
        <w:tc>
          <w:tcPr>
            <w:tcW w:w="6696" w:type="dxa"/>
          </w:tcPr>
          <w:p w14:paraId="0F9B11E5" w14:textId="77777777" w:rsidR="00206FC4" w:rsidRPr="00E06629" w:rsidRDefault="00206FC4">
            <w:pPr>
              <w:pStyle w:val="TableParagraph"/>
              <w:spacing w:line="268" w:lineRule="exact"/>
              <w:ind w:left="105"/>
              <w:rPr>
                <w:sz w:val="22"/>
                <w:szCs w:val="22"/>
              </w:rPr>
            </w:pPr>
            <w:r w:rsidRPr="00E06629">
              <w:rPr>
                <w:sz w:val="22"/>
                <w:szCs w:val="22"/>
              </w:rPr>
              <w:t>Schedule</w:t>
            </w:r>
            <w:r w:rsidRPr="00E06629">
              <w:rPr>
                <w:spacing w:val="39"/>
                <w:sz w:val="22"/>
                <w:szCs w:val="22"/>
              </w:rPr>
              <w:t xml:space="preserve"> </w:t>
            </w:r>
            <w:r w:rsidRPr="00E06629">
              <w:rPr>
                <w:sz w:val="22"/>
                <w:szCs w:val="22"/>
              </w:rPr>
              <w:t>project</w:t>
            </w:r>
            <w:r w:rsidRPr="00E06629">
              <w:rPr>
                <w:spacing w:val="40"/>
                <w:sz w:val="22"/>
                <w:szCs w:val="22"/>
              </w:rPr>
              <w:t xml:space="preserve"> </w:t>
            </w:r>
            <w:r w:rsidRPr="00E06629">
              <w:rPr>
                <w:sz w:val="22"/>
                <w:szCs w:val="22"/>
              </w:rPr>
              <w:t>team</w:t>
            </w:r>
            <w:r w:rsidRPr="00E06629">
              <w:rPr>
                <w:spacing w:val="39"/>
                <w:sz w:val="22"/>
                <w:szCs w:val="22"/>
              </w:rPr>
              <w:t xml:space="preserve"> </w:t>
            </w:r>
            <w:r w:rsidRPr="00E06629">
              <w:rPr>
                <w:sz w:val="22"/>
                <w:szCs w:val="22"/>
              </w:rPr>
              <w:t>meetings,</w:t>
            </w:r>
            <w:r w:rsidRPr="00E06629">
              <w:rPr>
                <w:spacing w:val="39"/>
                <w:sz w:val="22"/>
                <w:szCs w:val="22"/>
              </w:rPr>
              <w:t xml:space="preserve"> </w:t>
            </w:r>
            <w:r w:rsidRPr="00E06629">
              <w:rPr>
                <w:sz w:val="22"/>
                <w:szCs w:val="22"/>
              </w:rPr>
              <w:t>as</w:t>
            </w:r>
            <w:r w:rsidRPr="00E06629">
              <w:rPr>
                <w:spacing w:val="37"/>
                <w:sz w:val="22"/>
                <w:szCs w:val="22"/>
              </w:rPr>
              <w:t xml:space="preserve"> </w:t>
            </w:r>
            <w:r w:rsidRPr="00E06629">
              <w:rPr>
                <w:sz w:val="22"/>
                <w:szCs w:val="22"/>
              </w:rPr>
              <w:t>well</w:t>
            </w:r>
            <w:r w:rsidRPr="00E06629">
              <w:rPr>
                <w:spacing w:val="39"/>
                <w:sz w:val="22"/>
                <w:szCs w:val="22"/>
              </w:rPr>
              <w:t xml:space="preserve"> </w:t>
            </w:r>
            <w:r w:rsidRPr="00E06629">
              <w:rPr>
                <w:sz w:val="22"/>
                <w:szCs w:val="22"/>
              </w:rPr>
              <w:t>as</w:t>
            </w:r>
            <w:r w:rsidRPr="00E06629">
              <w:rPr>
                <w:spacing w:val="42"/>
                <w:sz w:val="22"/>
                <w:szCs w:val="22"/>
              </w:rPr>
              <w:t xml:space="preserve"> </w:t>
            </w:r>
            <w:r w:rsidRPr="00E06629">
              <w:rPr>
                <w:sz w:val="22"/>
                <w:szCs w:val="22"/>
              </w:rPr>
              <w:t>attendees</w:t>
            </w:r>
            <w:r w:rsidRPr="00E06629">
              <w:rPr>
                <w:spacing w:val="39"/>
                <w:sz w:val="22"/>
                <w:szCs w:val="22"/>
              </w:rPr>
              <w:t xml:space="preserve"> </w:t>
            </w:r>
            <w:r w:rsidRPr="00E06629">
              <w:rPr>
                <w:spacing w:val="-5"/>
                <w:sz w:val="22"/>
                <w:szCs w:val="22"/>
              </w:rPr>
              <w:t>and</w:t>
            </w:r>
          </w:p>
          <w:p w14:paraId="4B0A3903" w14:textId="77777777" w:rsidR="00206FC4" w:rsidRPr="00E06629" w:rsidRDefault="00206FC4">
            <w:pPr>
              <w:pStyle w:val="TableParagraph"/>
              <w:spacing w:line="249" w:lineRule="exact"/>
              <w:ind w:left="105"/>
              <w:rPr>
                <w:sz w:val="22"/>
                <w:szCs w:val="22"/>
              </w:rPr>
            </w:pPr>
            <w:r w:rsidRPr="00E06629">
              <w:rPr>
                <w:sz w:val="22"/>
                <w:szCs w:val="22"/>
              </w:rPr>
              <w:t>base</w:t>
            </w:r>
            <w:r w:rsidRPr="00E06629">
              <w:rPr>
                <w:spacing w:val="-6"/>
                <w:sz w:val="22"/>
                <w:szCs w:val="22"/>
              </w:rPr>
              <w:t xml:space="preserve"> </w:t>
            </w:r>
            <w:r w:rsidRPr="00E06629">
              <w:rPr>
                <w:sz w:val="22"/>
                <w:szCs w:val="22"/>
              </w:rPr>
              <w:t>agenda.</w:t>
            </w:r>
            <w:r w:rsidRPr="00E06629">
              <w:rPr>
                <w:spacing w:val="-3"/>
                <w:sz w:val="22"/>
                <w:szCs w:val="22"/>
              </w:rPr>
              <w:t xml:space="preserve"> </w:t>
            </w:r>
            <w:r w:rsidRPr="00E06629">
              <w:rPr>
                <w:sz w:val="22"/>
                <w:szCs w:val="22"/>
              </w:rPr>
              <w:t>Set</w:t>
            </w:r>
            <w:r w:rsidRPr="00E06629">
              <w:rPr>
                <w:spacing w:val="-3"/>
                <w:sz w:val="22"/>
                <w:szCs w:val="22"/>
              </w:rPr>
              <w:t xml:space="preserve"> </w:t>
            </w:r>
            <w:proofErr w:type="gramStart"/>
            <w:r w:rsidRPr="00E06629">
              <w:rPr>
                <w:sz w:val="22"/>
                <w:szCs w:val="22"/>
              </w:rPr>
              <w:t>expectation</w:t>
            </w:r>
            <w:proofErr w:type="gramEnd"/>
            <w:r w:rsidRPr="00E06629">
              <w:rPr>
                <w:spacing w:val="-4"/>
                <w:sz w:val="22"/>
                <w:szCs w:val="22"/>
              </w:rPr>
              <w:t xml:space="preserve"> </w:t>
            </w:r>
            <w:r w:rsidRPr="00E06629">
              <w:rPr>
                <w:sz w:val="22"/>
                <w:szCs w:val="22"/>
              </w:rPr>
              <w:t>of</w:t>
            </w:r>
            <w:r w:rsidRPr="00E06629">
              <w:rPr>
                <w:spacing w:val="-5"/>
                <w:sz w:val="22"/>
                <w:szCs w:val="22"/>
              </w:rPr>
              <w:t xml:space="preserve"> </w:t>
            </w:r>
            <w:r w:rsidRPr="00E06629">
              <w:rPr>
                <w:spacing w:val="-2"/>
                <w:sz w:val="22"/>
                <w:szCs w:val="22"/>
              </w:rPr>
              <w:t>outcomes.</w:t>
            </w:r>
          </w:p>
        </w:tc>
      </w:tr>
      <w:tr w:rsidR="00206FC4" w:rsidRPr="00E06629" w14:paraId="77F840F3" w14:textId="77777777">
        <w:trPr>
          <w:trHeight w:val="537"/>
        </w:trPr>
        <w:tc>
          <w:tcPr>
            <w:tcW w:w="2564" w:type="dxa"/>
          </w:tcPr>
          <w:p w14:paraId="640A546B" w14:textId="77777777" w:rsidR="00206FC4" w:rsidRPr="00E06629" w:rsidRDefault="00206FC4">
            <w:pPr>
              <w:pStyle w:val="TableParagraph"/>
              <w:tabs>
                <w:tab w:val="left" w:pos="1552"/>
              </w:tabs>
              <w:spacing w:line="268" w:lineRule="exact"/>
              <w:rPr>
                <w:b/>
                <w:sz w:val="22"/>
                <w:szCs w:val="22"/>
              </w:rPr>
            </w:pPr>
            <w:r w:rsidRPr="00E06629">
              <w:rPr>
                <w:b/>
                <w:spacing w:val="-2"/>
                <w:sz w:val="22"/>
                <w:szCs w:val="22"/>
              </w:rPr>
              <w:t>Project Reporting</w:t>
            </w:r>
          </w:p>
          <w:p w14:paraId="7B557FCF" w14:textId="77777777" w:rsidR="00206FC4" w:rsidRPr="00E06629" w:rsidRDefault="00206FC4">
            <w:pPr>
              <w:pStyle w:val="TableParagraph"/>
              <w:spacing w:before="1" w:line="249" w:lineRule="exact"/>
              <w:rPr>
                <w:b/>
                <w:sz w:val="22"/>
                <w:szCs w:val="22"/>
              </w:rPr>
            </w:pPr>
            <w:r w:rsidRPr="00E06629">
              <w:rPr>
                <w:b/>
                <w:sz w:val="22"/>
                <w:szCs w:val="22"/>
              </w:rPr>
              <w:t>Schedule</w:t>
            </w:r>
            <w:r w:rsidRPr="00E06629">
              <w:rPr>
                <w:b/>
                <w:spacing w:val="-4"/>
                <w:sz w:val="22"/>
                <w:szCs w:val="22"/>
              </w:rPr>
              <w:t xml:space="preserve"> </w:t>
            </w:r>
            <w:r w:rsidRPr="00E06629">
              <w:rPr>
                <w:b/>
                <w:sz w:val="22"/>
                <w:szCs w:val="22"/>
              </w:rPr>
              <w:t>and</w:t>
            </w:r>
            <w:r w:rsidRPr="00E06629">
              <w:rPr>
                <w:b/>
                <w:spacing w:val="-3"/>
                <w:sz w:val="22"/>
                <w:szCs w:val="22"/>
              </w:rPr>
              <w:t xml:space="preserve"> </w:t>
            </w:r>
            <w:r w:rsidRPr="00E06629">
              <w:rPr>
                <w:b/>
                <w:spacing w:val="-2"/>
                <w:sz w:val="22"/>
                <w:szCs w:val="22"/>
              </w:rPr>
              <w:t>Format</w:t>
            </w:r>
          </w:p>
        </w:tc>
        <w:tc>
          <w:tcPr>
            <w:tcW w:w="6696" w:type="dxa"/>
          </w:tcPr>
          <w:p w14:paraId="1A151A78" w14:textId="77777777" w:rsidR="00206FC4" w:rsidRPr="00E06629" w:rsidRDefault="00206FC4">
            <w:pPr>
              <w:pStyle w:val="TableParagraph"/>
              <w:spacing w:line="268" w:lineRule="exact"/>
              <w:ind w:left="105"/>
              <w:rPr>
                <w:sz w:val="22"/>
                <w:szCs w:val="22"/>
              </w:rPr>
            </w:pPr>
            <w:r w:rsidRPr="00E06629">
              <w:rPr>
                <w:sz w:val="22"/>
                <w:szCs w:val="22"/>
              </w:rPr>
              <w:t>Schedule</w:t>
            </w:r>
            <w:r w:rsidRPr="00E06629">
              <w:rPr>
                <w:spacing w:val="-14"/>
                <w:sz w:val="22"/>
                <w:szCs w:val="22"/>
              </w:rPr>
              <w:t xml:space="preserve"> </w:t>
            </w:r>
            <w:r w:rsidRPr="00E06629">
              <w:rPr>
                <w:sz w:val="22"/>
                <w:szCs w:val="22"/>
              </w:rPr>
              <w:t>for</w:t>
            </w:r>
            <w:r w:rsidRPr="00E06629">
              <w:rPr>
                <w:spacing w:val="-10"/>
                <w:sz w:val="22"/>
                <w:szCs w:val="22"/>
              </w:rPr>
              <w:t xml:space="preserve"> </w:t>
            </w:r>
            <w:r w:rsidRPr="00E06629">
              <w:rPr>
                <w:sz w:val="22"/>
                <w:szCs w:val="22"/>
              </w:rPr>
              <w:t>Project</w:t>
            </w:r>
            <w:r w:rsidRPr="00E06629">
              <w:rPr>
                <w:spacing w:val="-10"/>
                <w:sz w:val="22"/>
                <w:szCs w:val="22"/>
              </w:rPr>
              <w:t xml:space="preserve"> </w:t>
            </w:r>
            <w:r w:rsidRPr="00E06629">
              <w:rPr>
                <w:sz w:val="22"/>
                <w:szCs w:val="22"/>
              </w:rPr>
              <w:t>Reporting,</w:t>
            </w:r>
            <w:r w:rsidRPr="00E06629">
              <w:rPr>
                <w:spacing w:val="-11"/>
                <w:sz w:val="22"/>
                <w:szCs w:val="22"/>
              </w:rPr>
              <w:t xml:space="preserve"> </w:t>
            </w:r>
            <w:r w:rsidRPr="00E06629">
              <w:rPr>
                <w:sz w:val="22"/>
                <w:szCs w:val="22"/>
              </w:rPr>
              <w:t>Recipients</w:t>
            </w:r>
            <w:r w:rsidRPr="00E06629">
              <w:rPr>
                <w:spacing w:val="-10"/>
                <w:sz w:val="22"/>
                <w:szCs w:val="22"/>
              </w:rPr>
              <w:t xml:space="preserve"> </w:t>
            </w:r>
            <w:r w:rsidRPr="00E06629">
              <w:rPr>
                <w:sz w:val="22"/>
                <w:szCs w:val="22"/>
              </w:rPr>
              <w:t>with</w:t>
            </w:r>
            <w:r w:rsidRPr="00E06629">
              <w:rPr>
                <w:spacing w:val="-11"/>
                <w:sz w:val="22"/>
                <w:szCs w:val="22"/>
              </w:rPr>
              <w:t xml:space="preserve"> </w:t>
            </w:r>
            <w:r w:rsidRPr="00E06629">
              <w:rPr>
                <w:sz w:val="22"/>
                <w:szCs w:val="22"/>
              </w:rPr>
              <w:t>Report</w:t>
            </w:r>
            <w:r w:rsidRPr="00E06629">
              <w:rPr>
                <w:spacing w:val="-12"/>
                <w:sz w:val="22"/>
                <w:szCs w:val="22"/>
              </w:rPr>
              <w:t xml:space="preserve"> </w:t>
            </w:r>
            <w:r w:rsidRPr="00E06629">
              <w:rPr>
                <w:spacing w:val="-2"/>
                <w:sz w:val="22"/>
                <w:szCs w:val="22"/>
              </w:rPr>
              <w:t>Format</w:t>
            </w:r>
          </w:p>
          <w:p w14:paraId="36A52138" w14:textId="77777777" w:rsidR="00206FC4" w:rsidRPr="00E06629" w:rsidRDefault="00206FC4">
            <w:pPr>
              <w:pStyle w:val="TableParagraph"/>
              <w:spacing w:before="1" w:line="249" w:lineRule="exact"/>
              <w:ind w:left="105"/>
              <w:rPr>
                <w:sz w:val="22"/>
                <w:szCs w:val="22"/>
              </w:rPr>
            </w:pPr>
            <w:r w:rsidRPr="00E06629">
              <w:rPr>
                <w:sz w:val="22"/>
                <w:szCs w:val="22"/>
              </w:rPr>
              <w:t>and</w:t>
            </w:r>
            <w:r w:rsidRPr="00E06629">
              <w:rPr>
                <w:spacing w:val="-4"/>
                <w:sz w:val="22"/>
                <w:szCs w:val="22"/>
              </w:rPr>
              <w:t xml:space="preserve"> </w:t>
            </w:r>
            <w:r w:rsidRPr="00E06629">
              <w:rPr>
                <w:spacing w:val="-2"/>
                <w:sz w:val="22"/>
                <w:szCs w:val="22"/>
              </w:rPr>
              <w:t>Content.</w:t>
            </w:r>
          </w:p>
        </w:tc>
      </w:tr>
      <w:tr w:rsidR="00206FC4" w:rsidRPr="00E06629" w14:paraId="43D3BA5F" w14:textId="77777777">
        <w:trPr>
          <w:trHeight w:val="537"/>
        </w:trPr>
        <w:tc>
          <w:tcPr>
            <w:tcW w:w="2564" w:type="dxa"/>
          </w:tcPr>
          <w:p w14:paraId="09E0A1CB" w14:textId="77777777" w:rsidR="00206FC4" w:rsidRPr="00E06629" w:rsidRDefault="00206FC4">
            <w:pPr>
              <w:pStyle w:val="TableParagraph"/>
              <w:spacing w:line="268" w:lineRule="exact"/>
              <w:rPr>
                <w:b/>
                <w:sz w:val="22"/>
                <w:szCs w:val="22"/>
              </w:rPr>
            </w:pPr>
            <w:r w:rsidRPr="00E06629">
              <w:rPr>
                <w:b/>
                <w:sz w:val="22"/>
                <w:szCs w:val="22"/>
              </w:rPr>
              <w:t>Deliverable</w:t>
            </w:r>
            <w:r w:rsidRPr="00E06629">
              <w:rPr>
                <w:b/>
                <w:spacing w:val="-10"/>
                <w:sz w:val="22"/>
                <w:szCs w:val="22"/>
              </w:rPr>
              <w:t xml:space="preserve"> </w:t>
            </w:r>
            <w:r w:rsidRPr="00E06629">
              <w:rPr>
                <w:b/>
                <w:spacing w:val="-2"/>
                <w:sz w:val="22"/>
                <w:szCs w:val="22"/>
              </w:rPr>
              <w:t>Management</w:t>
            </w:r>
          </w:p>
        </w:tc>
        <w:tc>
          <w:tcPr>
            <w:tcW w:w="6696" w:type="dxa"/>
          </w:tcPr>
          <w:p w14:paraId="09AB9170" w14:textId="77777777" w:rsidR="00206FC4" w:rsidRPr="00E06629" w:rsidRDefault="00206FC4">
            <w:pPr>
              <w:pStyle w:val="TableParagraph"/>
              <w:spacing w:line="268" w:lineRule="exact"/>
              <w:ind w:left="105"/>
              <w:rPr>
                <w:sz w:val="22"/>
                <w:szCs w:val="22"/>
              </w:rPr>
            </w:pPr>
            <w:r w:rsidRPr="00E06629">
              <w:rPr>
                <w:sz w:val="22"/>
                <w:szCs w:val="22"/>
              </w:rPr>
              <w:t>Process</w:t>
            </w:r>
            <w:r w:rsidRPr="00E06629">
              <w:rPr>
                <w:spacing w:val="16"/>
                <w:sz w:val="22"/>
                <w:szCs w:val="22"/>
              </w:rPr>
              <w:t xml:space="preserve"> </w:t>
            </w:r>
            <w:r w:rsidRPr="00E06629">
              <w:rPr>
                <w:sz w:val="22"/>
                <w:szCs w:val="22"/>
              </w:rPr>
              <w:t>for</w:t>
            </w:r>
            <w:r w:rsidRPr="00E06629">
              <w:rPr>
                <w:spacing w:val="15"/>
                <w:sz w:val="22"/>
                <w:szCs w:val="22"/>
              </w:rPr>
              <w:t xml:space="preserve"> </w:t>
            </w:r>
            <w:r w:rsidRPr="00E06629">
              <w:rPr>
                <w:sz w:val="22"/>
                <w:szCs w:val="22"/>
              </w:rPr>
              <w:t>managing</w:t>
            </w:r>
            <w:r w:rsidRPr="00E06629">
              <w:rPr>
                <w:spacing w:val="17"/>
                <w:sz w:val="22"/>
                <w:szCs w:val="22"/>
              </w:rPr>
              <w:t xml:space="preserve"> </w:t>
            </w:r>
            <w:r w:rsidRPr="00E06629">
              <w:rPr>
                <w:sz w:val="22"/>
                <w:szCs w:val="22"/>
              </w:rPr>
              <w:t>deliverables.</w:t>
            </w:r>
            <w:r w:rsidRPr="00E06629">
              <w:rPr>
                <w:spacing w:val="15"/>
                <w:sz w:val="22"/>
                <w:szCs w:val="22"/>
              </w:rPr>
              <w:t xml:space="preserve"> </w:t>
            </w:r>
            <w:r w:rsidRPr="00E06629">
              <w:rPr>
                <w:sz w:val="22"/>
                <w:szCs w:val="22"/>
              </w:rPr>
              <w:t>Expected</w:t>
            </w:r>
            <w:r w:rsidRPr="00E06629">
              <w:rPr>
                <w:spacing w:val="17"/>
                <w:sz w:val="22"/>
                <w:szCs w:val="22"/>
              </w:rPr>
              <w:t xml:space="preserve"> </w:t>
            </w:r>
            <w:r w:rsidRPr="00E06629">
              <w:rPr>
                <w:sz w:val="22"/>
                <w:szCs w:val="22"/>
              </w:rPr>
              <w:t>delivery</w:t>
            </w:r>
            <w:r w:rsidRPr="00E06629">
              <w:rPr>
                <w:spacing w:val="20"/>
                <w:sz w:val="22"/>
                <w:szCs w:val="22"/>
              </w:rPr>
              <w:t xml:space="preserve"> </w:t>
            </w:r>
            <w:r w:rsidRPr="00E06629">
              <w:rPr>
                <w:spacing w:val="-2"/>
                <w:sz w:val="22"/>
                <w:szCs w:val="22"/>
              </w:rPr>
              <w:t>format</w:t>
            </w:r>
          </w:p>
          <w:p w14:paraId="15F71B01" w14:textId="77777777" w:rsidR="00206FC4" w:rsidRPr="00E06629" w:rsidRDefault="00206FC4">
            <w:pPr>
              <w:pStyle w:val="TableParagraph"/>
              <w:spacing w:line="249" w:lineRule="exact"/>
              <w:ind w:left="105"/>
              <w:rPr>
                <w:sz w:val="22"/>
                <w:szCs w:val="22"/>
              </w:rPr>
            </w:pPr>
            <w:r w:rsidRPr="00E06629">
              <w:rPr>
                <w:sz w:val="22"/>
                <w:szCs w:val="22"/>
              </w:rPr>
              <w:t>and</w:t>
            </w:r>
            <w:r w:rsidRPr="00E06629">
              <w:rPr>
                <w:spacing w:val="-4"/>
                <w:sz w:val="22"/>
                <w:szCs w:val="22"/>
              </w:rPr>
              <w:t xml:space="preserve"> </w:t>
            </w:r>
            <w:r w:rsidRPr="00E06629">
              <w:rPr>
                <w:sz w:val="22"/>
                <w:szCs w:val="22"/>
              </w:rPr>
              <w:t>acceptance</w:t>
            </w:r>
            <w:r w:rsidRPr="00E06629">
              <w:rPr>
                <w:spacing w:val="-1"/>
                <w:sz w:val="22"/>
                <w:szCs w:val="22"/>
              </w:rPr>
              <w:t xml:space="preserve"> </w:t>
            </w:r>
            <w:r w:rsidRPr="00E06629">
              <w:rPr>
                <w:spacing w:val="-2"/>
                <w:sz w:val="22"/>
                <w:szCs w:val="22"/>
              </w:rPr>
              <w:t>criteria.</w:t>
            </w:r>
          </w:p>
        </w:tc>
      </w:tr>
      <w:tr w:rsidR="00206FC4" w:rsidRPr="00E06629" w14:paraId="66748391" w14:textId="77777777">
        <w:trPr>
          <w:trHeight w:val="805"/>
        </w:trPr>
        <w:tc>
          <w:tcPr>
            <w:tcW w:w="2564" w:type="dxa"/>
          </w:tcPr>
          <w:p w14:paraId="2CA1B384" w14:textId="77777777" w:rsidR="00206FC4" w:rsidRPr="00E06629" w:rsidRDefault="00206FC4">
            <w:pPr>
              <w:pStyle w:val="TableParagraph"/>
              <w:spacing w:line="268" w:lineRule="exact"/>
              <w:rPr>
                <w:b/>
                <w:sz w:val="22"/>
                <w:szCs w:val="22"/>
              </w:rPr>
            </w:pPr>
            <w:r w:rsidRPr="00E06629">
              <w:rPr>
                <w:b/>
                <w:sz w:val="22"/>
                <w:szCs w:val="22"/>
              </w:rPr>
              <w:t>Risk</w:t>
            </w:r>
            <w:r w:rsidRPr="00E06629">
              <w:rPr>
                <w:b/>
                <w:spacing w:val="-2"/>
                <w:sz w:val="22"/>
                <w:szCs w:val="22"/>
              </w:rPr>
              <w:t xml:space="preserve"> Management</w:t>
            </w:r>
          </w:p>
        </w:tc>
        <w:tc>
          <w:tcPr>
            <w:tcW w:w="6696" w:type="dxa"/>
          </w:tcPr>
          <w:p w14:paraId="5270A319" w14:textId="77777777" w:rsidR="00206FC4" w:rsidRPr="00E06629" w:rsidRDefault="00206FC4">
            <w:pPr>
              <w:pStyle w:val="TableParagraph"/>
              <w:ind w:left="105"/>
              <w:rPr>
                <w:sz w:val="22"/>
                <w:szCs w:val="22"/>
              </w:rPr>
            </w:pPr>
            <w:r w:rsidRPr="00E06629">
              <w:rPr>
                <w:sz w:val="22"/>
                <w:szCs w:val="22"/>
              </w:rPr>
              <w:t>Approach</w:t>
            </w:r>
            <w:r w:rsidRPr="00E06629">
              <w:rPr>
                <w:spacing w:val="40"/>
                <w:sz w:val="22"/>
                <w:szCs w:val="22"/>
              </w:rPr>
              <w:t xml:space="preserve"> </w:t>
            </w:r>
            <w:r w:rsidRPr="00E06629">
              <w:rPr>
                <w:sz w:val="22"/>
                <w:szCs w:val="22"/>
              </w:rPr>
              <w:t>to</w:t>
            </w:r>
            <w:r w:rsidRPr="00E06629">
              <w:rPr>
                <w:spacing w:val="40"/>
                <w:sz w:val="22"/>
                <w:szCs w:val="22"/>
              </w:rPr>
              <w:t xml:space="preserve"> </w:t>
            </w:r>
            <w:r w:rsidRPr="00E06629">
              <w:rPr>
                <w:sz w:val="22"/>
                <w:szCs w:val="22"/>
              </w:rPr>
              <w:t>risk</w:t>
            </w:r>
            <w:r w:rsidRPr="00E06629">
              <w:rPr>
                <w:spacing w:val="40"/>
                <w:sz w:val="22"/>
                <w:szCs w:val="22"/>
              </w:rPr>
              <w:t xml:space="preserve"> </w:t>
            </w:r>
            <w:r w:rsidRPr="00E06629">
              <w:rPr>
                <w:sz w:val="22"/>
                <w:szCs w:val="22"/>
              </w:rPr>
              <w:t>management.</w:t>
            </w:r>
            <w:r w:rsidRPr="00E06629">
              <w:rPr>
                <w:spacing w:val="40"/>
                <w:sz w:val="22"/>
                <w:szCs w:val="22"/>
              </w:rPr>
              <w:t xml:space="preserve"> </w:t>
            </w:r>
            <w:r w:rsidRPr="00E06629">
              <w:rPr>
                <w:sz w:val="22"/>
                <w:szCs w:val="22"/>
              </w:rPr>
              <w:t>Establish</w:t>
            </w:r>
            <w:r w:rsidRPr="00E06629">
              <w:rPr>
                <w:spacing w:val="40"/>
                <w:sz w:val="22"/>
                <w:szCs w:val="22"/>
              </w:rPr>
              <w:t xml:space="preserve"> </w:t>
            </w:r>
            <w:r w:rsidRPr="00E06629">
              <w:rPr>
                <w:sz w:val="22"/>
                <w:szCs w:val="22"/>
              </w:rPr>
              <w:t>the</w:t>
            </w:r>
            <w:r w:rsidRPr="00E06629">
              <w:rPr>
                <w:spacing w:val="40"/>
                <w:sz w:val="22"/>
                <w:szCs w:val="22"/>
              </w:rPr>
              <w:t xml:space="preserve"> </w:t>
            </w:r>
            <w:r w:rsidRPr="00E06629">
              <w:rPr>
                <w:sz w:val="22"/>
                <w:szCs w:val="22"/>
              </w:rPr>
              <w:t>risk</w:t>
            </w:r>
            <w:r w:rsidRPr="00E06629">
              <w:rPr>
                <w:spacing w:val="40"/>
                <w:sz w:val="22"/>
                <w:szCs w:val="22"/>
              </w:rPr>
              <w:t xml:space="preserve"> </w:t>
            </w:r>
            <w:r w:rsidRPr="00E06629">
              <w:rPr>
                <w:sz w:val="22"/>
                <w:szCs w:val="22"/>
              </w:rPr>
              <w:t>register, followed</w:t>
            </w:r>
            <w:r w:rsidRPr="00E06629">
              <w:rPr>
                <w:spacing w:val="29"/>
                <w:sz w:val="22"/>
                <w:szCs w:val="22"/>
              </w:rPr>
              <w:t xml:space="preserve"> </w:t>
            </w:r>
            <w:r w:rsidRPr="00E06629">
              <w:rPr>
                <w:sz w:val="22"/>
                <w:szCs w:val="22"/>
              </w:rPr>
              <w:t>by</w:t>
            </w:r>
            <w:r w:rsidRPr="00E06629">
              <w:rPr>
                <w:spacing w:val="30"/>
                <w:sz w:val="22"/>
                <w:szCs w:val="22"/>
              </w:rPr>
              <w:t xml:space="preserve"> </w:t>
            </w:r>
            <w:r w:rsidRPr="00E06629">
              <w:rPr>
                <w:sz w:val="22"/>
                <w:szCs w:val="22"/>
              </w:rPr>
              <w:t>an</w:t>
            </w:r>
            <w:r w:rsidRPr="00E06629">
              <w:rPr>
                <w:spacing w:val="31"/>
                <w:sz w:val="22"/>
                <w:szCs w:val="22"/>
              </w:rPr>
              <w:t xml:space="preserve"> </w:t>
            </w:r>
            <w:r w:rsidRPr="00E06629">
              <w:rPr>
                <w:sz w:val="22"/>
                <w:szCs w:val="22"/>
              </w:rPr>
              <w:t>initial</w:t>
            </w:r>
            <w:r w:rsidRPr="00E06629">
              <w:rPr>
                <w:spacing w:val="30"/>
                <w:sz w:val="22"/>
                <w:szCs w:val="22"/>
              </w:rPr>
              <w:t xml:space="preserve"> </w:t>
            </w:r>
            <w:r w:rsidRPr="00E06629">
              <w:rPr>
                <w:sz w:val="22"/>
                <w:szCs w:val="22"/>
              </w:rPr>
              <w:t>risk</w:t>
            </w:r>
            <w:r w:rsidRPr="00E06629">
              <w:rPr>
                <w:spacing w:val="27"/>
                <w:sz w:val="22"/>
                <w:szCs w:val="22"/>
              </w:rPr>
              <w:t xml:space="preserve"> </w:t>
            </w:r>
            <w:r w:rsidRPr="00E06629">
              <w:rPr>
                <w:sz w:val="22"/>
                <w:szCs w:val="22"/>
              </w:rPr>
              <w:t>workshop</w:t>
            </w:r>
            <w:r w:rsidRPr="00E06629">
              <w:rPr>
                <w:spacing w:val="30"/>
                <w:sz w:val="22"/>
                <w:szCs w:val="22"/>
              </w:rPr>
              <w:t xml:space="preserve"> </w:t>
            </w:r>
            <w:r w:rsidRPr="00E06629">
              <w:rPr>
                <w:sz w:val="22"/>
                <w:szCs w:val="22"/>
              </w:rPr>
              <w:t>to</w:t>
            </w:r>
            <w:r w:rsidRPr="00E06629">
              <w:rPr>
                <w:spacing w:val="33"/>
                <w:sz w:val="22"/>
                <w:szCs w:val="22"/>
              </w:rPr>
              <w:t xml:space="preserve"> </w:t>
            </w:r>
            <w:r w:rsidRPr="00E06629">
              <w:rPr>
                <w:sz w:val="22"/>
                <w:szCs w:val="22"/>
              </w:rPr>
              <w:t>define</w:t>
            </w:r>
            <w:r w:rsidRPr="00E06629">
              <w:rPr>
                <w:spacing w:val="33"/>
                <w:sz w:val="22"/>
                <w:szCs w:val="22"/>
              </w:rPr>
              <w:t xml:space="preserve"> </w:t>
            </w:r>
            <w:r w:rsidRPr="00E06629">
              <w:rPr>
                <w:sz w:val="22"/>
                <w:szCs w:val="22"/>
              </w:rPr>
              <w:t>project</w:t>
            </w:r>
            <w:r w:rsidRPr="00E06629">
              <w:rPr>
                <w:spacing w:val="34"/>
                <w:sz w:val="22"/>
                <w:szCs w:val="22"/>
              </w:rPr>
              <w:t xml:space="preserve"> </w:t>
            </w:r>
            <w:r w:rsidRPr="00E06629">
              <w:rPr>
                <w:spacing w:val="-2"/>
                <w:sz w:val="22"/>
                <w:szCs w:val="22"/>
              </w:rPr>
              <w:t>risks,</w:t>
            </w:r>
          </w:p>
          <w:p w14:paraId="462DCF3F" w14:textId="77777777" w:rsidR="00206FC4" w:rsidRPr="00E06629" w:rsidRDefault="00206FC4">
            <w:pPr>
              <w:pStyle w:val="TableParagraph"/>
              <w:spacing w:line="249" w:lineRule="exact"/>
              <w:ind w:left="105"/>
              <w:rPr>
                <w:sz w:val="22"/>
                <w:szCs w:val="22"/>
              </w:rPr>
            </w:pPr>
            <w:r w:rsidRPr="00E06629">
              <w:rPr>
                <w:sz w:val="22"/>
                <w:szCs w:val="22"/>
              </w:rPr>
              <w:t>qualify</w:t>
            </w:r>
            <w:r w:rsidRPr="00E06629">
              <w:rPr>
                <w:spacing w:val="-3"/>
                <w:sz w:val="22"/>
                <w:szCs w:val="22"/>
              </w:rPr>
              <w:t xml:space="preserve"> </w:t>
            </w:r>
            <w:r w:rsidRPr="00E06629">
              <w:rPr>
                <w:sz w:val="22"/>
                <w:szCs w:val="22"/>
              </w:rPr>
              <w:t>the</w:t>
            </w:r>
            <w:r w:rsidRPr="00E06629">
              <w:rPr>
                <w:spacing w:val="-5"/>
                <w:sz w:val="22"/>
                <w:szCs w:val="22"/>
              </w:rPr>
              <w:t xml:space="preserve"> </w:t>
            </w:r>
            <w:r w:rsidRPr="00E06629">
              <w:rPr>
                <w:sz w:val="22"/>
                <w:szCs w:val="22"/>
              </w:rPr>
              <w:t>risks</w:t>
            </w:r>
            <w:r w:rsidRPr="00E06629">
              <w:rPr>
                <w:spacing w:val="-5"/>
                <w:sz w:val="22"/>
                <w:szCs w:val="22"/>
              </w:rPr>
              <w:t xml:space="preserve"> </w:t>
            </w:r>
            <w:r w:rsidRPr="00E06629">
              <w:rPr>
                <w:sz w:val="22"/>
                <w:szCs w:val="22"/>
              </w:rPr>
              <w:t>and</w:t>
            </w:r>
            <w:r w:rsidRPr="00E06629">
              <w:rPr>
                <w:spacing w:val="-3"/>
                <w:sz w:val="22"/>
                <w:szCs w:val="22"/>
              </w:rPr>
              <w:t xml:space="preserve"> </w:t>
            </w:r>
            <w:r w:rsidRPr="00E06629">
              <w:rPr>
                <w:sz w:val="22"/>
                <w:szCs w:val="22"/>
              </w:rPr>
              <w:t>identify</w:t>
            </w:r>
            <w:r w:rsidRPr="00E06629">
              <w:rPr>
                <w:spacing w:val="-4"/>
                <w:sz w:val="22"/>
                <w:szCs w:val="22"/>
              </w:rPr>
              <w:t xml:space="preserve"> </w:t>
            </w:r>
            <w:r w:rsidRPr="00E06629">
              <w:rPr>
                <w:sz w:val="22"/>
                <w:szCs w:val="22"/>
              </w:rPr>
              <w:t>mitigation</w:t>
            </w:r>
            <w:r w:rsidRPr="00E06629">
              <w:rPr>
                <w:spacing w:val="-4"/>
                <w:sz w:val="22"/>
                <w:szCs w:val="22"/>
              </w:rPr>
              <w:t xml:space="preserve"> </w:t>
            </w:r>
            <w:r w:rsidRPr="00E06629">
              <w:rPr>
                <w:sz w:val="22"/>
                <w:szCs w:val="22"/>
              </w:rPr>
              <w:t>approach</w:t>
            </w:r>
            <w:r w:rsidRPr="00E06629">
              <w:rPr>
                <w:spacing w:val="-5"/>
                <w:sz w:val="22"/>
                <w:szCs w:val="22"/>
              </w:rPr>
              <w:t xml:space="preserve"> </w:t>
            </w:r>
            <w:r w:rsidRPr="00E06629">
              <w:rPr>
                <w:sz w:val="22"/>
                <w:szCs w:val="22"/>
              </w:rPr>
              <w:t>and</w:t>
            </w:r>
            <w:r w:rsidRPr="00E06629">
              <w:rPr>
                <w:spacing w:val="-5"/>
                <w:sz w:val="22"/>
                <w:szCs w:val="22"/>
              </w:rPr>
              <w:t xml:space="preserve"> </w:t>
            </w:r>
            <w:r w:rsidRPr="00E06629">
              <w:rPr>
                <w:spacing w:val="-2"/>
                <w:sz w:val="22"/>
                <w:szCs w:val="22"/>
              </w:rPr>
              <w:t>owners.</w:t>
            </w:r>
          </w:p>
        </w:tc>
      </w:tr>
      <w:tr w:rsidR="00206FC4" w:rsidRPr="00E06629" w14:paraId="323B700D" w14:textId="77777777">
        <w:trPr>
          <w:trHeight w:val="268"/>
        </w:trPr>
        <w:tc>
          <w:tcPr>
            <w:tcW w:w="2564" w:type="dxa"/>
          </w:tcPr>
          <w:p w14:paraId="1EE85028" w14:textId="77777777" w:rsidR="00206FC4" w:rsidRPr="00E06629" w:rsidRDefault="00206FC4">
            <w:pPr>
              <w:pStyle w:val="TableParagraph"/>
              <w:spacing w:line="248" w:lineRule="exact"/>
              <w:rPr>
                <w:b/>
                <w:sz w:val="22"/>
                <w:szCs w:val="22"/>
              </w:rPr>
            </w:pPr>
            <w:r w:rsidRPr="00E06629">
              <w:rPr>
                <w:b/>
                <w:sz w:val="22"/>
                <w:szCs w:val="22"/>
              </w:rPr>
              <w:t>Project</w:t>
            </w:r>
            <w:r w:rsidRPr="00E06629">
              <w:rPr>
                <w:b/>
                <w:spacing w:val="-5"/>
                <w:sz w:val="22"/>
                <w:szCs w:val="22"/>
              </w:rPr>
              <w:t xml:space="preserve"> </w:t>
            </w:r>
            <w:r w:rsidRPr="00E06629">
              <w:rPr>
                <w:b/>
                <w:spacing w:val="-2"/>
                <w:sz w:val="22"/>
                <w:szCs w:val="22"/>
              </w:rPr>
              <w:t>Dependencies</w:t>
            </w:r>
          </w:p>
        </w:tc>
        <w:tc>
          <w:tcPr>
            <w:tcW w:w="6696" w:type="dxa"/>
          </w:tcPr>
          <w:p w14:paraId="5157D962" w14:textId="77777777" w:rsidR="00206FC4" w:rsidRPr="00E06629" w:rsidRDefault="00206FC4">
            <w:pPr>
              <w:pStyle w:val="TableParagraph"/>
              <w:spacing w:line="248" w:lineRule="exact"/>
              <w:ind w:left="105"/>
              <w:rPr>
                <w:sz w:val="22"/>
                <w:szCs w:val="22"/>
              </w:rPr>
            </w:pPr>
            <w:r w:rsidRPr="00E06629">
              <w:rPr>
                <w:sz w:val="22"/>
                <w:szCs w:val="22"/>
              </w:rPr>
              <w:t>What</w:t>
            </w:r>
            <w:r w:rsidRPr="00E06629">
              <w:rPr>
                <w:spacing w:val="-4"/>
                <w:sz w:val="22"/>
                <w:szCs w:val="22"/>
              </w:rPr>
              <w:t xml:space="preserve"> </w:t>
            </w:r>
            <w:r w:rsidRPr="00E06629">
              <w:rPr>
                <w:sz w:val="22"/>
                <w:szCs w:val="22"/>
              </w:rPr>
              <w:t>dependencies</w:t>
            </w:r>
            <w:r w:rsidRPr="00E06629">
              <w:rPr>
                <w:spacing w:val="-4"/>
                <w:sz w:val="22"/>
                <w:szCs w:val="22"/>
              </w:rPr>
              <w:t xml:space="preserve"> </w:t>
            </w:r>
            <w:r w:rsidRPr="00E06629">
              <w:rPr>
                <w:sz w:val="22"/>
                <w:szCs w:val="22"/>
              </w:rPr>
              <w:t>exist</w:t>
            </w:r>
            <w:r w:rsidRPr="00E06629">
              <w:rPr>
                <w:spacing w:val="-4"/>
                <w:sz w:val="22"/>
                <w:szCs w:val="22"/>
              </w:rPr>
              <w:t xml:space="preserve"> </w:t>
            </w:r>
            <w:r w:rsidRPr="00E06629">
              <w:rPr>
                <w:sz w:val="22"/>
                <w:szCs w:val="22"/>
              </w:rPr>
              <w:t>and</w:t>
            </w:r>
            <w:r w:rsidRPr="00E06629">
              <w:rPr>
                <w:spacing w:val="-3"/>
                <w:sz w:val="22"/>
                <w:szCs w:val="22"/>
              </w:rPr>
              <w:t xml:space="preserve"> </w:t>
            </w:r>
            <w:r w:rsidRPr="00E06629">
              <w:rPr>
                <w:sz w:val="22"/>
                <w:szCs w:val="22"/>
              </w:rPr>
              <w:t>how</w:t>
            </w:r>
            <w:r w:rsidRPr="00E06629">
              <w:rPr>
                <w:spacing w:val="-4"/>
                <w:sz w:val="22"/>
                <w:szCs w:val="22"/>
              </w:rPr>
              <w:t xml:space="preserve"> </w:t>
            </w:r>
            <w:proofErr w:type="gramStart"/>
            <w:r w:rsidRPr="00E06629">
              <w:rPr>
                <w:sz w:val="22"/>
                <w:szCs w:val="22"/>
              </w:rPr>
              <w:t>will</w:t>
            </w:r>
            <w:r w:rsidRPr="00E06629">
              <w:rPr>
                <w:spacing w:val="-2"/>
                <w:sz w:val="22"/>
                <w:szCs w:val="22"/>
              </w:rPr>
              <w:t xml:space="preserve"> </w:t>
            </w:r>
            <w:r w:rsidRPr="00E06629">
              <w:rPr>
                <w:sz w:val="22"/>
                <w:szCs w:val="22"/>
              </w:rPr>
              <w:t>they</w:t>
            </w:r>
            <w:proofErr w:type="gramEnd"/>
            <w:r w:rsidRPr="00E06629">
              <w:rPr>
                <w:spacing w:val="-2"/>
                <w:sz w:val="22"/>
                <w:szCs w:val="22"/>
              </w:rPr>
              <w:t xml:space="preserve"> </w:t>
            </w:r>
            <w:r w:rsidRPr="00E06629">
              <w:rPr>
                <w:sz w:val="22"/>
                <w:szCs w:val="22"/>
              </w:rPr>
              <w:t>be</w:t>
            </w:r>
            <w:r w:rsidRPr="00E06629">
              <w:rPr>
                <w:spacing w:val="-4"/>
                <w:sz w:val="22"/>
                <w:szCs w:val="22"/>
              </w:rPr>
              <w:t xml:space="preserve"> </w:t>
            </w:r>
            <w:r w:rsidRPr="00E06629">
              <w:rPr>
                <w:spacing w:val="-2"/>
                <w:sz w:val="22"/>
                <w:szCs w:val="22"/>
              </w:rPr>
              <w:t>managed.</w:t>
            </w:r>
          </w:p>
        </w:tc>
      </w:tr>
      <w:tr w:rsidR="00206FC4" w:rsidRPr="00E06629" w:rsidDel="002D790E" w14:paraId="3A1193AB" w14:textId="436E177B">
        <w:trPr>
          <w:trHeight w:val="803"/>
          <w:del w:id="1454" w:author="Tiwari, Shravan" w:date="2025-06-24T17:05:00Z"/>
        </w:trPr>
        <w:tc>
          <w:tcPr>
            <w:tcW w:w="2564" w:type="dxa"/>
          </w:tcPr>
          <w:p w14:paraId="2D466855" w14:textId="243C8DEE" w:rsidR="00206FC4" w:rsidRPr="00E06629" w:rsidDel="002D790E" w:rsidRDefault="00206FC4">
            <w:pPr>
              <w:pStyle w:val="TableParagraph"/>
              <w:spacing w:line="268" w:lineRule="exact"/>
              <w:rPr>
                <w:del w:id="1455" w:author="Tiwari, Shravan" w:date="2025-06-24T17:05:00Z" w16du:dateUtc="2025-06-24T09:05:00Z"/>
                <w:b/>
                <w:sz w:val="22"/>
                <w:szCs w:val="22"/>
              </w:rPr>
            </w:pPr>
            <w:del w:id="1456" w:author="Tiwari, Shravan" w:date="2025-06-24T17:05:00Z" w16du:dateUtc="2025-06-24T09:05:00Z">
              <w:r w:rsidRPr="00E06629" w:rsidDel="002D790E">
                <w:rPr>
                  <w:b/>
                  <w:sz w:val="22"/>
                  <w:szCs w:val="22"/>
                </w:rPr>
                <w:delText>Establish</w:delText>
              </w:r>
              <w:r w:rsidRPr="00E06629" w:rsidDel="002D790E">
                <w:rPr>
                  <w:b/>
                  <w:spacing w:val="-4"/>
                  <w:sz w:val="22"/>
                  <w:szCs w:val="22"/>
                </w:rPr>
                <w:delText xml:space="preserve"> </w:delText>
              </w:r>
              <w:r w:rsidRPr="00E06629" w:rsidDel="002D790E">
                <w:rPr>
                  <w:b/>
                  <w:sz w:val="22"/>
                  <w:szCs w:val="22"/>
                </w:rPr>
                <w:delText>the</w:delText>
              </w:r>
              <w:r w:rsidRPr="00E06629" w:rsidDel="002D790E">
                <w:rPr>
                  <w:b/>
                  <w:spacing w:val="-4"/>
                  <w:sz w:val="22"/>
                  <w:szCs w:val="22"/>
                </w:rPr>
                <w:delText xml:space="preserve"> </w:delText>
              </w:r>
              <w:r w:rsidRPr="00E06629" w:rsidDel="002D790E">
                <w:rPr>
                  <w:b/>
                  <w:sz w:val="22"/>
                  <w:szCs w:val="22"/>
                </w:rPr>
                <w:delText>RAID</w:delText>
              </w:r>
              <w:r w:rsidRPr="00E06629" w:rsidDel="002D790E">
                <w:rPr>
                  <w:b/>
                  <w:spacing w:val="-3"/>
                  <w:sz w:val="22"/>
                  <w:szCs w:val="22"/>
                </w:rPr>
                <w:delText xml:space="preserve"> </w:delText>
              </w:r>
              <w:r w:rsidRPr="00E06629" w:rsidDel="002D790E">
                <w:rPr>
                  <w:b/>
                  <w:spacing w:val="-5"/>
                  <w:sz w:val="22"/>
                  <w:szCs w:val="22"/>
                </w:rPr>
                <w:delText>log</w:delText>
              </w:r>
            </w:del>
          </w:p>
        </w:tc>
        <w:tc>
          <w:tcPr>
            <w:tcW w:w="6696" w:type="dxa"/>
          </w:tcPr>
          <w:p w14:paraId="011D54E8" w14:textId="2E03ACD0" w:rsidR="00206FC4" w:rsidRPr="00E06629" w:rsidDel="002D790E" w:rsidRDefault="00206FC4">
            <w:pPr>
              <w:pStyle w:val="TableParagraph"/>
              <w:ind w:left="105"/>
              <w:rPr>
                <w:del w:id="1457" w:author="Tiwari, Shravan" w:date="2025-06-24T17:05:00Z" w16du:dateUtc="2025-06-24T09:05:00Z"/>
                <w:sz w:val="22"/>
                <w:szCs w:val="22"/>
              </w:rPr>
            </w:pPr>
            <w:del w:id="1458" w:author="Tiwari, Shravan" w:date="2025-06-24T17:05:00Z" w16du:dateUtc="2025-06-24T09:05:00Z">
              <w:r w:rsidRPr="00E06629" w:rsidDel="002D790E">
                <w:rPr>
                  <w:sz w:val="22"/>
                  <w:szCs w:val="22"/>
                </w:rPr>
                <w:delText>Populate</w:delText>
              </w:r>
              <w:r w:rsidRPr="00E06629" w:rsidDel="002D790E">
                <w:rPr>
                  <w:spacing w:val="80"/>
                  <w:sz w:val="22"/>
                  <w:szCs w:val="22"/>
                </w:rPr>
                <w:delText xml:space="preserve"> </w:delText>
              </w:r>
              <w:r w:rsidRPr="00E06629" w:rsidDel="002D790E">
                <w:rPr>
                  <w:sz w:val="22"/>
                  <w:szCs w:val="22"/>
                </w:rPr>
                <w:delText>risk</w:delText>
              </w:r>
              <w:r w:rsidRPr="00E06629" w:rsidDel="002D790E">
                <w:rPr>
                  <w:spacing w:val="80"/>
                  <w:sz w:val="22"/>
                  <w:szCs w:val="22"/>
                </w:rPr>
                <w:delText xml:space="preserve"> </w:delText>
              </w:r>
              <w:r w:rsidRPr="00E06629" w:rsidDel="002D790E">
                <w:rPr>
                  <w:sz w:val="22"/>
                  <w:szCs w:val="22"/>
                </w:rPr>
                <w:delText>register</w:delText>
              </w:r>
              <w:r w:rsidRPr="00E06629" w:rsidDel="002D790E">
                <w:rPr>
                  <w:spacing w:val="40"/>
                  <w:sz w:val="22"/>
                  <w:szCs w:val="22"/>
                </w:rPr>
                <w:delText xml:space="preserve"> </w:delText>
              </w:r>
              <w:r w:rsidRPr="00E06629" w:rsidDel="002D790E">
                <w:rPr>
                  <w:sz w:val="22"/>
                  <w:szCs w:val="22"/>
                </w:rPr>
                <w:delText>and</w:delText>
              </w:r>
              <w:r w:rsidRPr="00E06629" w:rsidDel="002D790E">
                <w:rPr>
                  <w:spacing w:val="80"/>
                  <w:sz w:val="22"/>
                  <w:szCs w:val="22"/>
                </w:rPr>
                <w:delText xml:space="preserve"> </w:delText>
              </w:r>
              <w:r w:rsidRPr="00E06629" w:rsidDel="002D790E">
                <w:rPr>
                  <w:sz w:val="22"/>
                  <w:szCs w:val="22"/>
                </w:rPr>
                <w:delText>update</w:delText>
              </w:r>
              <w:r w:rsidRPr="00E06629" w:rsidDel="002D790E">
                <w:rPr>
                  <w:spacing w:val="80"/>
                  <w:sz w:val="22"/>
                  <w:szCs w:val="22"/>
                </w:rPr>
                <w:delText xml:space="preserve"> </w:delText>
              </w:r>
              <w:r w:rsidRPr="00E06629" w:rsidDel="002D790E">
                <w:rPr>
                  <w:sz w:val="22"/>
                  <w:szCs w:val="22"/>
                </w:rPr>
                <w:delText>Issues,</w:delText>
              </w:r>
              <w:r w:rsidRPr="00E06629" w:rsidDel="002D790E">
                <w:rPr>
                  <w:spacing w:val="80"/>
                  <w:sz w:val="22"/>
                  <w:szCs w:val="22"/>
                </w:rPr>
                <w:delText xml:space="preserve"> </w:delText>
              </w:r>
              <w:r w:rsidRPr="00E06629" w:rsidDel="002D790E">
                <w:rPr>
                  <w:sz w:val="22"/>
                  <w:szCs w:val="22"/>
                </w:rPr>
                <w:delText xml:space="preserve">Assumptions, </w:delText>
              </w:r>
              <w:r w:rsidRPr="00E06629" w:rsidDel="002D790E">
                <w:rPr>
                  <w:spacing w:val="-2"/>
                  <w:sz w:val="22"/>
                  <w:szCs w:val="22"/>
                </w:rPr>
                <w:delText>Decisions</w:delText>
              </w:r>
              <w:r w:rsidRPr="00E06629" w:rsidDel="002D790E">
                <w:rPr>
                  <w:spacing w:val="-4"/>
                  <w:sz w:val="22"/>
                  <w:szCs w:val="22"/>
                </w:rPr>
                <w:delText xml:space="preserve"> </w:delText>
              </w:r>
              <w:r w:rsidRPr="00E06629" w:rsidDel="002D790E">
                <w:rPr>
                  <w:spacing w:val="-2"/>
                  <w:sz w:val="22"/>
                  <w:szCs w:val="22"/>
                </w:rPr>
                <w:delText>and</w:delText>
              </w:r>
              <w:r w:rsidRPr="00E06629" w:rsidDel="002D790E">
                <w:rPr>
                  <w:spacing w:val="-5"/>
                  <w:sz w:val="22"/>
                  <w:szCs w:val="22"/>
                </w:rPr>
                <w:delText xml:space="preserve"> </w:delText>
              </w:r>
              <w:r w:rsidRPr="00E06629" w:rsidDel="002D790E">
                <w:rPr>
                  <w:spacing w:val="-2"/>
                  <w:sz w:val="22"/>
                  <w:szCs w:val="22"/>
                </w:rPr>
                <w:delText>Dependencies.</w:delText>
              </w:r>
              <w:r w:rsidRPr="00E06629" w:rsidDel="002D790E">
                <w:rPr>
                  <w:spacing w:val="-4"/>
                  <w:sz w:val="22"/>
                  <w:szCs w:val="22"/>
                </w:rPr>
                <w:delText xml:space="preserve"> </w:delText>
              </w:r>
              <w:r w:rsidRPr="00E06629" w:rsidDel="002D790E">
                <w:rPr>
                  <w:spacing w:val="-2"/>
                  <w:sz w:val="22"/>
                  <w:szCs w:val="22"/>
                </w:rPr>
                <w:delText>This</w:delText>
              </w:r>
              <w:r w:rsidRPr="00E06629" w:rsidDel="002D790E">
                <w:rPr>
                  <w:spacing w:val="-5"/>
                  <w:sz w:val="22"/>
                  <w:szCs w:val="22"/>
                </w:rPr>
                <w:delText xml:space="preserve"> </w:delText>
              </w:r>
              <w:r w:rsidRPr="00E06629" w:rsidDel="002D790E">
                <w:rPr>
                  <w:spacing w:val="-2"/>
                  <w:sz w:val="22"/>
                  <w:szCs w:val="22"/>
                </w:rPr>
                <w:delText>will</w:delText>
              </w:r>
              <w:r w:rsidRPr="00E06629" w:rsidDel="002D790E">
                <w:rPr>
                  <w:spacing w:val="-3"/>
                  <w:sz w:val="22"/>
                  <w:szCs w:val="22"/>
                </w:rPr>
                <w:delText xml:space="preserve"> </w:delText>
              </w:r>
              <w:r w:rsidRPr="00E06629" w:rsidDel="002D790E">
                <w:rPr>
                  <w:spacing w:val="-2"/>
                  <w:sz w:val="22"/>
                  <w:szCs w:val="22"/>
                </w:rPr>
                <w:delText>be</w:delText>
              </w:r>
              <w:r w:rsidRPr="00E06629" w:rsidDel="002D790E">
                <w:rPr>
                  <w:spacing w:val="-3"/>
                  <w:sz w:val="22"/>
                  <w:szCs w:val="22"/>
                </w:rPr>
                <w:delText xml:space="preserve"> </w:delText>
              </w:r>
              <w:r w:rsidRPr="00E06629" w:rsidDel="002D790E">
                <w:rPr>
                  <w:spacing w:val="-2"/>
                  <w:sz w:val="22"/>
                  <w:szCs w:val="22"/>
                </w:rPr>
                <w:delText>maintained</w:delText>
              </w:r>
              <w:r w:rsidRPr="00E06629" w:rsidDel="002D790E">
                <w:rPr>
                  <w:spacing w:val="-4"/>
                  <w:sz w:val="22"/>
                  <w:szCs w:val="22"/>
                </w:rPr>
                <w:delText xml:space="preserve"> </w:delText>
              </w:r>
              <w:r w:rsidRPr="00E06629" w:rsidDel="002D790E">
                <w:rPr>
                  <w:spacing w:val="-2"/>
                  <w:sz w:val="22"/>
                  <w:szCs w:val="22"/>
                </w:rPr>
                <w:delText>as</w:delText>
              </w:r>
              <w:r w:rsidRPr="00E06629" w:rsidDel="002D790E">
                <w:rPr>
                  <w:spacing w:val="-6"/>
                  <w:sz w:val="22"/>
                  <w:szCs w:val="22"/>
                </w:rPr>
                <w:delText xml:space="preserve"> </w:delText>
              </w:r>
              <w:r w:rsidRPr="00E06629" w:rsidDel="002D790E">
                <w:rPr>
                  <w:spacing w:val="-2"/>
                  <w:sz w:val="22"/>
                  <w:szCs w:val="22"/>
                </w:rPr>
                <w:delText>a</w:delText>
              </w:r>
              <w:r w:rsidRPr="00E06629" w:rsidDel="002D790E">
                <w:rPr>
                  <w:spacing w:val="-3"/>
                  <w:sz w:val="22"/>
                  <w:szCs w:val="22"/>
                </w:rPr>
                <w:delText xml:space="preserve"> </w:delText>
              </w:r>
              <w:r w:rsidRPr="00E06629" w:rsidDel="002D790E">
                <w:rPr>
                  <w:spacing w:val="-2"/>
                  <w:sz w:val="22"/>
                  <w:szCs w:val="22"/>
                </w:rPr>
                <w:delText>living</w:delText>
              </w:r>
            </w:del>
          </w:p>
          <w:p w14:paraId="5D4EFB75" w14:textId="6BFC26EC" w:rsidR="00206FC4" w:rsidRPr="00E06629" w:rsidDel="002D790E" w:rsidRDefault="00206FC4">
            <w:pPr>
              <w:pStyle w:val="TableParagraph"/>
              <w:spacing w:line="247" w:lineRule="exact"/>
              <w:ind w:left="105"/>
              <w:rPr>
                <w:del w:id="1459" w:author="Tiwari, Shravan" w:date="2025-06-24T17:05:00Z" w16du:dateUtc="2025-06-24T09:05:00Z"/>
                <w:sz w:val="22"/>
                <w:szCs w:val="22"/>
              </w:rPr>
            </w:pPr>
            <w:del w:id="1460" w:author="Tiwari, Shravan" w:date="2025-06-24T17:05:00Z" w16du:dateUtc="2025-06-24T09:05:00Z">
              <w:r w:rsidRPr="00E06629" w:rsidDel="002D790E">
                <w:rPr>
                  <w:sz w:val="22"/>
                  <w:szCs w:val="22"/>
                </w:rPr>
                <w:delText>document</w:delText>
              </w:r>
              <w:r w:rsidRPr="00E06629" w:rsidDel="002D790E">
                <w:rPr>
                  <w:spacing w:val="-5"/>
                  <w:sz w:val="22"/>
                  <w:szCs w:val="22"/>
                </w:rPr>
                <w:delText xml:space="preserve"> </w:delText>
              </w:r>
              <w:r w:rsidRPr="00E06629" w:rsidDel="002D790E">
                <w:rPr>
                  <w:sz w:val="22"/>
                  <w:szCs w:val="22"/>
                </w:rPr>
                <w:delText>throughout</w:delText>
              </w:r>
              <w:r w:rsidRPr="00E06629" w:rsidDel="002D790E">
                <w:rPr>
                  <w:spacing w:val="-6"/>
                  <w:sz w:val="22"/>
                  <w:szCs w:val="22"/>
                </w:rPr>
                <w:delText xml:space="preserve"> </w:delText>
              </w:r>
              <w:r w:rsidRPr="00E06629" w:rsidDel="002D790E">
                <w:rPr>
                  <w:sz w:val="22"/>
                  <w:szCs w:val="22"/>
                </w:rPr>
                <w:delText>project</w:delText>
              </w:r>
              <w:r w:rsidRPr="00E06629" w:rsidDel="002D790E">
                <w:rPr>
                  <w:spacing w:val="-3"/>
                  <w:sz w:val="22"/>
                  <w:szCs w:val="22"/>
                </w:rPr>
                <w:delText xml:space="preserve"> </w:delText>
              </w:r>
              <w:r w:rsidRPr="00E06629" w:rsidDel="002D790E">
                <w:rPr>
                  <w:spacing w:val="-2"/>
                  <w:sz w:val="22"/>
                  <w:szCs w:val="22"/>
                </w:rPr>
                <w:delText>delivery.</w:delText>
              </w:r>
            </w:del>
          </w:p>
        </w:tc>
      </w:tr>
      <w:tr w:rsidR="00206FC4" w:rsidRPr="00E06629" w14:paraId="773C6300" w14:textId="77777777">
        <w:trPr>
          <w:trHeight w:val="806"/>
        </w:trPr>
        <w:tc>
          <w:tcPr>
            <w:tcW w:w="2564" w:type="dxa"/>
          </w:tcPr>
          <w:p w14:paraId="4F5AD618" w14:textId="77777777" w:rsidR="00206FC4" w:rsidRPr="00E06629" w:rsidRDefault="00206FC4">
            <w:pPr>
              <w:pStyle w:val="TableParagraph"/>
              <w:spacing w:before="1"/>
              <w:rPr>
                <w:b/>
                <w:sz w:val="22"/>
                <w:szCs w:val="22"/>
              </w:rPr>
            </w:pPr>
            <w:r w:rsidRPr="00E06629">
              <w:rPr>
                <w:b/>
                <w:sz w:val="22"/>
                <w:szCs w:val="22"/>
              </w:rPr>
              <w:t>Project</w:t>
            </w:r>
            <w:r w:rsidRPr="00E06629">
              <w:rPr>
                <w:b/>
                <w:spacing w:val="-7"/>
                <w:sz w:val="22"/>
                <w:szCs w:val="22"/>
              </w:rPr>
              <w:t xml:space="preserve"> </w:t>
            </w:r>
            <w:r w:rsidRPr="00E06629">
              <w:rPr>
                <w:b/>
                <w:spacing w:val="-4"/>
                <w:sz w:val="22"/>
                <w:szCs w:val="22"/>
              </w:rPr>
              <w:t>Plan</w:t>
            </w:r>
          </w:p>
        </w:tc>
        <w:tc>
          <w:tcPr>
            <w:tcW w:w="6696" w:type="dxa"/>
          </w:tcPr>
          <w:p w14:paraId="6AD441CA" w14:textId="77777777" w:rsidR="00206FC4" w:rsidRPr="00E06629" w:rsidRDefault="00206FC4">
            <w:pPr>
              <w:pStyle w:val="TableParagraph"/>
              <w:spacing w:before="3" w:line="237" w:lineRule="auto"/>
              <w:ind w:left="105"/>
              <w:rPr>
                <w:sz w:val="22"/>
                <w:szCs w:val="22"/>
              </w:rPr>
            </w:pPr>
            <w:r w:rsidRPr="00E06629">
              <w:rPr>
                <w:sz w:val="22"/>
                <w:szCs w:val="22"/>
              </w:rPr>
              <w:t>Establish</w:t>
            </w:r>
            <w:r w:rsidRPr="00E06629">
              <w:rPr>
                <w:spacing w:val="40"/>
                <w:sz w:val="22"/>
                <w:szCs w:val="22"/>
              </w:rPr>
              <w:t xml:space="preserve"> </w:t>
            </w:r>
            <w:r w:rsidRPr="00E06629">
              <w:rPr>
                <w:sz w:val="22"/>
                <w:szCs w:val="22"/>
              </w:rPr>
              <w:t>initial</w:t>
            </w:r>
            <w:r w:rsidRPr="00E06629">
              <w:rPr>
                <w:spacing w:val="40"/>
                <w:sz w:val="22"/>
                <w:szCs w:val="22"/>
              </w:rPr>
              <w:t xml:space="preserve"> </w:t>
            </w:r>
            <w:r w:rsidRPr="00E06629">
              <w:rPr>
                <w:sz w:val="22"/>
                <w:szCs w:val="22"/>
              </w:rPr>
              <w:t>project</w:t>
            </w:r>
            <w:r w:rsidRPr="00E06629">
              <w:rPr>
                <w:spacing w:val="40"/>
                <w:sz w:val="22"/>
                <w:szCs w:val="22"/>
              </w:rPr>
              <w:t xml:space="preserve"> </w:t>
            </w:r>
            <w:r w:rsidRPr="00E06629">
              <w:rPr>
                <w:sz w:val="22"/>
                <w:szCs w:val="22"/>
              </w:rPr>
              <w:t>plan</w:t>
            </w:r>
            <w:r w:rsidRPr="00E06629">
              <w:rPr>
                <w:spacing w:val="40"/>
                <w:sz w:val="22"/>
                <w:szCs w:val="22"/>
              </w:rPr>
              <w:t xml:space="preserve"> </w:t>
            </w:r>
            <w:r w:rsidRPr="00E06629">
              <w:rPr>
                <w:sz w:val="22"/>
                <w:szCs w:val="22"/>
              </w:rPr>
              <w:t>through</w:t>
            </w:r>
            <w:r w:rsidRPr="00E06629">
              <w:rPr>
                <w:spacing w:val="40"/>
                <w:sz w:val="22"/>
                <w:szCs w:val="22"/>
              </w:rPr>
              <w:t xml:space="preserve"> </w:t>
            </w:r>
            <w:r w:rsidRPr="00E06629">
              <w:rPr>
                <w:sz w:val="22"/>
                <w:szCs w:val="22"/>
              </w:rPr>
              <w:t>the</w:t>
            </w:r>
            <w:r w:rsidRPr="00E06629">
              <w:rPr>
                <w:spacing w:val="40"/>
                <w:sz w:val="22"/>
                <w:szCs w:val="22"/>
              </w:rPr>
              <w:t xml:space="preserve"> </w:t>
            </w:r>
            <w:r w:rsidRPr="00E06629">
              <w:rPr>
                <w:sz w:val="22"/>
                <w:szCs w:val="22"/>
              </w:rPr>
              <w:t>initial</w:t>
            </w:r>
            <w:r w:rsidRPr="00E06629">
              <w:rPr>
                <w:spacing w:val="40"/>
                <w:sz w:val="22"/>
                <w:szCs w:val="22"/>
              </w:rPr>
              <w:t xml:space="preserve"> </w:t>
            </w:r>
            <w:r w:rsidRPr="00E06629">
              <w:rPr>
                <w:sz w:val="22"/>
                <w:szCs w:val="22"/>
              </w:rPr>
              <w:t>workshop phase.</w:t>
            </w:r>
            <w:r w:rsidRPr="00E06629">
              <w:rPr>
                <w:spacing w:val="40"/>
                <w:sz w:val="22"/>
                <w:szCs w:val="22"/>
              </w:rPr>
              <w:t xml:space="preserve"> </w:t>
            </w:r>
            <w:r w:rsidRPr="00E06629">
              <w:rPr>
                <w:sz w:val="22"/>
                <w:szCs w:val="22"/>
              </w:rPr>
              <w:t>Identify</w:t>
            </w:r>
            <w:r w:rsidRPr="00E06629">
              <w:rPr>
                <w:spacing w:val="41"/>
                <w:sz w:val="22"/>
                <w:szCs w:val="22"/>
              </w:rPr>
              <w:t xml:space="preserve"> </w:t>
            </w:r>
            <w:r w:rsidRPr="00E06629">
              <w:rPr>
                <w:sz w:val="22"/>
                <w:szCs w:val="22"/>
              </w:rPr>
              <w:t>resourcing</w:t>
            </w:r>
            <w:r w:rsidRPr="00E06629">
              <w:rPr>
                <w:spacing w:val="37"/>
                <w:sz w:val="22"/>
                <w:szCs w:val="22"/>
              </w:rPr>
              <w:t xml:space="preserve"> </w:t>
            </w:r>
            <w:r w:rsidRPr="00E06629">
              <w:rPr>
                <w:sz w:val="22"/>
                <w:szCs w:val="22"/>
              </w:rPr>
              <w:t>and</w:t>
            </w:r>
            <w:r w:rsidRPr="00E06629">
              <w:rPr>
                <w:spacing w:val="41"/>
                <w:sz w:val="22"/>
                <w:szCs w:val="22"/>
              </w:rPr>
              <w:t xml:space="preserve"> </w:t>
            </w:r>
            <w:r w:rsidRPr="00E06629">
              <w:rPr>
                <w:sz w:val="22"/>
                <w:szCs w:val="22"/>
              </w:rPr>
              <w:t>level</w:t>
            </w:r>
            <w:r w:rsidRPr="00E06629">
              <w:rPr>
                <w:spacing w:val="38"/>
                <w:sz w:val="22"/>
                <w:szCs w:val="22"/>
              </w:rPr>
              <w:t xml:space="preserve"> </w:t>
            </w:r>
            <w:r w:rsidRPr="00E06629">
              <w:rPr>
                <w:sz w:val="22"/>
                <w:szCs w:val="22"/>
              </w:rPr>
              <w:t>out.</w:t>
            </w:r>
            <w:r w:rsidRPr="00E06629">
              <w:rPr>
                <w:spacing w:val="38"/>
                <w:sz w:val="22"/>
                <w:szCs w:val="22"/>
              </w:rPr>
              <w:t xml:space="preserve"> </w:t>
            </w:r>
            <w:r w:rsidRPr="00E06629">
              <w:rPr>
                <w:sz w:val="22"/>
                <w:szCs w:val="22"/>
              </w:rPr>
              <w:t>Publish</w:t>
            </w:r>
            <w:r w:rsidRPr="00E06629">
              <w:rPr>
                <w:spacing w:val="40"/>
                <w:sz w:val="22"/>
                <w:szCs w:val="22"/>
              </w:rPr>
              <w:t xml:space="preserve"> </w:t>
            </w:r>
            <w:r w:rsidRPr="00E06629">
              <w:rPr>
                <w:sz w:val="22"/>
                <w:szCs w:val="22"/>
              </w:rPr>
              <w:t>the</w:t>
            </w:r>
            <w:r w:rsidRPr="00E06629">
              <w:rPr>
                <w:spacing w:val="42"/>
                <w:sz w:val="22"/>
                <w:szCs w:val="22"/>
              </w:rPr>
              <w:t xml:space="preserve"> </w:t>
            </w:r>
            <w:r w:rsidRPr="00E06629">
              <w:rPr>
                <w:spacing w:val="-2"/>
                <w:sz w:val="22"/>
                <w:szCs w:val="22"/>
              </w:rPr>
              <w:t>initial</w:t>
            </w:r>
          </w:p>
          <w:p w14:paraId="6BECD1E0" w14:textId="77777777" w:rsidR="00206FC4" w:rsidRPr="00E06629" w:rsidRDefault="00206FC4">
            <w:pPr>
              <w:pStyle w:val="TableParagraph"/>
              <w:spacing w:before="2" w:line="249" w:lineRule="exact"/>
              <w:ind w:left="105"/>
              <w:rPr>
                <w:sz w:val="22"/>
                <w:szCs w:val="22"/>
              </w:rPr>
            </w:pPr>
            <w:r w:rsidRPr="00E06629">
              <w:rPr>
                <w:spacing w:val="-2"/>
                <w:sz w:val="22"/>
                <w:szCs w:val="22"/>
              </w:rPr>
              <w:t>plan.</w:t>
            </w:r>
          </w:p>
        </w:tc>
      </w:tr>
      <w:tr w:rsidR="00206FC4" w:rsidRPr="00E06629" w14:paraId="368253FB" w14:textId="77777777">
        <w:trPr>
          <w:trHeight w:val="1343"/>
        </w:trPr>
        <w:tc>
          <w:tcPr>
            <w:tcW w:w="2564" w:type="dxa"/>
          </w:tcPr>
          <w:p w14:paraId="62AEF51A" w14:textId="77777777" w:rsidR="00206FC4" w:rsidRPr="00E06629" w:rsidRDefault="00206FC4">
            <w:pPr>
              <w:pStyle w:val="TableParagraph"/>
              <w:spacing w:line="268" w:lineRule="exact"/>
              <w:rPr>
                <w:b/>
                <w:sz w:val="22"/>
                <w:szCs w:val="22"/>
              </w:rPr>
            </w:pPr>
            <w:r w:rsidRPr="00E06629">
              <w:rPr>
                <w:b/>
                <w:sz w:val="22"/>
                <w:szCs w:val="22"/>
              </w:rPr>
              <w:t>Budget</w:t>
            </w:r>
            <w:r w:rsidRPr="00E06629">
              <w:rPr>
                <w:b/>
                <w:spacing w:val="-3"/>
                <w:sz w:val="22"/>
                <w:szCs w:val="22"/>
              </w:rPr>
              <w:t xml:space="preserve"> </w:t>
            </w:r>
            <w:r w:rsidRPr="00E06629">
              <w:rPr>
                <w:b/>
                <w:spacing w:val="-2"/>
                <w:sz w:val="22"/>
                <w:szCs w:val="22"/>
              </w:rPr>
              <w:t>Management</w:t>
            </w:r>
          </w:p>
        </w:tc>
        <w:tc>
          <w:tcPr>
            <w:tcW w:w="6696" w:type="dxa"/>
          </w:tcPr>
          <w:p w14:paraId="61D153A2" w14:textId="59D63F8E" w:rsidR="00206FC4" w:rsidRPr="00E06629" w:rsidRDefault="00206FC4" w:rsidP="00FB33C9">
            <w:pPr>
              <w:pStyle w:val="TableParagraph"/>
              <w:spacing w:line="249" w:lineRule="exact"/>
              <w:ind w:left="0"/>
              <w:rPr>
                <w:sz w:val="22"/>
                <w:szCs w:val="22"/>
              </w:rPr>
            </w:pPr>
            <w:r w:rsidRPr="00E06629">
              <w:rPr>
                <w:sz w:val="22"/>
                <w:szCs w:val="22"/>
              </w:rPr>
              <w:t>Establish the initial project budget, agreed with stakeholders and sponsors. Publish the budget detail. Budget will be managed and tracked throughout the project and will be aligned</w:t>
            </w:r>
            <w:r w:rsidRPr="00E06629">
              <w:rPr>
                <w:spacing w:val="-2"/>
                <w:sz w:val="22"/>
                <w:szCs w:val="22"/>
              </w:rPr>
              <w:t xml:space="preserve"> </w:t>
            </w:r>
            <w:r w:rsidRPr="00E06629">
              <w:rPr>
                <w:sz w:val="22"/>
                <w:szCs w:val="22"/>
              </w:rPr>
              <w:t>with</w:t>
            </w:r>
            <w:r w:rsidRPr="00E06629">
              <w:rPr>
                <w:spacing w:val="-1"/>
                <w:sz w:val="22"/>
                <w:szCs w:val="22"/>
              </w:rPr>
              <w:t xml:space="preserve"> </w:t>
            </w:r>
            <w:r w:rsidRPr="00E06629">
              <w:rPr>
                <w:sz w:val="22"/>
                <w:szCs w:val="22"/>
              </w:rPr>
              <w:t xml:space="preserve">any subsequent </w:t>
            </w:r>
            <w:proofErr w:type="gramStart"/>
            <w:r w:rsidRPr="00E06629">
              <w:rPr>
                <w:sz w:val="22"/>
                <w:szCs w:val="22"/>
              </w:rPr>
              <w:t>change</w:t>
            </w:r>
            <w:proofErr w:type="gramEnd"/>
            <w:r w:rsidRPr="00E06629">
              <w:rPr>
                <w:sz w:val="22"/>
                <w:szCs w:val="22"/>
              </w:rPr>
              <w:t xml:space="preserve"> </w:t>
            </w:r>
            <w:proofErr w:type="gramStart"/>
            <w:r w:rsidRPr="00E06629">
              <w:rPr>
                <w:sz w:val="22"/>
                <w:szCs w:val="22"/>
              </w:rPr>
              <w:t>control,</w:t>
            </w:r>
            <w:proofErr w:type="gramEnd"/>
            <w:r w:rsidRPr="00E06629">
              <w:rPr>
                <w:spacing w:val="-3"/>
                <w:sz w:val="22"/>
                <w:szCs w:val="22"/>
              </w:rPr>
              <w:t xml:space="preserve"> </w:t>
            </w:r>
            <w:r w:rsidRPr="00E06629">
              <w:rPr>
                <w:sz w:val="22"/>
                <w:szCs w:val="22"/>
              </w:rPr>
              <w:t>or</w:t>
            </w:r>
            <w:r w:rsidRPr="00E06629">
              <w:rPr>
                <w:spacing w:val="-1"/>
                <w:sz w:val="22"/>
                <w:szCs w:val="22"/>
              </w:rPr>
              <w:t xml:space="preserve"> </w:t>
            </w:r>
            <w:r w:rsidRPr="00E06629">
              <w:rPr>
                <w:sz w:val="22"/>
                <w:szCs w:val="22"/>
              </w:rPr>
              <w:t xml:space="preserve">business </w:t>
            </w:r>
            <w:r w:rsidRPr="00E06629">
              <w:rPr>
                <w:spacing w:val="-4"/>
                <w:sz w:val="22"/>
                <w:szCs w:val="22"/>
              </w:rPr>
              <w:t>case</w:t>
            </w:r>
            <w:r w:rsidR="0042246B" w:rsidRPr="00E06629">
              <w:rPr>
                <w:spacing w:val="-4"/>
                <w:sz w:val="22"/>
                <w:szCs w:val="22"/>
              </w:rPr>
              <w:t xml:space="preserve"> </w:t>
            </w:r>
            <w:r w:rsidRPr="00E06629">
              <w:rPr>
                <w:spacing w:val="-2"/>
                <w:sz w:val="22"/>
                <w:szCs w:val="22"/>
              </w:rPr>
              <w:t>management.</w:t>
            </w:r>
          </w:p>
        </w:tc>
      </w:tr>
      <w:tr w:rsidR="00206FC4" w:rsidRPr="00E06629" w:rsidDel="002D790E" w14:paraId="313305B8" w14:textId="60C7BEC5">
        <w:trPr>
          <w:trHeight w:val="805"/>
          <w:del w:id="1461" w:author="Tiwari, Shravan" w:date="2025-06-24T17:05:00Z"/>
        </w:trPr>
        <w:tc>
          <w:tcPr>
            <w:tcW w:w="2564" w:type="dxa"/>
          </w:tcPr>
          <w:p w14:paraId="40DC8DC3" w14:textId="216DB987" w:rsidR="00206FC4" w:rsidRPr="00E06629" w:rsidDel="002D790E" w:rsidRDefault="00206FC4">
            <w:pPr>
              <w:pStyle w:val="TableParagraph"/>
              <w:spacing w:line="268" w:lineRule="exact"/>
              <w:rPr>
                <w:del w:id="1462" w:author="Tiwari, Shravan" w:date="2025-06-24T17:05:00Z" w16du:dateUtc="2025-06-24T09:05:00Z"/>
                <w:b/>
                <w:sz w:val="22"/>
                <w:szCs w:val="22"/>
              </w:rPr>
            </w:pPr>
            <w:del w:id="1463" w:author="Tiwari, Shravan" w:date="2025-06-24T17:05:00Z" w16du:dateUtc="2025-06-24T09:05:00Z">
              <w:r w:rsidRPr="00E06629" w:rsidDel="002D790E">
                <w:rPr>
                  <w:b/>
                  <w:sz w:val="22"/>
                  <w:szCs w:val="22"/>
                </w:rPr>
                <w:delText>Business</w:delText>
              </w:r>
              <w:r w:rsidRPr="00E06629" w:rsidDel="002D790E">
                <w:rPr>
                  <w:b/>
                  <w:spacing w:val="-7"/>
                  <w:sz w:val="22"/>
                  <w:szCs w:val="22"/>
                </w:rPr>
                <w:delText xml:space="preserve"> </w:delText>
              </w:r>
              <w:r w:rsidRPr="00E06629" w:rsidDel="002D790E">
                <w:rPr>
                  <w:b/>
                  <w:spacing w:val="-4"/>
                  <w:sz w:val="22"/>
                  <w:szCs w:val="22"/>
                </w:rPr>
                <w:delText>Case</w:delText>
              </w:r>
            </w:del>
          </w:p>
        </w:tc>
        <w:tc>
          <w:tcPr>
            <w:tcW w:w="6696" w:type="dxa"/>
          </w:tcPr>
          <w:p w14:paraId="683759EA" w14:textId="4DC06EE6" w:rsidR="00206FC4" w:rsidRPr="00E06629" w:rsidDel="002D790E" w:rsidRDefault="00206FC4">
            <w:pPr>
              <w:pStyle w:val="TableParagraph"/>
              <w:ind w:left="105"/>
              <w:rPr>
                <w:del w:id="1464" w:author="Tiwari, Shravan" w:date="2025-06-24T17:05:00Z" w16du:dateUtc="2025-06-24T09:05:00Z"/>
                <w:sz w:val="22"/>
                <w:szCs w:val="22"/>
              </w:rPr>
            </w:pPr>
            <w:del w:id="1465" w:author="Tiwari, Shravan" w:date="2025-06-24T17:05:00Z" w16du:dateUtc="2025-06-24T09:05:00Z">
              <w:r w:rsidRPr="00E06629" w:rsidDel="002D790E">
                <w:rPr>
                  <w:sz w:val="22"/>
                  <w:szCs w:val="22"/>
                </w:rPr>
                <w:delText>Agree</w:delText>
              </w:r>
              <w:r w:rsidRPr="00E06629" w:rsidDel="002D790E">
                <w:rPr>
                  <w:spacing w:val="38"/>
                  <w:sz w:val="22"/>
                  <w:szCs w:val="22"/>
                </w:rPr>
                <w:delText xml:space="preserve"> </w:delText>
              </w:r>
              <w:r w:rsidRPr="00E06629" w:rsidDel="002D790E">
                <w:rPr>
                  <w:sz w:val="22"/>
                  <w:szCs w:val="22"/>
                </w:rPr>
                <w:delText>business</w:delText>
              </w:r>
              <w:r w:rsidRPr="00E06629" w:rsidDel="002D790E">
                <w:rPr>
                  <w:spacing w:val="38"/>
                  <w:sz w:val="22"/>
                  <w:szCs w:val="22"/>
                </w:rPr>
                <w:delText xml:space="preserve"> </w:delText>
              </w:r>
              <w:r w:rsidRPr="00E06629" w:rsidDel="002D790E">
                <w:rPr>
                  <w:sz w:val="22"/>
                  <w:szCs w:val="22"/>
                </w:rPr>
                <w:delText>case,</w:delText>
              </w:r>
              <w:r w:rsidRPr="00E06629" w:rsidDel="002D790E">
                <w:rPr>
                  <w:spacing w:val="38"/>
                  <w:sz w:val="22"/>
                  <w:szCs w:val="22"/>
                </w:rPr>
                <w:delText xml:space="preserve"> </w:delText>
              </w:r>
              <w:r w:rsidRPr="00E06629" w:rsidDel="002D790E">
                <w:rPr>
                  <w:sz w:val="22"/>
                  <w:szCs w:val="22"/>
                </w:rPr>
                <w:delText>and</w:delText>
              </w:r>
              <w:r w:rsidRPr="00E06629" w:rsidDel="002D790E">
                <w:rPr>
                  <w:spacing w:val="36"/>
                  <w:sz w:val="22"/>
                  <w:szCs w:val="22"/>
                </w:rPr>
                <w:delText xml:space="preserve"> </w:delText>
              </w:r>
              <w:r w:rsidRPr="00E06629" w:rsidDel="002D790E">
                <w:rPr>
                  <w:sz w:val="22"/>
                  <w:szCs w:val="22"/>
                </w:rPr>
                <w:delText>agree</w:delText>
              </w:r>
              <w:r w:rsidRPr="00E06629" w:rsidDel="002D790E">
                <w:rPr>
                  <w:spacing w:val="38"/>
                  <w:sz w:val="22"/>
                  <w:szCs w:val="22"/>
                </w:rPr>
                <w:delText xml:space="preserve"> </w:delText>
              </w:r>
              <w:r w:rsidRPr="00E06629" w:rsidDel="002D790E">
                <w:rPr>
                  <w:sz w:val="22"/>
                  <w:szCs w:val="22"/>
                </w:rPr>
                <w:delText>any</w:delText>
              </w:r>
              <w:r w:rsidRPr="00E06629" w:rsidDel="002D790E">
                <w:rPr>
                  <w:spacing w:val="38"/>
                  <w:sz w:val="22"/>
                  <w:szCs w:val="22"/>
                </w:rPr>
                <w:delText xml:space="preserve"> </w:delText>
              </w:r>
              <w:r w:rsidRPr="00E06629" w:rsidDel="002D790E">
                <w:rPr>
                  <w:sz w:val="22"/>
                  <w:szCs w:val="22"/>
                </w:rPr>
                <w:delText>action</w:delText>
              </w:r>
              <w:r w:rsidRPr="00E06629" w:rsidDel="002D790E">
                <w:rPr>
                  <w:spacing w:val="36"/>
                  <w:sz w:val="22"/>
                  <w:szCs w:val="22"/>
                </w:rPr>
                <w:delText xml:space="preserve"> </w:delText>
              </w:r>
              <w:r w:rsidRPr="00E06629" w:rsidDel="002D790E">
                <w:rPr>
                  <w:sz w:val="22"/>
                  <w:szCs w:val="22"/>
                </w:rPr>
                <w:delText>required</w:delText>
              </w:r>
              <w:r w:rsidRPr="00E06629" w:rsidDel="002D790E">
                <w:rPr>
                  <w:spacing w:val="36"/>
                  <w:sz w:val="22"/>
                  <w:szCs w:val="22"/>
                </w:rPr>
                <w:delText xml:space="preserve"> </w:delText>
              </w:r>
              <w:r w:rsidRPr="00E06629" w:rsidDel="002D790E">
                <w:rPr>
                  <w:sz w:val="22"/>
                  <w:szCs w:val="22"/>
                </w:rPr>
                <w:delText>at</w:delText>
              </w:r>
              <w:r w:rsidRPr="00E06629" w:rsidDel="002D790E">
                <w:rPr>
                  <w:spacing w:val="37"/>
                  <w:sz w:val="22"/>
                  <w:szCs w:val="22"/>
                </w:rPr>
                <w:delText xml:space="preserve"> </w:delText>
              </w:r>
              <w:r w:rsidRPr="00E06629" w:rsidDel="002D790E">
                <w:rPr>
                  <w:sz w:val="22"/>
                  <w:szCs w:val="22"/>
                </w:rPr>
                <w:delText>the start.</w:delText>
              </w:r>
              <w:r w:rsidRPr="00E06629" w:rsidDel="002D790E">
                <w:rPr>
                  <w:spacing w:val="63"/>
                  <w:sz w:val="22"/>
                  <w:szCs w:val="22"/>
                </w:rPr>
                <w:delText xml:space="preserve"> </w:delText>
              </w:r>
              <w:r w:rsidRPr="00E06629" w:rsidDel="002D790E">
                <w:rPr>
                  <w:sz w:val="22"/>
                  <w:szCs w:val="22"/>
                </w:rPr>
                <w:delText>Review</w:delText>
              </w:r>
              <w:r w:rsidRPr="00E06629" w:rsidDel="002D790E">
                <w:rPr>
                  <w:spacing w:val="67"/>
                  <w:sz w:val="22"/>
                  <w:szCs w:val="22"/>
                </w:rPr>
                <w:delText xml:space="preserve"> </w:delText>
              </w:r>
              <w:r w:rsidRPr="00E06629" w:rsidDel="002D790E">
                <w:rPr>
                  <w:sz w:val="22"/>
                  <w:szCs w:val="22"/>
                </w:rPr>
                <w:delText>business</w:delText>
              </w:r>
              <w:r w:rsidRPr="00E06629" w:rsidDel="002D790E">
                <w:rPr>
                  <w:spacing w:val="65"/>
                  <w:sz w:val="22"/>
                  <w:szCs w:val="22"/>
                </w:rPr>
                <w:delText xml:space="preserve"> </w:delText>
              </w:r>
              <w:r w:rsidRPr="00E06629" w:rsidDel="002D790E">
                <w:rPr>
                  <w:sz w:val="22"/>
                  <w:szCs w:val="22"/>
                </w:rPr>
                <w:delText>case</w:delText>
              </w:r>
              <w:r w:rsidRPr="00E06629" w:rsidDel="002D790E">
                <w:rPr>
                  <w:spacing w:val="69"/>
                  <w:sz w:val="22"/>
                  <w:szCs w:val="22"/>
                </w:rPr>
                <w:delText xml:space="preserve"> </w:delText>
              </w:r>
              <w:r w:rsidRPr="00E06629" w:rsidDel="002D790E">
                <w:rPr>
                  <w:sz w:val="22"/>
                  <w:szCs w:val="22"/>
                </w:rPr>
                <w:delText>at</w:delText>
              </w:r>
              <w:r w:rsidRPr="00E06629" w:rsidDel="002D790E">
                <w:rPr>
                  <w:spacing w:val="65"/>
                  <w:sz w:val="22"/>
                  <w:szCs w:val="22"/>
                </w:rPr>
                <w:delText xml:space="preserve"> </w:delText>
              </w:r>
              <w:r w:rsidRPr="00E06629" w:rsidDel="002D790E">
                <w:rPr>
                  <w:sz w:val="22"/>
                  <w:szCs w:val="22"/>
                </w:rPr>
                <w:delText>stages</w:delText>
              </w:r>
              <w:r w:rsidRPr="00E06629" w:rsidDel="002D790E">
                <w:rPr>
                  <w:spacing w:val="66"/>
                  <w:sz w:val="22"/>
                  <w:szCs w:val="22"/>
                </w:rPr>
                <w:delText xml:space="preserve"> </w:delText>
              </w:r>
              <w:r w:rsidRPr="00E06629" w:rsidDel="002D790E">
                <w:rPr>
                  <w:sz w:val="22"/>
                  <w:szCs w:val="22"/>
                </w:rPr>
                <w:delText>throughout</w:delText>
              </w:r>
              <w:r w:rsidRPr="00E06629" w:rsidDel="002D790E">
                <w:rPr>
                  <w:spacing w:val="66"/>
                  <w:sz w:val="22"/>
                  <w:szCs w:val="22"/>
                </w:rPr>
                <w:delText xml:space="preserve"> </w:delText>
              </w:r>
              <w:r w:rsidRPr="00E06629" w:rsidDel="002D790E">
                <w:rPr>
                  <w:spacing w:val="-2"/>
                  <w:sz w:val="22"/>
                  <w:szCs w:val="22"/>
                </w:rPr>
                <w:delText>project</w:delText>
              </w:r>
            </w:del>
          </w:p>
          <w:p w14:paraId="2E814B50" w14:textId="3195F43E" w:rsidR="00206FC4" w:rsidRPr="00E06629" w:rsidDel="002D790E" w:rsidRDefault="00206FC4">
            <w:pPr>
              <w:pStyle w:val="TableParagraph"/>
              <w:spacing w:line="249" w:lineRule="exact"/>
              <w:ind w:left="105"/>
              <w:rPr>
                <w:del w:id="1466" w:author="Tiwari, Shravan" w:date="2025-06-24T17:05:00Z" w16du:dateUtc="2025-06-24T09:05:00Z"/>
                <w:sz w:val="22"/>
                <w:szCs w:val="22"/>
              </w:rPr>
            </w:pPr>
            <w:del w:id="1467" w:author="Tiwari, Shravan" w:date="2025-06-24T17:05:00Z" w16du:dateUtc="2025-06-24T09:05:00Z">
              <w:r w:rsidRPr="00E06629" w:rsidDel="002D790E">
                <w:rPr>
                  <w:spacing w:val="-2"/>
                  <w:sz w:val="22"/>
                  <w:szCs w:val="22"/>
                </w:rPr>
                <w:delText>delivery.</w:delText>
              </w:r>
            </w:del>
          </w:p>
        </w:tc>
      </w:tr>
      <w:tr w:rsidR="00206FC4" w:rsidRPr="00E06629" w14:paraId="19836996" w14:textId="77777777">
        <w:trPr>
          <w:trHeight w:val="806"/>
        </w:trPr>
        <w:tc>
          <w:tcPr>
            <w:tcW w:w="2564" w:type="dxa"/>
          </w:tcPr>
          <w:p w14:paraId="0D6F2C87" w14:textId="77777777" w:rsidR="00206FC4" w:rsidRPr="00E06629" w:rsidRDefault="00206FC4">
            <w:pPr>
              <w:pStyle w:val="TableParagraph"/>
              <w:spacing w:line="268" w:lineRule="exact"/>
              <w:rPr>
                <w:b/>
                <w:sz w:val="22"/>
                <w:szCs w:val="22"/>
              </w:rPr>
            </w:pPr>
            <w:r w:rsidRPr="00E06629">
              <w:rPr>
                <w:b/>
                <w:sz w:val="22"/>
                <w:szCs w:val="22"/>
              </w:rPr>
              <w:t>Lessons</w:t>
            </w:r>
            <w:r w:rsidRPr="00E06629">
              <w:rPr>
                <w:b/>
                <w:spacing w:val="-5"/>
                <w:sz w:val="22"/>
                <w:szCs w:val="22"/>
              </w:rPr>
              <w:t xml:space="preserve"> Log</w:t>
            </w:r>
          </w:p>
        </w:tc>
        <w:tc>
          <w:tcPr>
            <w:tcW w:w="6696" w:type="dxa"/>
          </w:tcPr>
          <w:p w14:paraId="7D0BF1DC" w14:textId="77777777" w:rsidR="00206FC4" w:rsidRPr="00E06629" w:rsidRDefault="00206FC4">
            <w:pPr>
              <w:pStyle w:val="TableParagraph"/>
              <w:ind w:left="105"/>
              <w:rPr>
                <w:sz w:val="22"/>
                <w:szCs w:val="22"/>
              </w:rPr>
            </w:pPr>
            <w:r w:rsidRPr="00E06629">
              <w:rPr>
                <w:sz w:val="22"/>
                <w:szCs w:val="22"/>
              </w:rPr>
              <w:t>Establish the lessons log and agree the process for capturing, reviewing,</w:t>
            </w:r>
            <w:r w:rsidRPr="00E06629">
              <w:rPr>
                <w:spacing w:val="45"/>
                <w:sz w:val="22"/>
                <w:szCs w:val="22"/>
              </w:rPr>
              <w:t xml:space="preserve"> </w:t>
            </w:r>
            <w:r w:rsidRPr="00E06629">
              <w:rPr>
                <w:sz w:val="22"/>
                <w:szCs w:val="22"/>
              </w:rPr>
              <w:t>and</w:t>
            </w:r>
            <w:r w:rsidRPr="00E06629">
              <w:rPr>
                <w:spacing w:val="44"/>
                <w:sz w:val="22"/>
                <w:szCs w:val="22"/>
              </w:rPr>
              <w:t xml:space="preserve"> </w:t>
            </w:r>
            <w:r w:rsidRPr="00E06629">
              <w:rPr>
                <w:sz w:val="22"/>
                <w:szCs w:val="22"/>
              </w:rPr>
              <w:t>implementing</w:t>
            </w:r>
            <w:r w:rsidRPr="00E06629">
              <w:rPr>
                <w:spacing w:val="45"/>
                <w:sz w:val="22"/>
                <w:szCs w:val="22"/>
              </w:rPr>
              <w:t xml:space="preserve"> </w:t>
            </w:r>
            <w:r w:rsidRPr="00E06629">
              <w:rPr>
                <w:sz w:val="22"/>
                <w:szCs w:val="22"/>
              </w:rPr>
              <w:t>corrective</w:t>
            </w:r>
            <w:r w:rsidRPr="00E06629">
              <w:rPr>
                <w:spacing w:val="45"/>
                <w:sz w:val="22"/>
                <w:szCs w:val="22"/>
              </w:rPr>
              <w:t xml:space="preserve"> </w:t>
            </w:r>
            <w:r w:rsidRPr="00E06629">
              <w:rPr>
                <w:sz w:val="22"/>
                <w:szCs w:val="22"/>
              </w:rPr>
              <w:t>actions</w:t>
            </w:r>
            <w:r w:rsidRPr="00E06629">
              <w:rPr>
                <w:spacing w:val="45"/>
                <w:sz w:val="22"/>
                <w:szCs w:val="22"/>
              </w:rPr>
              <w:t xml:space="preserve"> </w:t>
            </w:r>
            <w:r w:rsidRPr="00E06629">
              <w:rPr>
                <w:sz w:val="22"/>
                <w:szCs w:val="22"/>
              </w:rPr>
              <w:t>during</w:t>
            </w:r>
            <w:r w:rsidRPr="00E06629">
              <w:rPr>
                <w:spacing w:val="45"/>
                <w:sz w:val="22"/>
                <w:szCs w:val="22"/>
              </w:rPr>
              <w:t xml:space="preserve"> </w:t>
            </w:r>
            <w:r w:rsidRPr="00E06629">
              <w:rPr>
                <w:spacing w:val="-5"/>
                <w:sz w:val="22"/>
                <w:szCs w:val="22"/>
              </w:rPr>
              <w:t>the</w:t>
            </w:r>
          </w:p>
          <w:p w14:paraId="4E4A7550" w14:textId="77777777" w:rsidR="00206FC4" w:rsidRPr="00E06629" w:rsidRDefault="00206FC4">
            <w:pPr>
              <w:pStyle w:val="TableParagraph"/>
              <w:spacing w:line="249" w:lineRule="exact"/>
              <w:ind w:left="105"/>
              <w:rPr>
                <w:sz w:val="22"/>
                <w:szCs w:val="22"/>
              </w:rPr>
            </w:pPr>
            <w:r w:rsidRPr="00E06629">
              <w:rPr>
                <w:sz w:val="22"/>
                <w:szCs w:val="22"/>
              </w:rPr>
              <w:t>project</w:t>
            </w:r>
            <w:r w:rsidRPr="00E06629">
              <w:rPr>
                <w:spacing w:val="-5"/>
                <w:sz w:val="22"/>
                <w:szCs w:val="22"/>
              </w:rPr>
              <w:t xml:space="preserve"> </w:t>
            </w:r>
            <w:r w:rsidRPr="00E06629">
              <w:rPr>
                <w:sz w:val="22"/>
                <w:szCs w:val="22"/>
              </w:rPr>
              <w:t>delivery</w:t>
            </w:r>
            <w:r w:rsidRPr="00E06629">
              <w:rPr>
                <w:spacing w:val="-6"/>
                <w:sz w:val="22"/>
                <w:szCs w:val="22"/>
              </w:rPr>
              <w:t xml:space="preserve"> </w:t>
            </w:r>
            <w:r w:rsidRPr="00E06629">
              <w:rPr>
                <w:spacing w:val="-2"/>
                <w:sz w:val="22"/>
                <w:szCs w:val="22"/>
              </w:rPr>
              <w:t>phase.</w:t>
            </w:r>
          </w:p>
        </w:tc>
      </w:tr>
      <w:tr w:rsidR="00206FC4" w:rsidRPr="00E06629" w14:paraId="01938E60" w14:textId="77777777">
        <w:trPr>
          <w:trHeight w:val="1344"/>
        </w:trPr>
        <w:tc>
          <w:tcPr>
            <w:tcW w:w="2564" w:type="dxa"/>
          </w:tcPr>
          <w:p w14:paraId="61766C11" w14:textId="77777777" w:rsidR="00206FC4" w:rsidRPr="00E06629" w:rsidRDefault="00206FC4">
            <w:pPr>
              <w:pStyle w:val="TableParagraph"/>
              <w:spacing w:line="268" w:lineRule="exact"/>
              <w:rPr>
                <w:b/>
                <w:sz w:val="22"/>
                <w:szCs w:val="22"/>
              </w:rPr>
            </w:pPr>
            <w:r w:rsidRPr="00E06629">
              <w:rPr>
                <w:b/>
                <w:sz w:val="22"/>
                <w:szCs w:val="22"/>
              </w:rPr>
              <w:t>Project</w:t>
            </w:r>
            <w:r w:rsidRPr="00E06629">
              <w:rPr>
                <w:b/>
                <w:spacing w:val="-11"/>
                <w:sz w:val="22"/>
                <w:szCs w:val="22"/>
              </w:rPr>
              <w:t xml:space="preserve"> </w:t>
            </w:r>
            <w:r w:rsidRPr="00E06629">
              <w:rPr>
                <w:b/>
                <w:sz w:val="22"/>
                <w:szCs w:val="22"/>
              </w:rPr>
              <w:t>Initiation</w:t>
            </w:r>
            <w:r w:rsidRPr="00E06629">
              <w:rPr>
                <w:b/>
                <w:spacing w:val="-9"/>
                <w:sz w:val="22"/>
                <w:szCs w:val="22"/>
              </w:rPr>
              <w:t xml:space="preserve"> </w:t>
            </w:r>
            <w:r w:rsidRPr="00E06629">
              <w:rPr>
                <w:b/>
                <w:spacing w:val="-2"/>
                <w:sz w:val="22"/>
                <w:szCs w:val="22"/>
              </w:rPr>
              <w:t>Meeting</w:t>
            </w:r>
          </w:p>
        </w:tc>
        <w:tc>
          <w:tcPr>
            <w:tcW w:w="6696" w:type="dxa"/>
          </w:tcPr>
          <w:p w14:paraId="44295AF7" w14:textId="519A04E9" w:rsidR="00206FC4" w:rsidRPr="00E06629" w:rsidRDefault="00206FC4" w:rsidP="00FB33C9">
            <w:pPr>
              <w:pStyle w:val="TableParagraph"/>
              <w:ind w:left="105" w:right="94"/>
              <w:jc w:val="both"/>
              <w:rPr>
                <w:sz w:val="22"/>
                <w:szCs w:val="22"/>
              </w:rPr>
            </w:pPr>
            <w:r w:rsidRPr="00E06629">
              <w:rPr>
                <w:sz w:val="22"/>
                <w:szCs w:val="22"/>
              </w:rPr>
              <w:t>Hold the project initiation meeting to formally launch the project and communicate the project overview and governance</w:t>
            </w:r>
            <w:r w:rsidRPr="00E06629">
              <w:rPr>
                <w:spacing w:val="-13"/>
                <w:sz w:val="22"/>
                <w:szCs w:val="22"/>
              </w:rPr>
              <w:t xml:space="preserve"> </w:t>
            </w:r>
            <w:r w:rsidRPr="00E06629">
              <w:rPr>
                <w:sz w:val="22"/>
                <w:szCs w:val="22"/>
              </w:rPr>
              <w:t>to</w:t>
            </w:r>
            <w:r w:rsidRPr="00E06629">
              <w:rPr>
                <w:spacing w:val="-12"/>
                <w:sz w:val="22"/>
                <w:szCs w:val="22"/>
              </w:rPr>
              <w:t xml:space="preserve"> </w:t>
            </w:r>
            <w:r w:rsidRPr="00E06629">
              <w:rPr>
                <w:sz w:val="22"/>
                <w:szCs w:val="22"/>
              </w:rPr>
              <w:t>the</w:t>
            </w:r>
            <w:r w:rsidRPr="00E06629">
              <w:rPr>
                <w:spacing w:val="-13"/>
                <w:sz w:val="22"/>
                <w:szCs w:val="22"/>
              </w:rPr>
              <w:t xml:space="preserve"> </w:t>
            </w:r>
            <w:r w:rsidRPr="00E06629">
              <w:rPr>
                <w:sz w:val="22"/>
                <w:szCs w:val="22"/>
              </w:rPr>
              <w:t>wider</w:t>
            </w:r>
            <w:r w:rsidRPr="00E06629">
              <w:rPr>
                <w:spacing w:val="-12"/>
                <w:sz w:val="22"/>
                <w:szCs w:val="22"/>
              </w:rPr>
              <w:t xml:space="preserve"> </w:t>
            </w:r>
            <w:r w:rsidRPr="00E06629">
              <w:rPr>
                <w:sz w:val="22"/>
                <w:szCs w:val="22"/>
              </w:rPr>
              <w:t>stakeholder</w:t>
            </w:r>
            <w:r w:rsidRPr="00E06629">
              <w:rPr>
                <w:spacing w:val="-13"/>
                <w:sz w:val="22"/>
                <w:szCs w:val="22"/>
              </w:rPr>
              <w:t xml:space="preserve"> </w:t>
            </w:r>
            <w:r w:rsidRPr="00E06629">
              <w:rPr>
                <w:sz w:val="22"/>
                <w:szCs w:val="22"/>
              </w:rPr>
              <w:t>group</w:t>
            </w:r>
            <w:r w:rsidRPr="00E06629">
              <w:rPr>
                <w:spacing w:val="-12"/>
                <w:sz w:val="22"/>
                <w:szCs w:val="22"/>
              </w:rPr>
              <w:t xml:space="preserve"> </w:t>
            </w:r>
            <w:r w:rsidRPr="00E06629">
              <w:rPr>
                <w:sz w:val="22"/>
                <w:szCs w:val="22"/>
              </w:rPr>
              <w:t>and</w:t>
            </w:r>
            <w:r w:rsidRPr="00E06629">
              <w:rPr>
                <w:spacing w:val="-13"/>
                <w:sz w:val="22"/>
                <w:szCs w:val="22"/>
              </w:rPr>
              <w:t xml:space="preserve"> </w:t>
            </w:r>
            <w:r w:rsidRPr="00E06629">
              <w:rPr>
                <w:sz w:val="22"/>
                <w:szCs w:val="22"/>
              </w:rPr>
              <w:t>project</w:t>
            </w:r>
            <w:r w:rsidRPr="00E06629">
              <w:rPr>
                <w:spacing w:val="-12"/>
                <w:sz w:val="22"/>
                <w:szCs w:val="22"/>
              </w:rPr>
              <w:t xml:space="preserve"> </w:t>
            </w:r>
            <w:r w:rsidRPr="00E06629">
              <w:rPr>
                <w:sz w:val="22"/>
                <w:szCs w:val="22"/>
              </w:rPr>
              <w:t xml:space="preserve">teams. </w:t>
            </w:r>
          </w:p>
        </w:tc>
      </w:tr>
    </w:tbl>
    <w:p w14:paraId="1FA620FB" w14:textId="7571C090" w:rsidR="008226DF" w:rsidRPr="00E06629" w:rsidRDefault="008226DF" w:rsidP="009A7887">
      <w:pPr>
        <w:pStyle w:val="Heading2"/>
        <w:ind w:left="450"/>
        <w:rPr>
          <w:rFonts w:cs="Calibri"/>
        </w:rPr>
      </w:pPr>
      <w:bookmarkStart w:id="1468" w:name="_Toc144913278"/>
      <w:bookmarkStart w:id="1469" w:name="_Toc201682697"/>
      <w:r w:rsidRPr="00E06629">
        <w:rPr>
          <w:rFonts w:cs="Calibri"/>
        </w:rPr>
        <w:t>Schedule</w:t>
      </w:r>
      <w:bookmarkEnd w:id="1468"/>
      <w:bookmarkEnd w:id="1469"/>
    </w:p>
    <w:p w14:paraId="2001398A" w14:textId="3B4B37E7" w:rsidR="00A72BD2" w:rsidRPr="005538F2" w:rsidRDefault="00FB35AE" w:rsidP="00182095">
      <w:pPr>
        <w:spacing w:line="240" w:lineRule="atLeast"/>
        <w:rPr>
          <w:rFonts w:eastAsia="SimHei" w:cs="Calibri"/>
          <w:noProof/>
          <w:lang w:eastAsia="zh-CN"/>
        </w:rPr>
      </w:pPr>
      <w:r w:rsidRPr="00E06629">
        <w:rPr>
          <w:rFonts w:cs="Calibri"/>
          <w:noProof/>
        </w:rPr>
        <w:t>A tentative schedule for implementation is provided below</w:t>
      </w:r>
      <w:r w:rsidR="005538F2">
        <w:rPr>
          <w:rFonts w:eastAsia="SimHei" w:cs="Calibri" w:hint="eastAsia"/>
          <w:noProof/>
          <w:lang w:eastAsia="zh-CN"/>
        </w:rPr>
        <w:t>, assuming there</w:t>
      </w:r>
      <w:r w:rsidR="005538F2">
        <w:rPr>
          <w:rFonts w:eastAsia="SimHei" w:cs="Calibri"/>
          <w:noProof/>
          <w:lang w:eastAsia="zh-CN"/>
        </w:rPr>
        <w:t>’</w:t>
      </w:r>
      <w:r w:rsidR="005538F2">
        <w:rPr>
          <w:rFonts w:eastAsia="SimHei" w:cs="Calibri" w:hint="eastAsia"/>
          <w:noProof/>
          <w:lang w:eastAsia="zh-CN"/>
        </w:rPr>
        <w:t>s no gap implementation</w:t>
      </w:r>
      <w:r w:rsidR="0074202D">
        <w:rPr>
          <w:rFonts w:eastAsia="SimHei" w:cs="Calibri" w:hint="eastAsia"/>
          <w:noProof/>
          <w:lang w:eastAsia="zh-CN"/>
        </w:rPr>
        <w:t xml:space="preserve"> needed for the sites</w:t>
      </w:r>
      <w:r w:rsidR="005538F2">
        <w:rPr>
          <w:rFonts w:eastAsia="SimHei" w:cs="Calibri" w:hint="eastAsia"/>
          <w:noProof/>
          <w:lang w:eastAsia="zh-CN"/>
        </w:rPr>
        <w:t>:</w:t>
      </w:r>
    </w:p>
    <w:p w14:paraId="1171FB76" w14:textId="7E9B5FDC" w:rsidR="000C2E99" w:rsidRPr="00E06629" w:rsidRDefault="007E75BC" w:rsidP="0013594C">
      <w:pPr>
        <w:spacing w:line="240" w:lineRule="atLeast"/>
        <w:jc w:val="both"/>
        <w:rPr>
          <w:rFonts w:cs="Calibri"/>
        </w:rPr>
      </w:pPr>
      <w:r w:rsidRPr="007E75BC">
        <w:rPr>
          <w:rFonts w:cs="Calibri"/>
          <w:noProof/>
        </w:rPr>
        <w:drawing>
          <wp:inline distT="0" distB="0" distL="0" distR="0" wp14:anchorId="29B98132" wp14:editId="3E862C84">
            <wp:extent cx="6000750" cy="1940560"/>
            <wp:effectExtent l="0" t="0" r="0" b="2540"/>
            <wp:docPr id="1720398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8852" name="Picture 1" descr="A screenshot of a computer&#10;&#10;AI-generated content may be incorrect."/>
                    <pic:cNvPicPr/>
                  </pic:nvPicPr>
                  <pic:blipFill>
                    <a:blip r:embed="rId21"/>
                    <a:stretch>
                      <a:fillRect/>
                    </a:stretch>
                  </pic:blipFill>
                  <pic:spPr>
                    <a:xfrm>
                      <a:off x="0" y="0"/>
                      <a:ext cx="6000750" cy="1940560"/>
                    </a:xfrm>
                    <a:prstGeom prst="rect">
                      <a:avLst/>
                    </a:prstGeom>
                  </pic:spPr>
                </pic:pic>
              </a:graphicData>
            </a:graphic>
          </wp:inline>
        </w:drawing>
      </w:r>
    </w:p>
    <w:p w14:paraId="5EBD453B" w14:textId="53DDF629" w:rsidR="00050A80" w:rsidRPr="00E06629" w:rsidRDefault="00054974" w:rsidP="00CB63A8">
      <w:pPr>
        <w:spacing w:before="120"/>
        <w:rPr>
          <w:rFonts w:cs="Calibri"/>
        </w:rPr>
      </w:pPr>
      <w:r w:rsidRPr="00054974">
        <w:rPr>
          <w:rFonts w:cs="Calibri"/>
        </w:rPr>
        <w:t xml:space="preserve">The deployment will be conducted </w:t>
      </w:r>
      <w:r>
        <w:rPr>
          <w:rFonts w:eastAsia="SimHei" w:cs="Calibri" w:hint="eastAsia"/>
          <w:lang w:eastAsia="zh-CN"/>
        </w:rPr>
        <w:t xml:space="preserve">site by site. </w:t>
      </w:r>
      <w:r w:rsidR="00352C61" w:rsidRPr="00E06629">
        <w:rPr>
          <w:rFonts w:cs="Calibri"/>
        </w:rPr>
        <w:t xml:space="preserve">Our Project </w:t>
      </w:r>
      <w:r w:rsidR="00050A80" w:rsidRPr="00E06629">
        <w:rPr>
          <w:rFonts w:cs="Calibri"/>
        </w:rPr>
        <w:t xml:space="preserve">schedule assumes that hardware is in place and that </w:t>
      </w:r>
      <w:r w:rsidR="00B12959" w:rsidRPr="00E06629">
        <w:rPr>
          <w:rFonts w:cs="Calibri"/>
        </w:rPr>
        <w:t>the C</w:t>
      </w:r>
      <w:r w:rsidR="00050A80" w:rsidRPr="00E06629">
        <w:rPr>
          <w:rFonts w:cs="Calibri"/>
        </w:rPr>
        <w:t xml:space="preserve">ustomer’s resources are available. </w:t>
      </w:r>
      <w:r w:rsidR="00BC1A29" w:rsidRPr="00E06629">
        <w:rPr>
          <w:rFonts w:cs="Calibri"/>
        </w:rPr>
        <w:t>At this stage this is a purely indicative schedule based on the information and estimates available at this time</w:t>
      </w:r>
      <w:r w:rsidR="00EA4BFC" w:rsidRPr="00E06629">
        <w:rPr>
          <w:rFonts w:cs="Calibri"/>
        </w:rPr>
        <w:t xml:space="preserve"> and </w:t>
      </w:r>
      <w:r w:rsidR="007A55E5" w:rsidRPr="00E06629">
        <w:rPr>
          <w:rFonts w:cs="Calibri"/>
        </w:rPr>
        <w:t>has not been optimised to factor in weekends, holidays etc</w:t>
      </w:r>
      <w:r w:rsidR="00BE33D6" w:rsidRPr="00E06629">
        <w:rPr>
          <w:rFonts w:cs="Calibri"/>
        </w:rPr>
        <w:t>.  Th</w:t>
      </w:r>
      <w:r w:rsidR="007A55E5" w:rsidRPr="00E06629">
        <w:rPr>
          <w:rFonts w:cs="Calibri"/>
        </w:rPr>
        <w:t>is</w:t>
      </w:r>
      <w:r w:rsidR="00BE33D6" w:rsidRPr="00E06629">
        <w:rPr>
          <w:rFonts w:cs="Calibri"/>
        </w:rPr>
        <w:t xml:space="preserve"> indicative </w:t>
      </w:r>
      <w:r w:rsidR="007A55E5" w:rsidRPr="00E06629">
        <w:rPr>
          <w:rFonts w:cs="Calibri"/>
        </w:rPr>
        <w:t>schedule</w:t>
      </w:r>
      <w:r w:rsidR="00BC1A29" w:rsidRPr="00E06629">
        <w:rPr>
          <w:rFonts w:cs="Calibri"/>
        </w:rPr>
        <w:t xml:space="preserve"> is subject to change as the project </w:t>
      </w:r>
      <w:proofErr w:type="gramStart"/>
      <w:r w:rsidR="00BC1A29" w:rsidRPr="00E06629">
        <w:rPr>
          <w:rFonts w:cs="Calibri"/>
        </w:rPr>
        <w:t>progresses</w:t>
      </w:r>
      <w:proofErr w:type="gramEnd"/>
      <w:r w:rsidR="00BC1A29" w:rsidRPr="00E06629">
        <w:rPr>
          <w:rFonts w:cs="Calibri"/>
        </w:rPr>
        <w:t xml:space="preserve"> and detailed plans are developed for each stage.  </w:t>
      </w:r>
      <w:r w:rsidR="00EB3B41" w:rsidRPr="00E06629">
        <w:rPr>
          <w:rFonts w:cs="Calibri"/>
        </w:rPr>
        <w:t>This schedule will be reviewed and revised as appropriate at the start and</w:t>
      </w:r>
      <w:r w:rsidR="00BC1A29" w:rsidRPr="00E06629">
        <w:rPr>
          <w:rFonts w:cs="Calibri"/>
        </w:rPr>
        <w:t xml:space="preserve"> at relevant points</w:t>
      </w:r>
      <w:r w:rsidR="00EB3B41" w:rsidRPr="00E06629">
        <w:rPr>
          <w:rFonts w:cs="Calibri"/>
        </w:rPr>
        <w:t xml:space="preserve"> throughout the duration of the project.</w:t>
      </w:r>
    </w:p>
    <w:p w14:paraId="1E15CB6B" w14:textId="77777777" w:rsidR="00F11CB5" w:rsidRPr="00E06629" w:rsidRDefault="00EA4BFC" w:rsidP="00CB63A8">
      <w:pPr>
        <w:spacing w:before="120"/>
        <w:rPr>
          <w:rFonts w:cs="Calibri"/>
        </w:rPr>
      </w:pPr>
      <w:r w:rsidRPr="00E06629">
        <w:rPr>
          <w:rFonts w:cs="Calibri"/>
        </w:rPr>
        <w:lastRenderedPageBreak/>
        <w:t xml:space="preserve">The revised </w:t>
      </w:r>
      <w:r w:rsidR="000B1AB5" w:rsidRPr="00E06629">
        <w:rPr>
          <w:rFonts w:cs="Calibri"/>
        </w:rPr>
        <w:t>schedule</w:t>
      </w:r>
      <w:r w:rsidRPr="00E06629">
        <w:rPr>
          <w:rFonts w:cs="Calibri"/>
        </w:rPr>
        <w:t xml:space="preserve"> </w:t>
      </w:r>
      <w:r w:rsidR="00F11CB5" w:rsidRPr="00E06629">
        <w:rPr>
          <w:rFonts w:cs="Calibri"/>
        </w:rPr>
        <w:t xml:space="preserve">will always be </w:t>
      </w:r>
      <w:r w:rsidR="007A55E5" w:rsidRPr="00E06629">
        <w:rPr>
          <w:rFonts w:cs="Calibri"/>
        </w:rPr>
        <w:t>plann</w:t>
      </w:r>
      <w:r w:rsidR="00F11CB5" w:rsidRPr="00E06629">
        <w:rPr>
          <w:rFonts w:cs="Calibri"/>
        </w:rPr>
        <w:t>ed to take account of weekends, public holidays and other events, to ensure that workshops and training sessions always run on consecutive working days, e.g. not starting a 3-day workshop on a Friday.</w:t>
      </w:r>
    </w:p>
    <w:p w14:paraId="45297953" w14:textId="77777777" w:rsidR="00AD2D49" w:rsidRPr="00E06629" w:rsidRDefault="00F11CB5" w:rsidP="00CB63A8">
      <w:pPr>
        <w:spacing w:before="120"/>
        <w:rPr>
          <w:rFonts w:cs="Calibri"/>
        </w:rPr>
      </w:pPr>
      <w:r w:rsidRPr="00E06629">
        <w:rPr>
          <w:rFonts w:cs="Calibri"/>
        </w:rPr>
        <w:t>Please note that this schedule is also dependent on the relevant approvals and purchase order being in place and therefore any delay in signing this SOW or providing the purchase could result in the rescheduling of the project.</w:t>
      </w:r>
    </w:p>
    <w:p w14:paraId="573B1637" w14:textId="2CC7B41D" w:rsidR="00206693" w:rsidRDefault="00377FD0" w:rsidP="001A2A1A">
      <w:pPr>
        <w:spacing w:before="120"/>
        <w:rPr>
          <w:rFonts w:cs="Calibri"/>
        </w:rPr>
      </w:pPr>
      <w:r>
        <w:rPr>
          <w:rFonts w:eastAsia="SimHei" w:cs="Calibri" w:hint="eastAsia"/>
          <w:lang w:eastAsia="zh-CN"/>
        </w:rPr>
        <w:t>S</w:t>
      </w:r>
      <w:r w:rsidR="007E4643" w:rsidRPr="00E06629">
        <w:rPr>
          <w:rFonts w:cs="Calibri"/>
        </w:rPr>
        <w:t xml:space="preserve">prints will be tracked </w:t>
      </w:r>
      <w:r w:rsidR="001F7C45" w:rsidRPr="00E06629">
        <w:rPr>
          <w:rFonts w:cs="Calibri"/>
        </w:rPr>
        <w:t>regularly,</w:t>
      </w:r>
      <w:r w:rsidR="007E4643" w:rsidRPr="00E06629">
        <w:rPr>
          <w:rFonts w:cs="Calibri"/>
        </w:rPr>
        <w:t xml:space="preserve"> and any scope/timeline change will be taken care of via a CR. During the project life cycle, risks and issues will be identified, and a mitigation plan and contingency plan will be developed to address them. Any delay because of technical complexity or dependencies will be communicated to the team in advance.</w:t>
      </w:r>
      <w:r w:rsidR="00C34B74">
        <w:rPr>
          <w:rFonts w:cs="Calibri"/>
        </w:rPr>
        <w:t xml:space="preserve"> In those cases,</w:t>
      </w:r>
      <w:r w:rsidR="007E4643" w:rsidRPr="00E06629">
        <w:rPr>
          <w:rFonts w:cs="Calibri"/>
        </w:rPr>
        <w:t xml:space="preserve"> Henkel's and Thermo Fisher</w:t>
      </w:r>
      <w:r w:rsidR="006D654F">
        <w:rPr>
          <w:rFonts w:cs="Calibri"/>
        </w:rPr>
        <w:t>’s</w:t>
      </w:r>
      <w:r w:rsidR="007E4643" w:rsidRPr="00E06629">
        <w:rPr>
          <w:rFonts w:cs="Calibri"/>
        </w:rPr>
        <w:t xml:space="preserve"> PM will work together to get approval from management and extend the timeline.</w:t>
      </w:r>
    </w:p>
    <w:p w14:paraId="1872BCE6" w14:textId="604C2730" w:rsidR="00E64C57" w:rsidRDefault="000B5008" w:rsidP="001A2A1A">
      <w:pPr>
        <w:spacing w:before="120"/>
        <w:rPr>
          <w:rStyle w:val="ui-provider"/>
        </w:rPr>
      </w:pPr>
      <w:r w:rsidRPr="000B5008">
        <w:rPr>
          <w:rStyle w:val="ui-provider"/>
        </w:rPr>
        <w:t>In the event Thermo Fisher fails to meet any deadline or milestone set forth in this Agreement, Thermo Fisher shall immediately notify Henkel in writing of any anticipated delays and the reasons therefor. Such delays shall be addressed as well through the agreed Escalation Procedure (see 4.2 Escalation).</w:t>
      </w:r>
    </w:p>
    <w:p w14:paraId="7E483DDB" w14:textId="5B2F07B1" w:rsidR="00CD1307" w:rsidRPr="00E06629" w:rsidRDefault="726880E3" w:rsidP="00CD1307">
      <w:pPr>
        <w:pStyle w:val="Heading2"/>
        <w:ind w:left="576"/>
        <w:rPr>
          <w:rFonts w:cs="Calibri"/>
        </w:rPr>
      </w:pPr>
      <w:bookmarkStart w:id="1470" w:name="_Ref144755943"/>
      <w:bookmarkStart w:id="1471" w:name="_Ref144755945"/>
      <w:bookmarkStart w:id="1472" w:name="_Toc144913279"/>
      <w:bookmarkStart w:id="1473" w:name="_Toc201682698"/>
      <w:r w:rsidRPr="00E06629">
        <w:rPr>
          <w:rFonts w:cs="Calibri"/>
        </w:rPr>
        <w:t xml:space="preserve">Static </w:t>
      </w:r>
      <w:bookmarkEnd w:id="1470"/>
      <w:bookmarkEnd w:id="1471"/>
      <w:bookmarkEnd w:id="1472"/>
      <w:r w:rsidRPr="00E06629">
        <w:rPr>
          <w:rFonts w:cs="Calibri"/>
        </w:rPr>
        <w:t>Data</w:t>
      </w:r>
      <w:bookmarkEnd w:id="1473"/>
    </w:p>
    <w:p w14:paraId="49F68B86" w14:textId="0B647263" w:rsidR="00C972D0" w:rsidRPr="00C972D0" w:rsidRDefault="00C972D0" w:rsidP="00C972D0">
      <w:pPr>
        <w:widowControl w:val="0"/>
        <w:autoSpaceDE w:val="0"/>
        <w:autoSpaceDN w:val="0"/>
        <w:spacing w:before="118" w:after="0" w:line="240" w:lineRule="auto"/>
        <w:ind w:left="138" w:right="54"/>
        <w:rPr>
          <w:rFonts w:eastAsia="Calibri" w:cs="Calibri"/>
          <w:lang w:val="en-US"/>
        </w:rPr>
      </w:pPr>
      <w:r w:rsidRPr="00C972D0">
        <w:rPr>
          <w:rFonts w:eastAsia="Calibri" w:cs="Calibri"/>
          <w:lang w:val="en-US"/>
        </w:rPr>
        <w:t>Through the Pilot phase, Henkel has gained sufficient expertise in </w:t>
      </w:r>
      <w:r>
        <w:rPr>
          <w:rFonts w:eastAsia="SimHei" w:cs="Calibri" w:hint="eastAsia"/>
          <w:lang w:val="en-US" w:eastAsia="zh-CN"/>
        </w:rPr>
        <w:t>static</w:t>
      </w:r>
      <w:r w:rsidRPr="00C972D0">
        <w:rPr>
          <w:rFonts w:eastAsia="Calibri" w:cs="Calibri"/>
          <w:lang w:val="en-US"/>
        </w:rPr>
        <w:t xml:space="preserve"> data requirements under QCLAD and is now fully capable of performing master data creation and cleanup independently.</w:t>
      </w:r>
    </w:p>
    <w:p w14:paraId="347A07E0" w14:textId="03729D0A" w:rsidR="00CD1307" w:rsidRPr="000D6CBA" w:rsidRDefault="00C972D0" w:rsidP="000D6CBA">
      <w:pPr>
        <w:widowControl w:val="0"/>
        <w:autoSpaceDE w:val="0"/>
        <w:autoSpaceDN w:val="0"/>
        <w:spacing w:before="118" w:after="0" w:line="240" w:lineRule="auto"/>
        <w:ind w:left="138" w:right="54"/>
        <w:rPr>
          <w:rFonts w:eastAsia="SimHei" w:cs="Calibri"/>
          <w:lang w:val="en-US" w:eastAsia="zh-CN"/>
        </w:rPr>
      </w:pPr>
      <w:r w:rsidRPr="00C972D0">
        <w:rPr>
          <w:rFonts w:eastAsia="Calibri" w:cs="Calibri"/>
          <w:lang w:val="en-US"/>
        </w:rPr>
        <w:t>Therefore, during the Rollout phase, Henkel will take ownership of </w:t>
      </w:r>
      <w:r>
        <w:rPr>
          <w:rFonts w:eastAsia="SimHei" w:cs="Calibri" w:hint="eastAsia"/>
          <w:lang w:val="en-US" w:eastAsia="zh-CN"/>
        </w:rPr>
        <w:t>static</w:t>
      </w:r>
      <w:r w:rsidRPr="00C972D0">
        <w:rPr>
          <w:rFonts w:eastAsia="Calibri" w:cs="Calibri"/>
          <w:lang w:val="en-US"/>
        </w:rPr>
        <w:t xml:space="preserve"> data preparation for all rollout sites. Thermo Fisher will remain available to provide support and guidance as needed.</w:t>
      </w:r>
    </w:p>
    <w:p w14:paraId="19C103F3" w14:textId="77777777" w:rsidR="00A57759" w:rsidRPr="00E06629" w:rsidRDefault="00A57759" w:rsidP="00A57759">
      <w:pPr>
        <w:pStyle w:val="Heading2"/>
        <w:ind w:left="576"/>
        <w:rPr>
          <w:rFonts w:cs="Calibri"/>
        </w:rPr>
      </w:pPr>
      <w:bookmarkStart w:id="1474" w:name="_Toc201682699"/>
      <w:r w:rsidRPr="00E06629">
        <w:rPr>
          <w:rFonts w:cs="Calibri"/>
        </w:rPr>
        <w:t>User Acceptance Testing</w:t>
      </w:r>
      <w:bookmarkEnd w:id="1474"/>
    </w:p>
    <w:p w14:paraId="1CC13701" w14:textId="7E861F96" w:rsidR="003626A3" w:rsidRPr="00E06629" w:rsidRDefault="009F1E1C" w:rsidP="003626A3">
      <w:pPr>
        <w:widowControl w:val="0"/>
        <w:autoSpaceDE w:val="0"/>
        <w:autoSpaceDN w:val="0"/>
        <w:spacing w:before="118" w:after="0" w:line="240" w:lineRule="auto"/>
        <w:ind w:left="138" w:right="54"/>
        <w:jc w:val="both"/>
        <w:rPr>
          <w:rFonts w:eastAsia="Calibri" w:cs="Calibri"/>
          <w:lang w:val="en-US"/>
        </w:rPr>
      </w:pPr>
      <w:r>
        <w:rPr>
          <w:rFonts w:eastAsia="SimHei" w:cs="Calibri" w:hint="eastAsia"/>
          <w:lang w:val="en-US" w:eastAsia="zh-CN"/>
        </w:rPr>
        <w:t>During Rollout, a</w:t>
      </w:r>
      <w:r w:rsidR="00A57759" w:rsidRPr="00E06629">
        <w:rPr>
          <w:rFonts w:eastAsia="Calibri" w:cs="Calibri"/>
          <w:lang w:val="en-US"/>
        </w:rPr>
        <w:t>t</w:t>
      </w:r>
      <w:r w:rsidR="00A57759" w:rsidRPr="00E06629">
        <w:rPr>
          <w:rFonts w:eastAsia="Calibri" w:cs="Calibri"/>
          <w:spacing w:val="-11"/>
          <w:lang w:val="en-US"/>
        </w:rPr>
        <w:t xml:space="preserve"> </w:t>
      </w:r>
      <w:r w:rsidR="00A57759" w:rsidRPr="00E06629">
        <w:rPr>
          <w:rFonts w:eastAsia="Calibri" w:cs="Calibri"/>
          <w:lang w:val="en-US"/>
        </w:rPr>
        <w:t>the</w:t>
      </w:r>
      <w:r w:rsidR="00A57759" w:rsidRPr="00E06629">
        <w:rPr>
          <w:rFonts w:eastAsia="Calibri" w:cs="Calibri"/>
          <w:spacing w:val="-10"/>
          <w:lang w:val="en-US"/>
        </w:rPr>
        <w:t xml:space="preserve"> </w:t>
      </w:r>
      <w:r w:rsidR="00A57759" w:rsidRPr="00E06629">
        <w:rPr>
          <w:rFonts w:eastAsia="Calibri" w:cs="Calibri"/>
          <w:lang w:val="en-US"/>
        </w:rPr>
        <w:t>end</w:t>
      </w:r>
      <w:r w:rsidR="00A57759" w:rsidRPr="00E06629">
        <w:rPr>
          <w:rFonts w:eastAsia="Calibri" w:cs="Calibri"/>
          <w:spacing w:val="-11"/>
          <w:lang w:val="en-US"/>
        </w:rPr>
        <w:t xml:space="preserve"> </w:t>
      </w:r>
      <w:r w:rsidR="00A57759" w:rsidRPr="00E06629">
        <w:rPr>
          <w:rFonts w:eastAsia="Calibri" w:cs="Calibri"/>
          <w:lang w:val="en-US"/>
        </w:rPr>
        <w:t>of</w:t>
      </w:r>
      <w:r w:rsidR="00A57759" w:rsidRPr="00E06629">
        <w:rPr>
          <w:rFonts w:eastAsia="Calibri" w:cs="Calibri"/>
          <w:spacing w:val="-11"/>
          <w:lang w:val="en-US"/>
        </w:rPr>
        <w:t xml:space="preserve"> </w:t>
      </w:r>
      <w:r>
        <w:rPr>
          <w:rFonts w:eastAsia="SimHei" w:cs="Calibri" w:hint="eastAsia"/>
          <w:lang w:val="en-US" w:eastAsia="zh-CN"/>
        </w:rPr>
        <w:t>each sprint</w:t>
      </w:r>
      <w:r w:rsidR="00A57759" w:rsidRPr="00E06629">
        <w:rPr>
          <w:rFonts w:eastAsia="Calibri" w:cs="Calibri"/>
          <w:lang w:val="en-US"/>
        </w:rPr>
        <w:t>,</w:t>
      </w:r>
      <w:r w:rsidR="00A57759" w:rsidRPr="00E06629">
        <w:rPr>
          <w:rFonts w:eastAsia="Calibri" w:cs="Calibri"/>
          <w:spacing w:val="-10"/>
          <w:lang w:val="en-US"/>
        </w:rPr>
        <w:t xml:space="preserve"> </w:t>
      </w:r>
      <w:r w:rsidR="00A57759" w:rsidRPr="00E06629">
        <w:rPr>
          <w:rFonts w:eastAsia="Calibri" w:cs="Calibri"/>
          <w:lang w:val="en-US"/>
        </w:rPr>
        <w:t>the</w:t>
      </w:r>
      <w:r w:rsidR="00A57759" w:rsidRPr="00E06629">
        <w:rPr>
          <w:rFonts w:eastAsia="Calibri" w:cs="Calibri"/>
          <w:spacing w:val="-13"/>
          <w:lang w:val="en-US"/>
        </w:rPr>
        <w:t xml:space="preserve"> </w:t>
      </w:r>
      <w:r w:rsidR="00A57759" w:rsidRPr="00E06629">
        <w:rPr>
          <w:rFonts w:eastAsia="Calibri" w:cs="Calibri"/>
          <w:lang w:val="en-US"/>
        </w:rPr>
        <w:t>configuration</w:t>
      </w:r>
      <w:r>
        <w:rPr>
          <w:rFonts w:eastAsia="SimHei" w:cs="Calibri" w:hint="eastAsia"/>
          <w:lang w:val="en-US" w:eastAsia="zh-CN"/>
        </w:rPr>
        <w:t>/development</w:t>
      </w:r>
      <w:r w:rsidR="00A57759" w:rsidRPr="00E06629">
        <w:rPr>
          <w:rFonts w:eastAsia="Calibri" w:cs="Calibri"/>
          <w:spacing w:val="-11"/>
          <w:lang w:val="en-US"/>
        </w:rPr>
        <w:t xml:space="preserve"> </w:t>
      </w:r>
      <w:r w:rsidR="00A57759" w:rsidRPr="00E06629">
        <w:rPr>
          <w:rFonts w:eastAsia="Calibri" w:cs="Calibri"/>
          <w:lang w:val="en-US"/>
        </w:rPr>
        <w:t>is</w:t>
      </w:r>
      <w:r w:rsidR="00A57759" w:rsidRPr="00E06629">
        <w:rPr>
          <w:rFonts w:eastAsia="Calibri" w:cs="Calibri"/>
          <w:spacing w:val="-11"/>
          <w:lang w:val="en-US"/>
        </w:rPr>
        <w:t xml:space="preserve"> </w:t>
      </w:r>
      <w:r w:rsidR="00A57759" w:rsidRPr="00E06629">
        <w:rPr>
          <w:rFonts w:eastAsia="Calibri" w:cs="Calibri"/>
          <w:lang w:val="en-US"/>
        </w:rPr>
        <w:t>transferred</w:t>
      </w:r>
      <w:r w:rsidR="00A57759" w:rsidRPr="00E06629">
        <w:rPr>
          <w:rFonts w:eastAsia="Calibri" w:cs="Calibri"/>
          <w:spacing w:val="-13"/>
          <w:lang w:val="en-US"/>
        </w:rPr>
        <w:t xml:space="preserve"> </w:t>
      </w:r>
      <w:r w:rsidR="00A57759" w:rsidRPr="00E06629">
        <w:rPr>
          <w:rFonts w:eastAsia="Calibri" w:cs="Calibri"/>
          <w:lang w:val="en-US"/>
        </w:rPr>
        <w:t>to</w:t>
      </w:r>
      <w:r w:rsidR="00A57759" w:rsidRPr="00E06629">
        <w:rPr>
          <w:rFonts w:eastAsia="Calibri" w:cs="Calibri"/>
          <w:spacing w:val="-9"/>
          <w:lang w:val="en-US"/>
        </w:rPr>
        <w:t xml:space="preserve"> </w:t>
      </w:r>
      <w:r w:rsidR="00A57759" w:rsidRPr="00E06629">
        <w:rPr>
          <w:rFonts w:eastAsia="Calibri" w:cs="Calibri"/>
          <w:lang w:val="en-US"/>
        </w:rPr>
        <w:t>the</w:t>
      </w:r>
      <w:r w:rsidR="00A57759" w:rsidRPr="00E06629">
        <w:rPr>
          <w:rFonts w:eastAsia="Calibri" w:cs="Calibri"/>
          <w:spacing w:val="-10"/>
          <w:lang w:val="en-US"/>
        </w:rPr>
        <w:t xml:space="preserve"> </w:t>
      </w:r>
      <w:r w:rsidR="00A57759" w:rsidRPr="00E06629">
        <w:rPr>
          <w:rFonts w:eastAsia="Calibri" w:cs="Calibri"/>
          <w:lang w:val="en-US"/>
        </w:rPr>
        <w:t xml:space="preserve">UAT system. </w:t>
      </w:r>
    </w:p>
    <w:p w14:paraId="1AB8DE22" w14:textId="3074C656" w:rsidR="00A57759" w:rsidRPr="00E06629" w:rsidRDefault="003626A3" w:rsidP="00A57759">
      <w:pPr>
        <w:widowControl w:val="0"/>
        <w:tabs>
          <w:tab w:val="left" w:pos="8190"/>
        </w:tabs>
        <w:autoSpaceDE w:val="0"/>
        <w:autoSpaceDN w:val="0"/>
        <w:spacing w:before="1" w:after="0" w:line="240" w:lineRule="auto"/>
        <w:ind w:left="138" w:right="54"/>
        <w:jc w:val="both"/>
        <w:rPr>
          <w:rFonts w:eastAsia="Calibri" w:cs="Calibri"/>
          <w:lang w:val="en-US"/>
        </w:rPr>
      </w:pPr>
      <w:r>
        <w:rPr>
          <w:rFonts w:eastAsia="SimHei" w:cs="Calibri" w:hint="eastAsia"/>
          <w:lang w:val="en-US" w:eastAsia="zh-CN"/>
        </w:rPr>
        <w:t>UAT</w:t>
      </w:r>
      <w:r w:rsidR="00A57759" w:rsidRPr="00E06629">
        <w:rPr>
          <w:rFonts w:eastAsia="Calibri" w:cs="Calibri"/>
          <w:lang w:val="en-US"/>
        </w:rPr>
        <w:t xml:space="preserve"> testing will be conducted </w:t>
      </w:r>
      <w:r w:rsidR="006F03DD" w:rsidRPr="00E06629">
        <w:rPr>
          <w:rFonts w:eastAsia="Calibri" w:cs="Calibri"/>
          <w:lang w:val="en-US"/>
        </w:rPr>
        <w:t xml:space="preserve">by Henkel </w:t>
      </w:r>
      <w:r w:rsidR="00A57759" w:rsidRPr="00E06629">
        <w:rPr>
          <w:rFonts w:eastAsia="Calibri" w:cs="Calibri"/>
          <w:lang w:val="en-US"/>
        </w:rPr>
        <w:t xml:space="preserve">to ensure that the additional functionality brought in does not </w:t>
      </w:r>
      <w:proofErr w:type="gramStart"/>
      <w:r w:rsidR="00A57759" w:rsidRPr="00E06629">
        <w:rPr>
          <w:rFonts w:eastAsia="Calibri" w:cs="Calibri"/>
          <w:lang w:val="en-US"/>
        </w:rPr>
        <w:t>impact</w:t>
      </w:r>
      <w:proofErr w:type="gramEnd"/>
      <w:r w:rsidR="00A57759" w:rsidRPr="00E06629">
        <w:rPr>
          <w:rFonts w:eastAsia="Calibri" w:cs="Calibri"/>
          <w:lang w:val="en-US"/>
        </w:rPr>
        <w:t xml:space="preserve"> the existing system. This can be done on a risk-based approach where the </w:t>
      </w:r>
      <w:proofErr w:type="gramStart"/>
      <w:r w:rsidR="00A57759" w:rsidRPr="00E06629">
        <w:rPr>
          <w:rFonts w:eastAsia="Calibri" w:cs="Calibri"/>
          <w:lang w:val="en-US"/>
        </w:rPr>
        <w:t>only impacted</w:t>
      </w:r>
      <w:proofErr w:type="gramEnd"/>
      <w:r w:rsidR="00A57759" w:rsidRPr="00E06629">
        <w:rPr>
          <w:rFonts w:eastAsia="Calibri" w:cs="Calibri"/>
          <w:lang w:val="en-US"/>
        </w:rPr>
        <w:t xml:space="preserve"> </w:t>
      </w:r>
      <w:proofErr w:type="gramStart"/>
      <w:r w:rsidR="00A57759" w:rsidRPr="00E06629">
        <w:rPr>
          <w:rFonts w:eastAsia="Calibri" w:cs="Calibri"/>
          <w:lang w:val="en-US"/>
        </w:rPr>
        <w:t>areas</w:t>
      </w:r>
      <w:proofErr w:type="gramEnd"/>
      <w:r w:rsidR="00A57759" w:rsidRPr="00E06629">
        <w:rPr>
          <w:rFonts w:eastAsia="Calibri" w:cs="Calibri"/>
          <w:lang w:val="en-US"/>
        </w:rPr>
        <w:t xml:space="preserve"> are in scope for the regression testing. Thermo Fisher will advise Henkel on which areas are at risk from any changes made during each sprint.</w:t>
      </w:r>
    </w:p>
    <w:p w14:paraId="57E59FBB" w14:textId="77777777" w:rsidR="00FF5C9A" w:rsidRPr="00E06629" w:rsidRDefault="00FF5C9A" w:rsidP="00E1773B">
      <w:pPr>
        <w:pStyle w:val="Heading2"/>
        <w:ind w:left="576"/>
        <w:rPr>
          <w:rFonts w:cs="Calibri"/>
        </w:rPr>
      </w:pPr>
      <w:bookmarkStart w:id="1475" w:name="_Toc32228344"/>
      <w:bookmarkStart w:id="1476" w:name="_Toc144913283"/>
      <w:bookmarkStart w:id="1477" w:name="_Toc201682700"/>
      <w:r w:rsidRPr="00E06629">
        <w:rPr>
          <w:rFonts w:cs="Calibri"/>
        </w:rPr>
        <w:t>Project Controls</w:t>
      </w:r>
      <w:bookmarkEnd w:id="1475"/>
      <w:bookmarkEnd w:id="1476"/>
      <w:bookmarkEnd w:id="1477"/>
    </w:p>
    <w:p w14:paraId="1F2DBE46" w14:textId="141A09AA" w:rsidR="00A940BE" w:rsidRPr="00E06629" w:rsidRDefault="00A940BE" w:rsidP="000B0682">
      <w:pPr>
        <w:rPr>
          <w:rFonts w:cs="Calibri"/>
        </w:rPr>
      </w:pPr>
      <w:bookmarkStart w:id="1478" w:name="_Toc32228345"/>
      <w:r w:rsidRPr="00E06629">
        <w:rPr>
          <w:rFonts w:cs="Calibri"/>
        </w:rPr>
        <w:t xml:space="preserve">Service Provider will maintain the usage data of the number of days used and will report actual usage and projected usage as part of the Communication and Reporting plan as detailed in Section </w:t>
      </w:r>
      <w:r w:rsidRPr="00E06629">
        <w:rPr>
          <w:rFonts w:cs="Calibri"/>
        </w:rPr>
        <w:fldChar w:fldCharType="begin"/>
      </w:r>
      <w:r w:rsidRPr="00E06629">
        <w:rPr>
          <w:rFonts w:cs="Calibri"/>
        </w:rPr>
        <w:instrText xml:space="preserve"> REF _Ref40270439 \r \h </w:instrText>
      </w:r>
      <w:r w:rsidR="008D36B7" w:rsidRPr="00E06629">
        <w:rPr>
          <w:rFonts w:cs="Calibri"/>
        </w:rPr>
        <w:instrText xml:space="preserve"> \* MERGEFORMAT </w:instrText>
      </w:r>
      <w:r w:rsidRPr="00E06629">
        <w:rPr>
          <w:rFonts w:cs="Calibri"/>
        </w:rPr>
      </w:r>
      <w:r w:rsidRPr="00E06629">
        <w:rPr>
          <w:rFonts w:cs="Calibri"/>
        </w:rPr>
        <w:fldChar w:fldCharType="separate"/>
      </w:r>
      <w:r w:rsidR="0082469A" w:rsidRPr="00E06629">
        <w:rPr>
          <w:rFonts w:cs="Calibri"/>
        </w:rPr>
        <w:t>4.1</w:t>
      </w:r>
      <w:r w:rsidRPr="00E06629">
        <w:rPr>
          <w:rFonts w:cs="Calibri"/>
        </w:rPr>
        <w:fldChar w:fldCharType="end"/>
      </w:r>
      <w:r w:rsidRPr="00E06629">
        <w:rPr>
          <w:rFonts w:cs="Calibri"/>
        </w:rPr>
        <w:t>.</w:t>
      </w:r>
    </w:p>
    <w:p w14:paraId="38E94824" w14:textId="1D63B5EF" w:rsidR="00A940BE" w:rsidRPr="00E06629" w:rsidRDefault="00A940BE" w:rsidP="000B0682">
      <w:pPr>
        <w:rPr>
          <w:rFonts w:cs="Calibri"/>
        </w:rPr>
      </w:pPr>
      <w:r w:rsidRPr="00E06629">
        <w:rPr>
          <w:rFonts w:cs="Calibri"/>
        </w:rPr>
        <w:t xml:space="preserve">Service Provider will maintain a risk register of the risks associated with the Service Provider delivery.  This will be included in the Communication and Reporting plan as detailed in Section </w:t>
      </w:r>
      <w:r w:rsidR="003F4A69" w:rsidRPr="00E06629">
        <w:rPr>
          <w:rFonts w:cs="Calibri"/>
        </w:rPr>
        <w:fldChar w:fldCharType="begin"/>
      </w:r>
      <w:r w:rsidR="003F4A69" w:rsidRPr="00E06629">
        <w:rPr>
          <w:rFonts w:cs="Calibri"/>
        </w:rPr>
        <w:instrText xml:space="preserve"> REF _Ref40270439 \r \h </w:instrText>
      </w:r>
      <w:r w:rsidR="008D36B7" w:rsidRPr="00E06629">
        <w:rPr>
          <w:rFonts w:cs="Calibri"/>
        </w:rPr>
        <w:instrText xml:space="preserve"> \* MERGEFORMAT </w:instrText>
      </w:r>
      <w:r w:rsidR="003F4A69" w:rsidRPr="00E06629">
        <w:rPr>
          <w:rFonts w:cs="Calibri"/>
        </w:rPr>
      </w:r>
      <w:r w:rsidR="003F4A69" w:rsidRPr="00E06629">
        <w:rPr>
          <w:rFonts w:cs="Calibri"/>
        </w:rPr>
        <w:fldChar w:fldCharType="separate"/>
      </w:r>
      <w:r w:rsidR="0082469A" w:rsidRPr="00E06629">
        <w:rPr>
          <w:rFonts w:cs="Calibri"/>
        </w:rPr>
        <w:t>4.1</w:t>
      </w:r>
      <w:r w:rsidR="003F4A69" w:rsidRPr="00E06629">
        <w:rPr>
          <w:rFonts w:cs="Calibri"/>
        </w:rPr>
        <w:fldChar w:fldCharType="end"/>
      </w:r>
    </w:p>
    <w:p w14:paraId="68815635" w14:textId="77777777" w:rsidR="00FF5C9A" w:rsidRPr="00E06629" w:rsidRDefault="00FF5C9A" w:rsidP="00365B98">
      <w:pPr>
        <w:pStyle w:val="Heading3"/>
        <w:rPr>
          <w:rFonts w:cs="Calibri"/>
        </w:rPr>
      </w:pPr>
      <w:bookmarkStart w:id="1479" w:name="_Ref44602069"/>
      <w:bookmarkStart w:id="1480" w:name="_Toc144913284"/>
      <w:bookmarkStart w:id="1481" w:name="_Toc201682701"/>
      <w:r w:rsidRPr="00E06629">
        <w:rPr>
          <w:rFonts w:cs="Calibri"/>
        </w:rPr>
        <w:t>Issue Management</w:t>
      </w:r>
      <w:bookmarkEnd w:id="1478"/>
      <w:bookmarkEnd w:id="1479"/>
      <w:bookmarkEnd w:id="1480"/>
      <w:bookmarkEnd w:id="1481"/>
    </w:p>
    <w:p w14:paraId="44D513E2" w14:textId="5CA8342B" w:rsidR="00FF5C9A" w:rsidRPr="00E06629" w:rsidRDefault="00FF5C9A" w:rsidP="00FF5C9A">
      <w:pPr>
        <w:rPr>
          <w:rFonts w:cs="Calibri"/>
        </w:rPr>
      </w:pPr>
      <w:r w:rsidRPr="00E06629">
        <w:rPr>
          <w:rFonts w:cs="Calibri"/>
        </w:rPr>
        <w:t xml:space="preserve">Issue Management will be the responsibility of the </w:t>
      </w:r>
      <w:r w:rsidR="006C3B41" w:rsidRPr="00E06629">
        <w:rPr>
          <w:rFonts w:cs="Calibri"/>
        </w:rPr>
        <w:t>project manager</w:t>
      </w:r>
      <w:r w:rsidRPr="00E06629">
        <w:rPr>
          <w:rFonts w:cs="Calibri"/>
        </w:rPr>
        <w:t xml:space="preserve">, however, the process of recording and assessing issues (and subsequent management) will be undertaken by the </w:t>
      </w:r>
      <w:r w:rsidR="00225D66" w:rsidRPr="00E06629">
        <w:rPr>
          <w:rFonts w:cs="Calibri"/>
        </w:rPr>
        <w:t xml:space="preserve">Service Provider </w:t>
      </w:r>
      <w:r w:rsidRPr="00E06629">
        <w:rPr>
          <w:rFonts w:cs="Calibri"/>
        </w:rPr>
        <w:t>Project Manager. All issues will be captured on the project issue log, with details of the priority, owner and actions to resolve.  The issues will be reviewed by the joint project team as part of the project status and review meetings.</w:t>
      </w:r>
    </w:p>
    <w:p w14:paraId="3D689CC5" w14:textId="50B5CA75" w:rsidR="00FF5C9A" w:rsidRPr="00E06629" w:rsidRDefault="00FF5C9A" w:rsidP="00FF5C9A">
      <w:pPr>
        <w:rPr>
          <w:rFonts w:cs="Calibri"/>
        </w:rPr>
      </w:pPr>
      <w:r w:rsidRPr="00E06629">
        <w:rPr>
          <w:rFonts w:cs="Calibri"/>
        </w:rPr>
        <w:t xml:space="preserve">If issues require escalation, then the escalation process defined in </w:t>
      </w:r>
      <w:r w:rsidR="00AC437B" w:rsidRPr="00E06629">
        <w:rPr>
          <w:rFonts w:cs="Calibri"/>
        </w:rPr>
        <w:t>S</w:t>
      </w:r>
      <w:r w:rsidRPr="00E06629">
        <w:rPr>
          <w:rFonts w:cs="Calibri"/>
        </w:rPr>
        <w:t>ecti</w:t>
      </w:r>
      <w:r w:rsidR="00AC437B" w:rsidRPr="00E06629">
        <w:rPr>
          <w:rFonts w:cs="Calibri"/>
        </w:rPr>
        <w:t xml:space="preserve">on </w:t>
      </w:r>
      <w:r w:rsidR="00AC437B" w:rsidRPr="00E06629">
        <w:rPr>
          <w:rFonts w:cs="Calibri"/>
        </w:rPr>
        <w:fldChar w:fldCharType="begin"/>
      </w:r>
      <w:r w:rsidR="00AC437B" w:rsidRPr="00E06629">
        <w:rPr>
          <w:rFonts w:cs="Calibri"/>
        </w:rPr>
        <w:instrText xml:space="preserve"> REF _Ref38553361 \r \h </w:instrText>
      </w:r>
      <w:r w:rsidR="008D36B7" w:rsidRPr="00E06629">
        <w:rPr>
          <w:rFonts w:cs="Calibri"/>
        </w:rPr>
        <w:instrText xml:space="preserve"> \* MERGEFORMAT </w:instrText>
      </w:r>
      <w:r w:rsidR="00AC437B" w:rsidRPr="00E06629">
        <w:rPr>
          <w:rFonts w:cs="Calibri"/>
        </w:rPr>
      </w:r>
      <w:r w:rsidR="00AC437B" w:rsidRPr="00E06629">
        <w:rPr>
          <w:rFonts w:cs="Calibri"/>
        </w:rPr>
        <w:fldChar w:fldCharType="separate"/>
      </w:r>
      <w:r w:rsidR="00A0078A" w:rsidRPr="00E06629">
        <w:rPr>
          <w:rFonts w:cs="Calibri"/>
        </w:rPr>
        <w:t>4.2</w:t>
      </w:r>
      <w:r w:rsidR="00AC437B" w:rsidRPr="00E06629">
        <w:rPr>
          <w:rFonts w:cs="Calibri"/>
        </w:rPr>
        <w:fldChar w:fldCharType="end"/>
      </w:r>
      <w:r w:rsidRPr="00E06629">
        <w:rPr>
          <w:rFonts w:cs="Calibri"/>
        </w:rPr>
        <w:t xml:space="preserve"> will be invoked.</w:t>
      </w:r>
    </w:p>
    <w:p w14:paraId="7152F8F8" w14:textId="77777777" w:rsidR="00FF5C9A" w:rsidRPr="00E06629" w:rsidRDefault="00FF5C9A" w:rsidP="00365B98">
      <w:pPr>
        <w:pStyle w:val="Heading3"/>
        <w:rPr>
          <w:rFonts w:cs="Calibri"/>
        </w:rPr>
      </w:pPr>
      <w:bookmarkStart w:id="1482" w:name="_Toc32228346"/>
      <w:bookmarkStart w:id="1483" w:name="_Toc144913285"/>
      <w:bookmarkStart w:id="1484" w:name="_Toc201682702"/>
      <w:r w:rsidRPr="00E06629">
        <w:rPr>
          <w:rFonts w:cs="Calibri"/>
        </w:rPr>
        <w:lastRenderedPageBreak/>
        <w:t>Actions</w:t>
      </w:r>
      <w:bookmarkEnd w:id="1482"/>
      <w:bookmarkEnd w:id="1483"/>
      <w:bookmarkEnd w:id="1484"/>
    </w:p>
    <w:p w14:paraId="17264645" w14:textId="33582AB7" w:rsidR="00FF5C9A" w:rsidRPr="00E06629" w:rsidRDefault="00FF5C9A" w:rsidP="00FF5C9A">
      <w:pPr>
        <w:rPr>
          <w:rFonts w:cs="Calibri"/>
        </w:rPr>
      </w:pPr>
      <w:r w:rsidRPr="00E06629">
        <w:rPr>
          <w:rFonts w:cs="Calibri"/>
        </w:rPr>
        <w:t xml:space="preserve">A list of all actions that are agreed during meetings, </w:t>
      </w:r>
      <w:r w:rsidR="006C3B41" w:rsidRPr="00E06629">
        <w:rPr>
          <w:rFonts w:cs="Calibri"/>
        </w:rPr>
        <w:t>workshops,</w:t>
      </w:r>
      <w:r w:rsidRPr="00E06629">
        <w:rPr>
          <w:rFonts w:cs="Calibri"/>
        </w:rPr>
        <w:t xml:space="preserve"> and calls, together with details of those responsible and </w:t>
      </w:r>
      <w:proofErr w:type="gramStart"/>
      <w:r w:rsidRPr="00E06629">
        <w:rPr>
          <w:rFonts w:cs="Calibri"/>
        </w:rPr>
        <w:t>current status</w:t>
      </w:r>
      <w:proofErr w:type="gramEnd"/>
      <w:r w:rsidRPr="00E06629">
        <w:rPr>
          <w:rFonts w:cs="Calibri"/>
        </w:rPr>
        <w:t xml:space="preserve"> will be recorded and monitored.</w:t>
      </w:r>
    </w:p>
    <w:p w14:paraId="3262886E" w14:textId="77777777" w:rsidR="00FF5C9A" w:rsidRPr="00E06629" w:rsidRDefault="00FF5C9A" w:rsidP="00365B98">
      <w:pPr>
        <w:pStyle w:val="Heading3"/>
        <w:rPr>
          <w:rFonts w:cs="Calibri"/>
        </w:rPr>
      </w:pPr>
      <w:bookmarkStart w:id="1485" w:name="_Toc32228347"/>
      <w:bookmarkStart w:id="1486" w:name="_Toc144913286"/>
      <w:bookmarkStart w:id="1487" w:name="_Toc201682703"/>
      <w:r w:rsidRPr="00E06629">
        <w:rPr>
          <w:rFonts w:cs="Calibri"/>
        </w:rPr>
        <w:t>Decisions</w:t>
      </w:r>
      <w:bookmarkEnd w:id="1485"/>
      <w:bookmarkEnd w:id="1486"/>
      <w:bookmarkEnd w:id="1487"/>
    </w:p>
    <w:p w14:paraId="0918A2C1" w14:textId="62DD9A59" w:rsidR="00FF5C9A" w:rsidRPr="00E06629" w:rsidRDefault="00FF5C9A" w:rsidP="00FF5C9A">
      <w:pPr>
        <w:rPr>
          <w:rFonts w:cs="Calibri"/>
        </w:rPr>
      </w:pPr>
      <w:r w:rsidRPr="00E06629">
        <w:rPr>
          <w:rFonts w:cs="Calibri"/>
        </w:rPr>
        <w:t xml:space="preserve">Details of </w:t>
      </w:r>
      <w:proofErr w:type="gramStart"/>
      <w:r w:rsidRPr="00E06629">
        <w:rPr>
          <w:rFonts w:cs="Calibri"/>
        </w:rPr>
        <w:t>all of</w:t>
      </w:r>
      <w:proofErr w:type="gramEnd"/>
      <w:r w:rsidRPr="00E06629">
        <w:rPr>
          <w:rFonts w:cs="Calibri"/>
        </w:rPr>
        <w:t xml:space="preserve"> the decisions made during the project will be recorded in a </w:t>
      </w:r>
      <w:r w:rsidR="006C3B41" w:rsidRPr="00E06629">
        <w:rPr>
          <w:rFonts w:cs="Calibri"/>
        </w:rPr>
        <w:t>decision</w:t>
      </w:r>
      <w:r w:rsidRPr="00E06629">
        <w:rPr>
          <w:rFonts w:cs="Calibri"/>
        </w:rPr>
        <w:t xml:space="preserve"> log</w:t>
      </w:r>
      <w:r w:rsidR="00C84B33" w:rsidRPr="00E06629">
        <w:rPr>
          <w:rFonts w:cs="Calibri"/>
        </w:rPr>
        <w:t>.</w:t>
      </w:r>
    </w:p>
    <w:p w14:paraId="112881D6" w14:textId="77777777" w:rsidR="00FF5C9A" w:rsidRPr="00E06629" w:rsidRDefault="00FF5C9A" w:rsidP="00365B98">
      <w:pPr>
        <w:pStyle w:val="Heading3"/>
        <w:rPr>
          <w:rFonts w:cs="Calibri"/>
        </w:rPr>
      </w:pPr>
      <w:bookmarkStart w:id="1488" w:name="_Toc32228348"/>
      <w:bookmarkStart w:id="1489" w:name="_Toc144913287"/>
      <w:bookmarkStart w:id="1490" w:name="_Toc201682704"/>
      <w:r w:rsidRPr="00E06629">
        <w:rPr>
          <w:rFonts w:cs="Calibri"/>
        </w:rPr>
        <w:t>Lessons</w:t>
      </w:r>
      <w:bookmarkEnd w:id="1488"/>
      <w:bookmarkEnd w:id="1489"/>
      <w:bookmarkEnd w:id="1490"/>
    </w:p>
    <w:p w14:paraId="5A09994D" w14:textId="77777777" w:rsidR="00FF5C9A" w:rsidRPr="00E06629" w:rsidRDefault="00FF5C9A" w:rsidP="00FF5C9A">
      <w:pPr>
        <w:rPr>
          <w:rFonts w:cs="Calibri"/>
        </w:rPr>
      </w:pPr>
      <w:r w:rsidRPr="00E06629">
        <w:rPr>
          <w:rFonts w:cs="Calibri"/>
        </w:rPr>
        <w:t>Throughout the project, a record of what went well and what went badly will be maintained in the lessons learned section of the project log.  Everyone involved in the project will be encouraged to inform the Service Provider Project Manager about any lessons learned so that they can be added to the log.</w:t>
      </w:r>
    </w:p>
    <w:p w14:paraId="6AC7DE90" w14:textId="77777777" w:rsidR="004401EB" w:rsidRPr="00E06629" w:rsidRDefault="004401EB" w:rsidP="00365B98">
      <w:pPr>
        <w:pStyle w:val="Heading2"/>
        <w:ind w:left="576"/>
        <w:rPr>
          <w:rFonts w:cs="Calibri"/>
        </w:rPr>
      </w:pPr>
      <w:bookmarkStart w:id="1491" w:name="_Toc144913288"/>
      <w:bookmarkStart w:id="1492" w:name="_Toc201682705"/>
      <w:r w:rsidRPr="00E06629">
        <w:rPr>
          <w:rFonts w:cs="Calibri"/>
        </w:rPr>
        <w:t>Acceptance Criteria</w:t>
      </w:r>
      <w:bookmarkEnd w:id="1491"/>
      <w:bookmarkEnd w:id="1492"/>
    </w:p>
    <w:tbl>
      <w:tblPr>
        <w:tblStyle w:val="TFSTable1"/>
        <w:tblW w:w="9067" w:type="dxa"/>
        <w:tblLook w:val="04A0" w:firstRow="1" w:lastRow="0" w:firstColumn="1" w:lastColumn="0" w:noHBand="0" w:noVBand="1"/>
      </w:tblPr>
      <w:tblGrid>
        <w:gridCol w:w="2410"/>
        <w:gridCol w:w="1870"/>
        <w:gridCol w:w="1957"/>
        <w:gridCol w:w="2830"/>
      </w:tblGrid>
      <w:tr w:rsidR="00725679" w:rsidRPr="00E06629" w14:paraId="061B4F1A" w14:textId="77777777" w:rsidTr="001F5E1A">
        <w:trPr>
          <w:cnfStyle w:val="100000000000" w:firstRow="1" w:lastRow="0" w:firstColumn="0" w:lastColumn="0" w:oddVBand="0" w:evenVBand="0" w:oddHBand="0" w:evenHBand="0" w:firstRowFirstColumn="0" w:firstRowLastColumn="0" w:lastRowFirstColumn="0" w:lastRowLastColumn="0"/>
          <w:tblHeader/>
        </w:trPr>
        <w:tc>
          <w:tcPr>
            <w:tcW w:w="2410" w:type="dxa"/>
          </w:tcPr>
          <w:p w14:paraId="13F4C6B3" w14:textId="77777777" w:rsidR="00725679" w:rsidRPr="00E06629" w:rsidRDefault="00725679" w:rsidP="00787E76">
            <w:pPr>
              <w:rPr>
                <w:rFonts w:cs="Calibri"/>
                <w:b w:val="0"/>
                <w:sz w:val="22"/>
                <w:szCs w:val="22"/>
                <w:lang w:val="en-GB"/>
              </w:rPr>
            </w:pPr>
            <w:r w:rsidRPr="00E06629">
              <w:rPr>
                <w:rFonts w:cs="Calibri"/>
                <w:sz w:val="22"/>
                <w:szCs w:val="22"/>
                <w:lang w:val="en-GB"/>
              </w:rPr>
              <w:t>Deliverable Type</w:t>
            </w:r>
          </w:p>
        </w:tc>
        <w:tc>
          <w:tcPr>
            <w:tcW w:w="1870" w:type="dxa"/>
          </w:tcPr>
          <w:p w14:paraId="30778224" w14:textId="77777777" w:rsidR="00725679" w:rsidRPr="00E06629" w:rsidRDefault="00725679" w:rsidP="00787E76">
            <w:pPr>
              <w:rPr>
                <w:rFonts w:cs="Calibri"/>
                <w:b w:val="0"/>
                <w:sz w:val="22"/>
                <w:szCs w:val="22"/>
                <w:lang w:val="en-GB"/>
              </w:rPr>
            </w:pPr>
            <w:r w:rsidRPr="00E06629">
              <w:rPr>
                <w:rFonts w:cs="Calibri"/>
                <w:sz w:val="22"/>
                <w:szCs w:val="22"/>
                <w:lang w:val="en-GB"/>
              </w:rPr>
              <w:t>Acceptance Criteria</w:t>
            </w:r>
          </w:p>
        </w:tc>
        <w:tc>
          <w:tcPr>
            <w:tcW w:w="1957" w:type="dxa"/>
          </w:tcPr>
          <w:p w14:paraId="73C872FF" w14:textId="77777777" w:rsidR="00725679" w:rsidRPr="00E06629" w:rsidRDefault="00725679" w:rsidP="00787E76">
            <w:pPr>
              <w:rPr>
                <w:rFonts w:cs="Calibri"/>
                <w:b w:val="0"/>
                <w:sz w:val="22"/>
                <w:szCs w:val="22"/>
                <w:lang w:val="en-GB"/>
              </w:rPr>
            </w:pPr>
            <w:r w:rsidRPr="00E06629">
              <w:rPr>
                <w:rFonts w:cs="Calibri"/>
                <w:sz w:val="22"/>
                <w:szCs w:val="22"/>
                <w:lang w:val="en-GB"/>
              </w:rPr>
              <w:t>Formal Acceptance Needed?</w:t>
            </w:r>
          </w:p>
        </w:tc>
        <w:tc>
          <w:tcPr>
            <w:tcW w:w="2830" w:type="dxa"/>
          </w:tcPr>
          <w:p w14:paraId="6BF08B42" w14:textId="77777777" w:rsidR="00725679" w:rsidRPr="00E06629" w:rsidRDefault="00725679" w:rsidP="00787E76">
            <w:pPr>
              <w:rPr>
                <w:rFonts w:cs="Calibri"/>
                <w:b w:val="0"/>
                <w:sz w:val="22"/>
                <w:szCs w:val="22"/>
                <w:lang w:val="en-GB"/>
              </w:rPr>
            </w:pPr>
            <w:r w:rsidRPr="00E06629">
              <w:rPr>
                <w:rFonts w:cs="Calibri"/>
                <w:sz w:val="22"/>
                <w:szCs w:val="22"/>
                <w:lang w:val="en-GB"/>
              </w:rPr>
              <w:t>Process for Acceptance</w:t>
            </w:r>
          </w:p>
        </w:tc>
      </w:tr>
      <w:tr w:rsidR="000D4370" w:rsidRPr="00E06629" w14:paraId="3CCE4CF9" w14:textId="77777777" w:rsidTr="00D94C23">
        <w:tc>
          <w:tcPr>
            <w:tcW w:w="2410" w:type="dxa"/>
          </w:tcPr>
          <w:p w14:paraId="6F423749" w14:textId="55D72912" w:rsidR="000D4370" w:rsidRPr="00E06629" w:rsidRDefault="000D4370" w:rsidP="000D4370">
            <w:pPr>
              <w:rPr>
                <w:rFonts w:cs="Calibri"/>
                <w:sz w:val="22"/>
                <w:szCs w:val="22"/>
              </w:rPr>
            </w:pPr>
            <w:r w:rsidRPr="00E06629">
              <w:rPr>
                <w:rFonts w:cs="Calibri"/>
                <w:sz w:val="22"/>
                <w:szCs w:val="22"/>
                <w:lang w:val="en-GB"/>
              </w:rPr>
              <w:t>Technical Work</w:t>
            </w:r>
          </w:p>
        </w:tc>
        <w:tc>
          <w:tcPr>
            <w:tcW w:w="1870" w:type="dxa"/>
          </w:tcPr>
          <w:p w14:paraId="5A4FED85" w14:textId="3A4F719B" w:rsidR="000D4370" w:rsidRPr="00E06629" w:rsidRDefault="000D4370" w:rsidP="000D4370">
            <w:pPr>
              <w:rPr>
                <w:rFonts w:cs="Calibri"/>
                <w:sz w:val="22"/>
                <w:szCs w:val="22"/>
              </w:rPr>
            </w:pPr>
            <w:r w:rsidRPr="00E06629">
              <w:rPr>
                <w:rFonts w:cs="Calibri"/>
                <w:sz w:val="22"/>
                <w:szCs w:val="22"/>
                <w:lang w:val="en-GB"/>
              </w:rPr>
              <w:t>Delivery Acceptance Form</w:t>
            </w:r>
          </w:p>
        </w:tc>
        <w:tc>
          <w:tcPr>
            <w:tcW w:w="1957" w:type="dxa"/>
          </w:tcPr>
          <w:p w14:paraId="4757E6DA" w14:textId="14C60786" w:rsidR="000D4370" w:rsidRPr="00E06629" w:rsidRDefault="000D4370" w:rsidP="000D4370">
            <w:pPr>
              <w:rPr>
                <w:rFonts w:cs="Calibri"/>
                <w:sz w:val="22"/>
                <w:szCs w:val="22"/>
              </w:rPr>
            </w:pPr>
            <w:r w:rsidRPr="00E06629">
              <w:rPr>
                <w:rFonts w:cs="Calibri"/>
                <w:sz w:val="22"/>
                <w:szCs w:val="22"/>
                <w:lang w:val="en-GB"/>
              </w:rPr>
              <w:t>Yes</w:t>
            </w:r>
          </w:p>
        </w:tc>
        <w:tc>
          <w:tcPr>
            <w:tcW w:w="2830" w:type="dxa"/>
          </w:tcPr>
          <w:p w14:paraId="12400361" w14:textId="62A68427" w:rsidR="000D4370" w:rsidRPr="00E06629" w:rsidRDefault="000D4370" w:rsidP="000D4370">
            <w:pPr>
              <w:rPr>
                <w:rFonts w:cs="Calibri"/>
                <w:sz w:val="22"/>
                <w:szCs w:val="22"/>
              </w:rPr>
            </w:pPr>
            <w:r w:rsidRPr="00E06629">
              <w:rPr>
                <w:rFonts w:cs="Calibri"/>
                <w:sz w:val="22"/>
                <w:szCs w:val="22"/>
                <w:lang w:val="en-GB"/>
              </w:rPr>
              <w:t>Via Adobe Sign</w:t>
            </w:r>
          </w:p>
        </w:tc>
      </w:tr>
      <w:tr w:rsidR="0093496F" w:rsidRPr="00E06629" w14:paraId="5A864BA2" w14:textId="77777777" w:rsidTr="00D94C23">
        <w:tc>
          <w:tcPr>
            <w:tcW w:w="2410" w:type="dxa"/>
          </w:tcPr>
          <w:p w14:paraId="60DD902B" w14:textId="2DCAD5DE" w:rsidR="0093496F" w:rsidRPr="00E06629" w:rsidRDefault="0093496F" w:rsidP="0093496F">
            <w:pPr>
              <w:rPr>
                <w:rFonts w:cs="Calibri"/>
                <w:sz w:val="22"/>
                <w:szCs w:val="22"/>
              </w:rPr>
            </w:pPr>
            <w:r w:rsidRPr="00E06629">
              <w:rPr>
                <w:rFonts w:cs="Calibri"/>
                <w:sz w:val="22"/>
                <w:szCs w:val="22"/>
                <w:lang w:val="en-GB"/>
              </w:rPr>
              <w:t>PM Reports</w:t>
            </w:r>
            <w:r w:rsidR="00B14685" w:rsidRPr="00E06629">
              <w:rPr>
                <w:rFonts w:cs="Calibri"/>
                <w:sz w:val="22"/>
                <w:szCs w:val="22"/>
                <w:lang w:val="en-GB"/>
              </w:rPr>
              <w:t xml:space="preserve">, </w:t>
            </w:r>
            <w:r w:rsidR="00F943DA" w:rsidRPr="00E06629">
              <w:rPr>
                <w:rFonts w:cs="Calibri"/>
                <w:sz w:val="22"/>
                <w:szCs w:val="22"/>
                <w:lang w:val="en-GB"/>
              </w:rPr>
              <w:t>Informal documents</w:t>
            </w:r>
          </w:p>
        </w:tc>
        <w:tc>
          <w:tcPr>
            <w:tcW w:w="1870" w:type="dxa"/>
          </w:tcPr>
          <w:p w14:paraId="2EF0A9C6" w14:textId="147A9BD3" w:rsidR="0093496F" w:rsidRPr="00E06629" w:rsidRDefault="0093496F" w:rsidP="0093496F">
            <w:pPr>
              <w:rPr>
                <w:rFonts w:cs="Calibri"/>
                <w:sz w:val="22"/>
                <w:szCs w:val="22"/>
              </w:rPr>
            </w:pPr>
            <w:r w:rsidRPr="00E06629">
              <w:rPr>
                <w:rFonts w:cs="Calibri"/>
                <w:sz w:val="22"/>
                <w:szCs w:val="22"/>
                <w:lang w:val="en-GB"/>
              </w:rPr>
              <w:t>Email report template</w:t>
            </w:r>
          </w:p>
        </w:tc>
        <w:tc>
          <w:tcPr>
            <w:tcW w:w="1957" w:type="dxa"/>
          </w:tcPr>
          <w:p w14:paraId="61ADD6D6" w14:textId="3EB8AE77" w:rsidR="0093496F" w:rsidRPr="00E06629" w:rsidRDefault="0093496F" w:rsidP="0093496F">
            <w:pPr>
              <w:rPr>
                <w:rFonts w:cs="Calibri"/>
                <w:sz w:val="22"/>
                <w:szCs w:val="22"/>
              </w:rPr>
            </w:pPr>
            <w:r w:rsidRPr="00E06629">
              <w:rPr>
                <w:rFonts w:cs="Calibri"/>
                <w:sz w:val="22"/>
                <w:szCs w:val="22"/>
                <w:lang w:val="en-GB"/>
              </w:rPr>
              <w:t>No</w:t>
            </w:r>
          </w:p>
        </w:tc>
        <w:tc>
          <w:tcPr>
            <w:tcW w:w="2830" w:type="dxa"/>
          </w:tcPr>
          <w:p w14:paraId="6517BBA3" w14:textId="4E09E9A4" w:rsidR="0093496F" w:rsidRPr="00E06629" w:rsidRDefault="0093496F" w:rsidP="0093496F">
            <w:pPr>
              <w:rPr>
                <w:rFonts w:cs="Calibri"/>
                <w:sz w:val="22"/>
                <w:szCs w:val="22"/>
              </w:rPr>
            </w:pPr>
            <w:r w:rsidRPr="00E06629">
              <w:rPr>
                <w:rFonts w:cs="Calibri"/>
                <w:sz w:val="22"/>
                <w:szCs w:val="22"/>
              </w:rPr>
              <w:t>Email Acknowledgement</w:t>
            </w:r>
          </w:p>
        </w:tc>
      </w:tr>
    </w:tbl>
    <w:p w14:paraId="3B59302A" w14:textId="77777777" w:rsidR="004401EB" w:rsidRPr="00E06629" w:rsidRDefault="007F56C6" w:rsidP="00702BAB">
      <w:pPr>
        <w:pStyle w:val="Heading2"/>
        <w:ind w:left="576"/>
        <w:rPr>
          <w:rFonts w:cs="Calibri"/>
        </w:rPr>
      </w:pPr>
      <w:bookmarkStart w:id="1493" w:name="_Ref38377281"/>
      <w:bookmarkStart w:id="1494" w:name="_Toc144913289"/>
      <w:bookmarkStart w:id="1495" w:name="_Toc201682706"/>
      <w:r w:rsidRPr="00E06629">
        <w:rPr>
          <w:rFonts w:cs="Calibri"/>
        </w:rPr>
        <w:t xml:space="preserve">Completion </w:t>
      </w:r>
      <w:r w:rsidR="004401EB" w:rsidRPr="00E06629">
        <w:rPr>
          <w:rFonts w:cs="Calibri"/>
        </w:rPr>
        <w:t>Acceptance Procedure</w:t>
      </w:r>
      <w:bookmarkEnd w:id="1493"/>
      <w:bookmarkEnd w:id="1494"/>
      <w:bookmarkEnd w:id="1495"/>
    </w:p>
    <w:p w14:paraId="67999B2A" w14:textId="77777777" w:rsidR="00B75420" w:rsidRPr="00E06629" w:rsidRDefault="00840CB8" w:rsidP="00CA3430">
      <w:pPr>
        <w:rPr>
          <w:rFonts w:cs="Calibri"/>
        </w:rPr>
      </w:pPr>
      <w:r w:rsidRPr="00E06629">
        <w:rPr>
          <w:rFonts w:cs="Calibri"/>
        </w:rPr>
        <w:t>A</w:t>
      </w:r>
      <w:r w:rsidR="00AC2F95" w:rsidRPr="00E06629">
        <w:rPr>
          <w:rFonts w:cs="Calibri"/>
        </w:rPr>
        <w:t xml:space="preserve">cceptance of the completion of the services defined within this SOW will </w:t>
      </w:r>
      <w:r w:rsidR="000E7A9C" w:rsidRPr="00E06629">
        <w:rPr>
          <w:rFonts w:cs="Calibri"/>
        </w:rPr>
        <w:t xml:space="preserve">be </w:t>
      </w:r>
      <w:r w:rsidR="00EB5005" w:rsidRPr="00E06629">
        <w:rPr>
          <w:rFonts w:cs="Calibri"/>
        </w:rPr>
        <w:t>confirmed</w:t>
      </w:r>
      <w:r w:rsidR="00EF6B04" w:rsidRPr="00E06629">
        <w:rPr>
          <w:rFonts w:cs="Calibri"/>
        </w:rPr>
        <w:t xml:space="preserve"> by the completion and sign</w:t>
      </w:r>
      <w:r w:rsidR="00B75420" w:rsidRPr="00E06629">
        <w:rPr>
          <w:rFonts w:cs="Calibri"/>
        </w:rPr>
        <w:t>ature of the Delivery Acceptance Form by the customer representatives who are authorized to accept on behalf of the customer.  Please see Appendix A for the Delivery Acceptance Form template.</w:t>
      </w:r>
    </w:p>
    <w:p w14:paraId="0AE28748" w14:textId="77777777" w:rsidR="0096463C" w:rsidRPr="00E06629" w:rsidRDefault="0096463C" w:rsidP="00053460">
      <w:pPr>
        <w:pStyle w:val="Heading2"/>
        <w:ind w:left="576"/>
        <w:rPr>
          <w:rFonts w:cs="Calibri"/>
        </w:rPr>
      </w:pPr>
      <w:bookmarkStart w:id="1496" w:name="_Change_Control"/>
      <w:bookmarkStart w:id="1497" w:name="_Ref513734084"/>
      <w:bookmarkStart w:id="1498" w:name="_Toc144913290"/>
      <w:bookmarkStart w:id="1499" w:name="_Toc201682707"/>
      <w:bookmarkEnd w:id="1496"/>
      <w:r w:rsidRPr="00E06629">
        <w:rPr>
          <w:rFonts w:cs="Calibri"/>
        </w:rPr>
        <w:t>Change Control</w:t>
      </w:r>
      <w:bookmarkEnd w:id="1497"/>
      <w:bookmarkEnd w:id="1498"/>
      <w:bookmarkEnd w:id="1499"/>
    </w:p>
    <w:p w14:paraId="2F6C93A6" w14:textId="77777777" w:rsidR="007424C6" w:rsidRPr="00E06629" w:rsidRDefault="007424C6" w:rsidP="007424C6">
      <w:pPr>
        <w:rPr>
          <w:rFonts w:cs="Calibri"/>
        </w:rPr>
      </w:pPr>
      <w:r w:rsidRPr="00E06629">
        <w:rPr>
          <w:rFonts w:cs="Calibri"/>
        </w:rPr>
        <w:t xml:space="preserve">The following process will be followed if a change to this </w:t>
      </w:r>
      <w:r w:rsidR="00F7519D" w:rsidRPr="00E06629">
        <w:rPr>
          <w:rFonts w:cs="Calibri"/>
        </w:rPr>
        <w:t>engagement</w:t>
      </w:r>
      <w:r w:rsidRPr="00E06629">
        <w:rPr>
          <w:rFonts w:cs="Calibri"/>
        </w:rPr>
        <w:t xml:space="preserve"> is required:</w:t>
      </w:r>
    </w:p>
    <w:p w14:paraId="73690D82" w14:textId="77777777" w:rsidR="007424C6" w:rsidRPr="00E06629" w:rsidRDefault="007424C6" w:rsidP="00912B22">
      <w:pPr>
        <w:pStyle w:val="ListParagraph"/>
        <w:numPr>
          <w:ilvl w:val="0"/>
          <w:numId w:val="5"/>
        </w:numPr>
        <w:rPr>
          <w:rFonts w:cs="Calibri"/>
        </w:rPr>
      </w:pPr>
      <w:r w:rsidRPr="00E06629">
        <w:rPr>
          <w:rFonts w:cs="Calibri"/>
        </w:rPr>
        <w:t xml:space="preserve">A </w:t>
      </w:r>
      <w:r w:rsidR="00843CB5" w:rsidRPr="00E06629">
        <w:rPr>
          <w:rFonts w:cs="Calibri"/>
        </w:rPr>
        <w:t>C</w:t>
      </w:r>
      <w:r w:rsidRPr="00E06629">
        <w:rPr>
          <w:rFonts w:cs="Calibri"/>
        </w:rPr>
        <w:t>hange Request (CR) will be the vehicle for communicating change. The CR must describe the change, the rationale for the change, and the effect the change will have on the project.</w:t>
      </w:r>
    </w:p>
    <w:p w14:paraId="20383C00" w14:textId="77777777" w:rsidR="007424C6" w:rsidRPr="00E06629" w:rsidRDefault="007424C6" w:rsidP="00912B22">
      <w:pPr>
        <w:pStyle w:val="ListParagraph"/>
        <w:numPr>
          <w:ilvl w:val="0"/>
          <w:numId w:val="5"/>
        </w:numPr>
        <w:rPr>
          <w:rFonts w:cs="Calibri"/>
        </w:rPr>
      </w:pPr>
      <w:r w:rsidRPr="00E06629">
        <w:rPr>
          <w:rFonts w:cs="Calibri"/>
        </w:rPr>
        <w:t>The designated Project Manager of the requesting party (Customer or Service Provider) will review the proposed change and determine whether to submit the request to the other party.</w:t>
      </w:r>
    </w:p>
    <w:p w14:paraId="28628493" w14:textId="77777777" w:rsidR="007424C6" w:rsidRPr="00E06629" w:rsidRDefault="007424C6" w:rsidP="00912B22">
      <w:pPr>
        <w:pStyle w:val="ListParagraph"/>
        <w:numPr>
          <w:ilvl w:val="0"/>
          <w:numId w:val="5"/>
        </w:numPr>
        <w:rPr>
          <w:rFonts w:cs="Calibri"/>
        </w:rPr>
      </w:pPr>
      <w:r w:rsidRPr="00E06629">
        <w:rPr>
          <w:rFonts w:cs="Calibri"/>
        </w:rPr>
        <w:t xml:space="preserve">Both Project Managers will review the proposed change and approve it for further investigation or reject it. </w:t>
      </w:r>
      <w:r w:rsidR="00E80337" w:rsidRPr="00E06629">
        <w:rPr>
          <w:rFonts w:cs="Calibri"/>
        </w:rPr>
        <w:t xml:space="preserve">Service Provider and Customer </w:t>
      </w:r>
      <w:r w:rsidRPr="00E06629">
        <w:rPr>
          <w:rFonts w:cs="Calibri"/>
        </w:rPr>
        <w:t>will mutually agree upon charges for such investigation</w:t>
      </w:r>
      <w:r w:rsidR="008D32D7" w:rsidRPr="00E06629">
        <w:rPr>
          <w:rFonts w:cs="Calibri"/>
        </w:rPr>
        <w:t>, which may require an additional purchase order</w:t>
      </w:r>
      <w:r w:rsidRPr="00E06629">
        <w:rPr>
          <w:rFonts w:cs="Calibri"/>
        </w:rPr>
        <w:t>, if any. If the investigation is authori</w:t>
      </w:r>
      <w:r w:rsidR="00E80337" w:rsidRPr="00E06629">
        <w:rPr>
          <w:rFonts w:cs="Calibri"/>
        </w:rPr>
        <w:t>z</w:t>
      </w:r>
      <w:r w:rsidRPr="00E06629">
        <w:rPr>
          <w:rFonts w:cs="Calibri"/>
        </w:rPr>
        <w:t>ed, the C</w:t>
      </w:r>
      <w:r w:rsidR="00E80337" w:rsidRPr="00E06629">
        <w:rPr>
          <w:rFonts w:cs="Calibri"/>
        </w:rPr>
        <w:t>ustomer</w:t>
      </w:r>
      <w:r w:rsidRPr="00E06629">
        <w:rPr>
          <w:rFonts w:cs="Calibri"/>
        </w:rPr>
        <w:t xml:space="preserve"> Project Managers will sign the CR, which will constitute approval for the investigation charges. </w:t>
      </w:r>
      <w:r w:rsidR="009A637B" w:rsidRPr="00E06629">
        <w:rPr>
          <w:rFonts w:cs="Calibri"/>
        </w:rPr>
        <w:t>Service Provide</w:t>
      </w:r>
      <w:r w:rsidRPr="00E06629">
        <w:rPr>
          <w:rFonts w:cs="Calibri"/>
        </w:rPr>
        <w:t>r will invoice C</w:t>
      </w:r>
      <w:r w:rsidR="00D44233" w:rsidRPr="00E06629">
        <w:rPr>
          <w:rFonts w:cs="Calibri"/>
        </w:rPr>
        <w:t>ustomer</w:t>
      </w:r>
      <w:r w:rsidRPr="00E06629">
        <w:rPr>
          <w:rFonts w:cs="Calibri"/>
        </w:rPr>
        <w:t xml:space="preserve"> for any such charges. The investigation will determine the effect that the implementation of the CR will have on SOW price, schedule and other terms and conditions of the Agreement.</w:t>
      </w:r>
    </w:p>
    <w:p w14:paraId="6684B432" w14:textId="77777777" w:rsidR="007424C6" w:rsidRPr="00E06629" w:rsidRDefault="007424C6" w:rsidP="00912B22">
      <w:pPr>
        <w:pStyle w:val="ListParagraph"/>
        <w:numPr>
          <w:ilvl w:val="0"/>
          <w:numId w:val="5"/>
        </w:numPr>
        <w:rPr>
          <w:rFonts w:cs="Calibri"/>
        </w:rPr>
      </w:pPr>
      <w:r w:rsidRPr="00E06629">
        <w:rPr>
          <w:rFonts w:cs="Calibri"/>
        </w:rPr>
        <w:t>Upon completion of the investigation, both parties will review the impact of the proposed change and, if mutually agreed, a Change Authorization will be executed.</w:t>
      </w:r>
    </w:p>
    <w:p w14:paraId="0C01D63B" w14:textId="40D97063" w:rsidR="008D32D7" w:rsidRPr="00E06629" w:rsidRDefault="007424C6" w:rsidP="2CD89616">
      <w:pPr>
        <w:pStyle w:val="ListParagraph"/>
        <w:numPr>
          <w:ilvl w:val="0"/>
          <w:numId w:val="5"/>
        </w:numPr>
        <w:rPr>
          <w:rFonts w:cs="Calibri"/>
        </w:rPr>
      </w:pPr>
      <w:r w:rsidRPr="00E06629">
        <w:rPr>
          <w:rFonts w:cs="Calibri"/>
        </w:rPr>
        <w:t xml:space="preserve">A written Change Authorization and/or CR must be </w:t>
      </w:r>
      <w:r w:rsidR="00F06952" w:rsidRPr="00E06629">
        <w:rPr>
          <w:rFonts w:cs="Calibri"/>
        </w:rPr>
        <w:t xml:space="preserve">approved </w:t>
      </w:r>
      <w:r w:rsidRPr="00E06629">
        <w:rPr>
          <w:rFonts w:cs="Calibri"/>
        </w:rPr>
        <w:t>by both parties to authorize implementation of the investigated changes</w:t>
      </w:r>
      <w:r w:rsidR="00D44233" w:rsidRPr="00E06629">
        <w:rPr>
          <w:rFonts w:cs="Calibri"/>
        </w:rPr>
        <w:t xml:space="preserve"> – </w:t>
      </w:r>
      <w:r w:rsidR="004A608B" w:rsidRPr="00E06629">
        <w:rPr>
          <w:rFonts w:cs="Calibri"/>
        </w:rPr>
        <w:t xml:space="preserve">please </w:t>
      </w:r>
      <w:r w:rsidR="00D44233" w:rsidRPr="00E06629">
        <w:rPr>
          <w:rFonts w:cs="Calibri"/>
        </w:rPr>
        <w:t xml:space="preserve">see </w:t>
      </w:r>
      <w:r w:rsidR="004A608B" w:rsidRPr="00E06629">
        <w:rPr>
          <w:rFonts w:cs="Calibri"/>
        </w:rPr>
        <w:t>Appendix B</w:t>
      </w:r>
      <w:r w:rsidR="00D44233" w:rsidRPr="00E06629">
        <w:rPr>
          <w:rFonts w:cs="Calibri"/>
        </w:rPr>
        <w:t xml:space="preserve"> for </w:t>
      </w:r>
      <w:r w:rsidR="004A608B" w:rsidRPr="00E06629">
        <w:rPr>
          <w:rFonts w:cs="Calibri"/>
        </w:rPr>
        <w:t xml:space="preserve">the Change Request </w:t>
      </w:r>
      <w:r w:rsidR="00D44233" w:rsidRPr="00E06629">
        <w:rPr>
          <w:rFonts w:cs="Calibri"/>
        </w:rPr>
        <w:t>template</w:t>
      </w:r>
      <w:r w:rsidR="00F06952" w:rsidRPr="00E06629">
        <w:rPr>
          <w:rFonts w:cs="Calibri"/>
        </w:rPr>
        <w:t xml:space="preserve">.  </w:t>
      </w:r>
      <w:r w:rsidR="00976F94" w:rsidRPr="00E06629">
        <w:rPr>
          <w:rFonts w:cs="Calibri"/>
        </w:rPr>
        <w:t xml:space="preserve">Approval </w:t>
      </w:r>
      <w:r w:rsidR="001A1B05" w:rsidRPr="00E06629">
        <w:rPr>
          <w:rFonts w:cs="Calibri"/>
        </w:rPr>
        <w:t xml:space="preserve">needs to </w:t>
      </w:r>
      <w:proofErr w:type="gramStart"/>
      <w:r w:rsidR="00976F94" w:rsidRPr="00E06629">
        <w:rPr>
          <w:rFonts w:cs="Calibri"/>
        </w:rPr>
        <w:t>be  in</w:t>
      </w:r>
      <w:proofErr w:type="gramEnd"/>
      <w:r w:rsidR="00976F94" w:rsidRPr="00E06629">
        <w:rPr>
          <w:rFonts w:cs="Calibri"/>
        </w:rPr>
        <w:t xml:space="preserve"> the form of a </w:t>
      </w:r>
      <w:r w:rsidR="00F652A2" w:rsidRPr="00E06629">
        <w:rPr>
          <w:rFonts w:cs="Calibri"/>
        </w:rPr>
        <w:t xml:space="preserve">mutually </w:t>
      </w:r>
      <w:r w:rsidR="002D4284" w:rsidRPr="00E06629">
        <w:rPr>
          <w:rFonts w:cs="Calibri"/>
        </w:rPr>
        <w:t xml:space="preserve">signed (can be via e-signature) </w:t>
      </w:r>
      <w:r w:rsidR="00976F94" w:rsidRPr="00E06629">
        <w:rPr>
          <w:rFonts w:cs="Calibri"/>
        </w:rPr>
        <w:t xml:space="preserve">copy of the Change Authorization/CR, </w:t>
      </w:r>
      <w:r w:rsidR="002D4284" w:rsidRPr="00E06629">
        <w:rPr>
          <w:rFonts w:cs="Calibri"/>
        </w:rPr>
        <w:t xml:space="preserve">which will be documented as an Amendment to this Statement of Work. </w:t>
      </w:r>
    </w:p>
    <w:p w14:paraId="38E83CEA" w14:textId="5F5914CB" w:rsidR="00C96077" w:rsidRPr="00E06629" w:rsidRDefault="00C96077" w:rsidP="00C96077">
      <w:pPr>
        <w:pStyle w:val="ListParagraph"/>
        <w:numPr>
          <w:ilvl w:val="0"/>
          <w:numId w:val="5"/>
        </w:numPr>
        <w:rPr>
          <w:rFonts w:cs="Calibri"/>
        </w:rPr>
      </w:pPr>
      <w:r w:rsidRPr="00E06629">
        <w:rPr>
          <w:rFonts w:cs="Calibri"/>
        </w:rPr>
        <w:lastRenderedPageBreak/>
        <w:t>C</w:t>
      </w:r>
      <w:r w:rsidR="001E133B" w:rsidRPr="00E06629">
        <w:rPr>
          <w:rFonts w:cs="Calibri"/>
        </w:rPr>
        <w:t xml:space="preserve">hange </w:t>
      </w:r>
      <w:r w:rsidRPr="00E06629">
        <w:rPr>
          <w:rFonts w:cs="Calibri"/>
        </w:rPr>
        <w:t>R</w:t>
      </w:r>
      <w:r w:rsidR="001E133B" w:rsidRPr="00E06629">
        <w:rPr>
          <w:rFonts w:cs="Calibri"/>
        </w:rPr>
        <w:t>equest</w:t>
      </w:r>
      <w:r w:rsidRPr="00E06629">
        <w:rPr>
          <w:rFonts w:cs="Calibri"/>
        </w:rPr>
        <w:t xml:space="preserve"> criteria which can be revised during the initiation phase.</w:t>
      </w:r>
    </w:p>
    <w:tbl>
      <w:tblPr>
        <w:tblStyle w:val="TableGrid"/>
        <w:tblW w:w="0" w:type="auto"/>
        <w:tblInd w:w="720" w:type="dxa"/>
        <w:tblLook w:val="04A0" w:firstRow="1" w:lastRow="0" w:firstColumn="1" w:lastColumn="0" w:noHBand="0" w:noVBand="1"/>
      </w:tblPr>
      <w:tblGrid>
        <w:gridCol w:w="4378"/>
        <w:gridCol w:w="4342"/>
      </w:tblGrid>
      <w:tr w:rsidR="00C96077" w:rsidRPr="00E06629" w14:paraId="2158116D" w14:textId="77777777" w:rsidTr="00F86030">
        <w:tc>
          <w:tcPr>
            <w:tcW w:w="4378" w:type="dxa"/>
          </w:tcPr>
          <w:p w14:paraId="262D49AF" w14:textId="7AF256DE" w:rsidR="00C96077" w:rsidRPr="00E06629" w:rsidRDefault="003C2E28" w:rsidP="00FB33C9">
            <w:pPr>
              <w:pStyle w:val="ListParagraph"/>
              <w:ind w:left="0"/>
              <w:rPr>
                <w:rFonts w:cs="Calibri"/>
                <w:b/>
                <w:bCs/>
              </w:rPr>
            </w:pPr>
            <w:r w:rsidRPr="00E06629">
              <w:rPr>
                <w:rFonts w:cs="Calibri"/>
                <w:b/>
                <w:bCs/>
              </w:rPr>
              <w:t>Criteria</w:t>
            </w:r>
          </w:p>
        </w:tc>
        <w:tc>
          <w:tcPr>
            <w:tcW w:w="4342" w:type="dxa"/>
          </w:tcPr>
          <w:p w14:paraId="327082D6" w14:textId="1B98C0DF" w:rsidR="00C96077" w:rsidRPr="00E06629" w:rsidRDefault="003C2E28" w:rsidP="00FB33C9">
            <w:pPr>
              <w:pStyle w:val="ListParagraph"/>
              <w:ind w:left="0"/>
              <w:rPr>
                <w:rFonts w:cs="Calibri"/>
                <w:b/>
                <w:bCs/>
              </w:rPr>
            </w:pPr>
            <w:r w:rsidRPr="00E06629">
              <w:rPr>
                <w:rFonts w:cs="Calibri"/>
                <w:b/>
                <w:bCs/>
              </w:rPr>
              <w:t>Action</w:t>
            </w:r>
          </w:p>
        </w:tc>
      </w:tr>
      <w:tr w:rsidR="00BD1430" w:rsidRPr="00E06629" w14:paraId="65DCE502" w14:textId="77777777" w:rsidTr="00F86030">
        <w:tc>
          <w:tcPr>
            <w:tcW w:w="4378" w:type="dxa"/>
          </w:tcPr>
          <w:p w14:paraId="7C5CB6B9" w14:textId="2BC02786" w:rsidR="00BD1430" w:rsidRPr="00E06629" w:rsidRDefault="00BD1430" w:rsidP="003C2E28">
            <w:pPr>
              <w:pStyle w:val="ListParagraph"/>
              <w:ind w:left="0"/>
              <w:rPr>
                <w:rFonts w:cs="Calibri"/>
              </w:rPr>
            </w:pPr>
            <w:r w:rsidRPr="00E06629">
              <w:rPr>
                <w:rFonts w:cs="Calibri"/>
              </w:rPr>
              <w:t xml:space="preserve">Additional effort required because of complex </w:t>
            </w:r>
            <w:proofErr w:type="gramStart"/>
            <w:r w:rsidRPr="00E06629">
              <w:rPr>
                <w:rFonts w:cs="Calibri"/>
              </w:rPr>
              <w:t>task</w:t>
            </w:r>
            <w:proofErr w:type="gramEnd"/>
            <w:r w:rsidRPr="00E06629">
              <w:rPr>
                <w:rFonts w:cs="Calibri"/>
              </w:rPr>
              <w:t xml:space="preserve"> which </w:t>
            </w:r>
            <w:proofErr w:type="gramStart"/>
            <w:r w:rsidRPr="00E06629">
              <w:rPr>
                <w:rFonts w:cs="Calibri"/>
              </w:rPr>
              <w:t>was</w:t>
            </w:r>
            <w:proofErr w:type="gramEnd"/>
            <w:r w:rsidRPr="00E06629">
              <w:rPr>
                <w:rFonts w:cs="Calibri"/>
              </w:rPr>
              <w:t xml:space="preserve"> not expected during initial estimation.</w:t>
            </w:r>
          </w:p>
        </w:tc>
        <w:tc>
          <w:tcPr>
            <w:tcW w:w="4342" w:type="dxa"/>
            <w:vMerge w:val="restart"/>
          </w:tcPr>
          <w:p w14:paraId="46FBCB22" w14:textId="56C3011F" w:rsidR="00BD1430" w:rsidRPr="00E06629" w:rsidRDefault="00BD1430" w:rsidP="003C2E28">
            <w:pPr>
              <w:pStyle w:val="ListParagraph"/>
              <w:ind w:left="0"/>
              <w:rPr>
                <w:rFonts w:cs="Calibri"/>
              </w:rPr>
            </w:pPr>
            <w:r w:rsidRPr="00E06629">
              <w:rPr>
                <w:rFonts w:cs="Calibri"/>
              </w:rPr>
              <w:t>Align with Henkel team and discuss the additional cost, effort and timeline required for the change request.</w:t>
            </w:r>
          </w:p>
          <w:p w14:paraId="0BDAD9A9" w14:textId="3EFEABE1" w:rsidR="00BD1430" w:rsidRPr="00E06629" w:rsidRDefault="00BD1430" w:rsidP="00127524">
            <w:pPr>
              <w:pStyle w:val="ListParagraph"/>
              <w:ind w:left="0"/>
              <w:rPr>
                <w:rFonts w:cs="Calibri"/>
              </w:rPr>
            </w:pPr>
          </w:p>
        </w:tc>
      </w:tr>
      <w:tr w:rsidR="00BD1430" w:rsidRPr="00E06629" w14:paraId="7641BA85" w14:textId="77777777" w:rsidTr="00F86030">
        <w:tc>
          <w:tcPr>
            <w:tcW w:w="4378" w:type="dxa"/>
          </w:tcPr>
          <w:p w14:paraId="0999419A" w14:textId="5D7CDB33" w:rsidR="00BD1430" w:rsidRPr="00E06629" w:rsidRDefault="00BD1430" w:rsidP="003C2E28">
            <w:pPr>
              <w:pStyle w:val="ListParagraph"/>
              <w:ind w:left="0"/>
              <w:rPr>
                <w:rFonts w:cs="Calibri"/>
              </w:rPr>
            </w:pPr>
            <w:r w:rsidRPr="00E06629">
              <w:rPr>
                <w:rFonts w:cs="Calibri"/>
              </w:rPr>
              <w:t>Additional effort because of the multiple reviews and discussions.</w:t>
            </w:r>
          </w:p>
        </w:tc>
        <w:tc>
          <w:tcPr>
            <w:tcW w:w="4342" w:type="dxa"/>
            <w:vMerge/>
          </w:tcPr>
          <w:p w14:paraId="577673B5" w14:textId="07DF3AC2" w:rsidR="00BD1430" w:rsidRPr="00E06629" w:rsidRDefault="00BD1430" w:rsidP="003C2E28">
            <w:pPr>
              <w:pStyle w:val="ListParagraph"/>
              <w:ind w:left="0"/>
              <w:rPr>
                <w:rFonts w:cs="Calibri"/>
              </w:rPr>
            </w:pPr>
          </w:p>
        </w:tc>
      </w:tr>
      <w:tr w:rsidR="00BD1430" w:rsidRPr="00E06629" w14:paraId="60056CC8" w14:textId="77777777" w:rsidTr="00F86030">
        <w:tc>
          <w:tcPr>
            <w:tcW w:w="4378" w:type="dxa"/>
          </w:tcPr>
          <w:p w14:paraId="4CAF4C36" w14:textId="29352676" w:rsidR="00BD1430" w:rsidRPr="00E06629" w:rsidRDefault="00BD1430" w:rsidP="003C2E28">
            <w:pPr>
              <w:pStyle w:val="ListParagraph"/>
              <w:ind w:left="0"/>
              <w:rPr>
                <w:rFonts w:cs="Calibri"/>
              </w:rPr>
            </w:pPr>
            <w:r w:rsidRPr="00E06629">
              <w:rPr>
                <w:rFonts w:cs="Calibri"/>
              </w:rPr>
              <w:t xml:space="preserve">Additional effort because of the additional requirement requested </w:t>
            </w:r>
            <w:proofErr w:type="gramStart"/>
            <w:r w:rsidRPr="00E06629">
              <w:rPr>
                <w:rFonts w:cs="Calibri"/>
              </w:rPr>
              <w:t>from</w:t>
            </w:r>
            <w:proofErr w:type="gramEnd"/>
            <w:r w:rsidRPr="00E06629">
              <w:rPr>
                <w:rFonts w:cs="Calibri"/>
              </w:rPr>
              <w:t xml:space="preserve"> Henkel.</w:t>
            </w:r>
          </w:p>
        </w:tc>
        <w:tc>
          <w:tcPr>
            <w:tcW w:w="4342" w:type="dxa"/>
            <w:vMerge/>
          </w:tcPr>
          <w:p w14:paraId="7C0B7E9E" w14:textId="1F5DFD33" w:rsidR="00BD1430" w:rsidRPr="00E06629" w:rsidRDefault="00BD1430" w:rsidP="003C2E28">
            <w:pPr>
              <w:pStyle w:val="ListParagraph"/>
              <w:ind w:left="0"/>
              <w:rPr>
                <w:rFonts w:cs="Calibri"/>
              </w:rPr>
            </w:pPr>
          </w:p>
        </w:tc>
      </w:tr>
      <w:tr w:rsidR="00BD1430" w:rsidRPr="00E06629" w14:paraId="447AB122" w14:textId="77777777" w:rsidTr="00F86030">
        <w:tc>
          <w:tcPr>
            <w:tcW w:w="4378" w:type="dxa"/>
          </w:tcPr>
          <w:p w14:paraId="1CE10955" w14:textId="1A739E3B" w:rsidR="00BD1430" w:rsidRPr="00E06629" w:rsidRDefault="00BD1430" w:rsidP="003C2E28">
            <w:pPr>
              <w:pStyle w:val="ListParagraph"/>
              <w:ind w:left="0"/>
              <w:rPr>
                <w:rFonts w:cs="Calibri"/>
              </w:rPr>
            </w:pPr>
            <w:r w:rsidRPr="00E06629">
              <w:rPr>
                <w:rFonts w:cs="Calibri"/>
              </w:rPr>
              <w:t>Additional effort because of the task estimation not included for some tasks.</w:t>
            </w:r>
          </w:p>
        </w:tc>
        <w:tc>
          <w:tcPr>
            <w:tcW w:w="4342" w:type="dxa"/>
            <w:vMerge/>
          </w:tcPr>
          <w:p w14:paraId="002FCA90" w14:textId="0CD239ED" w:rsidR="00BD1430" w:rsidRPr="00E06629" w:rsidRDefault="00BD1430" w:rsidP="003C2E28">
            <w:pPr>
              <w:pStyle w:val="ListParagraph"/>
              <w:ind w:left="0"/>
              <w:rPr>
                <w:rFonts w:cs="Calibri"/>
              </w:rPr>
            </w:pPr>
          </w:p>
        </w:tc>
      </w:tr>
      <w:tr w:rsidR="003F4DAE" w:rsidRPr="00E06629" w14:paraId="2C3EE414" w14:textId="77777777" w:rsidTr="00F86030">
        <w:tc>
          <w:tcPr>
            <w:tcW w:w="4378" w:type="dxa"/>
          </w:tcPr>
          <w:p w14:paraId="365E1439" w14:textId="225B5E15" w:rsidR="003F4DAE" w:rsidRPr="00E06629" w:rsidRDefault="0097126E" w:rsidP="003C2E28">
            <w:pPr>
              <w:pStyle w:val="ListParagraph"/>
              <w:ind w:left="0"/>
              <w:rPr>
                <w:rFonts w:cs="Calibri"/>
              </w:rPr>
            </w:pPr>
            <w:r w:rsidRPr="00E06629">
              <w:rPr>
                <w:rFonts w:cs="Calibri"/>
              </w:rPr>
              <w:t>Additional</w:t>
            </w:r>
            <w:r w:rsidR="0059459D" w:rsidRPr="00E06629">
              <w:rPr>
                <w:rFonts w:cs="Calibri"/>
              </w:rPr>
              <w:t xml:space="preserve"> timeline </w:t>
            </w:r>
            <w:proofErr w:type="gramStart"/>
            <w:r w:rsidR="0059459D" w:rsidRPr="00E06629">
              <w:rPr>
                <w:rFonts w:cs="Calibri"/>
              </w:rPr>
              <w:t>required</w:t>
            </w:r>
            <w:proofErr w:type="gramEnd"/>
            <w:r w:rsidR="0059459D" w:rsidRPr="00E06629">
              <w:rPr>
                <w:rFonts w:cs="Calibri"/>
              </w:rPr>
              <w:t xml:space="preserve"> because of the </w:t>
            </w:r>
            <w:r w:rsidR="006C06F1" w:rsidRPr="00E06629">
              <w:rPr>
                <w:rFonts w:cs="Calibri"/>
              </w:rPr>
              <w:t>flaw in design</w:t>
            </w:r>
            <w:r w:rsidR="004A6A30" w:rsidRPr="00E06629">
              <w:rPr>
                <w:rFonts w:cs="Calibri"/>
              </w:rPr>
              <w:t xml:space="preserve"> or configuration</w:t>
            </w:r>
            <w:r w:rsidRPr="00E06629">
              <w:rPr>
                <w:rFonts w:cs="Calibri"/>
              </w:rPr>
              <w:t>.</w:t>
            </w:r>
          </w:p>
        </w:tc>
        <w:tc>
          <w:tcPr>
            <w:tcW w:w="4342" w:type="dxa"/>
          </w:tcPr>
          <w:p w14:paraId="523A93A4" w14:textId="7804ED66" w:rsidR="003F4DAE" w:rsidRPr="00E06629" w:rsidRDefault="004A6A30" w:rsidP="003C2E28">
            <w:pPr>
              <w:pStyle w:val="ListParagraph"/>
              <w:ind w:left="0"/>
              <w:rPr>
                <w:rFonts w:cs="Calibri"/>
              </w:rPr>
            </w:pPr>
            <w:r w:rsidRPr="00E06629">
              <w:rPr>
                <w:rFonts w:cs="Calibri"/>
              </w:rPr>
              <w:t>Align with Henkel team and discuss the effort and timeline. Cost will be absorbed by Thermo Fisher.</w:t>
            </w:r>
          </w:p>
        </w:tc>
      </w:tr>
    </w:tbl>
    <w:p w14:paraId="04B81010" w14:textId="77777777" w:rsidR="00C96077" w:rsidRPr="00E06629" w:rsidRDefault="00C96077" w:rsidP="00FB33C9">
      <w:pPr>
        <w:pStyle w:val="ListParagraph"/>
        <w:rPr>
          <w:rFonts w:cs="Calibri"/>
        </w:rPr>
      </w:pPr>
    </w:p>
    <w:p w14:paraId="3D8456C6" w14:textId="77777777" w:rsidR="003C5559" w:rsidRPr="00E06629" w:rsidRDefault="003C5559" w:rsidP="003C5559">
      <w:pPr>
        <w:rPr>
          <w:rFonts w:cs="Calibri"/>
        </w:rPr>
      </w:pPr>
      <w:bookmarkStart w:id="1500" w:name="_Hlk15375484"/>
      <w:r w:rsidRPr="00E06629">
        <w:rPr>
          <w:rFonts w:cs="Calibri"/>
          <w:b/>
          <w:bCs/>
        </w:rPr>
        <w:t>Note:</w:t>
      </w:r>
      <w:r w:rsidRPr="00E06629">
        <w:rPr>
          <w:rFonts w:cs="Calibri"/>
        </w:rPr>
        <w:t xml:space="preserve"> The above process applies to any change that impacts the commercial terms defined in this SOW</w:t>
      </w:r>
      <w:r w:rsidR="00516FA3" w:rsidRPr="00E06629">
        <w:rPr>
          <w:rFonts w:cs="Calibri"/>
        </w:rPr>
        <w:t>, it may also be used</w:t>
      </w:r>
      <w:r w:rsidRPr="00E06629">
        <w:rPr>
          <w:rFonts w:cs="Calibri"/>
        </w:rPr>
        <w:t xml:space="preserve"> for managing changes that have no commercial impact.</w:t>
      </w:r>
      <w:bookmarkEnd w:id="1500"/>
      <w:r w:rsidRPr="00E06629">
        <w:rPr>
          <w:rFonts w:cs="Calibri"/>
        </w:rPr>
        <w:t xml:space="preserve"> </w:t>
      </w:r>
    </w:p>
    <w:p w14:paraId="1901AC65" w14:textId="011529C1" w:rsidR="004401EB" w:rsidRPr="00E06629" w:rsidRDefault="004401EB" w:rsidP="000408EC">
      <w:pPr>
        <w:pStyle w:val="Heading2"/>
        <w:ind w:left="576"/>
        <w:rPr>
          <w:rFonts w:cs="Calibri"/>
        </w:rPr>
      </w:pPr>
      <w:bookmarkStart w:id="1501" w:name="_Ref40351034"/>
      <w:bookmarkStart w:id="1502" w:name="_Toc144913291"/>
      <w:bookmarkStart w:id="1503" w:name="_Toc201682708"/>
      <w:r w:rsidRPr="00E06629">
        <w:rPr>
          <w:rFonts w:cs="Calibri"/>
        </w:rPr>
        <w:t>Dependencies</w:t>
      </w:r>
      <w:r w:rsidR="00E642BB" w:rsidRPr="00E06629">
        <w:rPr>
          <w:rFonts w:cs="Calibri"/>
        </w:rPr>
        <w:t>, Assumptions &amp; Constraints</w:t>
      </w:r>
      <w:bookmarkEnd w:id="1501"/>
      <w:bookmarkEnd w:id="1502"/>
      <w:bookmarkEnd w:id="1503"/>
    </w:p>
    <w:tbl>
      <w:tblPr>
        <w:tblStyle w:val="TFSTable1"/>
        <w:tblW w:w="9207" w:type="dxa"/>
        <w:tblLayout w:type="fixed"/>
        <w:tblLook w:val="01E0" w:firstRow="1" w:lastRow="1" w:firstColumn="1" w:lastColumn="1" w:noHBand="0" w:noVBand="0"/>
      </w:tblPr>
      <w:tblGrid>
        <w:gridCol w:w="1970"/>
        <w:gridCol w:w="7237"/>
      </w:tblGrid>
      <w:tr w:rsidR="00A24EA2" w:rsidRPr="00E87E71" w14:paraId="3C2AEB54" w14:textId="77777777" w:rsidTr="442988A7">
        <w:trPr>
          <w:cnfStyle w:val="100000000000" w:firstRow="1" w:lastRow="0" w:firstColumn="0" w:lastColumn="0" w:oddVBand="0" w:evenVBand="0" w:oddHBand="0" w:evenHBand="0" w:firstRowFirstColumn="0" w:firstRowLastColumn="0" w:lastRowFirstColumn="0" w:lastRowLastColumn="0"/>
          <w:trHeight w:val="121"/>
        </w:trPr>
        <w:tc>
          <w:tcPr>
            <w:tcW w:w="1970" w:type="dxa"/>
          </w:tcPr>
          <w:p w14:paraId="179F2165" w14:textId="77777777" w:rsidR="00A24EA2" w:rsidRPr="00E87E71" w:rsidRDefault="00A24EA2">
            <w:pPr>
              <w:pStyle w:val="TableParagraph"/>
              <w:spacing w:line="268" w:lineRule="exact"/>
              <w:rPr>
                <w:b w:val="0"/>
                <w:rPrChange w:id="1504" w:author="Tiwari, Shravan" w:date="2025-06-24T16:18:00Z" w16du:dateUtc="2025-06-24T08:18:00Z">
                  <w:rPr>
                    <w:b w:val="0"/>
                    <w:sz w:val="22"/>
                    <w:szCs w:val="22"/>
                  </w:rPr>
                </w:rPrChange>
              </w:rPr>
            </w:pPr>
            <w:r w:rsidRPr="00E87E71">
              <w:rPr>
                <w:spacing w:val="-2"/>
              </w:rPr>
              <w:t>Assumption/Dependency/Constraint</w:t>
            </w:r>
          </w:p>
        </w:tc>
        <w:tc>
          <w:tcPr>
            <w:tcW w:w="7237" w:type="dxa"/>
          </w:tcPr>
          <w:p w14:paraId="4ED0D291" w14:textId="77777777" w:rsidR="00A24EA2" w:rsidRPr="00E87E71" w:rsidRDefault="00A24EA2">
            <w:pPr>
              <w:pStyle w:val="TableParagraph"/>
              <w:spacing w:line="268" w:lineRule="exact"/>
              <w:rPr>
                <w:b w:val="0"/>
                <w:rPrChange w:id="1505" w:author="Tiwari, Shravan" w:date="2025-06-24T16:18:00Z" w16du:dateUtc="2025-06-24T08:18:00Z">
                  <w:rPr>
                    <w:b w:val="0"/>
                    <w:sz w:val="22"/>
                    <w:szCs w:val="22"/>
                  </w:rPr>
                </w:rPrChange>
              </w:rPr>
            </w:pPr>
            <w:r w:rsidRPr="00E87E71">
              <w:rPr>
                <w:spacing w:val="-2"/>
              </w:rPr>
              <w:t>Description</w:t>
            </w:r>
          </w:p>
        </w:tc>
      </w:tr>
      <w:tr w:rsidR="001B6F7F" w:rsidRPr="00E87E71" w14:paraId="4BA046DA" w14:textId="77777777" w:rsidTr="442988A7">
        <w:trPr>
          <w:trHeight w:val="121"/>
        </w:trPr>
        <w:sdt>
          <w:sdtPr>
            <w:alias w:val="Dependencies, Assumptions and Constraints"/>
            <w:tag w:val="Dependencies, Assumptions and Constraints"/>
            <w:id w:val="1422375988"/>
            <w:placeholder>
              <w:docPart w:val="4F27B724F8FC4157A2DAD51CE345A2D3"/>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5592C982" w14:textId="68D67E50" w:rsidR="001B6F7F" w:rsidRPr="00E87E71" w:rsidRDefault="001B6F7F" w:rsidP="001B6F7F">
                <w:pPr>
                  <w:pStyle w:val="TableParagraph"/>
                  <w:spacing w:line="268" w:lineRule="exact"/>
                  <w:rPr>
                    <w:rPrChange w:id="1506" w:author="Tiwari, Shravan" w:date="2025-06-24T16:18:00Z" w16du:dateUtc="2025-06-24T08:18:00Z">
                      <w:rPr>
                        <w:sz w:val="22"/>
                        <w:szCs w:val="22"/>
                      </w:rPr>
                    </w:rPrChange>
                  </w:rPr>
                </w:pPr>
                <w:r w:rsidRPr="00E87E71">
                  <w:t>Assumption</w:t>
                </w:r>
              </w:p>
            </w:tc>
          </w:sdtContent>
        </w:sdt>
        <w:tc>
          <w:tcPr>
            <w:tcW w:w="7237" w:type="dxa"/>
          </w:tcPr>
          <w:p w14:paraId="7B4971D1" w14:textId="77777777" w:rsidR="001B6F7F" w:rsidRPr="00E87E71" w:rsidRDefault="001B6F7F" w:rsidP="001B6F7F">
            <w:pPr>
              <w:pStyle w:val="TableParagraph"/>
              <w:spacing w:line="268" w:lineRule="exact"/>
              <w:rPr>
                <w:rPrChange w:id="1507" w:author="Tiwari, Shravan" w:date="2025-06-24T16:18:00Z" w16du:dateUtc="2025-06-24T08:18:00Z">
                  <w:rPr>
                    <w:sz w:val="22"/>
                    <w:szCs w:val="22"/>
                  </w:rPr>
                </w:rPrChange>
              </w:rPr>
            </w:pPr>
            <w:r w:rsidRPr="00E87E71">
              <w:t>Maximum</w:t>
            </w:r>
            <w:r w:rsidRPr="00E87E71">
              <w:rPr>
                <w:spacing w:val="-5"/>
              </w:rPr>
              <w:t xml:space="preserve"> </w:t>
            </w:r>
            <w:r w:rsidRPr="00E87E71">
              <w:t>10</w:t>
            </w:r>
            <w:r w:rsidRPr="00E87E71">
              <w:rPr>
                <w:spacing w:val="-2"/>
              </w:rPr>
              <w:t xml:space="preserve"> </w:t>
            </w:r>
            <w:r w:rsidRPr="00E87E71">
              <w:t>people</w:t>
            </w:r>
            <w:r w:rsidRPr="00E87E71">
              <w:rPr>
                <w:spacing w:val="-4"/>
              </w:rPr>
              <w:t xml:space="preserve"> </w:t>
            </w:r>
            <w:r w:rsidRPr="00E87E71">
              <w:t>on</w:t>
            </w:r>
            <w:r w:rsidRPr="00E87E71">
              <w:rPr>
                <w:spacing w:val="-4"/>
              </w:rPr>
              <w:t xml:space="preserve"> </w:t>
            </w:r>
            <w:r w:rsidRPr="00E87E71">
              <w:t>a</w:t>
            </w:r>
            <w:r w:rsidRPr="00E87E71">
              <w:rPr>
                <w:spacing w:val="-4"/>
              </w:rPr>
              <w:t xml:space="preserve"> </w:t>
            </w:r>
            <w:r w:rsidRPr="00E87E71">
              <w:t>training</w:t>
            </w:r>
            <w:r w:rsidRPr="00E87E71">
              <w:rPr>
                <w:spacing w:val="-3"/>
              </w:rPr>
              <w:t xml:space="preserve"> </w:t>
            </w:r>
            <w:r w:rsidRPr="00E87E71">
              <w:rPr>
                <w:spacing w:val="-2"/>
              </w:rPr>
              <w:t>course</w:t>
            </w:r>
          </w:p>
        </w:tc>
      </w:tr>
      <w:tr w:rsidR="001B6F7F" w:rsidRPr="00E87E71" w14:paraId="5084C770" w14:textId="77777777" w:rsidTr="442988A7">
        <w:trPr>
          <w:trHeight w:val="222"/>
        </w:trPr>
        <w:sdt>
          <w:sdtPr>
            <w:alias w:val="Dependencies, Assumptions and Constraints"/>
            <w:tag w:val="Dependencies, Assumptions and Constraints"/>
            <w:id w:val="105937461"/>
            <w:placeholder>
              <w:docPart w:val="F009C9FCCD264BA099CAA3146FBA4F6D"/>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5ECAF0A3" w14:textId="2320223F" w:rsidR="001B6F7F" w:rsidRPr="00E87E71" w:rsidRDefault="001B6F7F" w:rsidP="001B6F7F">
                <w:pPr>
                  <w:pStyle w:val="TableParagraph"/>
                  <w:spacing w:before="1"/>
                  <w:rPr>
                    <w:rPrChange w:id="1508" w:author="Tiwari, Shravan" w:date="2025-06-24T16:18:00Z" w16du:dateUtc="2025-06-24T08:18:00Z">
                      <w:rPr>
                        <w:sz w:val="22"/>
                        <w:szCs w:val="22"/>
                      </w:rPr>
                    </w:rPrChange>
                  </w:rPr>
                </w:pPr>
                <w:r w:rsidRPr="00E87E71">
                  <w:t>Assumption</w:t>
                </w:r>
              </w:p>
            </w:tc>
          </w:sdtContent>
        </w:sdt>
        <w:tc>
          <w:tcPr>
            <w:tcW w:w="7237" w:type="dxa"/>
          </w:tcPr>
          <w:p w14:paraId="3502607C" w14:textId="35F33341" w:rsidR="001B6F7F" w:rsidRPr="00E87E71" w:rsidRDefault="0015020C" w:rsidP="002E1C5C">
            <w:pPr>
              <w:pStyle w:val="TableParagraph"/>
              <w:ind w:right="97"/>
              <w:rPr>
                <w:rFonts w:eastAsia="SimHei"/>
                <w:lang w:val="en-GB" w:eastAsia="zh-CN"/>
                <w:rPrChange w:id="1509" w:author="Tiwari, Shravan" w:date="2025-06-24T16:18:00Z" w16du:dateUtc="2025-06-24T08:18:00Z">
                  <w:rPr>
                    <w:rFonts w:eastAsia="SimHei"/>
                    <w:sz w:val="22"/>
                    <w:szCs w:val="22"/>
                    <w:lang w:val="en-GB" w:eastAsia="zh-CN"/>
                  </w:rPr>
                </w:rPrChange>
              </w:rPr>
            </w:pPr>
            <w:r w:rsidRPr="00E87E71">
              <w:rPr>
                <w:lang w:val="en-GB"/>
              </w:rPr>
              <w:t xml:space="preserve">During Phase 1 rollout, </w:t>
            </w:r>
            <w:r w:rsidR="003B4627" w:rsidRPr="00E87E71">
              <w:rPr>
                <w:rFonts w:eastAsia="SimHei" w:hint="eastAsia"/>
                <w:lang w:val="en-GB" w:eastAsia="zh-CN"/>
              </w:rPr>
              <w:t xml:space="preserve">it is assumed that </w:t>
            </w:r>
            <w:r w:rsidRPr="00E87E71">
              <w:rPr>
                <w:lang w:val="en-GB"/>
              </w:rPr>
              <w:t>Henkel will implement an identical deployment approach across all five target plants (</w:t>
            </w:r>
            <w:proofErr w:type="spellStart"/>
            <w:r w:rsidRPr="00E87E71">
              <w:rPr>
                <w:lang w:val="en-GB"/>
              </w:rPr>
              <w:t>Waigaoqiao</w:t>
            </w:r>
            <w:proofErr w:type="spellEnd"/>
            <w:r w:rsidRPr="00E87E71">
              <w:rPr>
                <w:lang w:val="en-GB"/>
              </w:rPr>
              <w:t xml:space="preserve">, </w:t>
            </w:r>
            <w:proofErr w:type="spellStart"/>
            <w:r w:rsidRPr="00E87E71">
              <w:rPr>
                <w:lang w:val="en-GB"/>
              </w:rPr>
              <w:t>Kungpeng</w:t>
            </w:r>
            <w:proofErr w:type="spellEnd"/>
            <w:r w:rsidRPr="00E87E71">
              <w:rPr>
                <w:lang w:val="en-GB"/>
              </w:rPr>
              <w:t>, Humen, Danyang, and Songdo) without variation. This standardized implementation requires no gap remediation</w:t>
            </w:r>
            <w:r w:rsidR="005009D2" w:rsidRPr="00E87E71">
              <w:rPr>
                <w:rFonts w:eastAsia="SimHei" w:hint="eastAsia"/>
                <w:lang w:val="en-GB" w:eastAsia="zh-CN"/>
              </w:rPr>
              <w:t xml:space="preserve"> (no configuration/development)</w:t>
            </w:r>
            <w:r w:rsidRPr="00E87E71">
              <w:rPr>
                <w:lang w:val="en-GB"/>
              </w:rPr>
              <w:t>.</w:t>
            </w:r>
          </w:p>
          <w:p w14:paraId="2A7E7615" w14:textId="05D37DD6" w:rsidR="005009D2" w:rsidRPr="00E87E71" w:rsidRDefault="00622C6A" w:rsidP="002E1C5C">
            <w:pPr>
              <w:pStyle w:val="TableParagraph"/>
              <w:ind w:right="97"/>
              <w:rPr>
                <w:rFonts w:eastAsia="SimHei"/>
                <w:lang w:eastAsia="zh-CN"/>
                <w:rPrChange w:id="1510" w:author="Tiwari, Shravan" w:date="2025-06-24T16:18:00Z" w16du:dateUtc="2025-06-24T08:18:00Z">
                  <w:rPr>
                    <w:rFonts w:eastAsia="SimHei"/>
                    <w:sz w:val="22"/>
                    <w:szCs w:val="22"/>
                    <w:lang w:eastAsia="zh-CN"/>
                  </w:rPr>
                </w:rPrChange>
              </w:rPr>
            </w:pPr>
            <w:del w:id="1511" w:author="Tiwari, Shravan" w:date="2025-06-24T16:10:00Z" w16du:dateUtc="2025-06-24T08:10:00Z">
              <w:r w:rsidRPr="00E87E71" w:rsidDel="005E0567">
                <w:rPr>
                  <w:rFonts w:eastAsia="SimHei" w:hint="eastAsia"/>
                  <w:lang w:val="en-GB" w:eastAsia="zh-CN"/>
                </w:rPr>
                <w:delText xml:space="preserve">It is assumed that </w:delText>
              </w:r>
              <w:r w:rsidR="00B8186A" w:rsidRPr="00E87E71" w:rsidDel="005E0567">
                <w:rPr>
                  <w:rFonts w:eastAsia="SimHei"/>
                  <w:lang w:val="en-GB" w:eastAsia="zh-CN"/>
                </w:rPr>
                <w:delText xml:space="preserve">Henkel will conduct gap analysis </w:delText>
              </w:r>
              <w:r w:rsidR="00B8186A" w:rsidRPr="00E87E71" w:rsidDel="005E0567">
                <w:rPr>
                  <w:rFonts w:eastAsia="SimHei" w:hint="eastAsia"/>
                  <w:lang w:val="en-GB" w:eastAsia="zh-CN"/>
                </w:rPr>
                <w:delText>before project</w:delText>
              </w:r>
              <w:r w:rsidR="005B4C3F" w:rsidRPr="00E87E71" w:rsidDel="005E0567">
                <w:rPr>
                  <w:rFonts w:eastAsia="SimHei" w:hint="eastAsia"/>
                  <w:lang w:val="en-GB" w:eastAsia="zh-CN"/>
                </w:rPr>
                <w:delText xml:space="preserve"> starts</w:delText>
              </w:r>
              <w:r w:rsidR="00B8186A" w:rsidRPr="00E87E71" w:rsidDel="005E0567">
                <w:rPr>
                  <w:rFonts w:eastAsia="SimHei"/>
                  <w:lang w:val="en-GB" w:eastAsia="zh-CN"/>
                </w:rPr>
                <w:delText xml:space="preserve">. Any identified gaps requiring Thermo Fisher's </w:delText>
              </w:r>
              <w:r w:rsidR="005B4C3F" w:rsidRPr="00E87E71" w:rsidDel="005E0567">
                <w:rPr>
                  <w:rFonts w:eastAsia="SimHei" w:hint="eastAsia"/>
                  <w:lang w:val="en-GB" w:eastAsia="zh-CN"/>
                </w:rPr>
                <w:delText>effort</w:delText>
              </w:r>
              <w:r w:rsidR="00B8186A" w:rsidRPr="00E87E71" w:rsidDel="005E0567">
                <w:rPr>
                  <w:rFonts w:eastAsia="SimHei"/>
                  <w:lang w:val="en-GB" w:eastAsia="zh-CN"/>
                </w:rPr>
                <w:delText xml:space="preserve"> will be formally processed through the project's change request mechanism.</w:delText>
              </w:r>
            </w:del>
          </w:p>
        </w:tc>
      </w:tr>
      <w:tr w:rsidR="005E0567" w:rsidRPr="00E87E71" w14:paraId="1E4D8267" w14:textId="77777777" w:rsidTr="442988A7">
        <w:trPr>
          <w:trHeight w:val="222"/>
          <w:ins w:id="1512" w:author="Tiwari, Shravan" w:date="2025-06-24T16:10:00Z"/>
        </w:trPr>
        <w:customXmlInsRangeStart w:id="1513" w:author="Tiwari, Shravan" w:date="2025-06-24T16:10:00Z"/>
        <w:sdt>
          <w:sdtPr>
            <w:alias w:val="Dependencies, Assumptions and Constraints"/>
            <w:tag w:val="Dependencies, Assumptions and Constraints"/>
            <w:id w:val="755788570"/>
            <w:placeholder>
              <w:docPart w:val="2EA1B91D76BF477D802A368FE40A50F0"/>
            </w:placeholder>
            <w15:color w:val="000000"/>
            <w:dropDownList>
              <w:listItem w:value="Choose an item."/>
              <w:listItem w:displayText="Dependency" w:value="Dependency"/>
              <w:listItem w:displayText="Assumption" w:value="Assumption"/>
              <w:listItem w:displayText="Constraint" w:value="Constraint"/>
            </w:dropDownList>
          </w:sdtPr>
          <w:sdtContent>
            <w:customXmlInsRangeEnd w:id="1513"/>
            <w:tc>
              <w:tcPr>
                <w:tcW w:w="1970" w:type="dxa"/>
              </w:tcPr>
              <w:p w14:paraId="01F4D095" w14:textId="509D3E94" w:rsidR="005E0567" w:rsidRPr="00E87E71" w:rsidRDefault="005E0567" w:rsidP="005E0567">
                <w:pPr>
                  <w:pStyle w:val="TableParagraph"/>
                  <w:spacing w:before="1"/>
                  <w:rPr>
                    <w:ins w:id="1514" w:author="Tiwari, Shravan" w:date="2025-06-24T16:10:00Z" w16du:dateUtc="2025-06-24T08:10:00Z"/>
                  </w:rPr>
                </w:pPr>
                <w:ins w:id="1515" w:author="Tiwari, Shravan" w:date="2025-06-24T16:10:00Z" w16du:dateUtc="2025-06-24T08:10:00Z">
                  <w:r w:rsidRPr="00E87E71">
                    <w:t>Assumption</w:t>
                  </w:r>
                </w:ins>
              </w:p>
            </w:tc>
            <w:customXmlInsRangeStart w:id="1516" w:author="Tiwari, Shravan" w:date="2025-06-24T16:10:00Z"/>
          </w:sdtContent>
        </w:sdt>
        <w:customXmlInsRangeEnd w:id="1516"/>
        <w:tc>
          <w:tcPr>
            <w:tcW w:w="7237" w:type="dxa"/>
          </w:tcPr>
          <w:p w14:paraId="27F287B9" w14:textId="0F52B172" w:rsidR="005E0567" w:rsidRPr="00E87E71" w:rsidRDefault="005E0567" w:rsidP="005E0567">
            <w:pPr>
              <w:pStyle w:val="TableParagraph"/>
              <w:ind w:right="97"/>
              <w:rPr>
                <w:ins w:id="1517" w:author="Tiwari, Shravan" w:date="2025-06-24T16:10:00Z" w16du:dateUtc="2025-06-24T08:10:00Z"/>
                <w:lang w:val="en-GB"/>
              </w:rPr>
            </w:pPr>
            <w:ins w:id="1518" w:author="Tiwari, Shravan" w:date="2025-06-24T16:10:00Z" w16du:dateUtc="2025-06-24T08:10:00Z">
              <w:r w:rsidRPr="00E87E71">
                <w:rPr>
                  <w:rFonts w:eastAsia="SimHei" w:hint="eastAsia"/>
                  <w:lang w:val="en-GB" w:eastAsia="zh-CN"/>
                </w:rPr>
                <w:t xml:space="preserve">It is assumed that </w:t>
              </w:r>
              <w:r w:rsidRPr="00E87E71">
                <w:rPr>
                  <w:rFonts w:eastAsia="SimHei"/>
                  <w:lang w:val="en-GB" w:eastAsia="zh-CN"/>
                </w:rPr>
                <w:t xml:space="preserve">Henkel will conduct gap analysis </w:t>
              </w:r>
              <w:r w:rsidRPr="00E87E71">
                <w:rPr>
                  <w:rFonts w:eastAsia="SimHei" w:hint="eastAsia"/>
                  <w:lang w:val="en-GB" w:eastAsia="zh-CN"/>
                </w:rPr>
                <w:t>before project starts</w:t>
              </w:r>
              <w:r w:rsidRPr="00E87E71">
                <w:rPr>
                  <w:rFonts w:eastAsia="SimHei"/>
                  <w:lang w:val="en-GB" w:eastAsia="zh-CN"/>
                </w:rPr>
                <w:t xml:space="preserve">. Any identified gaps requiring Thermo Fisher's </w:t>
              </w:r>
              <w:r w:rsidRPr="00E87E71">
                <w:rPr>
                  <w:rFonts w:eastAsia="SimHei" w:hint="eastAsia"/>
                  <w:lang w:val="en-GB" w:eastAsia="zh-CN"/>
                </w:rPr>
                <w:t>effort</w:t>
              </w:r>
              <w:r w:rsidRPr="00E87E71">
                <w:rPr>
                  <w:rFonts w:eastAsia="SimHei"/>
                  <w:lang w:val="en-GB" w:eastAsia="zh-CN"/>
                </w:rPr>
                <w:t xml:space="preserve"> will be formally processed through the project's change request mechanism.</w:t>
              </w:r>
            </w:ins>
          </w:p>
        </w:tc>
      </w:tr>
      <w:tr w:rsidR="005E0567" w:rsidRPr="00E87E71" w14:paraId="7F5571C5" w14:textId="77777777" w:rsidTr="442988A7">
        <w:trPr>
          <w:trHeight w:val="222"/>
        </w:trPr>
        <w:sdt>
          <w:sdtPr>
            <w:alias w:val="Dependencies, Assumptions and Constraints"/>
            <w:tag w:val="Dependencies, Assumptions and Constraints"/>
            <w:id w:val="-1448533150"/>
            <w:placeholder>
              <w:docPart w:val="13BFC04FDEB64F6A88DBC46C1E7C4ECB"/>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4B59C37A" w14:textId="5191D7C4" w:rsidR="005E0567" w:rsidRPr="00E87E71" w:rsidRDefault="005E0567" w:rsidP="005E0567">
                <w:pPr>
                  <w:pStyle w:val="TableParagraph"/>
                  <w:spacing w:before="1"/>
                  <w:rPr>
                    <w:strike/>
                  </w:rPr>
                </w:pPr>
                <w:r w:rsidRPr="00E87E71">
                  <w:t>Assumption</w:t>
                </w:r>
              </w:p>
            </w:tc>
          </w:sdtContent>
        </w:sdt>
        <w:tc>
          <w:tcPr>
            <w:tcW w:w="7237" w:type="dxa"/>
          </w:tcPr>
          <w:p w14:paraId="4DACF590" w14:textId="0D114DA3" w:rsidR="005E0567" w:rsidRPr="00E87E71" w:rsidRDefault="005E0567" w:rsidP="005E0567">
            <w:pPr>
              <w:pStyle w:val="TableParagraph"/>
              <w:ind w:right="97"/>
              <w:rPr>
                <w:rFonts w:eastAsia="SimHei"/>
                <w:lang w:eastAsia="zh-CN"/>
                <w:rPrChange w:id="1519" w:author="Tiwari, Shravan" w:date="2025-06-24T16:18:00Z" w16du:dateUtc="2025-06-24T08:18:00Z">
                  <w:rPr>
                    <w:rFonts w:eastAsia="SimHei"/>
                    <w:sz w:val="22"/>
                    <w:szCs w:val="22"/>
                    <w:lang w:eastAsia="zh-CN"/>
                  </w:rPr>
                </w:rPrChange>
              </w:rPr>
            </w:pPr>
            <w:r w:rsidRPr="00E87E71">
              <w:rPr>
                <w:rFonts w:eastAsia="SimHei" w:hint="eastAsia"/>
                <w:lang w:eastAsia="zh-CN"/>
              </w:rPr>
              <w:t xml:space="preserve">It is assumed that Henkel will be </w:t>
            </w:r>
            <w:r w:rsidRPr="00E87E71">
              <w:rPr>
                <w:rFonts w:eastAsia="SimHei"/>
                <w:lang w:eastAsia="zh-CN"/>
              </w:rPr>
              <w:t>responsible</w:t>
            </w:r>
            <w:r w:rsidRPr="00E87E71">
              <w:rPr>
                <w:rFonts w:eastAsia="SimHei" w:hint="eastAsia"/>
                <w:lang w:eastAsia="zh-CN"/>
              </w:rPr>
              <w:t xml:space="preserve"> for testing, troubleshooting and issues resolution for the tasks assigned to Henkel. If any effort required by Thermo Fisher, it will be processed through Change Request.</w:t>
            </w:r>
          </w:p>
        </w:tc>
      </w:tr>
      <w:tr w:rsidR="005E0567" w:rsidRPr="00E87E71" w14:paraId="419C33C2" w14:textId="77777777" w:rsidTr="442988A7">
        <w:trPr>
          <w:trHeight w:val="222"/>
        </w:trPr>
        <w:sdt>
          <w:sdtPr>
            <w:alias w:val="Dependencies, Assumptions and Constraints"/>
            <w:tag w:val="Dependencies, Assumptions and Constraints"/>
            <w:id w:val="1608156941"/>
            <w:placeholder>
              <w:docPart w:val="55772E2B0B84493D9BB098D3EA11F6C2"/>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519BBE8A" w14:textId="7059CD66" w:rsidR="005E0567" w:rsidRPr="00E87E71" w:rsidRDefault="005E0567" w:rsidP="005E0567">
                <w:pPr>
                  <w:pStyle w:val="TableParagraph"/>
                  <w:spacing w:before="1"/>
                </w:pPr>
                <w:r w:rsidRPr="00E87E71">
                  <w:t>Assumption</w:t>
                </w:r>
              </w:p>
            </w:tc>
          </w:sdtContent>
        </w:sdt>
        <w:tc>
          <w:tcPr>
            <w:tcW w:w="7237" w:type="dxa"/>
          </w:tcPr>
          <w:p w14:paraId="72A50265" w14:textId="54F4F9AD" w:rsidR="005E0567" w:rsidRPr="00E87E71" w:rsidRDefault="005E0567" w:rsidP="005E0567">
            <w:pPr>
              <w:pStyle w:val="TableParagraph"/>
              <w:ind w:right="97"/>
              <w:rPr>
                <w:rFonts w:eastAsia="SimHei"/>
                <w:lang w:eastAsia="zh-CN"/>
              </w:rPr>
            </w:pPr>
            <w:r w:rsidRPr="00E87E71">
              <w:rPr>
                <w:rFonts w:eastAsia="SimHei" w:hint="eastAsia"/>
                <w:lang w:eastAsia="zh-CN"/>
              </w:rPr>
              <w:t xml:space="preserve">For Korean language package, it is assumed that </w:t>
            </w:r>
            <w:r w:rsidRPr="00E87E71">
              <w:rPr>
                <w:rFonts w:eastAsia="SimHei"/>
                <w:lang w:eastAsia="zh-CN"/>
              </w:rPr>
              <w:t>Thermo Fisher will provide training, support, and document templates. Henkel will be responsible for:</w:t>
            </w:r>
          </w:p>
          <w:p w14:paraId="3F59C930" w14:textId="77777777" w:rsidR="005E0567" w:rsidRPr="00E87E71" w:rsidRDefault="005E0567" w:rsidP="005E0567">
            <w:pPr>
              <w:pStyle w:val="TableParagraph"/>
              <w:numPr>
                <w:ilvl w:val="0"/>
                <w:numId w:val="22"/>
              </w:numPr>
              <w:ind w:right="97"/>
              <w:rPr>
                <w:rFonts w:eastAsia="SimHei"/>
                <w:lang w:eastAsia="zh-CN"/>
              </w:rPr>
            </w:pPr>
            <w:r w:rsidRPr="00E87E71">
              <w:rPr>
                <w:rFonts w:eastAsia="SimHei"/>
                <w:lang w:eastAsia="zh-CN"/>
              </w:rPr>
              <w:t>Translating all content according to Thermo Fisher's requirements</w:t>
            </w:r>
          </w:p>
          <w:p w14:paraId="5EE9923E" w14:textId="36FA70DE" w:rsidR="005E0567" w:rsidRPr="00E87E71" w:rsidRDefault="005E0567" w:rsidP="005E0567">
            <w:pPr>
              <w:pStyle w:val="TableParagraph"/>
              <w:numPr>
                <w:ilvl w:val="0"/>
                <w:numId w:val="22"/>
              </w:numPr>
              <w:ind w:right="97"/>
              <w:rPr>
                <w:rFonts w:eastAsia="SimHei"/>
                <w:lang w:eastAsia="zh-CN"/>
              </w:rPr>
            </w:pPr>
            <w:r w:rsidRPr="00E87E71">
              <w:rPr>
                <w:rFonts w:eastAsia="SimHei"/>
                <w:lang w:eastAsia="zh-CN"/>
              </w:rPr>
              <w:t>Accurately incorporating the translated text into the provided templates</w:t>
            </w:r>
          </w:p>
        </w:tc>
      </w:tr>
      <w:tr w:rsidR="005E0567" w:rsidRPr="00E87E71" w14:paraId="160F3355" w14:textId="77777777" w:rsidTr="442988A7">
        <w:trPr>
          <w:trHeight w:val="222"/>
        </w:trPr>
        <w:sdt>
          <w:sdtPr>
            <w:alias w:val="Dependencies, Assumptions and Constraints"/>
            <w:tag w:val="Dependencies, Assumptions and Constraints"/>
            <w:id w:val="-900440249"/>
            <w:placeholder>
              <w:docPart w:val="239CFD142D6940BDB14B2DCDE6AA620F"/>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10E3FC4A" w14:textId="413CA7DD" w:rsidR="005E0567" w:rsidRPr="00E87E71" w:rsidRDefault="005E0567" w:rsidP="005E0567">
                <w:pPr>
                  <w:pStyle w:val="TableParagraph"/>
                  <w:spacing w:line="268" w:lineRule="exact"/>
                  <w:rPr>
                    <w:rPrChange w:id="1520" w:author="Tiwari, Shravan" w:date="2025-06-24T16:18:00Z" w16du:dateUtc="2025-06-24T08:18:00Z">
                      <w:rPr>
                        <w:sz w:val="22"/>
                        <w:szCs w:val="22"/>
                      </w:rPr>
                    </w:rPrChange>
                  </w:rPr>
                </w:pPr>
                <w:r w:rsidRPr="00E87E71">
                  <w:t>Assumption</w:t>
                </w:r>
              </w:p>
            </w:tc>
          </w:sdtContent>
        </w:sdt>
        <w:tc>
          <w:tcPr>
            <w:tcW w:w="7237" w:type="dxa"/>
          </w:tcPr>
          <w:p w14:paraId="3456555E" w14:textId="5DE93419" w:rsidR="005E0567" w:rsidRPr="00E87E71" w:rsidRDefault="005E0567" w:rsidP="005E0567">
            <w:pPr>
              <w:rPr>
                <w:rFonts w:eastAsia="SimHei"/>
                <w:lang w:eastAsia="zh-CN"/>
              </w:rPr>
            </w:pPr>
            <w:r w:rsidRPr="00E87E71">
              <w:t>It is assumed that the rollout in Songdo will be conducted in English by Thermo Fisher China's team. No Korean-language support will be provided by Thermo Fisher.</w:t>
            </w:r>
          </w:p>
          <w:p w14:paraId="4ABBB6CB" w14:textId="4CD87001" w:rsidR="005E0567" w:rsidRPr="00E87E71" w:rsidDel="003375CE" w:rsidRDefault="005E0567" w:rsidP="005E0567">
            <w:pPr>
              <w:rPr>
                <w:del w:id="1521" w:author="Tiwari, Shravan" w:date="2025-06-24T16:16:00Z" w16du:dateUtc="2025-06-24T08:16:00Z"/>
                <w:rFonts w:ascii="system-ui" w:eastAsia="system-ui" w:hAnsi="system-ui" w:cs="system-ui"/>
                <w:color w:val="404040" w:themeColor="text1" w:themeTint="BF"/>
                <w:rPrChange w:id="1522" w:author="Tiwari, Shravan" w:date="2025-06-24T16:18:00Z" w16du:dateUtc="2025-06-24T08:18:00Z">
                  <w:rPr>
                    <w:del w:id="1523" w:author="Tiwari, Shravan" w:date="2025-06-24T16:16:00Z" w16du:dateUtc="2025-06-24T08:16:00Z"/>
                    <w:rFonts w:ascii="system-ui" w:eastAsia="system-ui" w:hAnsi="system-ui" w:cs="system-ui"/>
                    <w:color w:val="404040" w:themeColor="text1" w:themeTint="BF"/>
                    <w:sz w:val="22"/>
                    <w:szCs w:val="22"/>
                  </w:rPr>
                </w:rPrChange>
              </w:rPr>
            </w:pPr>
            <w:del w:id="1524" w:author="Tiwari, Shravan" w:date="2025-06-24T16:16:00Z" w16du:dateUtc="2025-06-24T08:16:00Z">
              <w:r w:rsidRPr="00E87E71" w:rsidDel="003375CE">
                <w:delText>For any required on-site support (e.g., Type A instrument integration), Henkel will bear the travel expenses for Thermo Fisher China team.</w:delText>
              </w:r>
            </w:del>
          </w:p>
          <w:p w14:paraId="2FE02F89" w14:textId="71DD0ADB" w:rsidR="005E0567" w:rsidRPr="00E87E71" w:rsidDel="003375CE" w:rsidRDefault="005E0567" w:rsidP="005E0567">
            <w:pPr>
              <w:rPr>
                <w:del w:id="1525" w:author="Tiwari, Shravan" w:date="2025-06-24T16:16:00Z" w16du:dateUtc="2025-06-24T08:16:00Z"/>
                <w:rFonts w:eastAsia="SimHei"/>
                <w:lang w:eastAsia="zh-CN"/>
              </w:rPr>
            </w:pPr>
            <w:del w:id="1526" w:author="Tiwari, Shravan" w:date="2025-06-24T16:16:00Z" w16du:dateUtc="2025-06-24T08:16:00Z">
              <w:r w:rsidRPr="00E87E71" w:rsidDel="003375CE">
                <w:delText>Henkel has confirmed that Global Technical Lead (TL) support is not required for this phase.</w:delText>
              </w:r>
            </w:del>
          </w:p>
          <w:p w14:paraId="1487E02D" w14:textId="326ED075" w:rsidR="005E0567" w:rsidRPr="00E87E71" w:rsidDel="003375CE" w:rsidRDefault="005E0567" w:rsidP="005E0567">
            <w:pPr>
              <w:pStyle w:val="TableParagraph"/>
              <w:rPr>
                <w:del w:id="1527" w:author="Tiwari, Shravan" w:date="2025-06-24T16:16:00Z" w16du:dateUtc="2025-06-24T08:16:00Z"/>
                <w:rFonts w:eastAsia="SimHei"/>
                <w:lang w:eastAsia="zh-CN"/>
              </w:rPr>
            </w:pPr>
            <w:del w:id="1528" w:author="Tiwari, Shravan" w:date="2025-06-24T16:16:00Z" w16du:dateUtc="2025-06-24T08:16:00Z">
              <w:r w:rsidRPr="00E87E71" w:rsidDel="003375CE">
                <w:rPr>
                  <w:rFonts w:eastAsia="SimHei" w:hint="eastAsia"/>
                  <w:lang w:eastAsia="zh-CN"/>
                </w:rPr>
                <w:delText>If</w:delText>
              </w:r>
              <w:r w:rsidRPr="00E87E71" w:rsidDel="003375CE">
                <w:rPr>
                  <w:rFonts w:eastAsia="SimHei"/>
                  <w:lang w:eastAsia="zh-CN"/>
                </w:rPr>
                <w:delText xml:space="preserve"> Henkel subsequently require involvement of Thermo Fisher's global technical experts:</w:delText>
              </w:r>
            </w:del>
          </w:p>
          <w:p w14:paraId="3BAFD7AB" w14:textId="26577A9C" w:rsidR="005E0567" w:rsidRPr="00E87E71" w:rsidDel="003375CE" w:rsidRDefault="005E0567" w:rsidP="005E0567">
            <w:pPr>
              <w:pStyle w:val="TableParagraph"/>
              <w:rPr>
                <w:del w:id="1529" w:author="Tiwari, Shravan" w:date="2025-06-24T16:16:00Z" w16du:dateUtc="2025-06-24T08:16:00Z"/>
                <w:rFonts w:eastAsia="SimHei"/>
                <w:lang w:eastAsia="zh-CN"/>
              </w:rPr>
            </w:pPr>
            <w:del w:id="1530" w:author="Tiwari, Shravan" w:date="2025-06-24T16:16:00Z" w16du:dateUtc="2025-06-24T08:16:00Z">
              <w:r w:rsidRPr="00E87E71" w:rsidDel="003375CE">
                <w:rPr>
                  <w:rFonts w:eastAsia="SimHei"/>
                  <w:lang w:eastAsia="zh-CN"/>
                </w:rPr>
                <w:delText>Must be initiated through the formal Change Request (CR) process</w:delText>
              </w:r>
              <w:r w:rsidRPr="00E87E71" w:rsidDel="003375CE">
                <w:rPr>
                  <w:rFonts w:eastAsia="SimHei" w:hint="eastAsia"/>
                  <w:lang w:eastAsia="zh-CN"/>
                </w:rPr>
                <w:delText>.</w:delText>
              </w:r>
            </w:del>
          </w:p>
          <w:p w14:paraId="63F1933C" w14:textId="328E02F6" w:rsidR="005E0567" w:rsidRPr="00E87E71" w:rsidDel="003375CE" w:rsidRDefault="005E0567" w:rsidP="005E0567">
            <w:pPr>
              <w:pStyle w:val="TableParagraph"/>
              <w:rPr>
                <w:del w:id="1531" w:author="Tiwari, Shravan" w:date="2025-06-24T16:16:00Z" w16du:dateUtc="2025-06-24T08:16:00Z"/>
                <w:rFonts w:eastAsia="SimHei"/>
                <w:lang w:eastAsia="zh-CN"/>
              </w:rPr>
            </w:pPr>
            <w:del w:id="1532" w:author="Tiwari, Shravan" w:date="2025-06-24T16:16:00Z" w16du:dateUtc="2025-06-24T08:16:00Z">
              <w:r w:rsidRPr="00E87E71" w:rsidDel="003375CE">
                <w:rPr>
                  <w:rFonts w:eastAsia="SimHei"/>
                  <w:lang w:eastAsia="zh-CN"/>
                </w:rPr>
                <w:delText>Subject to standard scope impact and approval procedures</w:delText>
              </w:r>
              <w:r w:rsidRPr="00E87E71" w:rsidDel="003375CE">
                <w:rPr>
                  <w:rFonts w:eastAsia="SimHei" w:hint="eastAsia"/>
                  <w:lang w:eastAsia="zh-CN"/>
                </w:rPr>
                <w:delText>.</w:delText>
              </w:r>
            </w:del>
          </w:p>
          <w:p w14:paraId="15526C3E" w14:textId="7086316C" w:rsidR="005E0567" w:rsidRPr="00E87E71" w:rsidRDefault="005E0567" w:rsidP="003375CE">
            <w:pPr>
              <w:pStyle w:val="TableParagraph"/>
              <w:rPr>
                <w:rFonts w:eastAsia="SimHei"/>
                <w:lang w:eastAsia="zh-CN"/>
                <w:rPrChange w:id="1533" w:author="Tiwari, Shravan" w:date="2025-06-24T16:18:00Z" w16du:dateUtc="2025-06-24T08:18:00Z">
                  <w:rPr>
                    <w:rFonts w:eastAsia="SimHei"/>
                    <w:sz w:val="22"/>
                    <w:szCs w:val="22"/>
                    <w:lang w:eastAsia="zh-CN"/>
                  </w:rPr>
                </w:rPrChange>
              </w:rPr>
            </w:pPr>
          </w:p>
        </w:tc>
      </w:tr>
      <w:tr w:rsidR="009263B2" w:rsidRPr="00E87E71" w14:paraId="477D97B6" w14:textId="77777777" w:rsidTr="442988A7">
        <w:trPr>
          <w:trHeight w:val="222"/>
          <w:ins w:id="1534" w:author="Tiwari, Shravan" w:date="2025-06-24T16:16:00Z"/>
        </w:trPr>
        <w:customXmlInsRangeStart w:id="1535" w:author="Tiwari, Shravan" w:date="2025-06-24T16:17:00Z"/>
        <w:sdt>
          <w:sdtPr>
            <w:alias w:val="Dependencies, Assumptions and Constraints"/>
            <w:tag w:val="Dependencies, Assumptions and Constraints"/>
            <w:id w:val="1773671075"/>
            <w:placeholder>
              <w:docPart w:val="19989B7D7D144EB7902D929CC2AA72E4"/>
            </w:placeholder>
            <w15:color w:val="000000"/>
            <w:dropDownList>
              <w:listItem w:value="Choose an item."/>
              <w:listItem w:displayText="Dependency" w:value="Dependency"/>
              <w:listItem w:displayText="Assumption" w:value="Assumption"/>
              <w:listItem w:displayText="Constraint" w:value="Constraint"/>
            </w:dropDownList>
          </w:sdtPr>
          <w:sdtContent>
            <w:customXmlInsRangeEnd w:id="1535"/>
            <w:tc>
              <w:tcPr>
                <w:tcW w:w="1970" w:type="dxa"/>
              </w:tcPr>
              <w:p w14:paraId="6DBD0B00" w14:textId="362D067E" w:rsidR="009263B2" w:rsidRPr="00E87E71" w:rsidRDefault="009263B2" w:rsidP="009263B2">
                <w:pPr>
                  <w:pStyle w:val="TableParagraph"/>
                  <w:spacing w:line="268" w:lineRule="exact"/>
                  <w:rPr>
                    <w:ins w:id="1536" w:author="Tiwari, Shravan" w:date="2025-06-24T16:16:00Z" w16du:dateUtc="2025-06-24T08:16:00Z"/>
                  </w:rPr>
                </w:pPr>
                <w:ins w:id="1537" w:author="Tiwari, Shravan" w:date="2025-06-24T16:17:00Z" w16du:dateUtc="2025-06-24T08:17:00Z">
                  <w:r w:rsidRPr="00E87E71">
                    <w:t>Assumption</w:t>
                  </w:r>
                </w:ins>
              </w:p>
            </w:tc>
            <w:customXmlInsRangeStart w:id="1538" w:author="Tiwari, Shravan" w:date="2025-06-24T16:17:00Z"/>
          </w:sdtContent>
        </w:sdt>
        <w:customXmlInsRangeEnd w:id="1538"/>
        <w:tc>
          <w:tcPr>
            <w:tcW w:w="7237" w:type="dxa"/>
          </w:tcPr>
          <w:p w14:paraId="085BDEC3" w14:textId="739F850C" w:rsidR="009263B2" w:rsidRPr="00206B34" w:rsidRDefault="00441C02" w:rsidP="00206B34">
            <w:pPr>
              <w:rPr>
                <w:ins w:id="1539" w:author="Tiwari, Shravan" w:date="2025-06-24T16:16:00Z" w16du:dateUtc="2025-06-24T08:16:00Z"/>
                <w:rFonts w:ascii="system-ui" w:eastAsia="system-ui" w:hAnsi="system-ui" w:cs="system-ui"/>
                <w:color w:val="404040" w:themeColor="text1" w:themeTint="BF"/>
                <w:rPrChange w:id="1540" w:author="Tiwari, Shravan" w:date="2025-06-24T16:20:00Z" w16du:dateUtc="2025-06-24T08:20:00Z">
                  <w:rPr>
                    <w:ins w:id="1541" w:author="Tiwari, Shravan" w:date="2025-06-24T16:16:00Z" w16du:dateUtc="2025-06-24T08:16:00Z"/>
                  </w:rPr>
                </w:rPrChange>
              </w:rPr>
            </w:pPr>
            <w:ins w:id="1542" w:author="Tiwari, Shravan" w:date="2025-06-24T16:20:00Z" w16du:dateUtc="2025-06-24T08:20:00Z">
              <w:r>
                <w:t>A</w:t>
              </w:r>
            </w:ins>
            <w:ins w:id="1543" w:author="Tiwari, Shravan" w:date="2025-06-24T16:16:00Z" w16du:dateUtc="2025-06-24T08:16:00Z">
              <w:r w:rsidR="009263B2" w:rsidRPr="00E87E71">
                <w:t xml:space="preserve">ny on-site support </w:t>
              </w:r>
            </w:ins>
            <w:ins w:id="1544" w:author="Tiwari, Shravan" w:date="2025-06-24T16:20:00Z" w16du:dateUtc="2025-06-24T08:20:00Z">
              <w:r>
                <w:t xml:space="preserve">for </w:t>
              </w:r>
            </w:ins>
            <w:ins w:id="1545" w:author="Tiwari, Shravan" w:date="2025-06-24T16:16:00Z" w16du:dateUtc="2025-06-24T08:16:00Z">
              <w:r w:rsidR="009263B2" w:rsidRPr="00E87E71">
                <w:t xml:space="preserve">instrument integration, Henkel will </w:t>
              </w:r>
            </w:ins>
            <w:ins w:id="1546" w:author="Tiwari, Shravan" w:date="2025-06-24T16:20:00Z" w16du:dateUtc="2025-06-24T08:20:00Z">
              <w:r w:rsidR="00865B68">
                <w:t xml:space="preserve">approve and </w:t>
              </w:r>
            </w:ins>
            <w:ins w:id="1547" w:author="Tiwari, Shravan" w:date="2025-06-24T16:16:00Z" w16du:dateUtc="2025-06-24T08:16:00Z">
              <w:r w:rsidR="009263B2" w:rsidRPr="00E87E71">
                <w:t>bear the travel expenses.</w:t>
              </w:r>
            </w:ins>
          </w:p>
        </w:tc>
      </w:tr>
      <w:tr w:rsidR="009263B2" w:rsidRPr="00E87E71" w14:paraId="0F8D5284" w14:textId="77777777" w:rsidTr="442988A7">
        <w:trPr>
          <w:trHeight w:val="222"/>
          <w:ins w:id="1548" w:author="Tiwari, Shravan" w:date="2025-06-24T16:16:00Z"/>
        </w:trPr>
        <w:customXmlInsRangeStart w:id="1549" w:author="Tiwari, Shravan" w:date="2025-06-24T16:17:00Z"/>
        <w:sdt>
          <w:sdtPr>
            <w:alias w:val="Dependencies, Assumptions and Constraints"/>
            <w:tag w:val="Dependencies, Assumptions and Constraints"/>
            <w:id w:val="225198964"/>
            <w:placeholder>
              <w:docPart w:val="B891B902F5E84207A6CD0E1C305B9C47"/>
            </w:placeholder>
            <w15:color w:val="000000"/>
            <w:dropDownList>
              <w:listItem w:value="Choose an item."/>
              <w:listItem w:displayText="Dependency" w:value="Dependency"/>
              <w:listItem w:displayText="Assumption" w:value="Assumption"/>
              <w:listItem w:displayText="Constraint" w:value="Constraint"/>
            </w:dropDownList>
          </w:sdtPr>
          <w:sdtContent>
            <w:customXmlInsRangeEnd w:id="1549"/>
            <w:tc>
              <w:tcPr>
                <w:tcW w:w="1970" w:type="dxa"/>
              </w:tcPr>
              <w:p w14:paraId="433FB231" w14:textId="04CED0DE" w:rsidR="009263B2" w:rsidRPr="00E87E71" w:rsidRDefault="009263B2" w:rsidP="009263B2">
                <w:pPr>
                  <w:pStyle w:val="TableParagraph"/>
                  <w:spacing w:line="268" w:lineRule="exact"/>
                  <w:rPr>
                    <w:ins w:id="1550" w:author="Tiwari, Shravan" w:date="2025-06-24T16:16:00Z" w16du:dateUtc="2025-06-24T08:16:00Z"/>
                  </w:rPr>
                </w:pPr>
                <w:ins w:id="1551" w:author="Tiwari, Shravan" w:date="2025-06-24T16:17:00Z" w16du:dateUtc="2025-06-24T08:17:00Z">
                  <w:r w:rsidRPr="00E87E71">
                    <w:t>Assumption</w:t>
                  </w:r>
                </w:ins>
              </w:p>
            </w:tc>
            <w:customXmlInsRangeStart w:id="1552" w:author="Tiwari, Shravan" w:date="2025-06-24T16:17:00Z"/>
          </w:sdtContent>
        </w:sdt>
        <w:customXmlInsRangeEnd w:id="1552"/>
        <w:tc>
          <w:tcPr>
            <w:tcW w:w="7237" w:type="dxa"/>
          </w:tcPr>
          <w:p w14:paraId="7DA3CA1A" w14:textId="20F65E76" w:rsidR="009263B2" w:rsidRPr="00E87E71" w:rsidRDefault="009263B2">
            <w:pPr>
              <w:rPr>
                <w:ins w:id="1553" w:author="Tiwari, Shravan" w:date="2025-06-24T16:16:00Z" w16du:dateUtc="2025-06-24T08:16:00Z"/>
                <w:rFonts w:eastAsia="SimHei"/>
                <w:lang w:eastAsia="zh-CN"/>
              </w:rPr>
              <w:pPrChange w:id="1554" w:author="Tiwari, Shravan" w:date="2025-06-24T16:17:00Z" w16du:dateUtc="2025-06-24T08:17:00Z">
                <w:pPr>
                  <w:pStyle w:val="TableParagraph"/>
                </w:pPr>
              </w:pPrChange>
            </w:pPr>
            <w:ins w:id="1555" w:author="Tiwari, Shravan" w:date="2025-06-24T16:16:00Z" w16du:dateUtc="2025-06-24T08:16:00Z">
              <w:r w:rsidRPr="00E87E71">
                <w:t xml:space="preserve">Henkel has confirmed that Global Technical Lead (TL) support is not required for this phase. </w:t>
              </w:r>
              <w:r w:rsidRPr="00E87E71">
                <w:rPr>
                  <w:rFonts w:eastAsia="SimHei" w:hint="eastAsia"/>
                  <w:lang w:eastAsia="zh-CN"/>
                </w:rPr>
                <w:t>If</w:t>
              </w:r>
              <w:r w:rsidRPr="00E87E71">
                <w:rPr>
                  <w:rFonts w:eastAsia="SimHei"/>
                  <w:lang w:eastAsia="zh-CN"/>
                </w:rPr>
                <w:t xml:space="preserve"> Henkel </w:t>
              </w:r>
            </w:ins>
            <w:ins w:id="1556" w:author="Tiwari, Shravan" w:date="2025-06-24T16:17:00Z" w16du:dateUtc="2025-06-24T08:17:00Z">
              <w:r w:rsidRPr="00E87E71">
                <w:rPr>
                  <w:rFonts w:eastAsia="SimHei"/>
                  <w:lang w:eastAsia="zh-CN"/>
                </w:rPr>
                <w:t>requires</w:t>
              </w:r>
            </w:ins>
            <w:ins w:id="1557" w:author="Tiwari, Shravan" w:date="2025-06-24T16:16:00Z" w16du:dateUtc="2025-06-24T08:16:00Z">
              <w:r w:rsidRPr="00E87E71">
                <w:rPr>
                  <w:rFonts w:eastAsia="SimHei"/>
                  <w:lang w:eastAsia="zh-CN"/>
                </w:rPr>
                <w:t xml:space="preserve"> involvement of Thermo Fisher's global technical experts</w:t>
              </w:r>
            </w:ins>
            <w:ins w:id="1558" w:author="Tiwari, Shravan" w:date="2025-06-24T16:17:00Z" w16du:dateUtc="2025-06-24T08:17:00Z">
              <w:r w:rsidRPr="00E87E71">
                <w:rPr>
                  <w:rFonts w:eastAsia="SimHei"/>
                  <w:lang w:eastAsia="zh-CN"/>
                </w:rPr>
                <w:t xml:space="preserve">, </w:t>
              </w:r>
            </w:ins>
            <w:ins w:id="1559" w:author="Tiwari, Shravan" w:date="2025-06-24T16:18:00Z" w16du:dateUtc="2025-06-24T08:18:00Z">
              <w:r w:rsidRPr="00E87E71">
                <w:rPr>
                  <w:rFonts w:eastAsia="SimHei"/>
                  <w:lang w:eastAsia="zh-CN"/>
                </w:rPr>
                <w:t>initiate it</w:t>
              </w:r>
            </w:ins>
            <w:ins w:id="1560" w:author="Tiwari, Shravan" w:date="2025-06-24T16:16:00Z" w16du:dateUtc="2025-06-24T08:16:00Z">
              <w:r w:rsidRPr="00E87E71">
                <w:rPr>
                  <w:rFonts w:eastAsia="SimHei"/>
                  <w:lang w:eastAsia="zh-CN"/>
                </w:rPr>
                <w:t xml:space="preserve"> through the formal Change Request (CR) process</w:t>
              </w:r>
              <w:r w:rsidRPr="00E87E71">
                <w:rPr>
                  <w:rFonts w:eastAsia="SimHei" w:hint="eastAsia"/>
                  <w:lang w:eastAsia="zh-CN"/>
                </w:rPr>
                <w:t>.</w:t>
              </w:r>
            </w:ins>
            <w:ins w:id="1561" w:author="Tiwari, Shravan" w:date="2025-06-24T16:17:00Z" w16du:dateUtc="2025-06-24T08:17:00Z">
              <w:r w:rsidRPr="00E87E71">
                <w:rPr>
                  <w:rFonts w:eastAsia="SimHei"/>
                  <w:lang w:eastAsia="zh-CN"/>
                </w:rPr>
                <w:t xml:space="preserve"> </w:t>
              </w:r>
            </w:ins>
            <w:ins w:id="1562" w:author="Tiwari, Shravan" w:date="2025-06-24T16:16:00Z" w16du:dateUtc="2025-06-24T08:16:00Z">
              <w:r w:rsidRPr="00E87E71">
                <w:rPr>
                  <w:rFonts w:eastAsia="SimHei"/>
                  <w:lang w:eastAsia="zh-CN"/>
                </w:rPr>
                <w:t xml:space="preserve">Subject to </w:t>
              </w:r>
            </w:ins>
            <w:ins w:id="1563" w:author="Tiwari, Shravan" w:date="2025-06-24T16:18:00Z" w16du:dateUtc="2025-06-24T08:18:00Z">
              <w:r w:rsidRPr="00E87E71">
                <w:rPr>
                  <w:rFonts w:eastAsia="SimHei"/>
                  <w:lang w:eastAsia="zh-CN"/>
                </w:rPr>
                <w:t>standard</w:t>
              </w:r>
            </w:ins>
            <w:ins w:id="1564" w:author="Tiwari, Shravan" w:date="2025-06-24T16:16:00Z" w16du:dateUtc="2025-06-24T08:16:00Z">
              <w:r w:rsidRPr="00E87E71">
                <w:rPr>
                  <w:rFonts w:eastAsia="SimHei"/>
                  <w:lang w:eastAsia="zh-CN"/>
                </w:rPr>
                <w:t> scope impact and approval procedures</w:t>
              </w:r>
              <w:r w:rsidRPr="00E87E71">
                <w:rPr>
                  <w:rFonts w:eastAsia="SimHei" w:hint="eastAsia"/>
                  <w:lang w:eastAsia="zh-CN"/>
                </w:rPr>
                <w:t>.</w:t>
              </w:r>
            </w:ins>
          </w:p>
        </w:tc>
      </w:tr>
      <w:tr w:rsidR="005E0567" w:rsidRPr="00E87E71" w14:paraId="1CFF6A5A" w14:textId="77777777" w:rsidTr="442988A7">
        <w:trPr>
          <w:trHeight w:val="222"/>
        </w:trPr>
        <w:sdt>
          <w:sdtPr>
            <w:alias w:val="Dependencies, Assumptions and Constraints"/>
            <w:tag w:val="Dependencies, Assumptions and Constraints"/>
            <w:id w:val="1895233788"/>
            <w:placeholder>
              <w:docPart w:val="F43C867AB3234D8EB8EB38DB59B5DBE9"/>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031C19C7" w14:textId="213172D9" w:rsidR="005E0567" w:rsidRPr="00E87E71" w:rsidRDefault="005E0567" w:rsidP="005E0567">
                <w:pPr>
                  <w:pStyle w:val="TableParagraph"/>
                  <w:spacing w:line="268" w:lineRule="exact"/>
                  <w:rPr>
                    <w:rFonts w:eastAsia="SimHei"/>
                    <w:lang w:eastAsia="zh-CN"/>
                  </w:rPr>
                </w:pPr>
                <w:r w:rsidRPr="00E87E71">
                  <w:t>Assumption</w:t>
                </w:r>
              </w:p>
            </w:tc>
          </w:sdtContent>
        </w:sdt>
        <w:tc>
          <w:tcPr>
            <w:tcW w:w="7237" w:type="dxa"/>
          </w:tcPr>
          <w:p w14:paraId="68158796" w14:textId="7B46ECDA" w:rsidR="005E0567" w:rsidRPr="00E87E71" w:rsidRDefault="005E0567" w:rsidP="005E0567">
            <w:pPr>
              <w:pStyle w:val="TableParagraph"/>
              <w:rPr>
                <w:rFonts w:eastAsia="SimHei"/>
                <w:lang w:eastAsia="zh-CN"/>
              </w:rPr>
            </w:pPr>
            <w:r w:rsidRPr="00E87E71">
              <w:rPr>
                <w:rFonts w:eastAsia="SimHei" w:hint="eastAsia"/>
                <w:lang w:eastAsia="zh-CN"/>
              </w:rPr>
              <w:t xml:space="preserve">It is assumed that </w:t>
            </w:r>
            <w:r w:rsidRPr="00E87E71">
              <w:rPr>
                <w:rFonts w:eastAsia="SimHei"/>
                <w:lang w:eastAsia="zh-CN"/>
              </w:rPr>
              <w:t>Henkel will lead the creation and clean</w:t>
            </w:r>
            <w:r w:rsidRPr="00E87E71">
              <w:rPr>
                <w:rFonts w:eastAsia="SimHei" w:hint="eastAsia"/>
                <w:lang w:eastAsia="zh-CN"/>
              </w:rPr>
              <w:t>ing up</w:t>
            </w:r>
            <w:r w:rsidRPr="00E87E71">
              <w:rPr>
                <w:rFonts w:eastAsia="SimHei"/>
                <w:lang w:eastAsia="zh-CN"/>
              </w:rPr>
              <w:t xml:space="preserve"> of </w:t>
            </w:r>
            <w:r w:rsidRPr="00E87E71">
              <w:rPr>
                <w:rFonts w:eastAsia="SimHei" w:hint="eastAsia"/>
                <w:lang w:eastAsia="zh-CN"/>
              </w:rPr>
              <w:t xml:space="preserve">the </w:t>
            </w:r>
            <w:del w:id="1565" w:author="Tiwari, Shravan" w:date="2025-06-24T16:19:00Z" w16du:dateUtc="2025-06-24T08:19:00Z">
              <w:r w:rsidRPr="00E87E71" w:rsidDel="00F00A93">
                <w:rPr>
                  <w:rFonts w:eastAsia="SimHei" w:hint="eastAsia"/>
                  <w:lang w:eastAsia="zh-CN"/>
                </w:rPr>
                <w:delText xml:space="preserve">static </w:delText>
              </w:r>
              <w:r w:rsidRPr="00E87E71" w:rsidDel="00F00A93">
                <w:rPr>
                  <w:rFonts w:eastAsia="SimHei"/>
                  <w:lang w:eastAsia="zh-CN"/>
                </w:rPr>
                <w:delText xml:space="preserve"> data</w:delText>
              </w:r>
            </w:del>
            <w:ins w:id="1566" w:author="Tiwari, Shravan" w:date="2025-06-24T16:19:00Z" w16du:dateUtc="2025-06-24T08:19:00Z">
              <w:r w:rsidR="00F00A93" w:rsidRPr="00F00A93">
                <w:rPr>
                  <w:rFonts w:eastAsia="SimHei"/>
                  <w:lang w:eastAsia="zh-CN"/>
                </w:rPr>
                <w:t>static data</w:t>
              </w:r>
            </w:ins>
            <w:r w:rsidRPr="00E87E71">
              <w:rPr>
                <w:rFonts w:eastAsia="SimHei"/>
                <w:lang w:eastAsia="zh-CN"/>
              </w:rPr>
              <w:t>, with Thermo Fisher providing advisory support as needed.</w:t>
            </w:r>
          </w:p>
        </w:tc>
      </w:tr>
      <w:tr w:rsidR="005E0567" w:rsidRPr="00E87E71" w14:paraId="25FEC49C" w14:textId="77777777" w:rsidTr="442988A7">
        <w:trPr>
          <w:trHeight w:val="222"/>
        </w:trPr>
        <w:sdt>
          <w:sdtPr>
            <w:alias w:val="Dependencies, Assumptions and Constraints"/>
            <w:tag w:val="Dependencies, Assumptions and Constraints"/>
            <w:id w:val="-276333329"/>
            <w:placeholder>
              <w:docPart w:val="EFDECB12FE39481BB3E260FDC3CA8633"/>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278A810C" w14:textId="04348DC8" w:rsidR="005E0567" w:rsidRPr="00E87E71" w:rsidRDefault="005E0567" w:rsidP="005E0567">
                <w:pPr>
                  <w:pStyle w:val="TableParagraph"/>
                  <w:spacing w:line="268" w:lineRule="exact"/>
                </w:pPr>
                <w:r w:rsidRPr="00E87E71">
                  <w:t>Assumption</w:t>
                </w:r>
              </w:p>
            </w:tc>
          </w:sdtContent>
        </w:sdt>
        <w:tc>
          <w:tcPr>
            <w:tcW w:w="7237" w:type="dxa"/>
          </w:tcPr>
          <w:p w14:paraId="078575A4" w14:textId="5AE9BEF0" w:rsidR="005E0567" w:rsidRPr="00E87E71" w:rsidRDefault="005E0567" w:rsidP="005E0567">
            <w:pPr>
              <w:pStyle w:val="TableParagraph"/>
              <w:rPr>
                <w:rPrChange w:id="1567" w:author="Tiwari, Shravan" w:date="2025-06-24T16:18:00Z" w16du:dateUtc="2025-06-24T08:18:00Z">
                  <w:rPr>
                    <w:sz w:val="22"/>
                    <w:szCs w:val="22"/>
                  </w:rPr>
                </w:rPrChange>
              </w:rPr>
            </w:pPr>
            <w:r w:rsidRPr="00E87E71">
              <w:t>Project documentation will be in English unless otherwise stated.</w:t>
            </w:r>
          </w:p>
        </w:tc>
      </w:tr>
      <w:tr w:rsidR="005E0567" w:rsidRPr="00E87E71" w14:paraId="0A38E481" w14:textId="77777777" w:rsidTr="442988A7">
        <w:trPr>
          <w:trHeight w:val="222"/>
        </w:trPr>
        <w:tc>
          <w:tcPr>
            <w:tcW w:w="1970" w:type="dxa"/>
          </w:tcPr>
          <w:p w14:paraId="352DC8DC" w14:textId="74483386" w:rsidR="005E0567" w:rsidRPr="00E87E71" w:rsidRDefault="00000000" w:rsidP="005E0567">
            <w:pPr>
              <w:pStyle w:val="TableParagraph"/>
              <w:spacing w:line="268" w:lineRule="exact"/>
              <w:rPr>
                <w:rPrChange w:id="1568" w:author="Tiwari, Shravan" w:date="2025-06-24T16:18:00Z" w16du:dateUtc="2025-06-24T08:18:00Z">
                  <w:rPr>
                    <w:sz w:val="22"/>
                    <w:szCs w:val="22"/>
                  </w:rPr>
                </w:rPrChange>
              </w:rPr>
            </w:pPr>
            <w:sdt>
              <w:sdtPr>
                <w:alias w:val="Dependencies, Assumptions and Constraints"/>
                <w:tag w:val="Dependencies, Assumptions and Constraints"/>
                <w:id w:val="1992134981"/>
                <w:placeholder>
                  <w:docPart w:val="64AD33AC2A894783A37FAF44E7C39D60"/>
                </w:placeholder>
                <w15:color w:val="000000"/>
                <w:dropDownList>
                  <w:listItem w:value="Choose an item."/>
                  <w:listItem w:displayText="Dependency" w:value="Dependency"/>
                  <w:listItem w:displayText="Assumption" w:value="Assumption"/>
                  <w:listItem w:displayText="Constraint" w:value="Constraint"/>
                </w:dropDownList>
              </w:sdtPr>
              <w:sdtContent>
                <w:r w:rsidR="005E0567" w:rsidRPr="00E87E71">
                  <w:t>Assumption</w:t>
                </w:r>
              </w:sdtContent>
            </w:sdt>
          </w:p>
        </w:tc>
        <w:tc>
          <w:tcPr>
            <w:tcW w:w="7237" w:type="dxa"/>
          </w:tcPr>
          <w:p w14:paraId="387F6455" w14:textId="239BCA8E" w:rsidR="005E0567" w:rsidRPr="00E87E71" w:rsidRDefault="005E0567" w:rsidP="005E0567">
            <w:pPr>
              <w:pStyle w:val="TableParagraph"/>
              <w:rPr>
                <w:rPrChange w:id="1569" w:author="Tiwari, Shravan" w:date="2025-06-24T16:18:00Z" w16du:dateUtc="2025-06-24T08:18:00Z">
                  <w:rPr>
                    <w:sz w:val="22"/>
                    <w:szCs w:val="22"/>
                  </w:rPr>
                </w:rPrChange>
              </w:rPr>
            </w:pPr>
            <w:proofErr w:type="gramStart"/>
            <w:r w:rsidRPr="00E87E71">
              <w:rPr>
                <w:rFonts w:eastAsia="SimHei" w:hint="eastAsia"/>
                <w:lang w:eastAsia="zh-CN"/>
              </w:rPr>
              <w:t>A</w:t>
            </w:r>
            <w:proofErr w:type="gramEnd"/>
            <w:r w:rsidRPr="00E87E71">
              <w:rPr>
                <w:rFonts w:eastAsia="SimHei" w:hint="eastAsia"/>
                <w:lang w:eastAsia="zh-CN"/>
              </w:rPr>
              <w:t xml:space="preserve"> the end of each Sprint, testing </w:t>
            </w:r>
            <w:r w:rsidRPr="00E87E71">
              <w:t>is mainly Henkel’s responsibility including testing execution, Thermo</w:t>
            </w:r>
            <w:r w:rsidRPr="00E87E71">
              <w:rPr>
                <w:spacing w:val="40"/>
              </w:rPr>
              <w:t xml:space="preserve"> </w:t>
            </w:r>
            <w:r w:rsidRPr="00E87E71">
              <w:t xml:space="preserve">Fisher will be responsible for resolving issues raised during </w:t>
            </w:r>
            <w:r w:rsidRPr="00E87E71">
              <w:rPr>
                <w:rFonts w:eastAsia="SimHei" w:hint="eastAsia"/>
                <w:lang w:eastAsia="zh-CN"/>
              </w:rPr>
              <w:t>testing</w:t>
            </w:r>
            <w:r w:rsidRPr="00E87E71">
              <w:t xml:space="preserve">. </w:t>
            </w:r>
          </w:p>
        </w:tc>
      </w:tr>
      <w:tr w:rsidR="005E0567" w:rsidRPr="00E87E71" w14:paraId="0493905E" w14:textId="77777777" w:rsidTr="442988A7">
        <w:trPr>
          <w:trHeight w:val="322"/>
        </w:trPr>
        <w:sdt>
          <w:sdtPr>
            <w:alias w:val="Dependencies, Assumptions and Constraints"/>
            <w:tag w:val="Dependencies, Assumptions and Constraints"/>
            <w:id w:val="1390230386"/>
            <w:placeholder>
              <w:docPart w:val="54C7307DE32B4131945B6C31B4BE7D9C"/>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43A2D140" w14:textId="6314E2E5" w:rsidR="005E0567" w:rsidRPr="00E87E71" w:rsidRDefault="005E0567" w:rsidP="005E0567">
                <w:pPr>
                  <w:pStyle w:val="TableParagraph"/>
                  <w:spacing w:line="268" w:lineRule="exact"/>
                  <w:rPr>
                    <w:rPrChange w:id="1570" w:author="Tiwari, Shravan" w:date="2025-06-24T16:18:00Z" w16du:dateUtc="2025-06-24T08:18:00Z">
                      <w:rPr>
                        <w:sz w:val="22"/>
                        <w:szCs w:val="22"/>
                      </w:rPr>
                    </w:rPrChange>
                  </w:rPr>
                </w:pPr>
                <w:r w:rsidRPr="00E87E71">
                  <w:t>Assumption</w:t>
                </w:r>
              </w:p>
            </w:tc>
          </w:sdtContent>
        </w:sdt>
        <w:tc>
          <w:tcPr>
            <w:tcW w:w="7237" w:type="dxa"/>
          </w:tcPr>
          <w:p w14:paraId="58425A6B" w14:textId="02FF4F70" w:rsidR="005E0567" w:rsidRPr="00E87E71" w:rsidRDefault="005E0567" w:rsidP="005E0567">
            <w:pPr>
              <w:pStyle w:val="TableParagraph"/>
              <w:ind w:right="98"/>
              <w:rPr>
                <w:rPrChange w:id="1571" w:author="Tiwari, Shravan" w:date="2025-06-24T16:18:00Z" w16du:dateUtc="2025-06-24T08:18:00Z">
                  <w:rPr>
                    <w:sz w:val="22"/>
                    <w:szCs w:val="22"/>
                  </w:rPr>
                </w:rPrChange>
              </w:rPr>
            </w:pPr>
            <w:proofErr w:type="gramStart"/>
            <w:r w:rsidRPr="00E87E71">
              <w:t>Customer</w:t>
            </w:r>
            <w:proofErr w:type="gramEnd"/>
            <w:r w:rsidRPr="00E87E71">
              <w:t xml:space="preserve"> will provide appropriate resources for project activities such as </w:t>
            </w:r>
            <w:r w:rsidRPr="00E87E71">
              <w:rPr>
                <w:rFonts w:eastAsia="SimHei" w:hint="eastAsia"/>
                <w:lang w:eastAsia="zh-CN"/>
              </w:rPr>
              <w:t>instrument integration, end user training</w:t>
            </w:r>
            <w:r w:rsidRPr="00E87E71">
              <w:t>,</w:t>
            </w:r>
            <w:r w:rsidRPr="00E87E71">
              <w:rPr>
                <w:rFonts w:eastAsia="SimHei" w:hint="eastAsia"/>
                <w:lang w:eastAsia="zh-CN"/>
              </w:rPr>
              <w:t xml:space="preserve"> language support for Songdo,</w:t>
            </w:r>
            <w:r w:rsidRPr="00E87E71">
              <w:t xml:space="preserve"> and static data consolidation and load.</w:t>
            </w:r>
          </w:p>
        </w:tc>
      </w:tr>
      <w:tr w:rsidR="005E0567" w:rsidRPr="00E87E71" w14:paraId="13F52766" w14:textId="77777777" w:rsidTr="442988A7">
        <w:trPr>
          <w:trHeight w:val="912"/>
        </w:trPr>
        <w:sdt>
          <w:sdtPr>
            <w:alias w:val="Dependencies, Assumptions and Constraints"/>
            <w:tag w:val="Dependencies, Assumptions and Constraints"/>
            <w:id w:val="1452745597"/>
            <w:placeholder>
              <w:docPart w:val="766912AAC23F46F1AB6BAAF0F1C68D7E"/>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2C16234B" w14:textId="69F8C8DB" w:rsidR="005E0567" w:rsidRPr="00E87E71" w:rsidRDefault="005E0567" w:rsidP="005E0567">
                <w:pPr>
                  <w:pStyle w:val="TableParagraph"/>
                  <w:spacing w:line="268" w:lineRule="exact"/>
                  <w:rPr>
                    <w:rPrChange w:id="1572" w:author="Tiwari, Shravan" w:date="2025-06-24T16:18:00Z" w16du:dateUtc="2025-06-24T08:18:00Z">
                      <w:rPr>
                        <w:sz w:val="22"/>
                        <w:szCs w:val="22"/>
                      </w:rPr>
                    </w:rPrChange>
                  </w:rPr>
                </w:pPr>
                <w:r w:rsidRPr="00E87E71">
                  <w:t>Assumption</w:t>
                </w:r>
              </w:p>
            </w:tc>
          </w:sdtContent>
        </w:sdt>
        <w:tc>
          <w:tcPr>
            <w:tcW w:w="7237" w:type="dxa"/>
          </w:tcPr>
          <w:p w14:paraId="6854B01D" w14:textId="00EC2F8E" w:rsidR="005E0567" w:rsidRPr="00E87E71" w:rsidRDefault="005E0567" w:rsidP="005E0567">
            <w:pPr>
              <w:pStyle w:val="TableParagraph"/>
              <w:ind w:right="94"/>
              <w:rPr>
                <w:rPrChange w:id="1573" w:author="Tiwari, Shravan" w:date="2025-06-24T16:18:00Z" w16du:dateUtc="2025-06-24T08:18:00Z">
                  <w:rPr>
                    <w:sz w:val="22"/>
                    <w:szCs w:val="22"/>
                  </w:rPr>
                </w:rPrChange>
              </w:rPr>
            </w:pPr>
            <w:proofErr w:type="gramStart"/>
            <w:r w:rsidRPr="00E87E71">
              <w:t>Customer</w:t>
            </w:r>
            <w:proofErr w:type="gramEnd"/>
            <w:r w:rsidRPr="00E87E71">
              <w:t xml:space="preserve"> will provide appropriate resources IT support (database management if Henkel </w:t>
            </w:r>
            <w:proofErr w:type="gramStart"/>
            <w:r w:rsidRPr="00E87E71">
              <w:t>will choose</w:t>
            </w:r>
            <w:proofErr w:type="gramEnd"/>
            <w:r w:rsidRPr="00E87E71">
              <w:t xml:space="preserve"> to go on-premises deployment or Henkel managed cloud deployment, Instrument connectivity, client installation)</w:t>
            </w:r>
          </w:p>
        </w:tc>
      </w:tr>
      <w:tr w:rsidR="005E0567" w:rsidRPr="00E87E71" w14:paraId="6EEAE50F" w14:textId="77777777" w:rsidTr="442988A7">
        <w:trPr>
          <w:trHeight w:val="222"/>
        </w:trPr>
        <w:sdt>
          <w:sdtPr>
            <w:alias w:val="Dependencies, Assumptions and Constraints"/>
            <w:tag w:val="Dependencies, Assumptions and Constraints"/>
            <w:id w:val="-1645808937"/>
            <w:placeholder>
              <w:docPart w:val="00465992D0A048F88C67F61411C7249B"/>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3EF525E2" w14:textId="4823C589" w:rsidR="005E0567" w:rsidRPr="00E87E71" w:rsidRDefault="005E0567" w:rsidP="005E0567">
                <w:pPr>
                  <w:pStyle w:val="TableParagraph"/>
                  <w:spacing w:line="268" w:lineRule="exact"/>
                  <w:rPr>
                    <w:rPrChange w:id="1574" w:author="Tiwari, Shravan" w:date="2025-06-24T16:18:00Z" w16du:dateUtc="2025-06-24T08:18:00Z">
                      <w:rPr>
                        <w:sz w:val="22"/>
                        <w:szCs w:val="22"/>
                      </w:rPr>
                    </w:rPrChange>
                  </w:rPr>
                </w:pPr>
                <w:r w:rsidRPr="00E87E71">
                  <w:t>Assumption</w:t>
                </w:r>
              </w:p>
            </w:tc>
          </w:sdtContent>
        </w:sdt>
        <w:tc>
          <w:tcPr>
            <w:tcW w:w="7237" w:type="dxa"/>
          </w:tcPr>
          <w:p w14:paraId="5DBB20EC" w14:textId="2D159867" w:rsidR="005E0567" w:rsidRPr="00E87E71" w:rsidRDefault="005E0567" w:rsidP="005E0567">
            <w:pPr>
              <w:pStyle w:val="TableParagraph"/>
              <w:rPr>
                <w:lang w:val="en-GB"/>
                <w:rPrChange w:id="1575" w:author="Tiwari, Shravan" w:date="2025-06-24T16:18:00Z" w16du:dateUtc="2025-06-24T08:18:00Z">
                  <w:rPr>
                    <w:sz w:val="22"/>
                    <w:szCs w:val="22"/>
                    <w:lang w:val="en-GB"/>
                  </w:rPr>
                </w:rPrChange>
              </w:rPr>
            </w:pPr>
            <w:r w:rsidRPr="00E87E71">
              <w:t>In the initial discussions, the customer mentioned that they would provide integration Subject Matter Experts (SMEs). We assume that these SMEs will be available as needed throughout the project.</w:t>
            </w:r>
          </w:p>
        </w:tc>
      </w:tr>
      <w:tr w:rsidR="005E0567" w:rsidRPr="00E87E71" w14:paraId="5D056DB6" w14:textId="77777777" w:rsidTr="442988A7">
        <w:trPr>
          <w:trHeight w:val="222"/>
        </w:trPr>
        <w:sdt>
          <w:sdtPr>
            <w:alias w:val="Dependencies, Assumptions and Constraints"/>
            <w:tag w:val="Dependencies, Assumptions and Constraints"/>
            <w:id w:val="-1168093269"/>
            <w:placeholder>
              <w:docPart w:val="C6FFC9B4B4724037BCE7A4699D633266"/>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44625CCC" w14:textId="58011A78" w:rsidR="005E0567" w:rsidRPr="00E87E71" w:rsidRDefault="005E0567" w:rsidP="005E0567">
                <w:pPr>
                  <w:pStyle w:val="TableParagraph"/>
                  <w:spacing w:line="268" w:lineRule="exact"/>
                  <w:rPr>
                    <w:rPrChange w:id="1576" w:author="Tiwari, Shravan" w:date="2025-06-24T16:18:00Z" w16du:dateUtc="2025-06-24T08:18:00Z">
                      <w:rPr>
                        <w:sz w:val="22"/>
                        <w:szCs w:val="22"/>
                      </w:rPr>
                    </w:rPrChange>
                  </w:rPr>
                </w:pPr>
                <w:r w:rsidRPr="00E87E71">
                  <w:t>Assumption</w:t>
                </w:r>
              </w:p>
            </w:tc>
          </w:sdtContent>
        </w:sdt>
        <w:tc>
          <w:tcPr>
            <w:tcW w:w="7237" w:type="dxa"/>
          </w:tcPr>
          <w:p w14:paraId="0C8ECAC4" w14:textId="2911290D" w:rsidR="005E0567" w:rsidRPr="00E87E71" w:rsidRDefault="005E0567" w:rsidP="005E0567">
            <w:pPr>
              <w:pStyle w:val="TableParagraph"/>
              <w:rPr>
                <w:rPrChange w:id="1577" w:author="Tiwari, Shravan" w:date="2025-06-24T16:18:00Z" w16du:dateUtc="2025-06-24T08:18:00Z">
                  <w:rPr>
                    <w:sz w:val="22"/>
                    <w:szCs w:val="22"/>
                  </w:rPr>
                </w:rPrChange>
              </w:rPr>
            </w:pPr>
            <w:r w:rsidRPr="00E87E71">
              <w:t>Customer</w:t>
            </w:r>
            <w:r w:rsidRPr="00E87E71">
              <w:rPr>
                <w:spacing w:val="40"/>
              </w:rPr>
              <w:t xml:space="preserve"> </w:t>
            </w:r>
            <w:r w:rsidRPr="00E87E71">
              <w:t>is</w:t>
            </w:r>
            <w:r w:rsidRPr="00E87E71">
              <w:rPr>
                <w:spacing w:val="40"/>
              </w:rPr>
              <w:t xml:space="preserve"> </w:t>
            </w:r>
            <w:r w:rsidRPr="00E87E71">
              <w:t>responsible</w:t>
            </w:r>
            <w:r w:rsidRPr="00E87E71">
              <w:rPr>
                <w:spacing w:val="40"/>
              </w:rPr>
              <w:t xml:space="preserve"> </w:t>
            </w:r>
            <w:r w:rsidRPr="00E87E71">
              <w:t>for</w:t>
            </w:r>
            <w:r w:rsidRPr="00E87E71">
              <w:rPr>
                <w:spacing w:val="40"/>
              </w:rPr>
              <w:t xml:space="preserve"> </w:t>
            </w:r>
            <w:r w:rsidRPr="00E87E71">
              <w:t>overall</w:t>
            </w:r>
            <w:r w:rsidRPr="00E87E71">
              <w:rPr>
                <w:spacing w:val="40"/>
              </w:rPr>
              <w:t xml:space="preserve"> </w:t>
            </w:r>
            <w:r w:rsidRPr="00E87E71">
              <w:t xml:space="preserve">Project </w:t>
            </w:r>
            <w:r w:rsidRPr="00E87E71">
              <w:rPr>
                <w:spacing w:val="-2"/>
              </w:rPr>
              <w:t>Management.</w:t>
            </w:r>
          </w:p>
        </w:tc>
      </w:tr>
      <w:tr w:rsidR="005E0567" w:rsidRPr="00E87E71" w14:paraId="0B215025" w14:textId="77777777" w:rsidTr="442988A7">
        <w:trPr>
          <w:trHeight w:val="121"/>
        </w:trPr>
        <w:sdt>
          <w:sdtPr>
            <w:alias w:val="Dependencies, Assumptions and Constraints"/>
            <w:tag w:val="Dependencies, Assumptions and Constraints"/>
            <w:id w:val="2022591887"/>
            <w:placeholder>
              <w:docPart w:val="0FBDA48E141046269310F6A4DD569EF4"/>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344EB4E9" w14:textId="5574D877" w:rsidR="005E0567" w:rsidRPr="00E87E71" w:rsidRDefault="005E0567" w:rsidP="005E0567">
                <w:pPr>
                  <w:pStyle w:val="TableParagraph"/>
                  <w:spacing w:line="268" w:lineRule="exact"/>
                  <w:rPr>
                    <w:rPrChange w:id="1578" w:author="Tiwari, Shravan" w:date="2025-06-24T16:18:00Z" w16du:dateUtc="2025-06-24T08:18:00Z">
                      <w:rPr>
                        <w:sz w:val="22"/>
                        <w:szCs w:val="22"/>
                      </w:rPr>
                    </w:rPrChange>
                  </w:rPr>
                </w:pPr>
                <w:r w:rsidRPr="00E87E71">
                  <w:t>Assumption</w:t>
                </w:r>
              </w:p>
            </w:tc>
          </w:sdtContent>
        </w:sdt>
        <w:tc>
          <w:tcPr>
            <w:tcW w:w="7237" w:type="dxa"/>
          </w:tcPr>
          <w:p w14:paraId="4A7F27A9" w14:textId="45BAFE14" w:rsidR="005E0567" w:rsidRPr="00E87E71" w:rsidRDefault="005E0567" w:rsidP="005E0567">
            <w:pPr>
              <w:pStyle w:val="TableParagraph"/>
              <w:spacing w:line="268" w:lineRule="exact"/>
              <w:rPr>
                <w:rPrChange w:id="1579" w:author="Tiwari, Shravan" w:date="2025-06-24T16:18:00Z" w16du:dateUtc="2025-06-24T08:18:00Z">
                  <w:rPr>
                    <w:sz w:val="22"/>
                    <w:szCs w:val="22"/>
                  </w:rPr>
                </w:rPrChange>
              </w:rPr>
            </w:pPr>
            <w:r w:rsidRPr="00E87E71">
              <w:t>It is assumed</w:t>
            </w:r>
            <w:r w:rsidRPr="00E87E71">
              <w:rPr>
                <w:spacing w:val="-3"/>
              </w:rPr>
              <w:t xml:space="preserve"> that </w:t>
            </w:r>
            <w:r w:rsidRPr="00E87E71">
              <w:t>there</w:t>
            </w:r>
            <w:r w:rsidRPr="00E87E71">
              <w:rPr>
                <w:spacing w:val="-3"/>
              </w:rPr>
              <w:t xml:space="preserve"> will be </w:t>
            </w:r>
            <w:r w:rsidRPr="00E87E71">
              <w:t>3</w:t>
            </w:r>
            <w:r w:rsidRPr="00E87E71">
              <w:rPr>
                <w:spacing w:val="-1"/>
              </w:rPr>
              <w:t xml:space="preserve"> </w:t>
            </w:r>
            <w:r w:rsidRPr="00E87E71">
              <w:rPr>
                <w:spacing w:val="-2"/>
              </w:rPr>
              <w:t>environments (Dev, Test and Prod).</w:t>
            </w:r>
          </w:p>
        </w:tc>
      </w:tr>
      <w:tr w:rsidR="005E0567" w:rsidRPr="00E87E71" w14:paraId="1430556D" w14:textId="77777777" w:rsidTr="442988A7">
        <w:trPr>
          <w:trHeight w:val="322"/>
        </w:trPr>
        <w:sdt>
          <w:sdtPr>
            <w:alias w:val="Dependencies, Assumptions and Constraints"/>
            <w:tag w:val="Dependencies, Assumptions and Constraints"/>
            <w:id w:val="1383437691"/>
            <w:placeholder>
              <w:docPart w:val="76CF2BF818B546D2B16D9DAB990FE3ED"/>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1AB29FD5" w14:textId="775D8065" w:rsidR="005E0567" w:rsidRPr="00E87E71" w:rsidRDefault="005E0567" w:rsidP="005E0567">
                <w:pPr>
                  <w:pStyle w:val="TableParagraph"/>
                  <w:spacing w:line="268" w:lineRule="exact"/>
                  <w:rPr>
                    <w:rPrChange w:id="1580" w:author="Tiwari, Shravan" w:date="2025-06-24T16:18:00Z" w16du:dateUtc="2025-06-24T08:18:00Z">
                      <w:rPr>
                        <w:sz w:val="22"/>
                        <w:szCs w:val="22"/>
                      </w:rPr>
                    </w:rPrChange>
                  </w:rPr>
                </w:pPr>
                <w:r w:rsidRPr="00E87E71">
                  <w:t>Assumption</w:t>
                </w:r>
              </w:p>
            </w:tc>
          </w:sdtContent>
        </w:sdt>
        <w:tc>
          <w:tcPr>
            <w:tcW w:w="7237" w:type="dxa"/>
          </w:tcPr>
          <w:p w14:paraId="51AA7AA8" w14:textId="2AA7648B" w:rsidR="005E0567" w:rsidRPr="00E87E71" w:rsidRDefault="005E0567" w:rsidP="005E0567">
            <w:pPr>
              <w:pStyle w:val="TableParagraph"/>
              <w:ind w:right="95"/>
              <w:rPr>
                <w:rPrChange w:id="1581" w:author="Tiwari, Shravan" w:date="2025-06-24T16:18:00Z" w16du:dateUtc="2025-06-24T08:18:00Z">
                  <w:rPr>
                    <w:sz w:val="22"/>
                    <w:szCs w:val="22"/>
                  </w:rPr>
                </w:rPrChange>
              </w:rPr>
            </w:pPr>
            <w:r w:rsidRPr="00E87E71">
              <w:t>Weekly meeting will be for 1 hour with the project manager and technical lead for duration of the project.</w:t>
            </w:r>
          </w:p>
        </w:tc>
      </w:tr>
      <w:tr w:rsidR="005E0567" w:rsidRPr="00E87E71" w:rsidDel="002F4127" w14:paraId="6CD463B1" w14:textId="16905E96" w:rsidTr="442988A7">
        <w:trPr>
          <w:trHeight w:val="322"/>
          <w:del w:id="1582" w:author="Tiwari, Shravan" w:date="2025-07-08T15:00:00Z"/>
        </w:trPr>
        <w:customXmlDelRangeStart w:id="1583" w:author="Tiwari, Shravan" w:date="2025-06-24T17:08:00Z"/>
        <w:sdt>
          <w:sdtPr>
            <w:alias w:val="Dependencies, Assumptions and Constraints"/>
            <w:tag w:val="Dependencies, Assumptions and Constraints"/>
            <w:id w:val="-1061859449"/>
            <w:placeholder>
              <w:docPart w:val="DB3F85A7E4F24761AD5D69E22176BABB"/>
            </w:placeholder>
            <w15:color w:val="000000"/>
            <w:dropDownList>
              <w:listItem w:value="Choose an item."/>
              <w:listItem w:displayText="Dependency" w:value="Dependency"/>
              <w:listItem w:displayText="Assumption" w:value="Assumption"/>
              <w:listItem w:displayText="Constraint" w:value="Constraint"/>
            </w:dropDownList>
          </w:sdtPr>
          <w:sdtContent>
            <w:customXmlDelRangeEnd w:id="1583"/>
            <w:tc>
              <w:tcPr>
                <w:tcW w:w="1970" w:type="dxa"/>
              </w:tcPr>
              <w:p w14:paraId="1703363D" w14:textId="0979E8D3" w:rsidR="005E0567" w:rsidRPr="00E87E71" w:rsidDel="002F4127" w:rsidRDefault="005E0567" w:rsidP="005E0567">
                <w:pPr>
                  <w:pStyle w:val="TableParagraph"/>
                  <w:spacing w:before="1"/>
                  <w:rPr>
                    <w:del w:id="1584" w:author="Tiwari, Shravan" w:date="2025-07-08T15:00:00Z" w16du:dateUtc="2025-07-08T07:00:00Z"/>
                    <w:rPrChange w:id="1585" w:author="Tiwari, Shravan" w:date="2025-06-24T16:18:00Z" w16du:dateUtc="2025-06-24T08:18:00Z">
                      <w:rPr>
                        <w:del w:id="1586" w:author="Tiwari, Shravan" w:date="2025-07-08T15:00:00Z" w16du:dateUtc="2025-07-08T07:00:00Z"/>
                        <w:sz w:val="22"/>
                        <w:szCs w:val="22"/>
                      </w:rPr>
                    </w:rPrChange>
                  </w:rPr>
                </w:pPr>
                <w:del w:id="1587" w:author="Tiwari, Shravan" w:date="2025-06-24T17:08:00Z" w16du:dateUtc="2025-06-24T09:08:00Z">
                  <w:r w:rsidRPr="00E87E71" w:rsidDel="006C1CAD">
                    <w:delText>Assumption</w:delText>
                  </w:r>
                </w:del>
              </w:p>
            </w:tc>
            <w:customXmlDelRangeStart w:id="1588" w:author="Tiwari, Shravan" w:date="2025-06-24T17:08:00Z"/>
          </w:sdtContent>
        </w:sdt>
        <w:customXmlDelRangeEnd w:id="1588"/>
        <w:tc>
          <w:tcPr>
            <w:tcW w:w="7237" w:type="dxa"/>
          </w:tcPr>
          <w:p w14:paraId="714485F8" w14:textId="24E594F6" w:rsidR="005E0567" w:rsidRPr="00E87E71" w:rsidDel="002F4127" w:rsidRDefault="005E0567" w:rsidP="005E0567">
            <w:pPr>
              <w:pStyle w:val="TableParagraph"/>
              <w:spacing w:before="1"/>
              <w:ind w:right="95"/>
              <w:rPr>
                <w:del w:id="1589" w:author="Tiwari, Shravan" w:date="2025-07-08T15:00:00Z" w16du:dateUtc="2025-07-08T07:00:00Z"/>
                <w:rPrChange w:id="1590" w:author="Tiwari, Shravan" w:date="2025-06-24T16:18:00Z" w16du:dateUtc="2025-06-24T08:18:00Z">
                  <w:rPr>
                    <w:del w:id="1591" w:author="Tiwari, Shravan" w:date="2025-07-08T15:00:00Z" w16du:dateUtc="2025-07-08T07:00:00Z"/>
                    <w:sz w:val="22"/>
                    <w:szCs w:val="22"/>
                  </w:rPr>
                </w:rPrChange>
              </w:rPr>
            </w:pPr>
            <w:del w:id="1592" w:author="Tiwari, Shravan" w:date="2025-06-24T17:08:00Z" w16du:dateUtc="2025-06-24T09:08:00Z">
              <w:r w:rsidRPr="00E87E71" w:rsidDel="006C1CAD">
                <w:delText xml:space="preserve">The standard document templates </w:delText>
              </w:r>
              <w:r w:rsidRPr="00E87E71" w:rsidDel="00A22B75">
                <w:delText>- RTM, Summary format, PMP, functional specs etc.</w:delText>
              </w:r>
              <w:r w:rsidRPr="00E87E71" w:rsidDel="006C1CAD">
                <w:delText xml:space="preserve"> will be used from Digital Science.</w:delText>
              </w:r>
            </w:del>
          </w:p>
        </w:tc>
      </w:tr>
      <w:tr w:rsidR="005E0567" w:rsidRPr="00E87E71" w14:paraId="17673416" w14:textId="77777777" w:rsidTr="442988A7">
        <w:trPr>
          <w:trHeight w:val="524"/>
        </w:trPr>
        <w:sdt>
          <w:sdtPr>
            <w:alias w:val="Dependencies, Assumptions and Constraints"/>
            <w:tag w:val="Dependencies, Assumptions and Constraints"/>
            <w:id w:val="-1647198053"/>
            <w:placeholder>
              <w:docPart w:val="26DCD24CA5034427B3B0A379D78DF874"/>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2B016D05" w14:textId="390B12F3" w:rsidR="005E0567" w:rsidRPr="00E87E71" w:rsidRDefault="005E0567" w:rsidP="005E0567">
                <w:pPr>
                  <w:pStyle w:val="TableParagraph"/>
                  <w:spacing w:line="268" w:lineRule="exact"/>
                  <w:rPr>
                    <w:rPrChange w:id="1593" w:author="Tiwari, Shravan" w:date="2025-06-24T16:18:00Z" w16du:dateUtc="2025-06-24T08:18:00Z">
                      <w:rPr>
                        <w:sz w:val="22"/>
                        <w:szCs w:val="22"/>
                      </w:rPr>
                    </w:rPrChange>
                  </w:rPr>
                </w:pPr>
                <w:r w:rsidRPr="00E87E71">
                  <w:t>Assumption</w:t>
                </w:r>
              </w:p>
            </w:tc>
          </w:sdtContent>
        </w:sdt>
        <w:tc>
          <w:tcPr>
            <w:tcW w:w="7237" w:type="dxa"/>
          </w:tcPr>
          <w:p w14:paraId="70C02C0F" w14:textId="12A96E78" w:rsidR="005E0567" w:rsidRPr="00E87E71" w:rsidRDefault="005E0567" w:rsidP="005E0567">
            <w:pPr>
              <w:pStyle w:val="TableParagraph"/>
              <w:ind w:right="95"/>
              <w:rPr>
                <w:spacing w:val="-2"/>
                <w:rPrChange w:id="1594" w:author="Tiwari, Shravan" w:date="2025-06-24T16:18:00Z" w16du:dateUtc="2025-06-24T08:18:00Z">
                  <w:rPr>
                    <w:spacing w:val="-2"/>
                    <w:sz w:val="22"/>
                    <w:szCs w:val="22"/>
                  </w:rPr>
                </w:rPrChange>
              </w:rPr>
            </w:pPr>
            <w:r w:rsidRPr="00E87E71">
              <w:t xml:space="preserve">For file-based </w:t>
            </w:r>
            <w:proofErr w:type="gramStart"/>
            <w:r w:rsidRPr="00E87E71">
              <w:t>instrument</w:t>
            </w:r>
            <w:proofErr w:type="gramEnd"/>
            <w:r w:rsidRPr="00E87E71">
              <w:t xml:space="preserve"> the file type should </w:t>
            </w:r>
            <w:del w:id="1595" w:author="Tiwari, Shravan" w:date="2025-06-24T16:19:00Z" w16du:dateUtc="2025-06-24T08:19:00Z">
              <w:r w:rsidRPr="00E87E71" w:rsidDel="00660813">
                <w:delText>be of</w:delText>
              </w:r>
            </w:del>
            <w:ins w:id="1596" w:author="Tiwari, Shravan" w:date="2025-06-24T16:19:00Z" w16du:dateUtc="2025-06-24T08:19:00Z">
              <w:r w:rsidR="00660813" w:rsidRPr="00660813">
                <w:t>be</w:t>
              </w:r>
            </w:ins>
            <w:r w:rsidRPr="00E87E71">
              <w:t xml:space="preserve"> CSV, TXT, JSON, XML, Word/Excel and PDF to interface with SampleManager</w:t>
            </w:r>
            <w:r w:rsidRPr="00E87E71">
              <w:rPr>
                <w:spacing w:val="-2"/>
              </w:rPr>
              <w:t xml:space="preserve">. </w:t>
            </w:r>
            <w:r w:rsidRPr="00E87E71">
              <w:rPr>
                <w:spacing w:val="-2"/>
              </w:rPr>
              <w:br/>
              <w:t>For PDF files it should have the readable text not in the form of image.</w:t>
            </w:r>
          </w:p>
        </w:tc>
      </w:tr>
      <w:tr w:rsidR="005E0567" w:rsidRPr="00E87E71" w14:paraId="0190424C" w14:textId="77777777" w:rsidTr="442988A7">
        <w:trPr>
          <w:trHeight w:val="222"/>
        </w:trPr>
        <w:sdt>
          <w:sdtPr>
            <w:alias w:val="Dependencies, Assumptions and Constraints"/>
            <w:tag w:val="Dependencies, Assumptions and Constraints"/>
            <w:id w:val="1726334690"/>
            <w:placeholder>
              <w:docPart w:val="214BBE76667640F1A409B6CE61A99691"/>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588DAB41" w14:textId="744ADC42" w:rsidR="005E0567" w:rsidRPr="00E87E71" w:rsidRDefault="005E0567" w:rsidP="005E0567">
                <w:pPr>
                  <w:pStyle w:val="TableParagraph"/>
                  <w:spacing w:line="268" w:lineRule="exact"/>
                </w:pPr>
                <w:r w:rsidRPr="00E87E71">
                  <w:t>Assumption</w:t>
                </w:r>
              </w:p>
            </w:tc>
          </w:sdtContent>
        </w:sdt>
        <w:tc>
          <w:tcPr>
            <w:tcW w:w="7237" w:type="dxa"/>
          </w:tcPr>
          <w:p w14:paraId="4DEFBF71" w14:textId="5ECFA47C" w:rsidR="005E0567" w:rsidRPr="00E87E71" w:rsidRDefault="005E0567" w:rsidP="005E0567">
            <w:pPr>
              <w:pStyle w:val="TableParagraph"/>
              <w:rPr>
                <w:rPrChange w:id="1597" w:author="Tiwari, Shravan" w:date="2025-06-24T16:18:00Z" w16du:dateUtc="2025-06-24T08:18:00Z">
                  <w:rPr>
                    <w:sz w:val="22"/>
                    <w:szCs w:val="22"/>
                  </w:rPr>
                </w:rPrChange>
              </w:rPr>
            </w:pPr>
            <w:r w:rsidRPr="00E87E71">
              <w:t xml:space="preserve">It is assumed that there will be single instance of SampleManager used by all the labs across the regions. </w:t>
            </w:r>
          </w:p>
        </w:tc>
      </w:tr>
      <w:tr w:rsidR="005E0567" w:rsidRPr="00E87E71" w14:paraId="6544AAA2" w14:textId="77777777" w:rsidTr="442988A7">
        <w:trPr>
          <w:trHeight w:val="222"/>
        </w:trPr>
        <w:sdt>
          <w:sdtPr>
            <w:alias w:val="Dependencies, Assumptions and Constraints"/>
            <w:tag w:val="Dependencies, Assumptions and Constraints"/>
            <w:id w:val="1635289692"/>
            <w:placeholder>
              <w:docPart w:val="093008BD0F0D4D2A805577023BD69E7B"/>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7A3DE84E" w14:textId="79CD50BE" w:rsidR="005E0567" w:rsidRPr="00E87E71" w:rsidRDefault="005E0567" w:rsidP="005E0567">
                <w:pPr>
                  <w:pStyle w:val="TableParagraph"/>
                  <w:spacing w:line="268" w:lineRule="exact"/>
                </w:pPr>
                <w:r w:rsidRPr="00E87E71">
                  <w:t>Assumption</w:t>
                </w:r>
              </w:p>
            </w:tc>
          </w:sdtContent>
        </w:sdt>
        <w:tc>
          <w:tcPr>
            <w:tcW w:w="7237" w:type="dxa"/>
          </w:tcPr>
          <w:p w14:paraId="34060042" w14:textId="71EE04B3" w:rsidR="005E0567" w:rsidRPr="00E87E71" w:rsidRDefault="005E0567" w:rsidP="005E0567">
            <w:pPr>
              <w:pStyle w:val="TableParagraph"/>
              <w:rPr>
                <w:rPrChange w:id="1598" w:author="Tiwari, Shravan" w:date="2025-06-24T16:18:00Z" w16du:dateUtc="2025-06-24T08:18:00Z">
                  <w:rPr>
                    <w:sz w:val="22"/>
                    <w:szCs w:val="22"/>
                  </w:rPr>
                </w:rPrChange>
              </w:rPr>
            </w:pPr>
            <w:r w:rsidRPr="00E87E71">
              <w:t>It is assumed that regression testing is not within the scope of Thermo Fisher; Henkel will be responsible for performing regression testing.</w:t>
            </w:r>
          </w:p>
        </w:tc>
      </w:tr>
      <w:tr w:rsidR="005E0567" w:rsidRPr="00E87E71" w14:paraId="7B6753A9" w14:textId="77777777" w:rsidTr="442988A7">
        <w:trPr>
          <w:trHeight w:val="222"/>
        </w:trPr>
        <w:sdt>
          <w:sdtPr>
            <w:alias w:val="Dependencies, Assumptions and Constraints"/>
            <w:tag w:val="Dependencies, Assumptions and Constraints"/>
            <w:id w:val="-1588229133"/>
            <w:placeholder>
              <w:docPart w:val="0971DE9A21E94942B3ABC9E1C9F689F9"/>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160A3CF6" w14:textId="6C18C1AC" w:rsidR="005E0567" w:rsidRPr="00E87E71" w:rsidRDefault="005E0567" w:rsidP="005E0567">
                <w:pPr>
                  <w:pStyle w:val="TableParagraph"/>
                  <w:spacing w:line="268" w:lineRule="exact"/>
                </w:pPr>
                <w:r w:rsidRPr="00E87E71">
                  <w:t>Assumption</w:t>
                </w:r>
              </w:p>
            </w:tc>
          </w:sdtContent>
        </w:sdt>
        <w:tc>
          <w:tcPr>
            <w:tcW w:w="7237" w:type="dxa"/>
          </w:tcPr>
          <w:p w14:paraId="21D1744C" w14:textId="5D8A1087" w:rsidR="005E0567" w:rsidRPr="00E87E71" w:rsidRDefault="005E0567" w:rsidP="005E0567">
            <w:pPr>
              <w:pStyle w:val="TableParagraph"/>
              <w:rPr>
                <w:rPrChange w:id="1599" w:author="Tiwari, Shravan" w:date="2025-06-24T16:18:00Z" w16du:dateUtc="2025-06-24T08:18:00Z">
                  <w:rPr>
                    <w:sz w:val="22"/>
                    <w:szCs w:val="22"/>
                  </w:rPr>
                </w:rPrChange>
              </w:rPr>
            </w:pPr>
            <w:r w:rsidRPr="00E87E71">
              <w:t>It is assumed that SampleManager application hosted server will be able to access customer’s network.</w:t>
            </w:r>
          </w:p>
        </w:tc>
      </w:tr>
      <w:tr w:rsidR="005E0567" w:rsidRPr="00E87E71" w14:paraId="46BDCF76" w14:textId="77777777" w:rsidTr="442988A7">
        <w:trPr>
          <w:trHeight w:val="222"/>
        </w:trPr>
        <w:sdt>
          <w:sdtPr>
            <w:alias w:val="Dependencies, Assumptions and Constraints"/>
            <w:tag w:val="Dependencies, Assumptions and Constraints"/>
            <w:id w:val="-979379131"/>
            <w:placeholder>
              <w:docPart w:val="D0550A4E0A6043C7986E9EA81300E527"/>
            </w:placeholder>
            <w15:color w:val="000000"/>
            <w:dropDownList>
              <w:listItem w:value="Choose an item."/>
              <w:listItem w:displayText="Dependency" w:value="Dependency"/>
              <w:listItem w:displayText="Assumption" w:value="Assumption"/>
              <w:listItem w:displayText="Constraint" w:value="Constraint"/>
            </w:dropDownList>
          </w:sdtPr>
          <w:sdtContent>
            <w:tc>
              <w:tcPr>
                <w:tcW w:w="1970" w:type="dxa"/>
              </w:tcPr>
              <w:p w14:paraId="5908B75B" w14:textId="1188A67D" w:rsidR="005E0567" w:rsidRPr="00E87E71" w:rsidRDefault="005E0567" w:rsidP="005E0567">
                <w:pPr>
                  <w:pStyle w:val="TableParagraph"/>
                  <w:spacing w:line="268" w:lineRule="exact"/>
                </w:pPr>
                <w:r w:rsidRPr="00E87E71">
                  <w:t>Assumption</w:t>
                </w:r>
              </w:p>
            </w:tc>
          </w:sdtContent>
        </w:sdt>
        <w:tc>
          <w:tcPr>
            <w:tcW w:w="7237" w:type="dxa"/>
          </w:tcPr>
          <w:p w14:paraId="3E6F1678" w14:textId="3E276668" w:rsidR="005E0567" w:rsidRPr="00E87E71" w:rsidRDefault="005E0567" w:rsidP="005E0567">
            <w:pPr>
              <w:pStyle w:val="TableParagraph"/>
              <w:rPr>
                <w:rPrChange w:id="1600" w:author="Tiwari, Shravan" w:date="2025-06-24T16:18:00Z" w16du:dateUtc="2025-06-24T08:18:00Z">
                  <w:rPr>
                    <w:sz w:val="22"/>
                    <w:szCs w:val="22"/>
                  </w:rPr>
                </w:rPrChange>
              </w:rPr>
            </w:pPr>
            <w:r w:rsidRPr="00E87E71">
              <w:t>Any assistance out of the estimated static data assistance effort will be a change request.</w:t>
            </w:r>
          </w:p>
        </w:tc>
      </w:tr>
    </w:tbl>
    <w:p w14:paraId="60A59CBC" w14:textId="22D90D55" w:rsidR="004401EB" w:rsidRPr="00E06629" w:rsidRDefault="008E309B" w:rsidP="00FB4D6B">
      <w:pPr>
        <w:pStyle w:val="Heading2"/>
        <w:ind w:left="576"/>
        <w:rPr>
          <w:rFonts w:cs="Calibri"/>
        </w:rPr>
      </w:pPr>
      <w:bookmarkStart w:id="1601" w:name="_Toc144913292"/>
      <w:bookmarkStart w:id="1602" w:name="_Toc201682709"/>
      <w:r w:rsidRPr="00E06629">
        <w:rPr>
          <w:rFonts w:cs="Calibri"/>
        </w:rPr>
        <w:t xml:space="preserve">Roles </w:t>
      </w:r>
      <w:r w:rsidR="008173D5" w:rsidRPr="00E06629">
        <w:rPr>
          <w:rFonts w:cs="Calibri"/>
        </w:rPr>
        <w:t xml:space="preserve">and </w:t>
      </w:r>
      <w:r w:rsidR="004401EB" w:rsidRPr="00E06629">
        <w:rPr>
          <w:rFonts w:cs="Calibri"/>
        </w:rPr>
        <w:t>Responsibilities</w:t>
      </w:r>
      <w:bookmarkEnd w:id="1601"/>
      <w:bookmarkEnd w:id="1602"/>
    </w:p>
    <w:p w14:paraId="4C7AAFD0" w14:textId="7BE13F88" w:rsidR="004401EB" w:rsidRPr="00E06629" w:rsidRDefault="00A31CA9" w:rsidP="00DC7F04">
      <w:pPr>
        <w:pStyle w:val="Heading3"/>
        <w:rPr>
          <w:rFonts w:cs="Calibri"/>
        </w:rPr>
      </w:pPr>
      <w:bookmarkStart w:id="1603" w:name="_Toc144913293"/>
      <w:bookmarkStart w:id="1604" w:name="_Toc201682710"/>
      <w:r w:rsidRPr="00E06629">
        <w:rPr>
          <w:rFonts w:cs="Calibri"/>
        </w:rPr>
        <w:t>Service Provider Responsibilities</w:t>
      </w:r>
      <w:bookmarkEnd w:id="1603"/>
      <w:bookmarkEnd w:id="1604"/>
    </w:p>
    <w:tbl>
      <w:tblPr>
        <w:tblStyle w:val="TFSTable1"/>
        <w:tblW w:w="9418" w:type="dxa"/>
        <w:tblLayout w:type="fixed"/>
        <w:tblLook w:val="01E0" w:firstRow="1" w:lastRow="1" w:firstColumn="1" w:lastColumn="1" w:noHBand="0" w:noVBand="0"/>
      </w:tblPr>
      <w:tblGrid>
        <w:gridCol w:w="2330"/>
        <w:gridCol w:w="5287"/>
        <w:gridCol w:w="1801"/>
      </w:tblGrid>
      <w:tr w:rsidR="00733CF3" w:rsidRPr="00E06629" w14:paraId="793E0ED9" w14:textId="77777777" w:rsidTr="442988A7">
        <w:trPr>
          <w:cnfStyle w:val="100000000000" w:firstRow="1" w:lastRow="0" w:firstColumn="0" w:lastColumn="0" w:oddVBand="0" w:evenVBand="0" w:oddHBand="0" w:evenHBand="0" w:firstRowFirstColumn="0" w:firstRowLastColumn="0" w:lastRowFirstColumn="0" w:lastRowLastColumn="0"/>
          <w:trHeight w:val="230"/>
        </w:trPr>
        <w:tc>
          <w:tcPr>
            <w:tcW w:w="2330" w:type="dxa"/>
          </w:tcPr>
          <w:p w14:paraId="2211AFE2" w14:textId="77777777" w:rsidR="00BB7640" w:rsidRPr="00E06629" w:rsidRDefault="00BB7640" w:rsidP="00BB7640">
            <w:pPr>
              <w:widowControl w:val="0"/>
              <w:autoSpaceDE w:val="0"/>
              <w:autoSpaceDN w:val="0"/>
              <w:spacing w:before="19"/>
              <w:ind w:left="107"/>
              <w:rPr>
                <w:rFonts w:eastAsia="Calibri" w:cs="Calibri"/>
                <w:sz w:val="22"/>
                <w:szCs w:val="22"/>
              </w:rPr>
            </w:pPr>
            <w:r w:rsidRPr="00E06629">
              <w:rPr>
                <w:rFonts w:eastAsia="Calibri" w:cs="Calibri"/>
                <w:color w:val="FFFFFF"/>
                <w:spacing w:val="-4"/>
                <w:sz w:val="22"/>
                <w:szCs w:val="22"/>
              </w:rPr>
              <w:t>Role</w:t>
            </w:r>
          </w:p>
        </w:tc>
        <w:tc>
          <w:tcPr>
            <w:tcW w:w="5287" w:type="dxa"/>
          </w:tcPr>
          <w:p w14:paraId="1B953271" w14:textId="77777777" w:rsidR="00BB7640" w:rsidRPr="00E06629" w:rsidRDefault="00BB7640" w:rsidP="00BB7640">
            <w:pPr>
              <w:widowControl w:val="0"/>
              <w:autoSpaceDE w:val="0"/>
              <w:autoSpaceDN w:val="0"/>
              <w:spacing w:before="19"/>
              <w:ind w:left="107"/>
              <w:rPr>
                <w:rFonts w:eastAsia="Calibri" w:cs="Calibri"/>
                <w:sz w:val="22"/>
                <w:szCs w:val="22"/>
              </w:rPr>
            </w:pPr>
            <w:r w:rsidRPr="00E06629">
              <w:rPr>
                <w:rFonts w:eastAsia="Calibri" w:cs="Calibri"/>
                <w:color w:val="FFFFFF"/>
                <w:spacing w:val="-2"/>
                <w:sz w:val="22"/>
                <w:szCs w:val="22"/>
              </w:rPr>
              <w:t>Responsibilities</w:t>
            </w:r>
          </w:p>
        </w:tc>
        <w:tc>
          <w:tcPr>
            <w:tcW w:w="1801" w:type="dxa"/>
          </w:tcPr>
          <w:p w14:paraId="45BCDB83" w14:textId="0DB30DE3" w:rsidR="00BB7640" w:rsidRPr="00E06629" w:rsidRDefault="1243BEA8" w:rsidP="00BB7640">
            <w:pPr>
              <w:widowControl w:val="0"/>
              <w:autoSpaceDE w:val="0"/>
              <w:autoSpaceDN w:val="0"/>
              <w:spacing w:before="19"/>
              <w:ind w:left="108"/>
              <w:rPr>
                <w:rFonts w:eastAsia="Calibri" w:cs="Calibri"/>
                <w:sz w:val="22"/>
                <w:szCs w:val="22"/>
              </w:rPr>
            </w:pPr>
            <w:r w:rsidRPr="00E06629">
              <w:rPr>
                <w:rFonts w:eastAsia="Calibri" w:cs="Calibri"/>
                <w:color w:val="FFFFFF"/>
                <w:spacing w:val="-2"/>
                <w:sz w:val="22"/>
                <w:szCs w:val="22"/>
              </w:rPr>
              <w:t>Resources</w:t>
            </w:r>
            <w:r w:rsidR="28DF1D0B" w:rsidRPr="00E06629">
              <w:rPr>
                <w:rFonts w:eastAsia="Calibri" w:cs="Calibri"/>
                <w:color w:val="FFFFFF"/>
                <w:spacing w:val="-2"/>
                <w:sz w:val="22"/>
                <w:szCs w:val="22"/>
              </w:rPr>
              <w:t xml:space="preserve"> (or alternate)</w:t>
            </w:r>
          </w:p>
        </w:tc>
      </w:tr>
      <w:tr w:rsidR="00733CF3" w:rsidRPr="00E06629" w14:paraId="63162086" w14:textId="77777777" w:rsidTr="442988A7">
        <w:trPr>
          <w:trHeight w:val="403"/>
        </w:trPr>
        <w:tc>
          <w:tcPr>
            <w:tcW w:w="2330" w:type="dxa"/>
          </w:tcPr>
          <w:p w14:paraId="5CCC8800" w14:textId="77777777" w:rsidR="00BB7640" w:rsidRPr="00E06629" w:rsidRDefault="00BB7640" w:rsidP="002D43F5">
            <w:pPr>
              <w:rPr>
                <w:rFonts w:eastAsia="Calibri" w:cs="Calibri"/>
                <w:spacing w:val="-2"/>
                <w:sz w:val="22"/>
                <w:szCs w:val="22"/>
                <w:lang w:eastAsia="en-US"/>
              </w:rPr>
            </w:pPr>
            <w:r w:rsidRPr="00E06629">
              <w:rPr>
                <w:rFonts w:cs="Calibri"/>
                <w:sz w:val="22"/>
                <w:szCs w:val="22"/>
                <w:lang w:val="en-GB"/>
              </w:rPr>
              <w:t>Management</w:t>
            </w:r>
          </w:p>
        </w:tc>
        <w:tc>
          <w:tcPr>
            <w:tcW w:w="5287" w:type="dxa"/>
          </w:tcPr>
          <w:p w14:paraId="2D8A5ADE" w14:textId="1697D85D" w:rsidR="00BB7640" w:rsidRPr="00E06629" w:rsidRDefault="00BB7640" w:rsidP="00AB3473">
            <w:pPr>
              <w:pStyle w:val="TableParagraph"/>
              <w:ind w:right="95"/>
              <w:rPr>
                <w:sz w:val="22"/>
                <w:szCs w:val="22"/>
                <w:lang w:eastAsia="en-US"/>
              </w:rPr>
            </w:pPr>
            <w:r w:rsidRPr="00E06629">
              <w:rPr>
                <w:sz w:val="22"/>
                <w:szCs w:val="22"/>
                <w:lang w:eastAsia="en-US"/>
              </w:rPr>
              <w:t xml:space="preserve">Represent Thermo Fisher for </w:t>
            </w:r>
            <w:r w:rsidR="486B1AF1" w:rsidRPr="00E06629">
              <w:rPr>
                <w:sz w:val="22"/>
                <w:szCs w:val="22"/>
                <w:lang w:eastAsia="en-US"/>
              </w:rPr>
              <w:t>organizational</w:t>
            </w:r>
            <w:r w:rsidRPr="00E06629">
              <w:rPr>
                <w:sz w:val="22"/>
                <w:szCs w:val="22"/>
                <w:lang w:eastAsia="en-US"/>
              </w:rPr>
              <w:t xml:space="preserve"> support</w:t>
            </w:r>
          </w:p>
        </w:tc>
        <w:tc>
          <w:tcPr>
            <w:tcW w:w="1801" w:type="dxa"/>
          </w:tcPr>
          <w:p w14:paraId="5C45212A" w14:textId="15FCF402" w:rsidR="00BB7640" w:rsidRPr="00305DF4" w:rsidRDefault="00305DF4" w:rsidP="00250662">
            <w:pPr>
              <w:pStyle w:val="TableParagraph"/>
              <w:ind w:left="0"/>
              <w:rPr>
                <w:rFonts w:eastAsia="SimHei"/>
                <w:spacing w:val="-2"/>
                <w:sz w:val="22"/>
                <w:szCs w:val="22"/>
                <w:lang w:eastAsia="zh-CN"/>
              </w:rPr>
            </w:pPr>
            <w:r w:rsidRPr="00E06629">
              <w:rPr>
                <w:spacing w:val="-2"/>
                <w:sz w:val="22"/>
                <w:szCs w:val="22"/>
                <w:lang w:eastAsia="en-US"/>
              </w:rPr>
              <w:t>Nishi Kozhikkalathil</w:t>
            </w:r>
            <w:r>
              <w:rPr>
                <w:rFonts w:eastAsia="SimHei" w:hint="eastAsia"/>
                <w:spacing w:val="-2"/>
                <w:sz w:val="22"/>
                <w:szCs w:val="22"/>
                <w:lang w:eastAsia="zh-CN"/>
              </w:rPr>
              <w:t>, Suli Zhao</w:t>
            </w:r>
          </w:p>
        </w:tc>
      </w:tr>
      <w:tr w:rsidR="00733CF3" w:rsidRPr="00E06629" w14:paraId="5EF9E971" w14:textId="77777777" w:rsidTr="442988A7">
        <w:trPr>
          <w:trHeight w:val="853"/>
        </w:trPr>
        <w:tc>
          <w:tcPr>
            <w:tcW w:w="2330" w:type="dxa"/>
          </w:tcPr>
          <w:p w14:paraId="5B4217CC" w14:textId="5713C5A2" w:rsidR="00BB7640" w:rsidRPr="00E06629" w:rsidRDefault="00265492" w:rsidP="006C6646">
            <w:pPr>
              <w:pStyle w:val="TableParagraph"/>
              <w:ind w:left="0"/>
              <w:rPr>
                <w:spacing w:val="-2"/>
                <w:sz w:val="22"/>
                <w:szCs w:val="22"/>
                <w:lang w:eastAsia="en-US"/>
              </w:rPr>
            </w:pPr>
            <w:r w:rsidRPr="00E06629">
              <w:rPr>
                <w:spacing w:val="-2"/>
                <w:sz w:val="22"/>
                <w:szCs w:val="22"/>
                <w:lang w:eastAsia="en-US"/>
              </w:rPr>
              <w:t>PMO</w:t>
            </w:r>
          </w:p>
        </w:tc>
        <w:tc>
          <w:tcPr>
            <w:tcW w:w="5287" w:type="dxa"/>
          </w:tcPr>
          <w:p w14:paraId="098C895D" w14:textId="77777777" w:rsidR="00BB7640" w:rsidRPr="00E06629" w:rsidRDefault="00BB7640" w:rsidP="00AB3473">
            <w:pPr>
              <w:pStyle w:val="TableParagraph"/>
              <w:ind w:right="95"/>
              <w:rPr>
                <w:sz w:val="22"/>
                <w:szCs w:val="22"/>
                <w:lang w:eastAsia="en-US"/>
              </w:rPr>
            </w:pPr>
            <w:r w:rsidRPr="00E06629">
              <w:rPr>
                <w:sz w:val="22"/>
                <w:szCs w:val="22"/>
                <w:lang w:eastAsia="en-US"/>
              </w:rPr>
              <w:t>Responsible for managing the overall program and change within the Engagement</w:t>
            </w:r>
          </w:p>
        </w:tc>
        <w:tc>
          <w:tcPr>
            <w:tcW w:w="1801" w:type="dxa"/>
          </w:tcPr>
          <w:p w14:paraId="6F7E651D" w14:textId="77777777" w:rsidR="00BB7640" w:rsidRPr="00E06629" w:rsidRDefault="00BB7640" w:rsidP="00250662">
            <w:pPr>
              <w:pStyle w:val="TableParagraph"/>
              <w:ind w:left="0"/>
              <w:rPr>
                <w:spacing w:val="-2"/>
                <w:sz w:val="22"/>
                <w:szCs w:val="22"/>
                <w:lang w:eastAsia="en-US"/>
              </w:rPr>
            </w:pPr>
            <w:r w:rsidRPr="00E06629">
              <w:rPr>
                <w:spacing w:val="-2"/>
                <w:sz w:val="22"/>
                <w:szCs w:val="22"/>
                <w:lang w:eastAsia="en-US"/>
              </w:rPr>
              <w:t>Nishi Kozhikkalathil</w:t>
            </w:r>
          </w:p>
        </w:tc>
      </w:tr>
      <w:tr w:rsidR="00733CF3" w:rsidRPr="00E06629" w14:paraId="0D690923" w14:textId="77777777" w:rsidTr="442988A7">
        <w:trPr>
          <w:trHeight w:val="808"/>
        </w:trPr>
        <w:tc>
          <w:tcPr>
            <w:tcW w:w="2330" w:type="dxa"/>
          </w:tcPr>
          <w:p w14:paraId="347D8113" w14:textId="77777777" w:rsidR="00BB7640" w:rsidRPr="00E06629" w:rsidRDefault="00BB7640" w:rsidP="002D43F5">
            <w:pPr>
              <w:pStyle w:val="TableParagraph"/>
              <w:rPr>
                <w:spacing w:val="-2"/>
                <w:sz w:val="22"/>
                <w:szCs w:val="22"/>
                <w:lang w:eastAsia="en-US"/>
              </w:rPr>
            </w:pPr>
          </w:p>
          <w:p w14:paraId="4DCD7464" w14:textId="796039D6" w:rsidR="00BB7640" w:rsidRPr="00E06629" w:rsidRDefault="00332EBD" w:rsidP="006C6646">
            <w:pPr>
              <w:pStyle w:val="TableParagraph"/>
              <w:ind w:left="0"/>
              <w:rPr>
                <w:spacing w:val="-2"/>
                <w:sz w:val="22"/>
                <w:szCs w:val="22"/>
                <w:lang w:eastAsia="en-US"/>
              </w:rPr>
            </w:pPr>
            <w:r w:rsidRPr="00E06629">
              <w:rPr>
                <w:spacing w:val="-2"/>
                <w:sz w:val="22"/>
                <w:szCs w:val="22"/>
                <w:lang w:eastAsia="en-US"/>
              </w:rPr>
              <w:t xml:space="preserve">Global </w:t>
            </w:r>
            <w:r w:rsidR="00BB7640" w:rsidRPr="00E06629">
              <w:rPr>
                <w:spacing w:val="-2"/>
                <w:sz w:val="22"/>
                <w:szCs w:val="22"/>
                <w:lang w:eastAsia="en-US"/>
              </w:rPr>
              <w:t>Project Manager</w:t>
            </w:r>
          </w:p>
        </w:tc>
        <w:tc>
          <w:tcPr>
            <w:tcW w:w="5287" w:type="dxa"/>
          </w:tcPr>
          <w:p w14:paraId="01C0500E" w14:textId="77777777" w:rsidR="007E72C4" w:rsidRPr="00E06629" w:rsidRDefault="00290D0F" w:rsidP="00003DA6">
            <w:pPr>
              <w:pStyle w:val="TableParagraph"/>
              <w:ind w:right="95"/>
              <w:rPr>
                <w:sz w:val="22"/>
                <w:szCs w:val="22"/>
                <w:lang w:eastAsia="en-US"/>
              </w:rPr>
            </w:pPr>
            <w:r w:rsidRPr="00E06629">
              <w:rPr>
                <w:sz w:val="22"/>
                <w:szCs w:val="22"/>
                <w:lang w:eastAsia="en-US"/>
              </w:rPr>
              <w:t>The Global Project Manager serves as</w:t>
            </w:r>
            <w:r w:rsidR="00BB7640" w:rsidRPr="00E06629">
              <w:rPr>
                <w:sz w:val="22"/>
                <w:szCs w:val="22"/>
                <w:lang w:eastAsia="en-US"/>
              </w:rPr>
              <w:t xml:space="preserve"> the central point of contact for all </w:t>
            </w:r>
            <w:r w:rsidRPr="00E06629">
              <w:rPr>
                <w:sz w:val="22"/>
                <w:szCs w:val="22"/>
                <w:lang w:eastAsia="en-US"/>
              </w:rPr>
              <w:t xml:space="preserve">project-related </w:t>
            </w:r>
            <w:r w:rsidR="00BB7640" w:rsidRPr="00E06629">
              <w:rPr>
                <w:sz w:val="22"/>
                <w:szCs w:val="22"/>
                <w:lang w:eastAsia="en-US"/>
              </w:rPr>
              <w:t xml:space="preserve">activities provided by the Service Provider </w:t>
            </w:r>
            <w:r w:rsidRPr="00E06629">
              <w:rPr>
                <w:sz w:val="22"/>
                <w:szCs w:val="22"/>
                <w:lang w:eastAsia="en-US"/>
              </w:rPr>
              <w:t>to</w:t>
            </w:r>
            <w:r w:rsidR="00BB7640" w:rsidRPr="00E06629">
              <w:rPr>
                <w:sz w:val="22"/>
                <w:szCs w:val="22"/>
                <w:lang w:eastAsia="en-US"/>
              </w:rPr>
              <w:t xml:space="preserve"> the Customer </w:t>
            </w:r>
            <w:r w:rsidRPr="00E06629">
              <w:rPr>
                <w:sz w:val="22"/>
                <w:szCs w:val="22"/>
                <w:lang w:eastAsia="en-US"/>
              </w:rPr>
              <w:t>across all regions. Their primary responsibility is to facilitate communication</w:t>
            </w:r>
            <w:r w:rsidR="00BB7640" w:rsidRPr="00E06629">
              <w:rPr>
                <w:sz w:val="22"/>
                <w:szCs w:val="22"/>
                <w:lang w:eastAsia="en-US"/>
              </w:rPr>
              <w:t xml:space="preserve"> and coordination </w:t>
            </w:r>
            <w:r w:rsidRPr="00E06629">
              <w:rPr>
                <w:sz w:val="22"/>
                <w:szCs w:val="22"/>
                <w:lang w:eastAsia="en-US"/>
              </w:rPr>
              <w:t xml:space="preserve">between the Customer and the Service Provider on a global scale. This involves overseeing and managing the overall progress </w:t>
            </w:r>
            <w:r w:rsidR="00BB7640" w:rsidRPr="00E06629">
              <w:rPr>
                <w:sz w:val="22"/>
                <w:szCs w:val="22"/>
                <w:lang w:eastAsia="en-US"/>
              </w:rPr>
              <w:t xml:space="preserve">of </w:t>
            </w:r>
            <w:r w:rsidRPr="00E06629">
              <w:rPr>
                <w:sz w:val="22"/>
                <w:szCs w:val="22"/>
                <w:lang w:eastAsia="en-US"/>
              </w:rPr>
              <w:t xml:space="preserve">the </w:t>
            </w:r>
            <w:r w:rsidR="00BB7640" w:rsidRPr="00E06629">
              <w:rPr>
                <w:sz w:val="22"/>
                <w:szCs w:val="22"/>
                <w:lang w:eastAsia="en-US"/>
              </w:rPr>
              <w:t xml:space="preserve">project </w:t>
            </w:r>
            <w:r w:rsidRPr="00E06629">
              <w:rPr>
                <w:sz w:val="22"/>
                <w:szCs w:val="22"/>
                <w:lang w:eastAsia="en-US"/>
              </w:rPr>
              <w:t>and ensuring that it aligns with the Customer's global objectives. Global Project Manager also takes the lead in addressing and resolving global-level issues and risks that may impact the successful delivery of the project.</w:t>
            </w:r>
            <w:r w:rsidR="007E72C4" w:rsidRPr="00E06629">
              <w:rPr>
                <w:sz w:val="22"/>
                <w:szCs w:val="22"/>
                <w:lang w:eastAsia="en-US"/>
              </w:rPr>
              <w:t xml:space="preserve"> </w:t>
            </w:r>
          </w:p>
          <w:p w14:paraId="6089350F" w14:textId="28158919" w:rsidR="00003DA6" w:rsidRPr="00E06629" w:rsidRDefault="007E72C4" w:rsidP="00003DA6">
            <w:pPr>
              <w:pStyle w:val="TableParagraph"/>
              <w:ind w:right="95"/>
              <w:rPr>
                <w:sz w:val="22"/>
                <w:szCs w:val="22"/>
                <w:lang w:eastAsia="en-US"/>
              </w:rPr>
            </w:pPr>
            <w:r w:rsidRPr="00E06629">
              <w:rPr>
                <w:sz w:val="22"/>
                <w:szCs w:val="22"/>
                <w:lang w:eastAsia="en-US"/>
              </w:rPr>
              <w:t xml:space="preserve">Regular Responsibilities </w:t>
            </w:r>
            <w:proofErr w:type="gramStart"/>
            <w:r w:rsidRPr="00E06629">
              <w:rPr>
                <w:sz w:val="22"/>
                <w:szCs w:val="22"/>
                <w:lang w:eastAsia="en-US"/>
              </w:rPr>
              <w:t>includes</w:t>
            </w:r>
            <w:proofErr w:type="gramEnd"/>
          </w:p>
          <w:p w14:paraId="3E06E2C7" w14:textId="77777777" w:rsidR="007E72C4" w:rsidRPr="00E06629" w:rsidRDefault="007E72C4" w:rsidP="00400414">
            <w:pPr>
              <w:pStyle w:val="ListParagraph"/>
              <w:numPr>
                <w:ilvl w:val="0"/>
                <w:numId w:val="14"/>
              </w:numPr>
              <w:contextualSpacing w:val="0"/>
              <w:textAlignment w:val="center"/>
              <w:rPr>
                <w:rFonts w:eastAsia="Times New Roman" w:cs="Calibri"/>
                <w:sz w:val="22"/>
                <w:szCs w:val="22"/>
              </w:rPr>
            </w:pPr>
            <w:r w:rsidRPr="00E06629">
              <w:rPr>
                <w:rFonts w:eastAsia="Times New Roman" w:cs="Calibri"/>
                <w:sz w:val="22"/>
                <w:szCs w:val="22"/>
              </w:rPr>
              <w:t>Bi-weekly Project overview and tasks alignment with the project leads.</w:t>
            </w:r>
          </w:p>
          <w:p w14:paraId="79E00D43" w14:textId="77777777" w:rsidR="007E72C4" w:rsidRPr="00E06629" w:rsidRDefault="007E72C4" w:rsidP="00400414">
            <w:pPr>
              <w:pStyle w:val="ListParagraph"/>
              <w:numPr>
                <w:ilvl w:val="0"/>
                <w:numId w:val="14"/>
              </w:numPr>
              <w:contextualSpacing w:val="0"/>
              <w:textAlignment w:val="center"/>
              <w:rPr>
                <w:rFonts w:cs="Calibri"/>
                <w:sz w:val="22"/>
                <w:szCs w:val="22"/>
                <w:lang w:eastAsia="en-US"/>
              </w:rPr>
            </w:pPr>
            <w:r w:rsidRPr="00E06629">
              <w:rPr>
                <w:rFonts w:eastAsia="Times New Roman" w:cs="Calibri"/>
                <w:sz w:val="22"/>
                <w:szCs w:val="22"/>
              </w:rPr>
              <w:t xml:space="preserve">Global resource planning and management for </w:t>
            </w:r>
            <w:proofErr w:type="gramStart"/>
            <w:r w:rsidRPr="00E06629">
              <w:rPr>
                <w:rFonts w:eastAsia="Times New Roman" w:cs="Calibri"/>
                <w:sz w:val="22"/>
                <w:szCs w:val="22"/>
              </w:rPr>
              <w:t>the global</w:t>
            </w:r>
            <w:proofErr w:type="gramEnd"/>
            <w:r w:rsidRPr="00E06629">
              <w:rPr>
                <w:rFonts w:eastAsia="Times New Roman" w:cs="Calibri"/>
                <w:sz w:val="22"/>
                <w:szCs w:val="22"/>
              </w:rPr>
              <w:t xml:space="preserve"> activities.</w:t>
            </w:r>
          </w:p>
          <w:p w14:paraId="69B6B4F6" w14:textId="12AC0A19" w:rsidR="007E72C4" w:rsidRPr="00E06629" w:rsidRDefault="007E72C4" w:rsidP="00400414">
            <w:pPr>
              <w:pStyle w:val="ListParagraph"/>
              <w:numPr>
                <w:ilvl w:val="0"/>
                <w:numId w:val="14"/>
              </w:numPr>
              <w:contextualSpacing w:val="0"/>
              <w:textAlignment w:val="center"/>
              <w:rPr>
                <w:rFonts w:cs="Calibri"/>
                <w:sz w:val="22"/>
                <w:szCs w:val="22"/>
                <w:lang w:eastAsia="en-US"/>
              </w:rPr>
            </w:pPr>
            <w:r w:rsidRPr="00E06629">
              <w:rPr>
                <w:rFonts w:eastAsia="Times New Roman" w:cs="Calibri"/>
                <w:sz w:val="22"/>
                <w:szCs w:val="22"/>
                <w:lang w:val="en-GB"/>
              </w:rPr>
              <w:t>Monthly PSC meeting and preparation</w:t>
            </w:r>
            <w:r w:rsidRPr="00E06629">
              <w:rPr>
                <w:rFonts w:eastAsia="Times New Roman" w:cs="Calibri"/>
                <w:sz w:val="22"/>
                <w:szCs w:val="22"/>
              </w:rPr>
              <w:t>.</w:t>
            </w:r>
          </w:p>
        </w:tc>
        <w:tc>
          <w:tcPr>
            <w:tcW w:w="1801" w:type="dxa"/>
          </w:tcPr>
          <w:p w14:paraId="2149204E" w14:textId="77777777" w:rsidR="00BB7640" w:rsidRPr="00E06629" w:rsidRDefault="00BB7640" w:rsidP="00250662">
            <w:pPr>
              <w:pStyle w:val="TableParagraph"/>
              <w:ind w:left="0"/>
              <w:rPr>
                <w:spacing w:val="-2"/>
                <w:sz w:val="22"/>
                <w:szCs w:val="22"/>
                <w:lang w:eastAsia="en-US"/>
              </w:rPr>
            </w:pPr>
            <w:r w:rsidRPr="00E06629">
              <w:rPr>
                <w:spacing w:val="-2"/>
                <w:sz w:val="22"/>
                <w:szCs w:val="22"/>
                <w:lang w:eastAsia="en-US"/>
              </w:rPr>
              <w:t>Shravan Tiwari</w:t>
            </w:r>
          </w:p>
        </w:tc>
      </w:tr>
      <w:tr w:rsidR="00F023A5" w:rsidRPr="00E06629" w14:paraId="13BF263D" w14:textId="77777777" w:rsidTr="442988A7">
        <w:trPr>
          <w:trHeight w:val="808"/>
        </w:trPr>
        <w:tc>
          <w:tcPr>
            <w:tcW w:w="2330" w:type="dxa"/>
          </w:tcPr>
          <w:p w14:paraId="76FC3F72" w14:textId="580CB5F0" w:rsidR="00F023A5" w:rsidRPr="00E06629" w:rsidRDefault="00DF7307" w:rsidP="0035709B">
            <w:pPr>
              <w:pStyle w:val="TableParagraph"/>
              <w:ind w:left="0"/>
              <w:rPr>
                <w:spacing w:val="-2"/>
                <w:sz w:val="22"/>
                <w:szCs w:val="22"/>
                <w:lang w:eastAsia="en-US"/>
              </w:rPr>
            </w:pPr>
            <w:r w:rsidRPr="00E06629">
              <w:rPr>
                <w:spacing w:val="-2"/>
                <w:sz w:val="22"/>
                <w:szCs w:val="22"/>
                <w:lang w:eastAsia="en-US"/>
              </w:rPr>
              <w:t xml:space="preserve">China </w:t>
            </w:r>
            <w:r w:rsidR="00F023A5" w:rsidRPr="00E06629">
              <w:rPr>
                <w:spacing w:val="-2"/>
                <w:sz w:val="22"/>
                <w:szCs w:val="22"/>
                <w:lang w:eastAsia="en-US"/>
              </w:rPr>
              <w:t>Project Manager</w:t>
            </w:r>
            <w:r w:rsidR="00B51197" w:rsidRPr="00E06629">
              <w:rPr>
                <w:spacing w:val="-2"/>
                <w:sz w:val="22"/>
                <w:szCs w:val="22"/>
                <w:lang w:eastAsia="en-US"/>
              </w:rPr>
              <w:t>/</w:t>
            </w:r>
            <w:r w:rsidR="00F41C82" w:rsidRPr="00E06629">
              <w:rPr>
                <w:spacing w:val="-2"/>
                <w:sz w:val="22"/>
                <w:szCs w:val="22"/>
                <w:lang w:eastAsia="en-US"/>
              </w:rPr>
              <w:t>Scrum Master</w:t>
            </w:r>
          </w:p>
        </w:tc>
        <w:tc>
          <w:tcPr>
            <w:tcW w:w="5287" w:type="dxa"/>
          </w:tcPr>
          <w:p w14:paraId="461AF385" w14:textId="2627CF92" w:rsidR="00F023A5" w:rsidRPr="00E06629" w:rsidRDefault="00F023A5" w:rsidP="00F023A5">
            <w:pPr>
              <w:pStyle w:val="TableParagraph"/>
              <w:ind w:right="95"/>
              <w:rPr>
                <w:highlight w:val="yellow"/>
              </w:rPr>
            </w:pPr>
            <w:r w:rsidRPr="00E06629">
              <w:rPr>
                <w:sz w:val="22"/>
                <w:szCs w:val="22"/>
                <w:lang w:eastAsia="en-US"/>
              </w:rPr>
              <w:t xml:space="preserve">Responsible for being the point of contact for </w:t>
            </w:r>
            <w:r w:rsidR="00875AAF" w:rsidRPr="00E06629">
              <w:rPr>
                <w:sz w:val="22"/>
                <w:szCs w:val="22"/>
                <w:lang w:eastAsia="en-US"/>
              </w:rPr>
              <w:t xml:space="preserve">the </w:t>
            </w:r>
            <w:r w:rsidRPr="00E06629">
              <w:rPr>
                <w:sz w:val="22"/>
                <w:szCs w:val="22"/>
                <w:lang w:eastAsia="en-US"/>
              </w:rPr>
              <w:t xml:space="preserve">activities provided by the Service Provider for the Customer throughout </w:t>
            </w:r>
            <w:r w:rsidR="0049550D" w:rsidRPr="00E06629">
              <w:rPr>
                <w:sz w:val="22"/>
                <w:szCs w:val="22"/>
                <w:lang w:eastAsia="en-US"/>
              </w:rPr>
              <w:t xml:space="preserve">China </w:t>
            </w:r>
            <w:r w:rsidRPr="00E06629">
              <w:rPr>
                <w:sz w:val="22"/>
                <w:szCs w:val="22"/>
                <w:lang w:eastAsia="en-US"/>
              </w:rPr>
              <w:t>project</w:t>
            </w:r>
            <w:r w:rsidR="0049550D" w:rsidRPr="00E06629">
              <w:rPr>
                <w:sz w:val="22"/>
                <w:szCs w:val="22"/>
                <w:lang w:eastAsia="en-US"/>
              </w:rPr>
              <w:t xml:space="preserve">. </w:t>
            </w:r>
            <w:r w:rsidRPr="00E06629">
              <w:rPr>
                <w:sz w:val="22"/>
                <w:szCs w:val="22"/>
                <w:lang w:eastAsia="en-US"/>
              </w:rPr>
              <w:t>Assists in development and coordination of project plans</w:t>
            </w:r>
            <w:r w:rsidR="00572698" w:rsidRPr="00E06629">
              <w:rPr>
                <w:sz w:val="22"/>
                <w:szCs w:val="22"/>
                <w:lang w:eastAsia="en-US"/>
              </w:rPr>
              <w:t>, sprint events</w:t>
            </w:r>
            <w:r w:rsidR="008860D6" w:rsidRPr="00E06629">
              <w:rPr>
                <w:sz w:val="22"/>
                <w:szCs w:val="22"/>
                <w:lang w:eastAsia="en-US"/>
              </w:rPr>
              <w:t xml:space="preserve"> </w:t>
            </w:r>
            <w:r w:rsidR="00572698" w:rsidRPr="00E06629">
              <w:rPr>
                <w:sz w:val="22"/>
                <w:szCs w:val="22"/>
                <w:lang w:eastAsia="en-US"/>
              </w:rPr>
              <w:t xml:space="preserve">and </w:t>
            </w:r>
            <w:r w:rsidR="00790384" w:rsidRPr="00E06629">
              <w:rPr>
                <w:sz w:val="22"/>
                <w:szCs w:val="22"/>
                <w:lang w:eastAsia="en-US"/>
              </w:rPr>
              <w:t xml:space="preserve">Dev Ops activities </w:t>
            </w:r>
            <w:r w:rsidR="008860D6" w:rsidRPr="00E06629">
              <w:rPr>
                <w:sz w:val="22"/>
                <w:szCs w:val="22"/>
                <w:lang w:eastAsia="en-US"/>
              </w:rPr>
              <w:t>for China site.</w:t>
            </w:r>
            <w:r w:rsidR="00F41C82" w:rsidRPr="00E06629">
              <w:rPr>
                <w:sz w:val="22"/>
                <w:szCs w:val="22"/>
                <w:lang w:eastAsia="en-US"/>
              </w:rPr>
              <w:t xml:space="preserve"> </w:t>
            </w:r>
          </w:p>
        </w:tc>
        <w:tc>
          <w:tcPr>
            <w:tcW w:w="1801" w:type="dxa"/>
          </w:tcPr>
          <w:p w14:paraId="12FD1FF1" w14:textId="4AC70471" w:rsidR="00F023A5" w:rsidRPr="00E02245" w:rsidRDefault="00E02245" w:rsidP="00F023A5">
            <w:pPr>
              <w:pStyle w:val="TableParagraph"/>
              <w:ind w:left="0"/>
              <w:rPr>
                <w:rFonts w:eastAsia="SimHei"/>
                <w:spacing w:val="-2"/>
                <w:lang w:eastAsia="zh-CN"/>
              </w:rPr>
            </w:pPr>
            <w:r>
              <w:rPr>
                <w:rFonts w:eastAsia="SimHei" w:hint="eastAsia"/>
                <w:spacing w:val="-2"/>
                <w:sz w:val="22"/>
                <w:szCs w:val="22"/>
                <w:lang w:eastAsia="zh-CN"/>
              </w:rPr>
              <w:t>Wendy Huo</w:t>
            </w:r>
          </w:p>
        </w:tc>
      </w:tr>
      <w:tr w:rsidR="00F023A5" w:rsidRPr="00E06629" w14:paraId="41A076CA" w14:textId="77777777" w:rsidTr="442988A7">
        <w:trPr>
          <w:trHeight w:val="1011"/>
        </w:trPr>
        <w:tc>
          <w:tcPr>
            <w:tcW w:w="2330" w:type="dxa"/>
          </w:tcPr>
          <w:p w14:paraId="11902B0E" w14:textId="77777777" w:rsidR="00F023A5" w:rsidRPr="00E06629" w:rsidRDefault="00F023A5" w:rsidP="00F023A5">
            <w:pPr>
              <w:pStyle w:val="TableParagraph"/>
              <w:rPr>
                <w:spacing w:val="-2"/>
                <w:sz w:val="22"/>
                <w:szCs w:val="22"/>
                <w:lang w:eastAsia="en-US"/>
              </w:rPr>
            </w:pPr>
          </w:p>
          <w:p w14:paraId="62D0796C" w14:textId="5B2C65F7" w:rsidR="00F023A5" w:rsidRPr="00E06629" w:rsidRDefault="003E2ED2" w:rsidP="00F023A5">
            <w:pPr>
              <w:pStyle w:val="TableParagraph"/>
              <w:ind w:left="0"/>
              <w:rPr>
                <w:spacing w:val="-2"/>
                <w:sz w:val="22"/>
                <w:szCs w:val="22"/>
                <w:lang w:eastAsia="en-US"/>
              </w:rPr>
            </w:pPr>
            <w:r w:rsidRPr="00E06629">
              <w:rPr>
                <w:spacing w:val="-2"/>
                <w:sz w:val="22"/>
                <w:szCs w:val="22"/>
                <w:lang w:eastAsia="en-US"/>
              </w:rPr>
              <w:t>Implementation Team</w:t>
            </w:r>
            <w:r w:rsidR="000E6231" w:rsidRPr="00E06629">
              <w:rPr>
                <w:spacing w:val="-2"/>
                <w:sz w:val="22"/>
                <w:szCs w:val="22"/>
                <w:lang w:eastAsia="en-US"/>
              </w:rPr>
              <w:t xml:space="preserve"> (China)</w:t>
            </w:r>
          </w:p>
        </w:tc>
        <w:tc>
          <w:tcPr>
            <w:tcW w:w="5287" w:type="dxa"/>
          </w:tcPr>
          <w:p w14:paraId="0C34D6B6" w14:textId="317CF06A" w:rsidR="00F023A5" w:rsidRPr="00E06629" w:rsidRDefault="00F023A5" w:rsidP="00F023A5">
            <w:pPr>
              <w:pStyle w:val="TableParagraph"/>
              <w:ind w:right="95"/>
              <w:rPr>
                <w:sz w:val="22"/>
                <w:szCs w:val="22"/>
                <w:lang w:eastAsia="en-US"/>
              </w:rPr>
            </w:pPr>
            <w:r w:rsidRPr="00E06629">
              <w:rPr>
                <w:sz w:val="22"/>
                <w:szCs w:val="22"/>
                <w:lang w:eastAsia="en-US"/>
              </w:rPr>
              <w:t>Responsible for leading the technical activities of the project including consultancy, training, testing, assistance with installations, issue resolution, authoring documentation and support during testing and Shadow system (go-live)</w:t>
            </w:r>
            <w:r w:rsidR="00D02C53" w:rsidRPr="00E06629">
              <w:rPr>
                <w:sz w:val="22"/>
                <w:szCs w:val="22"/>
                <w:lang w:eastAsia="en-US"/>
              </w:rPr>
              <w:t>.</w:t>
            </w:r>
          </w:p>
        </w:tc>
        <w:tc>
          <w:tcPr>
            <w:tcW w:w="1801" w:type="dxa"/>
          </w:tcPr>
          <w:p w14:paraId="2C047244" w14:textId="19FDE5AB" w:rsidR="00F023A5" w:rsidRPr="00E06629" w:rsidRDefault="00671367" w:rsidP="00F023A5">
            <w:pPr>
              <w:pStyle w:val="TableParagraph"/>
              <w:ind w:left="0"/>
              <w:rPr>
                <w:spacing w:val="-2"/>
                <w:sz w:val="22"/>
                <w:szCs w:val="22"/>
                <w:highlight w:val="yellow"/>
                <w:lang w:eastAsia="en-US"/>
              </w:rPr>
            </w:pPr>
            <w:r>
              <w:rPr>
                <w:rFonts w:eastAsia="SimHei" w:hint="eastAsia"/>
                <w:spacing w:val="-2"/>
                <w:sz w:val="22"/>
                <w:szCs w:val="22"/>
                <w:lang w:eastAsia="zh-CN"/>
              </w:rPr>
              <w:t xml:space="preserve">Mengran Xiao, </w:t>
            </w:r>
            <w:r w:rsidR="005D4E8C">
              <w:rPr>
                <w:rFonts w:eastAsia="SimHei" w:hint="eastAsia"/>
                <w:spacing w:val="-2"/>
                <w:sz w:val="22"/>
                <w:szCs w:val="22"/>
                <w:lang w:eastAsia="zh-CN"/>
              </w:rPr>
              <w:t>Gu Cheng</w:t>
            </w:r>
            <w:r w:rsidR="009E6D11" w:rsidRPr="00E06629">
              <w:rPr>
                <w:spacing w:val="-2"/>
                <w:sz w:val="22"/>
                <w:szCs w:val="22"/>
                <w:lang w:eastAsia="en-US"/>
              </w:rPr>
              <w:t xml:space="preserve"> </w:t>
            </w:r>
          </w:p>
        </w:tc>
      </w:tr>
      <w:tr w:rsidR="00F023A5" w:rsidRPr="00E06629" w14:paraId="2FD7BE53" w14:textId="77777777" w:rsidTr="442988A7">
        <w:trPr>
          <w:trHeight w:val="400"/>
        </w:trPr>
        <w:tc>
          <w:tcPr>
            <w:tcW w:w="2330" w:type="dxa"/>
          </w:tcPr>
          <w:p w14:paraId="43FA064A" w14:textId="771C2C1B" w:rsidR="00F023A5" w:rsidRPr="00E06629" w:rsidRDefault="00F023A5" w:rsidP="00F023A5">
            <w:pPr>
              <w:pStyle w:val="TableParagraph"/>
              <w:ind w:left="0"/>
              <w:rPr>
                <w:spacing w:val="-2"/>
                <w:sz w:val="22"/>
                <w:szCs w:val="22"/>
                <w:lang w:eastAsia="en-US"/>
              </w:rPr>
            </w:pPr>
            <w:r w:rsidRPr="00E06629">
              <w:rPr>
                <w:spacing w:val="-2"/>
                <w:sz w:val="22"/>
                <w:szCs w:val="22"/>
                <w:lang w:eastAsia="en-US"/>
              </w:rPr>
              <w:t>LIMS Consultants</w:t>
            </w:r>
            <w:r w:rsidR="000E6231" w:rsidRPr="00E06629">
              <w:rPr>
                <w:spacing w:val="-2"/>
                <w:sz w:val="22"/>
                <w:szCs w:val="22"/>
                <w:lang w:eastAsia="en-US"/>
              </w:rPr>
              <w:t xml:space="preserve"> (China)</w:t>
            </w:r>
          </w:p>
          <w:p w14:paraId="69D015BA" w14:textId="3D284FCA" w:rsidR="00F023A5" w:rsidRPr="00E06629" w:rsidRDefault="00F023A5" w:rsidP="00694CCC">
            <w:pPr>
              <w:pStyle w:val="TableParagraph"/>
              <w:ind w:left="0"/>
              <w:rPr>
                <w:spacing w:val="-2"/>
                <w:sz w:val="22"/>
                <w:szCs w:val="22"/>
                <w:lang w:eastAsia="en-US"/>
              </w:rPr>
            </w:pPr>
          </w:p>
        </w:tc>
        <w:tc>
          <w:tcPr>
            <w:tcW w:w="5287" w:type="dxa"/>
          </w:tcPr>
          <w:p w14:paraId="68F09E3F" w14:textId="30DB9FF3" w:rsidR="00F023A5" w:rsidRPr="00E06629" w:rsidRDefault="00F023A5" w:rsidP="00F023A5">
            <w:pPr>
              <w:pStyle w:val="TableParagraph"/>
              <w:ind w:right="95"/>
              <w:rPr>
                <w:sz w:val="22"/>
                <w:szCs w:val="22"/>
                <w:lang w:eastAsia="en-US"/>
              </w:rPr>
            </w:pPr>
            <w:r w:rsidRPr="00E06629">
              <w:rPr>
                <w:sz w:val="22"/>
                <w:szCs w:val="22"/>
                <w:lang w:eastAsia="en-US"/>
              </w:rPr>
              <w:t xml:space="preserve">Responsible for </w:t>
            </w:r>
            <w:r w:rsidR="00BC67B5" w:rsidRPr="00E06629">
              <w:rPr>
                <w:sz w:val="22"/>
                <w:szCs w:val="22"/>
                <w:lang w:eastAsia="en-US"/>
              </w:rPr>
              <w:t>supporting Implementatio</w:t>
            </w:r>
            <w:r w:rsidR="00BC67B5" w:rsidRPr="00E06629">
              <w:t>n</w:t>
            </w:r>
            <w:r w:rsidR="00BC67B5" w:rsidRPr="00E06629">
              <w:rPr>
                <w:sz w:val="22"/>
                <w:szCs w:val="22"/>
                <w:lang w:eastAsia="en-US"/>
              </w:rPr>
              <w:t xml:space="preserve"> team </w:t>
            </w:r>
            <w:proofErr w:type="gramStart"/>
            <w:r w:rsidR="00BC67B5" w:rsidRPr="00E06629">
              <w:rPr>
                <w:sz w:val="22"/>
                <w:szCs w:val="22"/>
                <w:lang w:eastAsia="en-US"/>
              </w:rPr>
              <w:t xml:space="preserve">for </w:t>
            </w:r>
            <w:r w:rsidRPr="00E06629">
              <w:rPr>
                <w:sz w:val="22"/>
                <w:szCs w:val="22"/>
                <w:lang w:eastAsia="en-US"/>
              </w:rPr>
              <w:t xml:space="preserve"> consultancy</w:t>
            </w:r>
            <w:proofErr w:type="gramEnd"/>
            <w:r w:rsidRPr="00E06629">
              <w:rPr>
                <w:sz w:val="22"/>
                <w:szCs w:val="22"/>
                <w:lang w:eastAsia="en-US"/>
              </w:rPr>
              <w:t>, authoring documentation and additional support as required.</w:t>
            </w:r>
          </w:p>
        </w:tc>
        <w:tc>
          <w:tcPr>
            <w:tcW w:w="1801" w:type="dxa"/>
          </w:tcPr>
          <w:p w14:paraId="71F3C4F4" w14:textId="17D04D33" w:rsidR="00F023A5" w:rsidRPr="00BC780E" w:rsidRDefault="00BC780E" w:rsidP="00F023A5">
            <w:pPr>
              <w:pStyle w:val="TableParagraph"/>
              <w:ind w:left="0"/>
              <w:rPr>
                <w:rFonts w:eastAsia="SimHei"/>
                <w:spacing w:val="-2"/>
                <w:sz w:val="22"/>
                <w:szCs w:val="22"/>
                <w:lang w:eastAsia="zh-CN"/>
              </w:rPr>
            </w:pPr>
            <w:r>
              <w:rPr>
                <w:rFonts w:eastAsia="SimHei" w:hint="eastAsia"/>
                <w:spacing w:val="-2"/>
                <w:lang w:eastAsia="zh-CN"/>
              </w:rPr>
              <w:t>Nicole Niu</w:t>
            </w:r>
          </w:p>
        </w:tc>
      </w:tr>
      <w:tr w:rsidR="000E6231" w:rsidRPr="00E06629" w14:paraId="27264E1F" w14:textId="77777777" w:rsidTr="442988A7">
        <w:trPr>
          <w:trHeight w:val="400"/>
        </w:trPr>
        <w:tc>
          <w:tcPr>
            <w:tcW w:w="2330" w:type="dxa"/>
          </w:tcPr>
          <w:p w14:paraId="673A545E" w14:textId="77777777" w:rsidR="000E6231" w:rsidRPr="00E06629" w:rsidRDefault="000E6231" w:rsidP="000E6231">
            <w:pPr>
              <w:pStyle w:val="TableParagraph"/>
              <w:rPr>
                <w:spacing w:val="-2"/>
                <w:sz w:val="22"/>
                <w:szCs w:val="22"/>
                <w:lang w:eastAsia="en-US"/>
              </w:rPr>
            </w:pPr>
          </w:p>
          <w:p w14:paraId="7F67361F" w14:textId="1DFFFC1B" w:rsidR="000E6231" w:rsidRPr="00E06629" w:rsidRDefault="000E6231" w:rsidP="000E6231">
            <w:pPr>
              <w:pStyle w:val="TableParagraph"/>
              <w:ind w:left="0"/>
              <w:rPr>
                <w:spacing w:val="-2"/>
              </w:rPr>
            </w:pPr>
            <w:r w:rsidRPr="00E06629">
              <w:rPr>
                <w:spacing w:val="-2"/>
                <w:sz w:val="22"/>
                <w:szCs w:val="22"/>
                <w:lang w:eastAsia="en-US"/>
              </w:rPr>
              <w:t>Implementation Team (Global)</w:t>
            </w:r>
          </w:p>
        </w:tc>
        <w:tc>
          <w:tcPr>
            <w:tcW w:w="5287" w:type="dxa"/>
          </w:tcPr>
          <w:p w14:paraId="35944A5C" w14:textId="418F65AB" w:rsidR="000E6231" w:rsidRPr="00E06629" w:rsidRDefault="000E6231" w:rsidP="000E6231">
            <w:pPr>
              <w:pStyle w:val="TableParagraph"/>
              <w:ind w:right="95"/>
            </w:pPr>
            <w:r w:rsidRPr="00E06629">
              <w:rPr>
                <w:sz w:val="22"/>
                <w:szCs w:val="22"/>
                <w:lang w:eastAsia="en-US"/>
              </w:rPr>
              <w:t>Responsible for leading the technical activities of the project including consultancy, training, testing, assistance with installations, issue resolution, authoring documentation and support during testing and Shadow system (go-live).</w:t>
            </w:r>
          </w:p>
        </w:tc>
        <w:tc>
          <w:tcPr>
            <w:tcW w:w="1801" w:type="dxa"/>
          </w:tcPr>
          <w:p w14:paraId="14F57215" w14:textId="3BCDB5E0" w:rsidR="000E6231" w:rsidRPr="006C5577" w:rsidRDefault="006C5577" w:rsidP="000E6231">
            <w:pPr>
              <w:pStyle w:val="TableParagraph"/>
              <w:ind w:left="0"/>
              <w:rPr>
                <w:rFonts w:eastAsia="SimHei"/>
                <w:spacing w:val="-2"/>
                <w:lang w:val="it-IT" w:eastAsia="zh-CN"/>
              </w:rPr>
            </w:pPr>
            <w:r w:rsidRPr="006C5577">
              <w:rPr>
                <w:spacing w:val="-2"/>
                <w:lang w:val="it-IT"/>
              </w:rPr>
              <w:t>Vinothkumar</w:t>
            </w:r>
            <w:r>
              <w:rPr>
                <w:rFonts w:eastAsia="SimHei" w:hint="eastAsia"/>
                <w:spacing w:val="-2"/>
                <w:lang w:val="it-IT" w:eastAsia="zh-CN"/>
              </w:rPr>
              <w:t xml:space="preserve"> </w:t>
            </w:r>
            <w:r w:rsidRPr="006C5577">
              <w:rPr>
                <w:spacing w:val="-2"/>
                <w:lang w:val="it-IT"/>
              </w:rPr>
              <w:t>Manimuthu</w:t>
            </w:r>
          </w:p>
        </w:tc>
      </w:tr>
      <w:tr w:rsidR="000E6231" w:rsidRPr="00E06629" w14:paraId="06980E4F" w14:textId="77777777" w:rsidTr="442988A7">
        <w:trPr>
          <w:trHeight w:val="400"/>
        </w:trPr>
        <w:tc>
          <w:tcPr>
            <w:tcW w:w="2330" w:type="dxa"/>
          </w:tcPr>
          <w:p w14:paraId="353C3A06" w14:textId="7FEFE2DC" w:rsidR="000E6231" w:rsidRPr="00E06629" w:rsidRDefault="000E6231" w:rsidP="000E6231">
            <w:pPr>
              <w:pStyle w:val="TableParagraph"/>
              <w:ind w:left="0"/>
              <w:rPr>
                <w:spacing w:val="-2"/>
                <w:sz w:val="22"/>
                <w:szCs w:val="22"/>
                <w:lang w:eastAsia="en-US"/>
              </w:rPr>
            </w:pPr>
            <w:r w:rsidRPr="00E06629">
              <w:rPr>
                <w:spacing w:val="-2"/>
                <w:sz w:val="22"/>
                <w:szCs w:val="22"/>
                <w:lang w:eastAsia="en-US"/>
              </w:rPr>
              <w:t>LIMS Consultants (Global)</w:t>
            </w:r>
          </w:p>
          <w:p w14:paraId="5978DEA4" w14:textId="77777777" w:rsidR="000E6231" w:rsidRPr="00E06629" w:rsidRDefault="000E6231" w:rsidP="000E6231">
            <w:pPr>
              <w:pStyle w:val="TableParagraph"/>
              <w:ind w:left="0"/>
              <w:rPr>
                <w:spacing w:val="-2"/>
              </w:rPr>
            </w:pPr>
          </w:p>
        </w:tc>
        <w:tc>
          <w:tcPr>
            <w:tcW w:w="5287" w:type="dxa"/>
          </w:tcPr>
          <w:p w14:paraId="0D0229C0" w14:textId="06CAF055" w:rsidR="000E6231" w:rsidRPr="00E06629" w:rsidRDefault="000E6231" w:rsidP="000E6231">
            <w:pPr>
              <w:pStyle w:val="TableParagraph"/>
              <w:ind w:right="95"/>
            </w:pPr>
            <w:r w:rsidRPr="00E06629">
              <w:rPr>
                <w:sz w:val="22"/>
                <w:szCs w:val="22"/>
                <w:lang w:eastAsia="en-US"/>
              </w:rPr>
              <w:t xml:space="preserve">Responsible for </w:t>
            </w:r>
            <w:r w:rsidR="00BC67B5" w:rsidRPr="00E06629">
              <w:rPr>
                <w:sz w:val="22"/>
                <w:szCs w:val="22"/>
                <w:lang w:eastAsia="en-US"/>
              </w:rPr>
              <w:t>supporting Implementatio</w:t>
            </w:r>
            <w:r w:rsidR="00BC67B5" w:rsidRPr="00E06629">
              <w:t>n</w:t>
            </w:r>
            <w:r w:rsidR="00BC67B5" w:rsidRPr="00E06629">
              <w:rPr>
                <w:sz w:val="22"/>
                <w:szCs w:val="22"/>
                <w:lang w:eastAsia="en-US"/>
              </w:rPr>
              <w:t xml:space="preserve"> team </w:t>
            </w:r>
            <w:proofErr w:type="gramStart"/>
            <w:r w:rsidR="00BC67B5" w:rsidRPr="00E06629">
              <w:rPr>
                <w:sz w:val="22"/>
                <w:szCs w:val="22"/>
                <w:lang w:eastAsia="en-US"/>
              </w:rPr>
              <w:t xml:space="preserve">for  </w:t>
            </w:r>
            <w:r w:rsidRPr="00E06629">
              <w:rPr>
                <w:sz w:val="22"/>
                <w:szCs w:val="22"/>
                <w:lang w:eastAsia="en-US"/>
              </w:rPr>
              <w:t>consultancy</w:t>
            </w:r>
            <w:proofErr w:type="gramEnd"/>
            <w:r w:rsidRPr="00E06629">
              <w:rPr>
                <w:sz w:val="22"/>
                <w:szCs w:val="22"/>
                <w:lang w:eastAsia="en-US"/>
              </w:rPr>
              <w:t>, authoring documentation and additional support as required.</w:t>
            </w:r>
          </w:p>
        </w:tc>
        <w:tc>
          <w:tcPr>
            <w:tcW w:w="1801" w:type="dxa"/>
          </w:tcPr>
          <w:p w14:paraId="27085B01" w14:textId="6FEA7091" w:rsidR="000E6231" w:rsidRPr="00E06629" w:rsidRDefault="000003CF" w:rsidP="000E6231">
            <w:pPr>
              <w:pStyle w:val="TableParagraph"/>
              <w:ind w:left="0"/>
              <w:rPr>
                <w:spacing w:val="-2"/>
                <w:lang w:val="it-IT"/>
              </w:rPr>
            </w:pPr>
            <w:r w:rsidRPr="00E06629">
              <w:rPr>
                <w:spacing w:val="-2"/>
                <w:lang w:val="it-IT"/>
              </w:rPr>
              <w:t>TBD</w:t>
            </w:r>
          </w:p>
        </w:tc>
      </w:tr>
      <w:tr w:rsidR="005F483E" w:rsidRPr="00E06629" w14:paraId="4463EE4F" w14:textId="77777777" w:rsidTr="442988A7">
        <w:trPr>
          <w:trHeight w:val="400"/>
        </w:trPr>
        <w:tc>
          <w:tcPr>
            <w:tcW w:w="2330" w:type="dxa"/>
          </w:tcPr>
          <w:p w14:paraId="1D30A782" w14:textId="4D6024D4" w:rsidR="005F483E" w:rsidRPr="00E06629" w:rsidRDefault="005F483E" w:rsidP="005F483E">
            <w:pPr>
              <w:pStyle w:val="TableParagraph"/>
              <w:ind w:left="0"/>
              <w:rPr>
                <w:spacing w:val="-2"/>
                <w:sz w:val="22"/>
                <w:szCs w:val="22"/>
                <w:lang w:eastAsia="en-US"/>
              </w:rPr>
            </w:pPr>
            <w:r w:rsidRPr="00E06629">
              <w:rPr>
                <w:spacing w:val="-2"/>
                <w:sz w:val="22"/>
                <w:szCs w:val="22"/>
                <w:lang w:eastAsia="en-US"/>
              </w:rPr>
              <w:t>Trainer</w:t>
            </w:r>
          </w:p>
        </w:tc>
        <w:tc>
          <w:tcPr>
            <w:tcW w:w="5287" w:type="dxa"/>
          </w:tcPr>
          <w:p w14:paraId="6E96F726" w14:textId="19581B51" w:rsidR="005F483E" w:rsidRPr="00E06629" w:rsidRDefault="005F483E" w:rsidP="005F483E">
            <w:pPr>
              <w:pStyle w:val="TableParagraph"/>
              <w:ind w:right="95"/>
            </w:pPr>
            <w:r w:rsidRPr="00E06629">
              <w:rPr>
                <w:sz w:val="22"/>
                <w:szCs w:val="22"/>
                <w:lang w:eastAsia="en-US"/>
              </w:rPr>
              <w:t>Responsible for training</w:t>
            </w:r>
            <w:r w:rsidR="0032604F" w:rsidRPr="00E06629">
              <w:rPr>
                <w:sz w:val="22"/>
                <w:szCs w:val="22"/>
                <w:lang w:eastAsia="en-US"/>
              </w:rPr>
              <w:t xml:space="preserve"> </w:t>
            </w:r>
            <w:r w:rsidRPr="00E06629">
              <w:rPr>
                <w:sz w:val="22"/>
                <w:szCs w:val="22"/>
                <w:lang w:eastAsia="en-US"/>
              </w:rPr>
              <w:t>and additional support as required.</w:t>
            </w:r>
          </w:p>
        </w:tc>
        <w:tc>
          <w:tcPr>
            <w:tcW w:w="1801" w:type="dxa"/>
          </w:tcPr>
          <w:p w14:paraId="30944D3D" w14:textId="27EFEE6F" w:rsidR="005F483E" w:rsidRPr="00E06629" w:rsidRDefault="005F483E" w:rsidP="005F483E">
            <w:pPr>
              <w:pStyle w:val="TableParagraph"/>
              <w:ind w:left="0"/>
              <w:rPr>
                <w:spacing w:val="-2"/>
                <w:lang w:val="it-IT"/>
              </w:rPr>
            </w:pPr>
            <w:r w:rsidRPr="00E06629">
              <w:rPr>
                <w:spacing w:val="-2"/>
                <w:sz w:val="22"/>
                <w:szCs w:val="22"/>
                <w:lang w:val="it-IT" w:eastAsia="en-US"/>
              </w:rPr>
              <w:t>Li Li Zhang</w:t>
            </w:r>
          </w:p>
        </w:tc>
      </w:tr>
      <w:tr w:rsidR="005F483E" w:rsidRPr="00E06629" w14:paraId="282D8C69" w14:textId="77777777" w:rsidTr="442988A7">
        <w:trPr>
          <w:trHeight w:val="404"/>
        </w:trPr>
        <w:tc>
          <w:tcPr>
            <w:tcW w:w="2330" w:type="dxa"/>
          </w:tcPr>
          <w:p w14:paraId="02AD4F65" w14:textId="77777777" w:rsidR="005F483E" w:rsidRPr="00E06629" w:rsidRDefault="005F483E" w:rsidP="005F483E">
            <w:pPr>
              <w:pStyle w:val="TableParagraph"/>
              <w:ind w:left="0"/>
              <w:rPr>
                <w:spacing w:val="-2"/>
                <w:sz w:val="22"/>
                <w:szCs w:val="22"/>
                <w:lang w:eastAsia="en-US"/>
              </w:rPr>
            </w:pPr>
            <w:r w:rsidRPr="00E06629">
              <w:rPr>
                <w:spacing w:val="-2"/>
                <w:sz w:val="22"/>
                <w:szCs w:val="22"/>
                <w:lang w:eastAsia="en-US"/>
              </w:rPr>
              <w:t>Support</w:t>
            </w:r>
          </w:p>
        </w:tc>
        <w:tc>
          <w:tcPr>
            <w:tcW w:w="5287" w:type="dxa"/>
          </w:tcPr>
          <w:p w14:paraId="1645922F" w14:textId="09E878D6" w:rsidR="005F483E" w:rsidRPr="00E06629" w:rsidRDefault="005F483E" w:rsidP="005F483E">
            <w:pPr>
              <w:pStyle w:val="TableParagraph"/>
              <w:ind w:right="95"/>
              <w:rPr>
                <w:sz w:val="22"/>
                <w:szCs w:val="22"/>
                <w:lang w:eastAsia="en-US"/>
              </w:rPr>
            </w:pPr>
            <w:r w:rsidRPr="00E06629">
              <w:rPr>
                <w:sz w:val="22"/>
                <w:szCs w:val="22"/>
                <w:lang w:eastAsia="en-US"/>
              </w:rPr>
              <w:t xml:space="preserve">Responsible </w:t>
            </w:r>
            <w:proofErr w:type="gramStart"/>
            <w:r w:rsidRPr="00E06629">
              <w:rPr>
                <w:sz w:val="22"/>
                <w:szCs w:val="22"/>
                <w:lang w:eastAsia="en-US"/>
              </w:rPr>
              <w:t>to support</w:t>
            </w:r>
            <w:proofErr w:type="gramEnd"/>
            <w:r w:rsidRPr="00E06629">
              <w:rPr>
                <w:sz w:val="22"/>
                <w:szCs w:val="22"/>
                <w:lang w:eastAsia="en-US"/>
              </w:rPr>
              <w:t xml:space="preserve"> the implementation team with technical support.</w:t>
            </w:r>
          </w:p>
        </w:tc>
        <w:tc>
          <w:tcPr>
            <w:tcW w:w="1801" w:type="dxa"/>
          </w:tcPr>
          <w:p w14:paraId="0605D0F2" w14:textId="121F5C3B" w:rsidR="005F483E" w:rsidRPr="00E06629" w:rsidRDefault="005F483E" w:rsidP="005F483E">
            <w:pPr>
              <w:pStyle w:val="TableParagraph"/>
              <w:ind w:left="0"/>
              <w:rPr>
                <w:spacing w:val="-2"/>
                <w:sz w:val="22"/>
                <w:szCs w:val="22"/>
                <w:lang w:eastAsia="en-US"/>
              </w:rPr>
            </w:pPr>
            <w:r w:rsidRPr="00E06629">
              <w:rPr>
                <w:spacing w:val="-2"/>
                <w:sz w:val="22"/>
                <w:szCs w:val="22"/>
                <w:lang w:eastAsia="en-US"/>
              </w:rPr>
              <w:t>Sunny Challabathula</w:t>
            </w:r>
          </w:p>
        </w:tc>
      </w:tr>
    </w:tbl>
    <w:p w14:paraId="6CDAF64D" w14:textId="3BE266B9" w:rsidR="00A31CA9" w:rsidRPr="00E06629" w:rsidRDefault="00A31CA9" w:rsidP="00A31CA9">
      <w:pPr>
        <w:pStyle w:val="Heading3"/>
        <w:rPr>
          <w:rFonts w:cs="Calibri"/>
        </w:rPr>
      </w:pPr>
      <w:bookmarkStart w:id="1605" w:name="_Toc144913294"/>
      <w:bookmarkStart w:id="1606" w:name="_Toc201682711"/>
      <w:bookmarkStart w:id="1607" w:name="_Hlk152135175"/>
      <w:r w:rsidRPr="00E06629">
        <w:rPr>
          <w:rFonts w:cs="Calibri"/>
        </w:rPr>
        <w:t>Customer Responsibilities</w:t>
      </w:r>
      <w:bookmarkEnd w:id="1605"/>
      <w:bookmarkEnd w:id="1606"/>
    </w:p>
    <w:tbl>
      <w:tblPr>
        <w:tblStyle w:val="TFSTable1"/>
        <w:tblW w:w="9454" w:type="dxa"/>
        <w:tblLayout w:type="fixed"/>
        <w:tblLook w:val="01E0" w:firstRow="1" w:lastRow="1" w:firstColumn="1" w:lastColumn="1" w:noHBand="0" w:noVBand="0"/>
      </w:tblPr>
      <w:tblGrid>
        <w:gridCol w:w="1971"/>
        <w:gridCol w:w="7483"/>
      </w:tblGrid>
      <w:tr w:rsidR="00960C15" w:rsidRPr="00E06629" w14:paraId="17A341EB" w14:textId="77777777" w:rsidTr="005E21C3">
        <w:trPr>
          <w:cnfStyle w:val="100000000000" w:firstRow="1" w:lastRow="0" w:firstColumn="0" w:lastColumn="0" w:oddVBand="0" w:evenVBand="0" w:oddHBand="0" w:evenHBand="0" w:firstRowFirstColumn="0" w:firstRowLastColumn="0" w:lastRowFirstColumn="0" w:lastRowLastColumn="0"/>
          <w:trHeight w:val="384"/>
        </w:trPr>
        <w:tc>
          <w:tcPr>
            <w:tcW w:w="1971" w:type="dxa"/>
          </w:tcPr>
          <w:p w14:paraId="2280199A" w14:textId="77777777" w:rsidR="00960C15" w:rsidRPr="00E06629" w:rsidRDefault="00960C15" w:rsidP="00960C15">
            <w:pPr>
              <w:widowControl w:val="0"/>
              <w:autoSpaceDE w:val="0"/>
              <w:autoSpaceDN w:val="0"/>
              <w:spacing w:before="21"/>
              <w:ind w:left="107"/>
              <w:rPr>
                <w:rFonts w:eastAsia="Calibri" w:cs="Calibri"/>
                <w:sz w:val="22"/>
                <w:szCs w:val="22"/>
              </w:rPr>
            </w:pPr>
            <w:r w:rsidRPr="00E06629">
              <w:rPr>
                <w:rFonts w:eastAsia="Calibri" w:cs="Calibri"/>
                <w:color w:val="FFFFFF"/>
                <w:spacing w:val="-4"/>
                <w:sz w:val="22"/>
                <w:szCs w:val="22"/>
              </w:rPr>
              <w:t>Role</w:t>
            </w:r>
          </w:p>
        </w:tc>
        <w:tc>
          <w:tcPr>
            <w:tcW w:w="7483" w:type="dxa"/>
          </w:tcPr>
          <w:p w14:paraId="2762E2CB" w14:textId="77777777" w:rsidR="00960C15" w:rsidRPr="00E06629" w:rsidRDefault="00960C15" w:rsidP="00960C15">
            <w:pPr>
              <w:widowControl w:val="0"/>
              <w:autoSpaceDE w:val="0"/>
              <w:autoSpaceDN w:val="0"/>
              <w:spacing w:before="21"/>
              <w:ind w:left="108"/>
              <w:rPr>
                <w:rFonts w:eastAsia="Calibri" w:cs="Calibri"/>
                <w:sz w:val="22"/>
                <w:szCs w:val="22"/>
              </w:rPr>
            </w:pPr>
            <w:r w:rsidRPr="00E06629">
              <w:rPr>
                <w:rFonts w:eastAsia="Calibri" w:cs="Calibri"/>
                <w:color w:val="FFFFFF"/>
                <w:spacing w:val="-2"/>
                <w:sz w:val="22"/>
                <w:szCs w:val="22"/>
              </w:rPr>
              <w:t>Responsibilities</w:t>
            </w:r>
          </w:p>
        </w:tc>
      </w:tr>
      <w:tr w:rsidR="00960C15" w:rsidRPr="00E06629" w14:paraId="7037A887" w14:textId="77777777" w:rsidTr="005E21C3">
        <w:trPr>
          <w:trHeight w:val="3449"/>
        </w:trPr>
        <w:tc>
          <w:tcPr>
            <w:tcW w:w="1971" w:type="dxa"/>
          </w:tcPr>
          <w:p w14:paraId="6D248260" w14:textId="77777777" w:rsidR="00960C15" w:rsidRPr="00E06629" w:rsidRDefault="00960C15" w:rsidP="00960C15">
            <w:pPr>
              <w:widowControl w:val="0"/>
              <w:autoSpaceDE w:val="0"/>
              <w:autoSpaceDN w:val="0"/>
              <w:spacing w:line="268" w:lineRule="exact"/>
              <w:ind w:left="107"/>
              <w:rPr>
                <w:rFonts w:eastAsia="Calibri" w:cs="Calibri"/>
                <w:sz w:val="22"/>
                <w:szCs w:val="22"/>
              </w:rPr>
            </w:pPr>
            <w:r w:rsidRPr="00E06629">
              <w:rPr>
                <w:rFonts w:eastAsia="Calibri" w:cs="Calibri"/>
                <w:spacing w:val="-2"/>
                <w:sz w:val="22"/>
                <w:szCs w:val="22"/>
              </w:rPr>
              <w:lastRenderedPageBreak/>
              <w:t>Sponsor</w:t>
            </w:r>
          </w:p>
        </w:tc>
        <w:tc>
          <w:tcPr>
            <w:tcW w:w="7483" w:type="dxa"/>
          </w:tcPr>
          <w:p w14:paraId="2CAA8AF2" w14:textId="58F8EE91" w:rsidR="00960C15" w:rsidRPr="00E06629" w:rsidRDefault="00960C15" w:rsidP="00960C15">
            <w:pPr>
              <w:widowControl w:val="0"/>
              <w:autoSpaceDE w:val="0"/>
              <w:autoSpaceDN w:val="0"/>
              <w:ind w:left="108" w:right="84"/>
              <w:jc w:val="both"/>
              <w:rPr>
                <w:rFonts w:eastAsia="Calibri" w:cs="Calibri"/>
                <w:sz w:val="22"/>
                <w:szCs w:val="22"/>
              </w:rPr>
            </w:pPr>
            <w:r w:rsidRPr="00E06629">
              <w:rPr>
                <w:rFonts w:eastAsia="Calibri" w:cs="Calibri"/>
                <w:sz w:val="22"/>
                <w:szCs w:val="22"/>
              </w:rPr>
              <w:t>The Project Sponsor (or Steering Committee) is normally responsible for signing off the project’s budget and for ensuring the business receives the planned LIMS benefits. Key responsibilities include:</w:t>
            </w:r>
          </w:p>
          <w:p w14:paraId="25A13950" w14:textId="77777777" w:rsidR="00960C15" w:rsidRPr="00E06629" w:rsidRDefault="00960C15" w:rsidP="00400414">
            <w:pPr>
              <w:widowControl w:val="0"/>
              <w:numPr>
                <w:ilvl w:val="0"/>
                <w:numId w:val="9"/>
              </w:numPr>
              <w:tabs>
                <w:tab w:val="left" w:pos="828"/>
                <w:tab w:val="left" w:pos="829"/>
              </w:tabs>
              <w:autoSpaceDE w:val="0"/>
              <w:autoSpaceDN w:val="0"/>
              <w:spacing w:before="118"/>
              <w:ind w:right="947"/>
              <w:rPr>
                <w:rFonts w:eastAsia="Calibri" w:cs="Calibri"/>
                <w:sz w:val="22"/>
                <w:szCs w:val="22"/>
              </w:rPr>
            </w:pPr>
            <w:r w:rsidRPr="00E06629">
              <w:rPr>
                <w:rFonts w:eastAsia="Calibri" w:cs="Calibri"/>
                <w:sz w:val="22"/>
                <w:szCs w:val="22"/>
              </w:rPr>
              <w:t>Ensuring</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4"/>
                <w:sz w:val="22"/>
                <w:szCs w:val="22"/>
              </w:rPr>
              <w:t xml:space="preserve"> </w:t>
            </w:r>
            <w:r w:rsidRPr="00E06629">
              <w:rPr>
                <w:rFonts w:eastAsia="Calibri" w:cs="Calibri"/>
                <w:sz w:val="22"/>
                <w:szCs w:val="22"/>
              </w:rPr>
              <w:t>project</w:t>
            </w:r>
            <w:r w:rsidRPr="00E06629">
              <w:rPr>
                <w:rFonts w:eastAsia="Calibri" w:cs="Calibri"/>
                <w:spacing w:val="-6"/>
                <w:sz w:val="22"/>
                <w:szCs w:val="22"/>
              </w:rPr>
              <w:t xml:space="preserve"> </w:t>
            </w:r>
            <w:r w:rsidRPr="00E06629">
              <w:rPr>
                <w:rFonts w:eastAsia="Calibri" w:cs="Calibri"/>
                <w:sz w:val="22"/>
                <w:szCs w:val="22"/>
              </w:rPr>
              <w:t>is</w:t>
            </w:r>
            <w:r w:rsidRPr="00E06629">
              <w:rPr>
                <w:rFonts w:eastAsia="Calibri" w:cs="Calibri"/>
                <w:spacing w:val="-4"/>
                <w:sz w:val="22"/>
                <w:szCs w:val="22"/>
              </w:rPr>
              <w:t xml:space="preserve"> </w:t>
            </w:r>
            <w:r w:rsidRPr="00E06629">
              <w:rPr>
                <w:rFonts w:eastAsia="Calibri" w:cs="Calibri"/>
                <w:sz w:val="22"/>
                <w:szCs w:val="22"/>
              </w:rPr>
              <w:t>aligned</w:t>
            </w:r>
            <w:r w:rsidRPr="00E06629">
              <w:rPr>
                <w:rFonts w:eastAsia="Calibri" w:cs="Calibri"/>
                <w:spacing w:val="-4"/>
                <w:sz w:val="22"/>
                <w:szCs w:val="22"/>
              </w:rPr>
              <w:t xml:space="preserve"> </w:t>
            </w:r>
            <w:r w:rsidRPr="00E06629">
              <w:rPr>
                <w:rFonts w:eastAsia="Calibri" w:cs="Calibri"/>
                <w:sz w:val="22"/>
                <w:szCs w:val="22"/>
              </w:rPr>
              <w:t>with</w:t>
            </w:r>
            <w:r w:rsidRPr="00E06629">
              <w:rPr>
                <w:rFonts w:eastAsia="Calibri" w:cs="Calibri"/>
                <w:spacing w:val="-5"/>
                <w:sz w:val="22"/>
                <w:szCs w:val="22"/>
              </w:rPr>
              <w:t xml:space="preserve"> </w:t>
            </w:r>
            <w:r w:rsidRPr="00E06629">
              <w:rPr>
                <w:rFonts w:eastAsia="Calibri" w:cs="Calibri"/>
                <w:sz w:val="22"/>
                <w:szCs w:val="22"/>
              </w:rPr>
              <w:t>business</w:t>
            </w:r>
            <w:r w:rsidRPr="00E06629">
              <w:rPr>
                <w:rFonts w:eastAsia="Calibri" w:cs="Calibri"/>
                <w:spacing w:val="-6"/>
                <w:sz w:val="22"/>
                <w:szCs w:val="22"/>
              </w:rPr>
              <w:t xml:space="preserve"> </w:t>
            </w:r>
            <w:r w:rsidRPr="00E06629">
              <w:rPr>
                <w:rFonts w:eastAsia="Calibri" w:cs="Calibri"/>
                <w:sz w:val="22"/>
                <w:szCs w:val="22"/>
              </w:rPr>
              <w:t>objectives</w:t>
            </w:r>
            <w:r w:rsidRPr="00E06629">
              <w:rPr>
                <w:rFonts w:eastAsia="Calibri" w:cs="Calibri"/>
                <w:spacing w:val="-4"/>
                <w:sz w:val="22"/>
                <w:szCs w:val="22"/>
              </w:rPr>
              <w:t xml:space="preserve"> </w:t>
            </w:r>
            <w:r w:rsidRPr="00E06629">
              <w:rPr>
                <w:rFonts w:eastAsia="Calibri" w:cs="Calibri"/>
                <w:sz w:val="22"/>
                <w:szCs w:val="22"/>
              </w:rPr>
              <w:t>and governed correctly</w:t>
            </w:r>
          </w:p>
          <w:p w14:paraId="35206BE8" w14:textId="77777777" w:rsidR="00960C15" w:rsidRPr="00E06629" w:rsidRDefault="00960C15" w:rsidP="00400414">
            <w:pPr>
              <w:widowControl w:val="0"/>
              <w:numPr>
                <w:ilvl w:val="0"/>
                <w:numId w:val="9"/>
              </w:numPr>
              <w:tabs>
                <w:tab w:val="left" w:pos="828"/>
                <w:tab w:val="left" w:pos="829"/>
              </w:tabs>
              <w:autoSpaceDE w:val="0"/>
              <w:autoSpaceDN w:val="0"/>
              <w:ind w:right="166"/>
              <w:rPr>
                <w:rFonts w:eastAsia="Calibri" w:cs="Calibri"/>
                <w:sz w:val="22"/>
                <w:szCs w:val="22"/>
              </w:rPr>
            </w:pPr>
            <w:r w:rsidRPr="00E06629">
              <w:rPr>
                <w:rFonts w:eastAsia="Calibri" w:cs="Calibri"/>
                <w:sz w:val="22"/>
                <w:szCs w:val="22"/>
              </w:rPr>
              <w:t>Ensuring all senior managers know what the project is trying to deliver</w:t>
            </w:r>
            <w:r w:rsidRPr="00E06629">
              <w:rPr>
                <w:rFonts w:eastAsia="Calibri" w:cs="Calibri"/>
                <w:spacing w:val="-5"/>
                <w:sz w:val="22"/>
                <w:szCs w:val="22"/>
              </w:rPr>
              <w:t xml:space="preserve"> </w:t>
            </w:r>
            <w:r w:rsidRPr="00E06629">
              <w:rPr>
                <w:rFonts w:eastAsia="Calibri" w:cs="Calibri"/>
                <w:sz w:val="22"/>
                <w:szCs w:val="22"/>
              </w:rPr>
              <w:t>to</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2"/>
                <w:sz w:val="22"/>
                <w:szCs w:val="22"/>
              </w:rPr>
              <w:t xml:space="preserve"> </w:t>
            </w:r>
            <w:r w:rsidRPr="00E06629">
              <w:rPr>
                <w:rFonts w:eastAsia="Calibri" w:cs="Calibri"/>
                <w:sz w:val="22"/>
                <w:szCs w:val="22"/>
              </w:rPr>
              <w:t>business</w:t>
            </w:r>
            <w:r w:rsidRPr="00E06629">
              <w:rPr>
                <w:rFonts w:eastAsia="Calibri" w:cs="Calibri"/>
                <w:spacing w:val="-3"/>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actively</w:t>
            </w:r>
            <w:r w:rsidRPr="00E06629">
              <w:rPr>
                <w:rFonts w:eastAsia="Calibri" w:cs="Calibri"/>
                <w:spacing w:val="-3"/>
                <w:sz w:val="22"/>
                <w:szCs w:val="22"/>
              </w:rPr>
              <w:t xml:space="preserve"> </w:t>
            </w:r>
            <w:r w:rsidRPr="00E06629">
              <w:rPr>
                <w:rFonts w:eastAsia="Calibri" w:cs="Calibri"/>
                <w:sz w:val="22"/>
                <w:szCs w:val="22"/>
              </w:rPr>
              <w:t>support</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project</w:t>
            </w:r>
            <w:r w:rsidRPr="00E06629">
              <w:rPr>
                <w:rFonts w:eastAsia="Calibri" w:cs="Calibri"/>
                <w:spacing w:val="-3"/>
                <w:sz w:val="22"/>
                <w:szCs w:val="22"/>
              </w:rPr>
              <w:t xml:space="preserve"> </w:t>
            </w:r>
            <w:r w:rsidRPr="00E06629">
              <w:rPr>
                <w:rFonts w:eastAsia="Calibri" w:cs="Calibri"/>
                <w:sz w:val="22"/>
                <w:szCs w:val="22"/>
              </w:rPr>
              <w:t>in</w:t>
            </w:r>
            <w:r w:rsidRPr="00E06629">
              <w:rPr>
                <w:rFonts w:eastAsia="Calibri" w:cs="Calibri"/>
                <w:spacing w:val="-4"/>
                <w:sz w:val="22"/>
                <w:szCs w:val="22"/>
              </w:rPr>
              <w:t xml:space="preserve"> </w:t>
            </w:r>
            <w:r w:rsidRPr="00E06629">
              <w:rPr>
                <w:rFonts w:eastAsia="Calibri" w:cs="Calibri"/>
                <w:sz w:val="22"/>
                <w:szCs w:val="22"/>
              </w:rPr>
              <w:t>their</w:t>
            </w:r>
            <w:r w:rsidRPr="00E06629">
              <w:rPr>
                <w:rFonts w:eastAsia="Calibri" w:cs="Calibri"/>
                <w:spacing w:val="-3"/>
                <w:sz w:val="22"/>
                <w:szCs w:val="22"/>
              </w:rPr>
              <w:t xml:space="preserve"> </w:t>
            </w:r>
            <w:r w:rsidRPr="00E06629">
              <w:rPr>
                <w:rFonts w:eastAsia="Calibri" w:cs="Calibri"/>
                <w:sz w:val="22"/>
                <w:szCs w:val="22"/>
              </w:rPr>
              <w:t xml:space="preserve">daily </w:t>
            </w:r>
            <w:r w:rsidRPr="00E06629">
              <w:rPr>
                <w:rFonts w:eastAsia="Calibri" w:cs="Calibri"/>
                <w:spacing w:val="-2"/>
                <w:sz w:val="22"/>
                <w:szCs w:val="22"/>
              </w:rPr>
              <w:t>actions</w:t>
            </w:r>
          </w:p>
          <w:p w14:paraId="5F27AD23" w14:textId="77777777" w:rsidR="00733CF3" w:rsidRPr="00E06629" w:rsidRDefault="00960C15" w:rsidP="00400414">
            <w:pPr>
              <w:widowControl w:val="0"/>
              <w:numPr>
                <w:ilvl w:val="0"/>
                <w:numId w:val="9"/>
              </w:numPr>
              <w:tabs>
                <w:tab w:val="left" w:pos="828"/>
                <w:tab w:val="left" w:pos="829"/>
              </w:tabs>
              <w:autoSpaceDE w:val="0"/>
              <w:autoSpaceDN w:val="0"/>
              <w:spacing w:before="1"/>
              <w:ind w:right="740"/>
              <w:rPr>
                <w:rFonts w:eastAsia="Calibri" w:cs="Calibri"/>
                <w:sz w:val="22"/>
                <w:szCs w:val="22"/>
              </w:rPr>
            </w:pPr>
            <w:r w:rsidRPr="00E06629">
              <w:rPr>
                <w:rFonts w:eastAsia="Calibri" w:cs="Calibri"/>
                <w:sz w:val="22"/>
                <w:szCs w:val="22"/>
              </w:rPr>
              <w:t>Keeping</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z w:val="22"/>
                <w:szCs w:val="22"/>
              </w:rPr>
              <w:t>team</w:t>
            </w:r>
            <w:r w:rsidRPr="00E06629">
              <w:rPr>
                <w:rFonts w:eastAsia="Calibri" w:cs="Calibri"/>
                <w:spacing w:val="-2"/>
                <w:sz w:val="22"/>
                <w:szCs w:val="22"/>
              </w:rPr>
              <w:t xml:space="preserve"> </w:t>
            </w:r>
            <w:r w:rsidRPr="00E06629">
              <w:rPr>
                <w:rFonts w:eastAsia="Calibri" w:cs="Calibri"/>
                <w:sz w:val="22"/>
                <w:szCs w:val="22"/>
              </w:rPr>
              <w:t>focused</w:t>
            </w:r>
            <w:r w:rsidRPr="00E06629">
              <w:rPr>
                <w:rFonts w:eastAsia="Calibri" w:cs="Calibri"/>
                <w:spacing w:val="-6"/>
                <w:sz w:val="22"/>
                <w:szCs w:val="22"/>
              </w:rPr>
              <w:t xml:space="preserve"> </w:t>
            </w:r>
            <w:r w:rsidRPr="00E06629">
              <w:rPr>
                <w:rFonts w:eastAsia="Calibri" w:cs="Calibri"/>
                <w:sz w:val="22"/>
                <w:szCs w:val="22"/>
              </w:rPr>
              <w:t>on</w:t>
            </w:r>
            <w:r w:rsidRPr="00E06629">
              <w:rPr>
                <w:rFonts w:eastAsia="Calibri" w:cs="Calibri"/>
                <w:spacing w:val="-4"/>
                <w:sz w:val="22"/>
                <w:szCs w:val="22"/>
              </w:rPr>
              <w:t xml:space="preserve"> </w:t>
            </w:r>
            <w:r w:rsidRPr="00E06629">
              <w:rPr>
                <w:rFonts w:eastAsia="Calibri" w:cs="Calibri"/>
                <w:sz w:val="22"/>
                <w:szCs w:val="22"/>
              </w:rPr>
              <w:t>delivering</w:t>
            </w:r>
            <w:r w:rsidRPr="00E06629">
              <w:rPr>
                <w:rFonts w:eastAsia="Calibri" w:cs="Calibri"/>
                <w:spacing w:val="-6"/>
                <w:sz w:val="22"/>
                <w:szCs w:val="22"/>
              </w:rPr>
              <w:t xml:space="preserve"> </w:t>
            </w:r>
            <w:r w:rsidRPr="00E06629">
              <w:rPr>
                <w:rFonts w:eastAsia="Calibri" w:cs="Calibri"/>
                <w:sz w:val="22"/>
                <w:szCs w:val="22"/>
              </w:rPr>
              <w:t>value</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 xml:space="preserve">not getting distracted </w:t>
            </w:r>
            <w:proofErr w:type="gramStart"/>
            <w:r w:rsidRPr="00E06629">
              <w:rPr>
                <w:rFonts w:eastAsia="Calibri" w:cs="Calibri"/>
                <w:sz w:val="22"/>
                <w:szCs w:val="22"/>
              </w:rPr>
              <w:t>onto</w:t>
            </w:r>
            <w:proofErr w:type="gramEnd"/>
            <w:r w:rsidRPr="00E06629">
              <w:rPr>
                <w:rFonts w:eastAsia="Calibri" w:cs="Calibri"/>
                <w:sz w:val="22"/>
                <w:szCs w:val="22"/>
              </w:rPr>
              <w:t xml:space="preserve"> non-essential issues</w:t>
            </w:r>
          </w:p>
          <w:p w14:paraId="089250EF" w14:textId="581956E6" w:rsidR="00960C15" w:rsidRPr="00E06629" w:rsidRDefault="00960C15" w:rsidP="00400414">
            <w:pPr>
              <w:widowControl w:val="0"/>
              <w:numPr>
                <w:ilvl w:val="0"/>
                <w:numId w:val="9"/>
              </w:numPr>
              <w:tabs>
                <w:tab w:val="left" w:pos="828"/>
                <w:tab w:val="left" w:pos="829"/>
              </w:tabs>
              <w:autoSpaceDE w:val="0"/>
              <w:autoSpaceDN w:val="0"/>
              <w:spacing w:before="1"/>
              <w:ind w:right="740"/>
              <w:rPr>
                <w:rFonts w:eastAsia="Calibri" w:cs="Calibri"/>
                <w:sz w:val="22"/>
                <w:szCs w:val="22"/>
              </w:rPr>
            </w:pPr>
            <w:r w:rsidRPr="00E06629">
              <w:rPr>
                <w:rFonts w:eastAsia="Calibri" w:cs="Calibri"/>
                <w:sz w:val="22"/>
                <w:szCs w:val="22"/>
              </w:rPr>
              <w:t>Providing</w:t>
            </w:r>
            <w:r w:rsidRPr="00E06629">
              <w:rPr>
                <w:rFonts w:eastAsia="Calibri" w:cs="Calibri"/>
                <w:spacing w:val="-5"/>
                <w:sz w:val="22"/>
                <w:szCs w:val="22"/>
              </w:rPr>
              <w:t xml:space="preserve"> </w:t>
            </w:r>
            <w:r w:rsidRPr="00E06629">
              <w:rPr>
                <w:rFonts w:eastAsia="Calibri" w:cs="Calibri"/>
                <w:sz w:val="22"/>
                <w:szCs w:val="22"/>
              </w:rPr>
              <w:t>support</w:t>
            </w:r>
            <w:r w:rsidRPr="00E06629">
              <w:rPr>
                <w:rFonts w:eastAsia="Calibri" w:cs="Calibri"/>
                <w:spacing w:val="-4"/>
                <w:sz w:val="22"/>
                <w:szCs w:val="22"/>
              </w:rPr>
              <w:t xml:space="preserve"> </w:t>
            </w:r>
            <w:r w:rsidRPr="00E06629">
              <w:rPr>
                <w:rFonts w:eastAsia="Calibri" w:cs="Calibri"/>
                <w:sz w:val="22"/>
                <w:szCs w:val="22"/>
              </w:rPr>
              <w:t>to</w:t>
            </w:r>
            <w:r w:rsidRPr="00E06629">
              <w:rPr>
                <w:rFonts w:eastAsia="Calibri" w:cs="Calibri"/>
                <w:spacing w:val="-3"/>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pacing w:val="-2"/>
                <w:sz w:val="22"/>
                <w:szCs w:val="22"/>
              </w:rPr>
              <w:t>Manager</w:t>
            </w:r>
          </w:p>
        </w:tc>
      </w:tr>
      <w:tr w:rsidR="00960C15" w:rsidRPr="00E06629" w14:paraId="4512DFDA" w14:textId="77777777" w:rsidTr="005E21C3">
        <w:trPr>
          <w:trHeight w:val="335"/>
        </w:trPr>
        <w:tc>
          <w:tcPr>
            <w:tcW w:w="1971" w:type="dxa"/>
          </w:tcPr>
          <w:p w14:paraId="22493CBB" w14:textId="56A2B30E" w:rsidR="00960C15" w:rsidRPr="00E06629" w:rsidRDefault="00960C15" w:rsidP="00960C15">
            <w:pPr>
              <w:widowControl w:val="0"/>
              <w:autoSpaceDE w:val="0"/>
              <w:autoSpaceDN w:val="0"/>
              <w:spacing w:before="1" w:line="249" w:lineRule="exact"/>
              <w:ind w:left="107"/>
              <w:rPr>
                <w:rFonts w:eastAsia="Calibri" w:cs="Calibri"/>
                <w:sz w:val="22"/>
                <w:szCs w:val="22"/>
              </w:rPr>
            </w:pPr>
            <w:r w:rsidRPr="00E06629">
              <w:rPr>
                <w:rFonts w:eastAsia="Calibri" w:cs="Calibri"/>
                <w:sz w:val="22"/>
                <w:szCs w:val="22"/>
              </w:rPr>
              <w:t>Project</w:t>
            </w:r>
            <w:r w:rsidRPr="00E06629">
              <w:rPr>
                <w:rFonts w:eastAsia="Calibri" w:cs="Calibri"/>
                <w:spacing w:val="-5"/>
                <w:sz w:val="22"/>
                <w:szCs w:val="22"/>
              </w:rPr>
              <w:t xml:space="preserve"> </w:t>
            </w:r>
            <w:r w:rsidR="07C8B217" w:rsidRPr="00E06629">
              <w:rPr>
                <w:rFonts w:eastAsia="Calibri" w:cs="Calibri"/>
                <w:spacing w:val="-2"/>
                <w:sz w:val="22"/>
                <w:szCs w:val="22"/>
              </w:rPr>
              <w:t>Manager</w:t>
            </w:r>
          </w:p>
        </w:tc>
        <w:tc>
          <w:tcPr>
            <w:tcW w:w="7483" w:type="dxa"/>
          </w:tcPr>
          <w:p w14:paraId="6EAB84CF" w14:textId="77777777" w:rsidR="00960C15" w:rsidRPr="00E06629" w:rsidRDefault="00960C15" w:rsidP="00960C15">
            <w:pPr>
              <w:widowControl w:val="0"/>
              <w:autoSpaceDE w:val="0"/>
              <w:autoSpaceDN w:val="0"/>
              <w:spacing w:before="1" w:line="249" w:lineRule="exact"/>
              <w:ind w:left="108"/>
              <w:rPr>
                <w:rFonts w:eastAsia="Calibri" w:cs="Calibri"/>
                <w:sz w:val="22"/>
                <w:szCs w:val="22"/>
              </w:rPr>
            </w:pPr>
            <w:r w:rsidRPr="00E06629">
              <w:rPr>
                <w:rFonts w:eastAsia="Calibri" w:cs="Calibri"/>
                <w:sz w:val="22"/>
                <w:szCs w:val="22"/>
              </w:rPr>
              <w:t>Responsible</w:t>
            </w:r>
            <w:r w:rsidRPr="00E06629">
              <w:rPr>
                <w:rFonts w:eastAsia="Calibri" w:cs="Calibri"/>
                <w:spacing w:val="-8"/>
                <w:sz w:val="22"/>
                <w:szCs w:val="22"/>
              </w:rPr>
              <w:t xml:space="preserve"> </w:t>
            </w:r>
            <w:r w:rsidRPr="00E06629">
              <w:rPr>
                <w:rFonts w:eastAsia="Calibri" w:cs="Calibri"/>
                <w:sz w:val="22"/>
                <w:szCs w:val="22"/>
              </w:rPr>
              <w:t>for</w:t>
            </w:r>
            <w:r w:rsidRPr="00E06629">
              <w:rPr>
                <w:rFonts w:eastAsia="Calibri" w:cs="Calibri"/>
                <w:spacing w:val="-6"/>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overall</w:t>
            </w:r>
            <w:r w:rsidRPr="00E06629">
              <w:rPr>
                <w:rFonts w:eastAsia="Calibri" w:cs="Calibri"/>
                <w:spacing w:val="-6"/>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z w:val="22"/>
                <w:szCs w:val="22"/>
              </w:rPr>
              <w:t>schedule,</w:t>
            </w:r>
            <w:r w:rsidRPr="00E06629">
              <w:rPr>
                <w:rFonts w:eastAsia="Calibri" w:cs="Calibri"/>
                <w:spacing w:val="-3"/>
                <w:sz w:val="22"/>
                <w:szCs w:val="22"/>
              </w:rPr>
              <w:t xml:space="preserve"> </w:t>
            </w:r>
            <w:r w:rsidRPr="00E06629">
              <w:rPr>
                <w:rFonts w:eastAsia="Calibri" w:cs="Calibri"/>
                <w:sz w:val="22"/>
                <w:szCs w:val="22"/>
              </w:rPr>
              <w:t>budget</w:t>
            </w:r>
            <w:r w:rsidR="2B202439" w:rsidRPr="00E06629">
              <w:rPr>
                <w:rFonts w:eastAsia="Calibri" w:cs="Calibri"/>
                <w:sz w:val="22"/>
                <w:szCs w:val="22"/>
              </w:rPr>
              <w:t>,</w:t>
            </w:r>
            <w:r w:rsidRPr="00E06629">
              <w:rPr>
                <w:rFonts w:eastAsia="Calibri" w:cs="Calibri"/>
                <w:spacing w:val="-4"/>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risk</w:t>
            </w:r>
            <w:r w:rsidRPr="00E06629">
              <w:rPr>
                <w:rFonts w:eastAsia="Calibri" w:cs="Calibri"/>
                <w:spacing w:val="-3"/>
                <w:sz w:val="22"/>
                <w:szCs w:val="22"/>
              </w:rPr>
              <w:t xml:space="preserve"> </w:t>
            </w:r>
            <w:r w:rsidRPr="00E06629">
              <w:rPr>
                <w:rFonts w:eastAsia="Calibri" w:cs="Calibri"/>
                <w:spacing w:val="-2"/>
                <w:sz w:val="22"/>
                <w:szCs w:val="22"/>
              </w:rPr>
              <w:t>management</w:t>
            </w:r>
          </w:p>
        </w:tc>
      </w:tr>
      <w:tr w:rsidR="00D535A7" w:rsidRPr="00E06629" w14:paraId="5E2F9140" w14:textId="77777777">
        <w:trPr>
          <w:trHeight w:val="333"/>
        </w:trPr>
        <w:tc>
          <w:tcPr>
            <w:tcW w:w="1971" w:type="dxa"/>
            <w:vAlign w:val="center"/>
          </w:tcPr>
          <w:p w14:paraId="00228258" w14:textId="74627405" w:rsidR="00D535A7" w:rsidRPr="00E06629" w:rsidRDefault="00D535A7" w:rsidP="00D535A7">
            <w:pPr>
              <w:widowControl w:val="0"/>
              <w:autoSpaceDE w:val="0"/>
              <w:autoSpaceDN w:val="0"/>
              <w:spacing w:line="248" w:lineRule="exact"/>
              <w:ind w:left="107"/>
              <w:rPr>
                <w:rFonts w:eastAsia="Calibri" w:cs="Calibri"/>
                <w:sz w:val="22"/>
                <w:szCs w:val="22"/>
              </w:rPr>
            </w:pPr>
            <w:r w:rsidRPr="00E06629">
              <w:rPr>
                <w:rFonts w:cs="Calibri"/>
                <w:sz w:val="22"/>
                <w:szCs w:val="22"/>
              </w:rPr>
              <w:t>Technical Resources</w:t>
            </w:r>
          </w:p>
        </w:tc>
        <w:tc>
          <w:tcPr>
            <w:tcW w:w="7483" w:type="dxa"/>
            <w:vAlign w:val="center"/>
          </w:tcPr>
          <w:p w14:paraId="160D4A89" w14:textId="77777777" w:rsidR="00D535A7" w:rsidRPr="00E06629" w:rsidRDefault="00D535A7" w:rsidP="00D535A7">
            <w:pPr>
              <w:rPr>
                <w:rFonts w:cs="Calibri"/>
                <w:sz w:val="22"/>
                <w:szCs w:val="22"/>
                <w:lang w:val="en-GB"/>
              </w:rPr>
            </w:pPr>
            <w:r w:rsidRPr="00E06629">
              <w:rPr>
                <w:rFonts w:cs="Calibri"/>
                <w:sz w:val="22"/>
                <w:szCs w:val="22"/>
              </w:rPr>
              <w:t>IT resource for installations etc.</w:t>
            </w:r>
          </w:p>
          <w:p w14:paraId="16F12411" w14:textId="39282685" w:rsidR="00D535A7" w:rsidRPr="00E06629" w:rsidRDefault="00D535A7" w:rsidP="00D535A7">
            <w:pPr>
              <w:rPr>
                <w:rFonts w:cs="Calibri"/>
                <w:sz w:val="22"/>
                <w:szCs w:val="22"/>
                <w:lang w:val="en-GB"/>
              </w:rPr>
            </w:pPr>
            <w:r w:rsidRPr="00E06629">
              <w:rPr>
                <w:rFonts w:cs="Calibri"/>
                <w:sz w:val="22"/>
                <w:szCs w:val="22"/>
              </w:rPr>
              <w:t>IT or Business resources for report writing</w:t>
            </w:r>
          </w:p>
          <w:p w14:paraId="3C016D72" w14:textId="77777777" w:rsidR="00D535A7" w:rsidRPr="00E06629" w:rsidRDefault="00D535A7" w:rsidP="00D535A7">
            <w:pPr>
              <w:rPr>
                <w:rFonts w:cs="Calibri"/>
                <w:sz w:val="22"/>
                <w:szCs w:val="22"/>
                <w:lang w:val="en-GB"/>
              </w:rPr>
            </w:pPr>
            <w:r w:rsidRPr="00E06629">
              <w:rPr>
                <w:rFonts w:cs="Calibri"/>
                <w:sz w:val="22"/>
                <w:szCs w:val="22"/>
              </w:rPr>
              <w:t>IT or Business resources for instrument integration</w:t>
            </w:r>
          </w:p>
          <w:p w14:paraId="1DD08AD2" w14:textId="0348A373" w:rsidR="00D535A7" w:rsidRDefault="00D535A7" w:rsidP="00D535A7">
            <w:pPr>
              <w:rPr>
                <w:rFonts w:eastAsia="SimHei" w:cs="Calibri"/>
                <w:sz w:val="22"/>
                <w:szCs w:val="22"/>
                <w:lang w:eastAsia="zh-CN"/>
              </w:rPr>
            </w:pPr>
            <w:r w:rsidRPr="00E06629">
              <w:rPr>
                <w:rFonts w:cs="Calibri"/>
                <w:sz w:val="22"/>
                <w:szCs w:val="22"/>
              </w:rPr>
              <w:t>IT resources for SAP integration</w:t>
            </w:r>
          </w:p>
          <w:p w14:paraId="3C43692C" w14:textId="6A92142F" w:rsidR="002B11E2" w:rsidRPr="00E06629" w:rsidRDefault="002B11E2" w:rsidP="002B11E2">
            <w:pPr>
              <w:rPr>
                <w:rFonts w:cs="Calibri"/>
                <w:sz w:val="22"/>
                <w:szCs w:val="22"/>
                <w:lang w:val="en-GB"/>
              </w:rPr>
            </w:pPr>
            <w:r w:rsidRPr="00E06629">
              <w:rPr>
                <w:rFonts w:cs="Calibri"/>
                <w:sz w:val="22"/>
                <w:szCs w:val="22"/>
              </w:rPr>
              <w:t xml:space="preserve">IT resources for </w:t>
            </w:r>
            <w:r>
              <w:rPr>
                <w:rFonts w:eastAsia="SimHei" w:cs="Calibri" w:hint="eastAsia"/>
                <w:sz w:val="22"/>
                <w:szCs w:val="22"/>
                <w:lang w:eastAsia="zh-CN"/>
              </w:rPr>
              <w:t>MES</w:t>
            </w:r>
            <w:r w:rsidRPr="00E06629">
              <w:rPr>
                <w:rFonts w:cs="Calibri"/>
                <w:sz w:val="22"/>
                <w:szCs w:val="22"/>
              </w:rPr>
              <w:t xml:space="preserve"> integration</w:t>
            </w:r>
          </w:p>
          <w:p w14:paraId="2928CB81" w14:textId="4522F966" w:rsidR="002B11E2" w:rsidRPr="002B11E2" w:rsidRDefault="002B11E2" w:rsidP="00D535A7">
            <w:pPr>
              <w:rPr>
                <w:rFonts w:eastAsia="SimHei" w:cs="Calibri"/>
                <w:sz w:val="22"/>
                <w:szCs w:val="22"/>
                <w:lang w:val="en-GB" w:eastAsia="zh-CN"/>
              </w:rPr>
            </w:pPr>
            <w:r w:rsidRPr="00E06629">
              <w:rPr>
                <w:rFonts w:cs="Calibri"/>
                <w:sz w:val="22"/>
                <w:szCs w:val="22"/>
              </w:rPr>
              <w:t xml:space="preserve">IT resources for </w:t>
            </w:r>
            <w:r>
              <w:rPr>
                <w:rFonts w:eastAsia="SimHei" w:cs="Calibri" w:hint="eastAsia"/>
                <w:sz w:val="22"/>
                <w:szCs w:val="22"/>
                <w:lang w:eastAsia="zh-CN"/>
              </w:rPr>
              <w:t xml:space="preserve">Azure cloud </w:t>
            </w:r>
            <w:r w:rsidR="00E33A4A">
              <w:rPr>
                <w:rFonts w:eastAsia="SimHei" w:cs="Calibri" w:hint="eastAsia"/>
                <w:sz w:val="22"/>
                <w:szCs w:val="22"/>
                <w:lang w:eastAsia="zh-CN"/>
              </w:rPr>
              <w:t>settings/configurations</w:t>
            </w:r>
          </w:p>
          <w:p w14:paraId="619177B2" w14:textId="77777777" w:rsidR="00D535A7" w:rsidRPr="00E06629" w:rsidRDefault="00D535A7" w:rsidP="00D535A7">
            <w:pPr>
              <w:rPr>
                <w:rFonts w:cs="Calibri"/>
                <w:sz w:val="22"/>
                <w:szCs w:val="22"/>
                <w:lang w:val="en-GB"/>
              </w:rPr>
            </w:pPr>
            <w:r w:rsidRPr="00E06629">
              <w:rPr>
                <w:rFonts w:cs="Calibri"/>
                <w:sz w:val="22"/>
                <w:szCs w:val="22"/>
              </w:rPr>
              <w:t>IT or Business resources for end user training</w:t>
            </w:r>
          </w:p>
          <w:p w14:paraId="24A9CD58" w14:textId="77777777" w:rsidR="00D535A7" w:rsidRPr="00E06629" w:rsidRDefault="00D535A7" w:rsidP="00D535A7">
            <w:pPr>
              <w:rPr>
                <w:rFonts w:cs="Calibri"/>
                <w:sz w:val="22"/>
                <w:szCs w:val="22"/>
                <w:lang w:val="en-GB"/>
              </w:rPr>
            </w:pPr>
            <w:r w:rsidRPr="00E06629">
              <w:rPr>
                <w:rFonts w:cs="Calibri"/>
                <w:sz w:val="22"/>
                <w:szCs w:val="22"/>
              </w:rPr>
              <w:t xml:space="preserve">IT or Business resources to </w:t>
            </w:r>
            <w:proofErr w:type="gramStart"/>
            <w:r w:rsidRPr="00E06629">
              <w:rPr>
                <w:rFonts w:cs="Calibri"/>
                <w:sz w:val="22"/>
                <w:szCs w:val="22"/>
              </w:rPr>
              <w:t>set-up</w:t>
            </w:r>
            <w:proofErr w:type="gramEnd"/>
            <w:r w:rsidRPr="00E06629">
              <w:rPr>
                <w:rFonts w:cs="Calibri"/>
                <w:sz w:val="22"/>
                <w:szCs w:val="22"/>
              </w:rPr>
              <w:t xml:space="preserve"> the training environment for Service Provider led courses and to return the training room to the original configuration, once the training has been completed, including installation and removal of training software</w:t>
            </w:r>
          </w:p>
          <w:p w14:paraId="46EF1CC5" w14:textId="2B5A354E" w:rsidR="00D535A7" w:rsidRPr="00E06629" w:rsidRDefault="00D535A7" w:rsidP="00FB33C9">
            <w:pPr>
              <w:widowControl w:val="0"/>
              <w:autoSpaceDE w:val="0"/>
              <w:autoSpaceDN w:val="0"/>
              <w:spacing w:line="248" w:lineRule="exact"/>
              <w:rPr>
                <w:rFonts w:eastAsia="Calibri" w:cs="Calibri"/>
                <w:sz w:val="22"/>
                <w:szCs w:val="22"/>
              </w:rPr>
            </w:pPr>
            <w:r w:rsidRPr="00E06629">
              <w:rPr>
                <w:rFonts w:cs="Calibri"/>
                <w:sz w:val="22"/>
                <w:szCs w:val="22"/>
              </w:rPr>
              <w:t xml:space="preserve">IT or Business resources for </w:t>
            </w:r>
            <w:proofErr w:type="gramStart"/>
            <w:r w:rsidRPr="00E06629">
              <w:rPr>
                <w:rFonts w:cs="Calibri"/>
                <w:sz w:val="22"/>
                <w:szCs w:val="22"/>
              </w:rPr>
              <w:t>other</w:t>
            </w:r>
            <w:proofErr w:type="gramEnd"/>
            <w:r w:rsidRPr="00E06629">
              <w:rPr>
                <w:rFonts w:cs="Calibri"/>
                <w:sz w:val="22"/>
                <w:szCs w:val="22"/>
              </w:rPr>
              <w:t xml:space="preserve"> </w:t>
            </w:r>
            <w:proofErr w:type="gramStart"/>
            <w:r w:rsidRPr="00E06629">
              <w:rPr>
                <w:rFonts w:cs="Calibri"/>
                <w:sz w:val="22"/>
                <w:szCs w:val="22"/>
              </w:rPr>
              <w:t>configuration</w:t>
            </w:r>
            <w:proofErr w:type="gramEnd"/>
            <w:r w:rsidRPr="00E06629">
              <w:rPr>
                <w:rFonts w:cs="Calibri"/>
                <w:sz w:val="22"/>
                <w:szCs w:val="22"/>
              </w:rPr>
              <w:t xml:space="preserve"> as required</w:t>
            </w:r>
            <w:r w:rsidR="00F24D98" w:rsidRPr="00E06629">
              <w:rPr>
                <w:rFonts w:cs="Calibri"/>
                <w:sz w:val="22"/>
                <w:szCs w:val="22"/>
              </w:rPr>
              <w:t>.</w:t>
            </w:r>
          </w:p>
        </w:tc>
      </w:tr>
      <w:tr w:rsidR="00D535A7" w:rsidRPr="00E06629" w14:paraId="62123C24" w14:textId="77777777">
        <w:trPr>
          <w:trHeight w:val="333"/>
        </w:trPr>
        <w:tc>
          <w:tcPr>
            <w:tcW w:w="1971" w:type="dxa"/>
            <w:vAlign w:val="center"/>
          </w:tcPr>
          <w:p w14:paraId="19F76A6C" w14:textId="4665B38C" w:rsidR="00D535A7" w:rsidRPr="00E06629" w:rsidRDefault="00D535A7" w:rsidP="00D535A7">
            <w:pPr>
              <w:widowControl w:val="0"/>
              <w:autoSpaceDE w:val="0"/>
              <w:autoSpaceDN w:val="0"/>
              <w:spacing w:line="248" w:lineRule="exact"/>
              <w:ind w:left="107"/>
              <w:rPr>
                <w:rFonts w:eastAsia="Calibri" w:cs="Calibri"/>
                <w:sz w:val="22"/>
                <w:szCs w:val="22"/>
              </w:rPr>
            </w:pPr>
            <w:r w:rsidRPr="00E06629">
              <w:rPr>
                <w:rFonts w:cs="Calibri"/>
                <w:sz w:val="22"/>
                <w:szCs w:val="22"/>
              </w:rPr>
              <w:t>Subject Matter Experts (SMEs)</w:t>
            </w:r>
            <w:r w:rsidR="000C6B21" w:rsidRPr="00E06629">
              <w:rPr>
                <w:rFonts w:cs="Calibri"/>
                <w:sz w:val="22"/>
                <w:szCs w:val="22"/>
              </w:rPr>
              <w:t>/Product Owner</w:t>
            </w:r>
          </w:p>
        </w:tc>
        <w:tc>
          <w:tcPr>
            <w:tcW w:w="7483" w:type="dxa"/>
            <w:vAlign w:val="center"/>
          </w:tcPr>
          <w:p w14:paraId="176B89C4" w14:textId="77777777" w:rsidR="00F57D44" w:rsidRPr="00E06629" w:rsidRDefault="00D535A7" w:rsidP="001F7C45">
            <w:pPr>
              <w:widowControl w:val="0"/>
              <w:autoSpaceDE w:val="0"/>
              <w:autoSpaceDN w:val="0"/>
              <w:spacing w:line="248" w:lineRule="exact"/>
              <w:rPr>
                <w:rFonts w:cs="Calibri"/>
                <w:sz w:val="22"/>
                <w:szCs w:val="22"/>
              </w:rPr>
            </w:pPr>
            <w:r w:rsidRPr="00E06629">
              <w:rPr>
                <w:rFonts w:cs="Calibri"/>
                <w:sz w:val="22"/>
                <w:szCs w:val="22"/>
              </w:rPr>
              <w:t xml:space="preserve">Responsible for providing details and clarification </w:t>
            </w:r>
            <w:proofErr w:type="gramStart"/>
            <w:r w:rsidRPr="00E06629">
              <w:rPr>
                <w:rFonts w:cs="Calibri"/>
                <w:sz w:val="22"/>
                <w:szCs w:val="22"/>
              </w:rPr>
              <w:t>on</w:t>
            </w:r>
            <w:proofErr w:type="gramEnd"/>
            <w:r w:rsidRPr="00E06629">
              <w:rPr>
                <w:rFonts w:cs="Calibri"/>
                <w:sz w:val="22"/>
                <w:szCs w:val="22"/>
              </w:rPr>
              <w:t xml:space="preserve"> requirements of functionality</w:t>
            </w:r>
            <w:r w:rsidR="00F24D98" w:rsidRPr="00E06629">
              <w:rPr>
                <w:rFonts w:cs="Calibri"/>
                <w:sz w:val="22"/>
                <w:szCs w:val="22"/>
              </w:rPr>
              <w:t>.</w:t>
            </w:r>
          </w:p>
          <w:p w14:paraId="7E5042AF" w14:textId="0740E277" w:rsidR="009A7F6D" w:rsidRPr="00E06629" w:rsidRDefault="005C2558" w:rsidP="00F57D44">
            <w:pPr>
              <w:widowControl w:val="0"/>
              <w:autoSpaceDE w:val="0"/>
              <w:autoSpaceDN w:val="0"/>
              <w:spacing w:line="248" w:lineRule="exact"/>
              <w:rPr>
                <w:rStyle w:val="ui-provider"/>
                <w:rFonts w:cs="Calibri"/>
                <w:sz w:val="22"/>
                <w:szCs w:val="22"/>
              </w:rPr>
            </w:pPr>
            <w:r w:rsidRPr="00E06629">
              <w:rPr>
                <w:rStyle w:val="ui-provider"/>
                <w:rFonts w:cs="Calibri"/>
                <w:sz w:val="22"/>
                <w:szCs w:val="22"/>
              </w:rPr>
              <w:t xml:space="preserve">The Product Owner is accountable for maximizing the value of the product resulting from the work of the </w:t>
            </w:r>
            <w:r w:rsidR="004612EA" w:rsidRPr="00E06629">
              <w:rPr>
                <w:rStyle w:val="ui-provider"/>
                <w:rFonts w:cs="Calibri"/>
                <w:sz w:val="22"/>
                <w:szCs w:val="22"/>
              </w:rPr>
              <w:t>s</w:t>
            </w:r>
            <w:r w:rsidRPr="00E06629">
              <w:rPr>
                <w:rStyle w:val="ui-provider"/>
                <w:rFonts w:cs="Calibri"/>
                <w:sz w:val="22"/>
                <w:szCs w:val="22"/>
              </w:rPr>
              <w:t xml:space="preserve">crum </w:t>
            </w:r>
            <w:r w:rsidR="004612EA" w:rsidRPr="00E06629">
              <w:rPr>
                <w:rStyle w:val="ui-provider"/>
                <w:rFonts w:cs="Calibri"/>
                <w:sz w:val="22"/>
                <w:szCs w:val="22"/>
              </w:rPr>
              <w:t>t</w:t>
            </w:r>
            <w:r w:rsidRPr="00E06629">
              <w:rPr>
                <w:rStyle w:val="ui-provider"/>
                <w:rFonts w:cs="Calibri"/>
                <w:sz w:val="22"/>
                <w:szCs w:val="22"/>
              </w:rPr>
              <w:t>eam</w:t>
            </w:r>
            <w:r w:rsidR="004612EA" w:rsidRPr="00E06629">
              <w:rPr>
                <w:rStyle w:val="ui-provider"/>
                <w:rFonts w:cs="Calibri"/>
                <w:sz w:val="22"/>
                <w:szCs w:val="22"/>
              </w:rPr>
              <w:t>, sprint review and sprint retrospective</w:t>
            </w:r>
            <w:r w:rsidRPr="00E06629">
              <w:rPr>
                <w:rStyle w:val="ui-provider"/>
                <w:rFonts w:cs="Calibri"/>
                <w:sz w:val="22"/>
                <w:szCs w:val="22"/>
              </w:rPr>
              <w:t>.</w:t>
            </w:r>
            <w:r w:rsidR="00E071B8" w:rsidRPr="00E06629">
              <w:rPr>
                <w:rStyle w:val="ui-provider"/>
                <w:rFonts w:cs="Calibri"/>
                <w:sz w:val="22"/>
                <w:szCs w:val="22"/>
              </w:rPr>
              <w:t xml:space="preserve"> </w:t>
            </w:r>
          </w:p>
          <w:p w14:paraId="43BA6DC7" w14:textId="3EA3F88B" w:rsidR="004A0A4F" w:rsidRPr="00E06629" w:rsidRDefault="000617CF" w:rsidP="001F7C45">
            <w:pPr>
              <w:widowControl w:val="0"/>
              <w:autoSpaceDE w:val="0"/>
              <w:autoSpaceDN w:val="0"/>
              <w:spacing w:line="248" w:lineRule="exact"/>
              <w:rPr>
                <w:rFonts w:eastAsia="Calibri" w:cs="Calibri"/>
                <w:sz w:val="22"/>
                <w:szCs w:val="22"/>
              </w:rPr>
            </w:pPr>
            <w:r w:rsidRPr="00E06629">
              <w:rPr>
                <w:rFonts w:cs="Calibri"/>
                <w:sz w:val="22"/>
                <w:szCs w:val="22"/>
              </w:rPr>
              <w:t>R</w:t>
            </w:r>
            <w:r w:rsidR="004A0A4F" w:rsidRPr="00E06629">
              <w:rPr>
                <w:rFonts w:cs="Calibri"/>
                <w:sz w:val="22"/>
                <w:szCs w:val="22"/>
              </w:rPr>
              <w:t>esponsible for defining the product vision and strategy, gathering and defining requirements, managing stakeholders, planning releases, and supporting the team</w:t>
            </w:r>
            <w:r w:rsidR="00610CDE" w:rsidRPr="00E06629">
              <w:rPr>
                <w:rFonts w:cs="Calibri"/>
                <w:sz w:val="22"/>
                <w:szCs w:val="22"/>
              </w:rPr>
              <w:t>.</w:t>
            </w:r>
          </w:p>
        </w:tc>
      </w:tr>
      <w:tr w:rsidR="00D535A7" w:rsidRPr="00E06629" w14:paraId="2EB945EA" w14:textId="77777777">
        <w:trPr>
          <w:trHeight w:val="333"/>
        </w:trPr>
        <w:tc>
          <w:tcPr>
            <w:tcW w:w="1971" w:type="dxa"/>
            <w:vAlign w:val="center"/>
          </w:tcPr>
          <w:p w14:paraId="145F4F45" w14:textId="7BAB1C50" w:rsidR="00D535A7" w:rsidRPr="00E06629" w:rsidRDefault="00D535A7" w:rsidP="00D535A7">
            <w:pPr>
              <w:widowControl w:val="0"/>
              <w:autoSpaceDE w:val="0"/>
              <w:autoSpaceDN w:val="0"/>
              <w:spacing w:line="248" w:lineRule="exact"/>
              <w:ind w:left="107"/>
              <w:rPr>
                <w:rFonts w:eastAsia="Calibri" w:cs="Calibri"/>
                <w:sz w:val="22"/>
                <w:szCs w:val="22"/>
              </w:rPr>
            </w:pPr>
            <w:r w:rsidRPr="00E06629">
              <w:rPr>
                <w:rFonts w:cs="Calibri"/>
                <w:sz w:val="22"/>
                <w:szCs w:val="22"/>
              </w:rPr>
              <w:t>Test Resources</w:t>
            </w:r>
          </w:p>
        </w:tc>
        <w:tc>
          <w:tcPr>
            <w:tcW w:w="7483" w:type="dxa"/>
            <w:vAlign w:val="center"/>
          </w:tcPr>
          <w:p w14:paraId="2770D572" w14:textId="04C2D68E" w:rsidR="00D535A7" w:rsidRPr="00E06629" w:rsidRDefault="00D535A7" w:rsidP="00D535A7">
            <w:pPr>
              <w:widowControl w:val="0"/>
              <w:autoSpaceDE w:val="0"/>
              <w:autoSpaceDN w:val="0"/>
              <w:spacing w:line="248" w:lineRule="exact"/>
              <w:ind w:left="108"/>
              <w:rPr>
                <w:rFonts w:eastAsia="Calibri" w:cs="Calibri"/>
                <w:sz w:val="22"/>
                <w:szCs w:val="22"/>
              </w:rPr>
            </w:pPr>
            <w:r w:rsidRPr="00E06629">
              <w:rPr>
                <w:rFonts w:cs="Calibri"/>
                <w:sz w:val="22"/>
                <w:szCs w:val="22"/>
              </w:rPr>
              <w:t>Responsible for testing, authoring and reviewing of test plans and scripts, execution of test scripts</w:t>
            </w:r>
            <w:r w:rsidR="00F24D98" w:rsidRPr="00E06629">
              <w:rPr>
                <w:rFonts w:cs="Calibri"/>
                <w:sz w:val="22"/>
                <w:szCs w:val="22"/>
              </w:rPr>
              <w:t>.</w:t>
            </w:r>
          </w:p>
        </w:tc>
      </w:tr>
    </w:tbl>
    <w:p w14:paraId="17A00FA5" w14:textId="77777777" w:rsidR="005E21C3" w:rsidRPr="00E06629" w:rsidRDefault="005E21C3" w:rsidP="005E21C3">
      <w:pPr>
        <w:rPr>
          <w:rFonts w:cs="Calibri"/>
        </w:rPr>
      </w:pPr>
    </w:p>
    <w:p w14:paraId="71C71654" w14:textId="77777777" w:rsidR="005E21C3" w:rsidRPr="00E06629" w:rsidRDefault="005E21C3">
      <w:pPr>
        <w:rPr>
          <w:rFonts w:eastAsiaTheme="majorEastAsia" w:cs="Calibri"/>
          <w:b/>
          <w:bCs/>
          <w:color w:val="000000" w:themeColor="text1"/>
        </w:rPr>
      </w:pPr>
      <w:r w:rsidRPr="00E06629">
        <w:rPr>
          <w:rFonts w:cs="Calibri"/>
        </w:rPr>
        <w:br w:type="page"/>
      </w:r>
    </w:p>
    <w:p w14:paraId="5EE7CEDD" w14:textId="7284F565" w:rsidR="009F2BE5" w:rsidRPr="00E06629" w:rsidRDefault="009F2BE5" w:rsidP="009F2BE5">
      <w:pPr>
        <w:pStyle w:val="Heading3"/>
        <w:rPr>
          <w:rFonts w:cs="Calibri"/>
        </w:rPr>
      </w:pPr>
      <w:bookmarkStart w:id="1608" w:name="_Toc144913295"/>
      <w:bookmarkStart w:id="1609" w:name="_Toc201682712"/>
      <w:r w:rsidRPr="00E06629">
        <w:rPr>
          <w:rFonts w:cs="Calibri"/>
        </w:rPr>
        <w:lastRenderedPageBreak/>
        <w:t>Project and Business as Usual Roles</w:t>
      </w:r>
      <w:bookmarkEnd w:id="1608"/>
      <w:bookmarkEnd w:id="1609"/>
    </w:p>
    <w:tbl>
      <w:tblPr>
        <w:tblStyle w:val="TFSTable1"/>
        <w:tblW w:w="0" w:type="auto"/>
        <w:tblLayout w:type="fixed"/>
        <w:tblLook w:val="01E0" w:firstRow="1" w:lastRow="1" w:firstColumn="1" w:lastColumn="1" w:noHBand="0" w:noVBand="0"/>
      </w:tblPr>
      <w:tblGrid>
        <w:gridCol w:w="2518"/>
        <w:gridCol w:w="6546"/>
      </w:tblGrid>
      <w:tr w:rsidR="00BE7F11" w:rsidRPr="00E06629" w14:paraId="6BC66891" w14:textId="77777777" w:rsidTr="00BE7F11">
        <w:trPr>
          <w:cnfStyle w:val="100000000000" w:firstRow="1" w:lastRow="0" w:firstColumn="0" w:lastColumn="0" w:oddVBand="0" w:evenVBand="0" w:oddHBand="0" w:evenHBand="0" w:firstRowFirstColumn="0" w:firstRowLastColumn="0" w:lastRowFirstColumn="0" w:lastRowLastColumn="0"/>
          <w:trHeight w:val="292"/>
        </w:trPr>
        <w:tc>
          <w:tcPr>
            <w:tcW w:w="2518" w:type="dxa"/>
          </w:tcPr>
          <w:p w14:paraId="34B40A0F" w14:textId="77777777" w:rsidR="00BE7F11" w:rsidRPr="00E06629" w:rsidRDefault="00BE7F11" w:rsidP="00BE7F11">
            <w:pPr>
              <w:widowControl w:val="0"/>
              <w:autoSpaceDE w:val="0"/>
              <w:autoSpaceDN w:val="0"/>
              <w:spacing w:before="19"/>
              <w:ind w:left="107"/>
              <w:rPr>
                <w:rFonts w:eastAsia="Calibri" w:cs="Calibri"/>
                <w:sz w:val="22"/>
                <w:szCs w:val="22"/>
              </w:rPr>
            </w:pPr>
            <w:r w:rsidRPr="00E06629">
              <w:rPr>
                <w:rFonts w:eastAsia="Calibri" w:cs="Calibri"/>
                <w:spacing w:val="-4"/>
                <w:sz w:val="22"/>
                <w:szCs w:val="22"/>
              </w:rPr>
              <w:t>Role</w:t>
            </w:r>
          </w:p>
        </w:tc>
        <w:tc>
          <w:tcPr>
            <w:tcW w:w="6546" w:type="dxa"/>
          </w:tcPr>
          <w:p w14:paraId="79F29EE3" w14:textId="77777777" w:rsidR="00BE7F11" w:rsidRPr="00E06629" w:rsidRDefault="00BE7F11" w:rsidP="00BE7F11">
            <w:pPr>
              <w:widowControl w:val="0"/>
              <w:autoSpaceDE w:val="0"/>
              <w:autoSpaceDN w:val="0"/>
              <w:spacing w:before="19"/>
              <w:ind w:left="107"/>
              <w:rPr>
                <w:rFonts w:eastAsia="Calibri" w:cs="Calibri"/>
                <w:sz w:val="22"/>
                <w:szCs w:val="22"/>
              </w:rPr>
            </w:pPr>
            <w:r w:rsidRPr="00E06629">
              <w:rPr>
                <w:rFonts w:eastAsia="Calibri" w:cs="Calibri"/>
                <w:spacing w:val="-2"/>
                <w:sz w:val="22"/>
                <w:szCs w:val="22"/>
              </w:rPr>
              <w:t>Responsibilities</w:t>
            </w:r>
          </w:p>
        </w:tc>
      </w:tr>
      <w:tr w:rsidR="00BE7F11" w:rsidRPr="00E06629" w14:paraId="761FF793" w14:textId="77777777" w:rsidTr="00BE7F11">
        <w:trPr>
          <w:trHeight w:val="5157"/>
        </w:trPr>
        <w:tc>
          <w:tcPr>
            <w:tcW w:w="2518" w:type="dxa"/>
          </w:tcPr>
          <w:p w14:paraId="35A6777D" w14:textId="77777777" w:rsidR="00BE7F11" w:rsidRPr="00E06629" w:rsidRDefault="00BE7F11" w:rsidP="00BE7F11">
            <w:pPr>
              <w:widowControl w:val="0"/>
              <w:autoSpaceDE w:val="0"/>
              <w:autoSpaceDN w:val="0"/>
              <w:rPr>
                <w:rFonts w:eastAsia="Calibri" w:cs="Calibri"/>
                <w:b/>
                <w:sz w:val="22"/>
                <w:szCs w:val="22"/>
              </w:rPr>
            </w:pPr>
          </w:p>
          <w:p w14:paraId="4E42D724" w14:textId="77777777" w:rsidR="00BE7F11" w:rsidRPr="00E06629" w:rsidRDefault="00BE7F11" w:rsidP="00BE7F11">
            <w:pPr>
              <w:widowControl w:val="0"/>
              <w:autoSpaceDE w:val="0"/>
              <w:autoSpaceDN w:val="0"/>
              <w:rPr>
                <w:rFonts w:eastAsia="Calibri" w:cs="Calibri"/>
                <w:b/>
                <w:sz w:val="22"/>
                <w:szCs w:val="22"/>
              </w:rPr>
            </w:pPr>
          </w:p>
          <w:p w14:paraId="75446D05" w14:textId="77777777" w:rsidR="00BE7F11" w:rsidRPr="00E06629" w:rsidRDefault="00BE7F11" w:rsidP="00BE7F11">
            <w:pPr>
              <w:widowControl w:val="0"/>
              <w:autoSpaceDE w:val="0"/>
              <w:autoSpaceDN w:val="0"/>
              <w:rPr>
                <w:rFonts w:eastAsia="Calibri" w:cs="Calibri"/>
                <w:b/>
                <w:sz w:val="22"/>
                <w:szCs w:val="22"/>
              </w:rPr>
            </w:pPr>
          </w:p>
          <w:p w14:paraId="5D175D10" w14:textId="77777777" w:rsidR="00BE7F11" w:rsidRPr="00E06629" w:rsidRDefault="00BE7F11" w:rsidP="00BE7F11">
            <w:pPr>
              <w:widowControl w:val="0"/>
              <w:autoSpaceDE w:val="0"/>
              <w:autoSpaceDN w:val="0"/>
              <w:rPr>
                <w:rFonts w:eastAsia="Calibri" w:cs="Calibri"/>
                <w:b/>
                <w:sz w:val="22"/>
                <w:szCs w:val="22"/>
              </w:rPr>
            </w:pPr>
          </w:p>
          <w:p w14:paraId="645A1F94" w14:textId="77777777" w:rsidR="00BE7F11" w:rsidRPr="00E06629" w:rsidRDefault="00BE7F11" w:rsidP="00BE7F11">
            <w:pPr>
              <w:widowControl w:val="0"/>
              <w:autoSpaceDE w:val="0"/>
              <w:autoSpaceDN w:val="0"/>
              <w:rPr>
                <w:rFonts w:eastAsia="Calibri" w:cs="Calibri"/>
                <w:b/>
                <w:sz w:val="22"/>
                <w:szCs w:val="22"/>
              </w:rPr>
            </w:pPr>
          </w:p>
          <w:p w14:paraId="707A58C3" w14:textId="77777777" w:rsidR="00BE7F11" w:rsidRPr="00E06629" w:rsidRDefault="00BE7F11" w:rsidP="00BE7F11">
            <w:pPr>
              <w:widowControl w:val="0"/>
              <w:autoSpaceDE w:val="0"/>
              <w:autoSpaceDN w:val="0"/>
              <w:rPr>
                <w:rFonts w:eastAsia="Calibri" w:cs="Calibri"/>
                <w:b/>
                <w:sz w:val="22"/>
                <w:szCs w:val="22"/>
              </w:rPr>
            </w:pPr>
          </w:p>
          <w:p w14:paraId="20AC358A" w14:textId="77777777" w:rsidR="00BE7F11" w:rsidRPr="00E06629" w:rsidRDefault="00BE7F11" w:rsidP="00BE7F11">
            <w:pPr>
              <w:widowControl w:val="0"/>
              <w:autoSpaceDE w:val="0"/>
              <w:autoSpaceDN w:val="0"/>
              <w:rPr>
                <w:rFonts w:eastAsia="Calibri" w:cs="Calibri"/>
                <w:b/>
                <w:sz w:val="22"/>
                <w:szCs w:val="22"/>
              </w:rPr>
            </w:pPr>
          </w:p>
          <w:p w14:paraId="098EBCFD" w14:textId="77777777" w:rsidR="00BE7F11" w:rsidRPr="00E06629" w:rsidRDefault="00BE7F11" w:rsidP="00BE7F11">
            <w:pPr>
              <w:widowControl w:val="0"/>
              <w:autoSpaceDE w:val="0"/>
              <w:autoSpaceDN w:val="0"/>
              <w:rPr>
                <w:rFonts w:eastAsia="Calibri" w:cs="Calibri"/>
                <w:b/>
                <w:sz w:val="22"/>
                <w:szCs w:val="22"/>
              </w:rPr>
            </w:pPr>
          </w:p>
          <w:p w14:paraId="43F4DED2" w14:textId="77777777" w:rsidR="00BE7F11" w:rsidRPr="00E06629" w:rsidRDefault="00BE7F11" w:rsidP="00BE7F11">
            <w:pPr>
              <w:widowControl w:val="0"/>
              <w:autoSpaceDE w:val="0"/>
              <w:autoSpaceDN w:val="0"/>
              <w:spacing w:before="1"/>
              <w:rPr>
                <w:rFonts w:eastAsia="Calibri" w:cs="Calibri"/>
                <w:b/>
                <w:sz w:val="22"/>
                <w:szCs w:val="22"/>
              </w:rPr>
            </w:pPr>
          </w:p>
          <w:p w14:paraId="2414FEE0" w14:textId="77777777" w:rsidR="00BE7F11" w:rsidRPr="00E06629" w:rsidRDefault="00BE7F11" w:rsidP="00BE7F11">
            <w:pPr>
              <w:widowControl w:val="0"/>
              <w:autoSpaceDE w:val="0"/>
              <w:autoSpaceDN w:val="0"/>
              <w:ind w:left="107"/>
              <w:rPr>
                <w:rFonts w:eastAsia="Calibri" w:cs="Calibri"/>
                <w:sz w:val="22"/>
                <w:szCs w:val="22"/>
              </w:rPr>
            </w:pPr>
            <w:r w:rsidRPr="00E06629">
              <w:rPr>
                <w:rFonts w:eastAsia="Calibri" w:cs="Calibri"/>
                <w:sz w:val="22"/>
                <w:szCs w:val="22"/>
              </w:rPr>
              <w:t xml:space="preserve">LIMS </w:t>
            </w:r>
            <w:r w:rsidRPr="00E06629">
              <w:rPr>
                <w:rFonts w:eastAsia="Calibri" w:cs="Calibri"/>
                <w:spacing w:val="-2"/>
                <w:sz w:val="22"/>
                <w:szCs w:val="22"/>
              </w:rPr>
              <w:t>Administrators</w:t>
            </w:r>
          </w:p>
        </w:tc>
        <w:tc>
          <w:tcPr>
            <w:tcW w:w="6546" w:type="dxa"/>
          </w:tcPr>
          <w:p w14:paraId="54829005" w14:textId="337421AE" w:rsidR="00BE7F11" w:rsidRPr="00E06629" w:rsidRDefault="00BE7F11" w:rsidP="0034702F">
            <w:pPr>
              <w:widowControl w:val="0"/>
              <w:autoSpaceDE w:val="0"/>
              <w:autoSpaceDN w:val="0"/>
              <w:ind w:left="107" w:right="84"/>
              <w:rPr>
                <w:rFonts w:eastAsia="Calibri" w:cs="Calibri"/>
                <w:sz w:val="22"/>
                <w:szCs w:val="22"/>
              </w:rPr>
            </w:pP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LIMS</w:t>
            </w:r>
            <w:r w:rsidRPr="00E06629">
              <w:rPr>
                <w:rFonts w:eastAsia="Calibri" w:cs="Calibri"/>
                <w:spacing w:val="-5"/>
                <w:sz w:val="22"/>
                <w:szCs w:val="22"/>
              </w:rPr>
              <w:t xml:space="preserve"> </w:t>
            </w:r>
            <w:r w:rsidRPr="00E06629">
              <w:rPr>
                <w:rFonts w:eastAsia="Calibri" w:cs="Calibri"/>
                <w:sz w:val="22"/>
                <w:szCs w:val="22"/>
              </w:rPr>
              <w:t>Administrators</w:t>
            </w:r>
            <w:r w:rsidRPr="00E06629">
              <w:rPr>
                <w:rFonts w:eastAsia="Calibri" w:cs="Calibri"/>
                <w:spacing w:val="-5"/>
                <w:sz w:val="22"/>
                <w:szCs w:val="22"/>
              </w:rPr>
              <w:t xml:space="preserve"> </w:t>
            </w:r>
            <w:r w:rsidRPr="00E06629">
              <w:rPr>
                <w:rFonts w:eastAsia="Calibri" w:cs="Calibri"/>
                <w:sz w:val="22"/>
                <w:szCs w:val="22"/>
              </w:rPr>
              <w:t>(LA)</w:t>
            </w:r>
            <w:r w:rsidRPr="00E06629">
              <w:rPr>
                <w:rFonts w:eastAsia="Calibri" w:cs="Calibri"/>
                <w:spacing w:val="-5"/>
                <w:sz w:val="22"/>
                <w:szCs w:val="22"/>
              </w:rPr>
              <w:t xml:space="preserve"> </w:t>
            </w:r>
            <w:r w:rsidRPr="00E06629">
              <w:rPr>
                <w:rFonts w:eastAsia="Calibri" w:cs="Calibri"/>
                <w:sz w:val="22"/>
                <w:szCs w:val="22"/>
              </w:rPr>
              <w:t>support</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manage</w:t>
            </w:r>
            <w:r w:rsidRPr="00E06629">
              <w:rPr>
                <w:rFonts w:eastAsia="Calibri" w:cs="Calibri"/>
                <w:spacing w:val="-7"/>
                <w:sz w:val="22"/>
                <w:szCs w:val="22"/>
              </w:rPr>
              <w:t xml:space="preserve"> </w:t>
            </w:r>
            <w:r w:rsidRPr="00E06629">
              <w:rPr>
                <w:rFonts w:eastAsia="Calibri" w:cs="Calibri"/>
                <w:sz w:val="22"/>
                <w:szCs w:val="22"/>
              </w:rPr>
              <w:t>the</w:t>
            </w:r>
            <w:r w:rsidRPr="00E06629">
              <w:rPr>
                <w:rFonts w:eastAsia="Calibri" w:cs="Calibri"/>
                <w:spacing w:val="-8"/>
                <w:sz w:val="22"/>
                <w:szCs w:val="22"/>
              </w:rPr>
              <w:t xml:space="preserve"> </w:t>
            </w:r>
            <w:r w:rsidRPr="00E06629">
              <w:rPr>
                <w:rFonts w:eastAsia="Calibri" w:cs="Calibri"/>
                <w:sz w:val="22"/>
                <w:szCs w:val="22"/>
              </w:rPr>
              <w:t>application</w:t>
            </w:r>
            <w:r w:rsidRPr="00E06629">
              <w:rPr>
                <w:rFonts w:eastAsia="Calibri" w:cs="Calibri"/>
                <w:spacing w:val="-6"/>
                <w:sz w:val="22"/>
                <w:szCs w:val="22"/>
              </w:rPr>
              <w:t xml:space="preserve"> </w:t>
            </w:r>
            <w:r w:rsidRPr="00E06629">
              <w:rPr>
                <w:rFonts w:eastAsia="Calibri" w:cs="Calibri"/>
                <w:sz w:val="22"/>
                <w:szCs w:val="22"/>
              </w:rPr>
              <w:t xml:space="preserve">over </w:t>
            </w:r>
            <w:proofErr w:type="gramStart"/>
            <w:r w:rsidRPr="00E06629">
              <w:rPr>
                <w:rFonts w:eastAsia="Calibri" w:cs="Calibri"/>
                <w:sz w:val="22"/>
                <w:szCs w:val="22"/>
              </w:rPr>
              <w:t>its</w:t>
            </w:r>
            <w:proofErr w:type="gramEnd"/>
            <w:r w:rsidRPr="00E06629">
              <w:rPr>
                <w:rFonts w:eastAsia="Calibri" w:cs="Calibri"/>
                <w:sz w:val="22"/>
                <w:szCs w:val="22"/>
              </w:rPr>
              <w:t xml:space="preserve"> lifetime. The Las are the primary custodian of the investment the </w:t>
            </w:r>
            <w:r w:rsidR="0038612F" w:rsidRPr="00E06629">
              <w:rPr>
                <w:rFonts w:eastAsia="Calibri" w:cs="Calibri"/>
                <w:sz w:val="22"/>
                <w:szCs w:val="22"/>
              </w:rPr>
              <w:t>organization</w:t>
            </w:r>
            <w:r w:rsidRPr="00E06629">
              <w:rPr>
                <w:rFonts w:eastAsia="Calibri" w:cs="Calibri"/>
                <w:sz w:val="22"/>
                <w:szCs w:val="22"/>
              </w:rPr>
              <w:t xml:space="preserve"> has made in LIMS. The LAs have a central role during the implementation process and need to master key technical aspects of LIMS implementation The LAs should be knowledgeable about the Lab and IT. Key responsibilities include:</w:t>
            </w:r>
          </w:p>
          <w:p w14:paraId="2FDBF5F2" w14:textId="77777777" w:rsidR="00BE7F11" w:rsidRPr="00E06629" w:rsidRDefault="00BE7F11" w:rsidP="00400414">
            <w:pPr>
              <w:widowControl w:val="0"/>
              <w:numPr>
                <w:ilvl w:val="0"/>
                <w:numId w:val="10"/>
              </w:numPr>
              <w:tabs>
                <w:tab w:val="left" w:pos="827"/>
                <w:tab w:val="left" w:pos="828"/>
              </w:tabs>
              <w:autoSpaceDE w:val="0"/>
              <w:autoSpaceDN w:val="0"/>
              <w:spacing w:before="118"/>
              <w:ind w:right="176"/>
              <w:rPr>
                <w:rFonts w:eastAsia="Calibri" w:cs="Calibri"/>
                <w:sz w:val="22"/>
                <w:szCs w:val="22"/>
              </w:rPr>
            </w:pPr>
            <w:r w:rsidRPr="00E06629">
              <w:rPr>
                <w:rFonts w:eastAsia="Calibri" w:cs="Calibri"/>
                <w:sz w:val="22"/>
                <w:szCs w:val="22"/>
              </w:rPr>
              <w:t>Working closely with Thermo Fisher Consultants to help configure</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LIMS</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7"/>
                <w:sz w:val="22"/>
                <w:szCs w:val="22"/>
              </w:rPr>
              <w:t xml:space="preserve"> </w:t>
            </w:r>
            <w:r w:rsidRPr="00E06629">
              <w:rPr>
                <w:rFonts w:eastAsia="Calibri" w:cs="Calibri"/>
                <w:sz w:val="22"/>
                <w:szCs w:val="22"/>
              </w:rPr>
              <w:t>making</w:t>
            </w:r>
            <w:r w:rsidRPr="00E06629">
              <w:rPr>
                <w:rFonts w:eastAsia="Calibri" w:cs="Calibri"/>
                <w:spacing w:val="-5"/>
                <w:sz w:val="22"/>
                <w:szCs w:val="22"/>
              </w:rPr>
              <w:t xml:space="preserve"> </w:t>
            </w:r>
            <w:r w:rsidRPr="00E06629">
              <w:rPr>
                <w:rFonts w:eastAsia="Calibri" w:cs="Calibri"/>
                <w:sz w:val="22"/>
                <w:szCs w:val="22"/>
              </w:rPr>
              <w:t>sure</w:t>
            </w:r>
            <w:r w:rsidRPr="00E06629">
              <w:rPr>
                <w:rFonts w:eastAsia="Calibri" w:cs="Calibri"/>
                <w:spacing w:val="-4"/>
                <w:sz w:val="22"/>
                <w:szCs w:val="22"/>
              </w:rPr>
              <w:t xml:space="preserve"> </w:t>
            </w:r>
            <w:r w:rsidRPr="00E06629">
              <w:rPr>
                <w:rFonts w:eastAsia="Calibri" w:cs="Calibri"/>
                <w:sz w:val="22"/>
                <w:szCs w:val="22"/>
              </w:rPr>
              <w:t>a</w:t>
            </w:r>
            <w:r w:rsidRPr="00E06629">
              <w:rPr>
                <w:rFonts w:eastAsia="Calibri" w:cs="Calibri"/>
                <w:spacing w:val="-4"/>
                <w:sz w:val="22"/>
                <w:szCs w:val="22"/>
              </w:rPr>
              <w:t xml:space="preserve"> </w:t>
            </w:r>
            <w:r w:rsidRPr="00E06629">
              <w:rPr>
                <w:rFonts w:eastAsia="Calibri" w:cs="Calibri"/>
                <w:sz w:val="22"/>
                <w:szCs w:val="22"/>
              </w:rPr>
              <w:t>reliable,</w:t>
            </w:r>
            <w:r w:rsidRPr="00E06629">
              <w:rPr>
                <w:rFonts w:eastAsia="Calibri" w:cs="Calibri"/>
                <w:spacing w:val="-6"/>
                <w:sz w:val="22"/>
                <w:szCs w:val="22"/>
              </w:rPr>
              <w:t xml:space="preserve"> </w:t>
            </w:r>
            <w:r w:rsidRPr="00E06629">
              <w:rPr>
                <w:rFonts w:eastAsia="Calibri" w:cs="Calibri"/>
                <w:sz w:val="22"/>
                <w:szCs w:val="22"/>
              </w:rPr>
              <w:t>tested/verified LIMS is rolled out</w:t>
            </w:r>
          </w:p>
          <w:p w14:paraId="24770E7F" w14:textId="77777777" w:rsidR="00BE7F11" w:rsidRPr="00E06629" w:rsidRDefault="00BE7F11" w:rsidP="00400414">
            <w:pPr>
              <w:widowControl w:val="0"/>
              <w:numPr>
                <w:ilvl w:val="0"/>
                <w:numId w:val="10"/>
              </w:numPr>
              <w:tabs>
                <w:tab w:val="left" w:pos="827"/>
                <w:tab w:val="left" w:pos="828"/>
              </w:tabs>
              <w:autoSpaceDE w:val="0"/>
              <w:autoSpaceDN w:val="0"/>
              <w:spacing w:before="1"/>
              <w:ind w:right="150"/>
              <w:rPr>
                <w:rFonts w:eastAsia="Calibri" w:cs="Calibri"/>
                <w:sz w:val="22"/>
                <w:szCs w:val="22"/>
              </w:rPr>
            </w:pPr>
            <w:r w:rsidRPr="00E06629">
              <w:rPr>
                <w:rFonts w:eastAsia="Calibri" w:cs="Calibri"/>
                <w:sz w:val="22"/>
                <w:szCs w:val="22"/>
              </w:rPr>
              <w:t>Leading</w:t>
            </w:r>
            <w:r w:rsidRPr="00E06629">
              <w:rPr>
                <w:rFonts w:eastAsia="Calibri" w:cs="Calibri"/>
                <w:spacing w:val="-5"/>
                <w:sz w:val="22"/>
                <w:szCs w:val="22"/>
              </w:rPr>
              <w:t xml:space="preserve"> </w:t>
            </w:r>
            <w:r w:rsidRPr="00E06629">
              <w:rPr>
                <w:rFonts w:eastAsia="Calibri" w:cs="Calibri"/>
                <w:sz w:val="22"/>
                <w:szCs w:val="22"/>
              </w:rPr>
              <w:t>user</w:t>
            </w:r>
            <w:r w:rsidRPr="00E06629">
              <w:rPr>
                <w:rFonts w:eastAsia="Calibri" w:cs="Calibri"/>
                <w:spacing w:val="-4"/>
                <w:sz w:val="22"/>
                <w:szCs w:val="22"/>
              </w:rPr>
              <w:t xml:space="preserve"> </w:t>
            </w:r>
            <w:r w:rsidRPr="00E06629">
              <w:rPr>
                <w:rFonts w:eastAsia="Calibri" w:cs="Calibri"/>
                <w:sz w:val="22"/>
                <w:szCs w:val="22"/>
              </w:rPr>
              <w:t>reviews,</w:t>
            </w:r>
            <w:r w:rsidRPr="00E06629">
              <w:rPr>
                <w:rFonts w:eastAsia="Calibri" w:cs="Calibri"/>
                <w:spacing w:val="-7"/>
                <w:sz w:val="22"/>
                <w:szCs w:val="22"/>
              </w:rPr>
              <w:t xml:space="preserve"> </w:t>
            </w:r>
            <w:r w:rsidRPr="00E06629">
              <w:rPr>
                <w:rFonts w:eastAsia="Calibri" w:cs="Calibri"/>
                <w:sz w:val="22"/>
                <w:szCs w:val="22"/>
              </w:rPr>
              <w:t>assisting</w:t>
            </w:r>
            <w:r w:rsidRPr="00E06629">
              <w:rPr>
                <w:rFonts w:eastAsia="Calibri" w:cs="Calibri"/>
                <w:spacing w:val="-5"/>
                <w:sz w:val="22"/>
                <w:szCs w:val="22"/>
              </w:rPr>
              <w:t xml:space="preserve"> </w:t>
            </w:r>
            <w:r w:rsidRPr="00E06629">
              <w:rPr>
                <w:rFonts w:eastAsia="Calibri" w:cs="Calibri"/>
                <w:sz w:val="22"/>
                <w:szCs w:val="22"/>
              </w:rPr>
              <w:t>with</w:t>
            </w:r>
            <w:r w:rsidRPr="00E06629">
              <w:rPr>
                <w:rFonts w:eastAsia="Calibri" w:cs="Calibri"/>
                <w:spacing w:val="-5"/>
                <w:sz w:val="22"/>
                <w:szCs w:val="22"/>
              </w:rPr>
              <w:t xml:space="preserve"> </w:t>
            </w:r>
            <w:r w:rsidRPr="00E06629">
              <w:rPr>
                <w:rFonts w:eastAsia="Calibri" w:cs="Calibri"/>
                <w:sz w:val="22"/>
                <w:szCs w:val="22"/>
              </w:rPr>
              <w:t>testing</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correction of any errors</w:t>
            </w:r>
          </w:p>
          <w:p w14:paraId="0673DFDA" w14:textId="77777777" w:rsidR="00BE7F11" w:rsidRPr="00E06629" w:rsidRDefault="00BE7F11" w:rsidP="00400414">
            <w:pPr>
              <w:widowControl w:val="0"/>
              <w:numPr>
                <w:ilvl w:val="0"/>
                <w:numId w:val="10"/>
              </w:numPr>
              <w:tabs>
                <w:tab w:val="left" w:pos="827"/>
                <w:tab w:val="left" w:pos="828"/>
              </w:tabs>
              <w:autoSpaceDE w:val="0"/>
              <w:autoSpaceDN w:val="0"/>
              <w:spacing w:before="4" w:line="237" w:lineRule="auto"/>
              <w:ind w:right="299"/>
              <w:rPr>
                <w:rFonts w:eastAsia="Calibri" w:cs="Calibri"/>
                <w:sz w:val="22"/>
                <w:szCs w:val="22"/>
              </w:rPr>
            </w:pPr>
            <w:r w:rsidRPr="00E06629">
              <w:rPr>
                <w:rFonts w:eastAsia="Calibri" w:cs="Calibri"/>
                <w:sz w:val="22"/>
                <w:szCs w:val="22"/>
              </w:rPr>
              <w:t>Supporting</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maintaining</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skills</w:t>
            </w:r>
            <w:r w:rsidRPr="00E06629">
              <w:rPr>
                <w:rFonts w:eastAsia="Calibri" w:cs="Calibri"/>
                <w:spacing w:val="-7"/>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enthusiasm</w:t>
            </w:r>
            <w:r w:rsidRPr="00E06629">
              <w:rPr>
                <w:rFonts w:eastAsia="Calibri" w:cs="Calibri"/>
                <w:spacing w:val="-5"/>
                <w:sz w:val="22"/>
                <w:szCs w:val="22"/>
              </w:rPr>
              <w:t xml:space="preserve"> </w:t>
            </w:r>
            <w:r w:rsidRPr="00E06629">
              <w:rPr>
                <w:rFonts w:eastAsia="Calibri" w:cs="Calibri"/>
                <w:sz w:val="22"/>
                <w:szCs w:val="22"/>
              </w:rPr>
              <w:t>of</w:t>
            </w:r>
            <w:r w:rsidRPr="00E06629">
              <w:rPr>
                <w:rFonts w:eastAsia="Calibri" w:cs="Calibri"/>
                <w:spacing w:val="-4"/>
                <w:sz w:val="22"/>
                <w:szCs w:val="22"/>
              </w:rPr>
              <w:t xml:space="preserve"> </w:t>
            </w:r>
            <w:r w:rsidRPr="00E06629">
              <w:rPr>
                <w:rFonts w:eastAsia="Calibri" w:cs="Calibri"/>
                <w:sz w:val="22"/>
                <w:szCs w:val="22"/>
              </w:rPr>
              <w:t>End Users and assisting in the training of End-Users</w:t>
            </w:r>
          </w:p>
          <w:p w14:paraId="265F6D23" w14:textId="77777777" w:rsidR="00BE7F11" w:rsidRPr="00E06629" w:rsidRDefault="00BE7F11" w:rsidP="00400414">
            <w:pPr>
              <w:widowControl w:val="0"/>
              <w:numPr>
                <w:ilvl w:val="0"/>
                <w:numId w:val="10"/>
              </w:numPr>
              <w:tabs>
                <w:tab w:val="left" w:pos="827"/>
                <w:tab w:val="left" w:pos="828"/>
              </w:tabs>
              <w:autoSpaceDE w:val="0"/>
              <w:autoSpaceDN w:val="0"/>
              <w:spacing w:before="2"/>
              <w:ind w:right="275"/>
              <w:rPr>
                <w:rFonts w:eastAsia="Calibri" w:cs="Calibri"/>
                <w:sz w:val="22"/>
                <w:szCs w:val="22"/>
              </w:rPr>
            </w:pPr>
            <w:r w:rsidRPr="00E06629">
              <w:rPr>
                <w:rFonts w:eastAsia="Calibri" w:cs="Calibri"/>
                <w:sz w:val="22"/>
                <w:szCs w:val="22"/>
              </w:rPr>
              <w:t>Managing</w:t>
            </w:r>
            <w:r w:rsidRPr="00E06629">
              <w:rPr>
                <w:rFonts w:eastAsia="Calibri" w:cs="Calibri"/>
                <w:spacing w:val="-6"/>
                <w:sz w:val="22"/>
                <w:szCs w:val="22"/>
              </w:rPr>
              <w:t xml:space="preserve"> </w:t>
            </w:r>
            <w:r w:rsidRPr="00E06629">
              <w:rPr>
                <w:rFonts w:eastAsia="Calibri" w:cs="Calibri"/>
                <w:sz w:val="22"/>
                <w:szCs w:val="22"/>
              </w:rPr>
              <w:t>upgrades</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making</w:t>
            </w:r>
            <w:r w:rsidRPr="00E06629">
              <w:rPr>
                <w:rFonts w:eastAsia="Calibri" w:cs="Calibri"/>
                <w:spacing w:val="-6"/>
                <w:sz w:val="22"/>
                <w:szCs w:val="22"/>
              </w:rPr>
              <w:t xml:space="preserve"> </w:t>
            </w:r>
            <w:r w:rsidRPr="00E06629">
              <w:rPr>
                <w:rFonts w:eastAsia="Calibri" w:cs="Calibri"/>
                <w:sz w:val="22"/>
                <w:szCs w:val="22"/>
              </w:rPr>
              <w:t>any</w:t>
            </w:r>
            <w:r w:rsidRPr="00E06629">
              <w:rPr>
                <w:rFonts w:eastAsia="Calibri" w:cs="Calibri"/>
                <w:spacing w:val="-6"/>
                <w:sz w:val="22"/>
                <w:szCs w:val="22"/>
              </w:rPr>
              <w:t xml:space="preserve"> </w:t>
            </w:r>
            <w:r w:rsidRPr="00E06629">
              <w:rPr>
                <w:rFonts w:eastAsia="Calibri" w:cs="Calibri"/>
                <w:sz w:val="22"/>
                <w:szCs w:val="22"/>
              </w:rPr>
              <w:t>required</w:t>
            </w:r>
            <w:r w:rsidRPr="00E06629">
              <w:rPr>
                <w:rFonts w:eastAsia="Calibri" w:cs="Calibri"/>
                <w:spacing w:val="-6"/>
                <w:sz w:val="22"/>
                <w:szCs w:val="22"/>
              </w:rPr>
              <w:t xml:space="preserve"> </w:t>
            </w:r>
            <w:r w:rsidRPr="00E06629">
              <w:rPr>
                <w:rFonts w:eastAsia="Calibri" w:cs="Calibri"/>
                <w:sz w:val="22"/>
                <w:szCs w:val="22"/>
              </w:rPr>
              <w:t>enhancements to the LIMS</w:t>
            </w:r>
          </w:p>
          <w:p w14:paraId="35EAA15F" w14:textId="77777777" w:rsidR="00BE7F11" w:rsidRPr="00E06629" w:rsidRDefault="00BE7F11" w:rsidP="00400414">
            <w:pPr>
              <w:widowControl w:val="0"/>
              <w:numPr>
                <w:ilvl w:val="0"/>
                <w:numId w:val="10"/>
              </w:numPr>
              <w:tabs>
                <w:tab w:val="left" w:pos="827"/>
                <w:tab w:val="left" w:pos="828"/>
              </w:tabs>
              <w:autoSpaceDE w:val="0"/>
              <w:autoSpaceDN w:val="0"/>
              <w:ind w:hanging="361"/>
              <w:rPr>
                <w:rFonts w:eastAsia="Calibri" w:cs="Calibri"/>
                <w:sz w:val="22"/>
                <w:szCs w:val="22"/>
              </w:rPr>
            </w:pPr>
            <w:r w:rsidRPr="00E06629">
              <w:rPr>
                <w:rFonts w:eastAsia="Calibri" w:cs="Calibri"/>
                <w:sz w:val="22"/>
                <w:szCs w:val="22"/>
              </w:rPr>
              <w:t>Primary</w:t>
            </w:r>
            <w:r w:rsidRPr="00E06629">
              <w:rPr>
                <w:rFonts w:eastAsia="Calibri" w:cs="Calibri"/>
                <w:spacing w:val="-4"/>
                <w:sz w:val="22"/>
                <w:szCs w:val="22"/>
              </w:rPr>
              <w:t xml:space="preserve"> </w:t>
            </w:r>
            <w:r w:rsidRPr="00E06629">
              <w:rPr>
                <w:rFonts w:eastAsia="Calibri" w:cs="Calibri"/>
                <w:sz w:val="22"/>
                <w:szCs w:val="22"/>
              </w:rPr>
              <w:t>interface</w:t>
            </w:r>
            <w:r w:rsidRPr="00E06629">
              <w:rPr>
                <w:rFonts w:eastAsia="Calibri" w:cs="Calibri"/>
                <w:spacing w:val="-3"/>
                <w:sz w:val="22"/>
                <w:szCs w:val="22"/>
              </w:rPr>
              <w:t xml:space="preserve"> </w:t>
            </w:r>
            <w:r w:rsidRPr="00E06629">
              <w:rPr>
                <w:rFonts w:eastAsia="Calibri" w:cs="Calibri"/>
                <w:sz w:val="22"/>
                <w:szCs w:val="22"/>
              </w:rPr>
              <w:t>with</w:t>
            </w:r>
            <w:r w:rsidRPr="00E06629">
              <w:rPr>
                <w:rFonts w:eastAsia="Calibri" w:cs="Calibri"/>
                <w:spacing w:val="-4"/>
                <w:sz w:val="22"/>
                <w:szCs w:val="22"/>
              </w:rPr>
              <w:t xml:space="preserve"> </w:t>
            </w:r>
            <w:r w:rsidRPr="00E06629">
              <w:rPr>
                <w:rFonts w:eastAsia="Calibri" w:cs="Calibri"/>
                <w:sz w:val="22"/>
                <w:szCs w:val="22"/>
              </w:rPr>
              <w:t>Service</w:t>
            </w:r>
            <w:r w:rsidRPr="00E06629">
              <w:rPr>
                <w:rFonts w:eastAsia="Calibri" w:cs="Calibri"/>
                <w:spacing w:val="-5"/>
                <w:sz w:val="22"/>
                <w:szCs w:val="22"/>
              </w:rPr>
              <w:t xml:space="preserve"> </w:t>
            </w:r>
            <w:r w:rsidRPr="00E06629">
              <w:rPr>
                <w:rFonts w:eastAsia="Calibri" w:cs="Calibri"/>
                <w:sz w:val="22"/>
                <w:szCs w:val="22"/>
              </w:rPr>
              <w:t>Provider</w:t>
            </w:r>
            <w:r w:rsidRPr="00E06629">
              <w:rPr>
                <w:rFonts w:eastAsia="Calibri" w:cs="Calibri"/>
                <w:spacing w:val="-4"/>
                <w:sz w:val="22"/>
                <w:szCs w:val="22"/>
              </w:rPr>
              <w:t xml:space="preserve"> </w:t>
            </w:r>
            <w:r w:rsidRPr="00E06629">
              <w:rPr>
                <w:rFonts w:eastAsia="Calibri" w:cs="Calibri"/>
                <w:sz w:val="22"/>
                <w:szCs w:val="22"/>
              </w:rPr>
              <w:t>Support</w:t>
            </w:r>
            <w:r w:rsidRPr="00E06629">
              <w:rPr>
                <w:rFonts w:eastAsia="Calibri" w:cs="Calibri"/>
                <w:spacing w:val="-4"/>
                <w:sz w:val="22"/>
                <w:szCs w:val="22"/>
              </w:rPr>
              <w:t xml:space="preserve"> </w:t>
            </w:r>
            <w:r w:rsidRPr="00E06629">
              <w:rPr>
                <w:rFonts w:eastAsia="Calibri" w:cs="Calibri"/>
                <w:sz w:val="22"/>
                <w:szCs w:val="22"/>
              </w:rPr>
              <w:t>if</w:t>
            </w:r>
            <w:r w:rsidRPr="00E06629">
              <w:rPr>
                <w:rFonts w:eastAsia="Calibri" w:cs="Calibri"/>
                <w:spacing w:val="-4"/>
                <w:sz w:val="22"/>
                <w:szCs w:val="22"/>
              </w:rPr>
              <w:t xml:space="preserve"> </w:t>
            </w:r>
            <w:r w:rsidRPr="00E06629">
              <w:rPr>
                <w:rFonts w:eastAsia="Calibri" w:cs="Calibri"/>
                <w:spacing w:val="-2"/>
                <w:sz w:val="22"/>
                <w:szCs w:val="22"/>
              </w:rPr>
              <w:t>required</w:t>
            </w:r>
          </w:p>
          <w:p w14:paraId="053D8232" w14:textId="77777777" w:rsidR="00BE7F11" w:rsidRPr="00E06629" w:rsidRDefault="00BE7F11" w:rsidP="00400414">
            <w:pPr>
              <w:widowControl w:val="0"/>
              <w:numPr>
                <w:ilvl w:val="0"/>
                <w:numId w:val="10"/>
              </w:numPr>
              <w:tabs>
                <w:tab w:val="left" w:pos="827"/>
                <w:tab w:val="left" w:pos="828"/>
              </w:tabs>
              <w:autoSpaceDE w:val="0"/>
              <w:autoSpaceDN w:val="0"/>
              <w:spacing w:before="1"/>
              <w:ind w:hanging="361"/>
              <w:rPr>
                <w:rFonts w:eastAsia="Calibri" w:cs="Calibri"/>
                <w:sz w:val="22"/>
                <w:szCs w:val="22"/>
              </w:rPr>
            </w:pPr>
            <w:r w:rsidRPr="00E06629">
              <w:rPr>
                <w:rFonts w:eastAsia="Calibri" w:cs="Calibri"/>
                <w:sz w:val="22"/>
                <w:szCs w:val="22"/>
              </w:rPr>
              <w:t>Settings</w:t>
            </w:r>
            <w:r w:rsidRPr="00E06629">
              <w:rPr>
                <w:rFonts w:eastAsia="Calibri" w:cs="Calibri"/>
                <w:spacing w:val="-4"/>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data</w:t>
            </w:r>
            <w:r w:rsidRPr="00E06629">
              <w:rPr>
                <w:rFonts w:eastAsia="Calibri" w:cs="Calibri"/>
                <w:spacing w:val="-6"/>
                <w:sz w:val="22"/>
                <w:szCs w:val="22"/>
              </w:rPr>
              <w:t xml:space="preserve"> </w:t>
            </w:r>
            <w:r w:rsidRPr="00E06629">
              <w:rPr>
                <w:rFonts w:eastAsia="Calibri" w:cs="Calibri"/>
                <w:sz w:val="22"/>
                <w:szCs w:val="22"/>
              </w:rPr>
              <w:t>configuration</w:t>
            </w:r>
            <w:r w:rsidRPr="00E06629">
              <w:rPr>
                <w:rFonts w:eastAsia="Calibri" w:cs="Calibri"/>
                <w:spacing w:val="-5"/>
                <w:sz w:val="22"/>
                <w:szCs w:val="22"/>
              </w:rPr>
              <w:t xml:space="preserve"> </w:t>
            </w:r>
            <w:r w:rsidRPr="00E06629">
              <w:rPr>
                <w:rFonts w:eastAsia="Calibri" w:cs="Calibri"/>
                <w:sz w:val="22"/>
                <w:szCs w:val="22"/>
              </w:rPr>
              <w:t>tasks</w:t>
            </w:r>
            <w:r w:rsidRPr="00E06629">
              <w:rPr>
                <w:rFonts w:eastAsia="Calibri" w:cs="Calibri"/>
                <w:spacing w:val="-3"/>
                <w:sz w:val="22"/>
                <w:szCs w:val="22"/>
              </w:rPr>
              <w:t xml:space="preserve"> </w:t>
            </w:r>
            <w:r w:rsidRPr="00E06629">
              <w:rPr>
                <w:rFonts w:eastAsia="Calibri" w:cs="Calibri"/>
                <w:sz w:val="22"/>
                <w:szCs w:val="22"/>
              </w:rPr>
              <w:t>if</w:t>
            </w:r>
            <w:r w:rsidRPr="00E06629">
              <w:rPr>
                <w:rFonts w:eastAsia="Calibri" w:cs="Calibri"/>
                <w:spacing w:val="-6"/>
                <w:sz w:val="22"/>
                <w:szCs w:val="22"/>
              </w:rPr>
              <w:t xml:space="preserve"> </w:t>
            </w:r>
            <w:r w:rsidRPr="00E06629">
              <w:rPr>
                <w:rFonts w:eastAsia="Calibri" w:cs="Calibri"/>
                <w:spacing w:val="-2"/>
                <w:sz w:val="22"/>
                <w:szCs w:val="22"/>
              </w:rPr>
              <w:t>needed</w:t>
            </w:r>
          </w:p>
          <w:p w14:paraId="23B872FC" w14:textId="77777777" w:rsidR="00BE7F11" w:rsidRPr="00E06629" w:rsidRDefault="00BE7F11" w:rsidP="00400414">
            <w:pPr>
              <w:widowControl w:val="0"/>
              <w:numPr>
                <w:ilvl w:val="0"/>
                <w:numId w:val="10"/>
              </w:numPr>
              <w:tabs>
                <w:tab w:val="left" w:pos="827"/>
                <w:tab w:val="left" w:pos="828"/>
              </w:tabs>
              <w:autoSpaceDE w:val="0"/>
              <w:autoSpaceDN w:val="0"/>
              <w:ind w:hanging="361"/>
              <w:rPr>
                <w:rFonts w:eastAsia="Calibri" w:cs="Calibri"/>
                <w:sz w:val="22"/>
                <w:szCs w:val="22"/>
              </w:rPr>
            </w:pPr>
            <w:r w:rsidRPr="00E06629">
              <w:rPr>
                <w:rFonts w:eastAsia="Calibri" w:cs="Calibri"/>
                <w:sz w:val="22"/>
                <w:szCs w:val="22"/>
              </w:rPr>
              <w:t>Participating</w:t>
            </w:r>
            <w:r w:rsidRPr="00E06629">
              <w:rPr>
                <w:rFonts w:eastAsia="Calibri" w:cs="Calibri"/>
                <w:spacing w:val="-4"/>
                <w:sz w:val="22"/>
                <w:szCs w:val="22"/>
              </w:rPr>
              <w:t xml:space="preserve"> </w:t>
            </w:r>
            <w:r w:rsidRPr="00E06629">
              <w:rPr>
                <w:rFonts w:eastAsia="Calibri" w:cs="Calibri"/>
                <w:sz w:val="22"/>
                <w:szCs w:val="22"/>
              </w:rPr>
              <w:t>in</w:t>
            </w:r>
            <w:r w:rsidRPr="00E06629">
              <w:rPr>
                <w:rFonts w:eastAsia="Calibri" w:cs="Calibri"/>
                <w:spacing w:val="-5"/>
                <w:sz w:val="22"/>
                <w:szCs w:val="22"/>
              </w:rPr>
              <w:t xml:space="preserve"> </w:t>
            </w:r>
            <w:r w:rsidRPr="00E06629">
              <w:rPr>
                <w:rFonts w:eastAsia="Calibri" w:cs="Calibri"/>
                <w:sz w:val="22"/>
                <w:szCs w:val="22"/>
              </w:rPr>
              <w:t>all</w:t>
            </w:r>
            <w:r w:rsidRPr="00E06629">
              <w:rPr>
                <w:rFonts w:eastAsia="Calibri" w:cs="Calibri"/>
                <w:spacing w:val="-3"/>
                <w:sz w:val="22"/>
                <w:szCs w:val="22"/>
              </w:rPr>
              <w:t xml:space="preserve"> </w:t>
            </w:r>
            <w:r w:rsidRPr="00E06629">
              <w:rPr>
                <w:rFonts w:eastAsia="Calibri" w:cs="Calibri"/>
                <w:sz w:val="22"/>
                <w:szCs w:val="22"/>
              </w:rPr>
              <w:t>identified</w:t>
            </w:r>
            <w:r w:rsidRPr="00E06629">
              <w:rPr>
                <w:rFonts w:eastAsia="Calibri" w:cs="Calibri"/>
                <w:spacing w:val="-3"/>
                <w:sz w:val="22"/>
                <w:szCs w:val="22"/>
              </w:rPr>
              <w:t xml:space="preserve"> </w:t>
            </w:r>
            <w:r w:rsidRPr="00E06629">
              <w:rPr>
                <w:rFonts w:eastAsia="Calibri" w:cs="Calibri"/>
                <w:sz w:val="22"/>
                <w:szCs w:val="22"/>
              </w:rPr>
              <w:t>LIMS</w:t>
            </w:r>
            <w:r w:rsidRPr="00E06629">
              <w:rPr>
                <w:rFonts w:eastAsia="Calibri" w:cs="Calibri"/>
                <w:spacing w:val="-4"/>
                <w:sz w:val="22"/>
                <w:szCs w:val="22"/>
              </w:rPr>
              <w:t xml:space="preserve"> </w:t>
            </w:r>
            <w:r w:rsidRPr="00E06629">
              <w:rPr>
                <w:rFonts w:eastAsia="Calibri" w:cs="Calibri"/>
                <w:sz w:val="22"/>
                <w:szCs w:val="22"/>
              </w:rPr>
              <w:t>Training</w:t>
            </w:r>
            <w:r w:rsidRPr="00E06629">
              <w:rPr>
                <w:rFonts w:eastAsia="Calibri" w:cs="Calibri"/>
                <w:spacing w:val="-3"/>
                <w:sz w:val="22"/>
                <w:szCs w:val="22"/>
              </w:rPr>
              <w:t xml:space="preserve"> </w:t>
            </w:r>
            <w:r w:rsidRPr="00E06629">
              <w:rPr>
                <w:rFonts w:eastAsia="Calibri" w:cs="Calibri"/>
                <w:spacing w:val="-2"/>
                <w:sz w:val="22"/>
                <w:szCs w:val="22"/>
              </w:rPr>
              <w:t>Courses.</w:t>
            </w:r>
          </w:p>
        </w:tc>
      </w:tr>
      <w:tr w:rsidR="002C7732" w:rsidRPr="00E06629" w14:paraId="3114F04D" w14:textId="77777777" w:rsidTr="008D6C4A">
        <w:trPr>
          <w:trHeight w:val="504"/>
        </w:trPr>
        <w:tc>
          <w:tcPr>
            <w:tcW w:w="2518" w:type="dxa"/>
          </w:tcPr>
          <w:p w14:paraId="2AAA334A" w14:textId="31954A98" w:rsidR="002C7732" w:rsidRPr="00E06629" w:rsidRDefault="002C7732" w:rsidP="002C7732">
            <w:pPr>
              <w:widowControl w:val="0"/>
              <w:autoSpaceDE w:val="0"/>
              <w:autoSpaceDN w:val="0"/>
              <w:rPr>
                <w:rFonts w:eastAsia="Calibri" w:cs="Calibri"/>
                <w:b/>
                <w:sz w:val="22"/>
                <w:szCs w:val="22"/>
              </w:rPr>
            </w:pPr>
            <w:r w:rsidRPr="00E06629">
              <w:rPr>
                <w:rFonts w:cs="Calibri"/>
                <w:sz w:val="22"/>
                <w:szCs w:val="22"/>
              </w:rPr>
              <w:t>Key Users</w:t>
            </w:r>
          </w:p>
        </w:tc>
        <w:tc>
          <w:tcPr>
            <w:tcW w:w="6546" w:type="dxa"/>
          </w:tcPr>
          <w:p w14:paraId="475B8142" w14:textId="77777777" w:rsidR="002C7732" w:rsidRPr="00E06629" w:rsidRDefault="002C7732" w:rsidP="00861011">
            <w:pPr>
              <w:rPr>
                <w:rFonts w:cs="Calibri"/>
                <w:sz w:val="22"/>
                <w:szCs w:val="22"/>
                <w:lang w:val="en-GB"/>
              </w:rPr>
            </w:pPr>
            <w:r w:rsidRPr="00E06629">
              <w:rPr>
                <w:rFonts w:cs="Calibri"/>
                <w:sz w:val="22"/>
                <w:szCs w:val="22"/>
              </w:rPr>
              <w:t>The Key Users provide the first line support for their lab area and related end-users. Key responsibilities include:</w:t>
            </w:r>
          </w:p>
          <w:p w14:paraId="1C7AAB3A" w14:textId="77777777" w:rsidR="002C7732" w:rsidRPr="00E06629" w:rsidRDefault="002C7732" w:rsidP="00861011">
            <w:pPr>
              <w:pStyle w:val="ListParagraph"/>
              <w:numPr>
                <w:ilvl w:val="0"/>
                <w:numId w:val="6"/>
              </w:numPr>
              <w:spacing w:before="120" w:after="120"/>
              <w:rPr>
                <w:rFonts w:cs="Calibri"/>
                <w:sz w:val="22"/>
                <w:szCs w:val="22"/>
                <w:lang w:val="en-GB"/>
              </w:rPr>
            </w:pPr>
            <w:r w:rsidRPr="00E06629">
              <w:rPr>
                <w:rFonts w:cs="Calibri"/>
                <w:sz w:val="22"/>
                <w:szCs w:val="22"/>
              </w:rPr>
              <w:t xml:space="preserve">Setting up and testing static data, </w:t>
            </w:r>
            <w:proofErr w:type="spellStart"/>
            <w:r w:rsidRPr="00E06629">
              <w:rPr>
                <w:rFonts w:cs="Calibri"/>
                <w:sz w:val="22"/>
                <w:szCs w:val="22"/>
              </w:rPr>
              <w:t>co-ordinating</w:t>
            </w:r>
            <w:proofErr w:type="spellEnd"/>
            <w:r w:rsidRPr="00E06629">
              <w:rPr>
                <w:rFonts w:cs="Calibri"/>
                <w:sz w:val="22"/>
                <w:szCs w:val="22"/>
              </w:rPr>
              <w:t xml:space="preserve"> user reviews and testing</w:t>
            </w:r>
          </w:p>
          <w:p w14:paraId="29079947" w14:textId="77777777" w:rsidR="002C7732" w:rsidRPr="00E06629" w:rsidRDefault="002C7732" w:rsidP="00861011">
            <w:pPr>
              <w:pStyle w:val="ListParagraph"/>
              <w:numPr>
                <w:ilvl w:val="0"/>
                <w:numId w:val="6"/>
              </w:numPr>
              <w:spacing w:before="120" w:after="120"/>
              <w:rPr>
                <w:rFonts w:cs="Calibri"/>
                <w:sz w:val="22"/>
                <w:szCs w:val="22"/>
                <w:lang w:val="en-GB"/>
              </w:rPr>
            </w:pPr>
            <w:r w:rsidRPr="00E06629">
              <w:rPr>
                <w:rFonts w:cs="Calibri"/>
                <w:sz w:val="22"/>
                <w:szCs w:val="22"/>
              </w:rPr>
              <w:t>Keeping end-users involved and interested in the goals of the project</w:t>
            </w:r>
          </w:p>
          <w:p w14:paraId="238FFE07" w14:textId="77777777" w:rsidR="002C7732" w:rsidRPr="00E06629" w:rsidRDefault="002C7732" w:rsidP="00861011">
            <w:pPr>
              <w:pStyle w:val="ListParagraph"/>
              <w:numPr>
                <w:ilvl w:val="0"/>
                <w:numId w:val="6"/>
              </w:numPr>
              <w:spacing w:before="120" w:after="120"/>
              <w:rPr>
                <w:rFonts w:cs="Calibri"/>
                <w:sz w:val="22"/>
                <w:szCs w:val="22"/>
                <w:lang w:val="en-GB"/>
              </w:rPr>
            </w:pPr>
            <w:r w:rsidRPr="00E06629">
              <w:rPr>
                <w:rFonts w:cs="Calibri"/>
                <w:sz w:val="22"/>
                <w:szCs w:val="22"/>
              </w:rPr>
              <w:t>Discussing implementation issues with the Project Manager and the Service Provider</w:t>
            </w:r>
          </w:p>
          <w:p w14:paraId="66112616" w14:textId="77777777" w:rsidR="002C7732" w:rsidRPr="00E06629" w:rsidRDefault="002C7732" w:rsidP="00861011">
            <w:pPr>
              <w:pStyle w:val="ListParagraph"/>
              <w:numPr>
                <w:ilvl w:val="0"/>
                <w:numId w:val="6"/>
              </w:numPr>
              <w:spacing w:before="120" w:after="120"/>
              <w:rPr>
                <w:rFonts w:cs="Calibri"/>
                <w:sz w:val="22"/>
                <w:szCs w:val="22"/>
                <w:lang w:val="en-GB"/>
              </w:rPr>
            </w:pPr>
            <w:r w:rsidRPr="00E06629">
              <w:rPr>
                <w:rFonts w:cs="Calibri"/>
                <w:sz w:val="22"/>
                <w:szCs w:val="22"/>
              </w:rPr>
              <w:t>Training or assisting in the training of End-Users</w:t>
            </w:r>
          </w:p>
          <w:p w14:paraId="3AEF0823" w14:textId="77777777" w:rsidR="002C7732" w:rsidRPr="00E06629" w:rsidRDefault="002C7732" w:rsidP="00861011">
            <w:pPr>
              <w:pStyle w:val="ListParagraph"/>
              <w:numPr>
                <w:ilvl w:val="0"/>
                <w:numId w:val="6"/>
              </w:numPr>
              <w:spacing w:before="120" w:after="120"/>
              <w:rPr>
                <w:rFonts w:cs="Calibri"/>
                <w:sz w:val="22"/>
                <w:szCs w:val="22"/>
                <w:lang w:val="en-GB"/>
              </w:rPr>
            </w:pPr>
            <w:r w:rsidRPr="00E06629">
              <w:rPr>
                <w:rFonts w:cs="Calibri"/>
                <w:sz w:val="22"/>
                <w:szCs w:val="22"/>
              </w:rPr>
              <w:t>Acting as first-line support for End-Users</w:t>
            </w:r>
          </w:p>
          <w:p w14:paraId="5E7E5F25" w14:textId="7F180100" w:rsidR="002C7732" w:rsidRPr="00E06629" w:rsidRDefault="002C7732" w:rsidP="00861011">
            <w:pPr>
              <w:widowControl w:val="0"/>
              <w:autoSpaceDE w:val="0"/>
              <w:autoSpaceDN w:val="0"/>
              <w:ind w:left="107" w:right="84"/>
              <w:rPr>
                <w:rFonts w:eastAsia="Calibri" w:cs="Calibri"/>
                <w:sz w:val="22"/>
                <w:szCs w:val="22"/>
              </w:rPr>
            </w:pPr>
            <w:r w:rsidRPr="00E06629">
              <w:rPr>
                <w:rFonts w:cs="Calibri"/>
                <w:sz w:val="22"/>
                <w:szCs w:val="22"/>
              </w:rPr>
              <w:t>Participating in the identified LIMS Training Courses.</w:t>
            </w:r>
          </w:p>
        </w:tc>
      </w:tr>
      <w:tr w:rsidR="002C7732" w:rsidRPr="00E06629" w14:paraId="7BAF151B" w14:textId="77777777" w:rsidTr="008D6C4A">
        <w:trPr>
          <w:trHeight w:val="504"/>
        </w:trPr>
        <w:tc>
          <w:tcPr>
            <w:tcW w:w="2518" w:type="dxa"/>
          </w:tcPr>
          <w:p w14:paraId="1C79F1F3" w14:textId="56EB587B" w:rsidR="002C7732" w:rsidRPr="00E06629" w:rsidRDefault="002C7732" w:rsidP="002C7732">
            <w:pPr>
              <w:widowControl w:val="0"/>
              <w:autoSpaceDE w:val="0"/>
              <w:autoSpaceDN w:val="0"/>
              <w:rPr>
                <w:rFonts w:eastAsia="Calibri" w:cs="Calibri"/>
                <w:b/>
                <w:sz w:val="22"/>
                <w:szCs w:val="22"/>
              </w:rPr>
            </w:pPr>
            <w:r w:rsidRPr="00E06629">
              <w:rPr>
                <w:rFonts w:cs="Calibri"/>
                <w:sz w:val="22"/>
                <w:szCs w:val="22"/>
              </w:rPr>
              <w:t>IT Infrastructure Lead</w:t>
            </w:r>
          </w:p>
        </w:tc>
        <w:tc>
          <w:tcPr>
            <w:tcW w:w="6546" w:type="dxa"/>
          </w:tcPr>
          <w:p w14:paraId="0D43C37C" w14:textId="5B8B1A67" w:rsidR="002C7732" w:rsidRPr="00E06629" w:rsidRDefault="002C7732" w:rsidP="00397741">
            <w:pPr>
              <w:widowControl w:val="0"/>
              <w:autoSpaceDE w:val="0"/>
              <w:autoSpaceDN w:val="0"/>
              <w:ind w:left="107" w:right="84"/>
              <w:rPr>
                <w:rFonts w:eastAsia="Calibri" w:cs="Calibri"/>
                <w:sz w:val="22"/>
                <w:szCs w:val="22"/>
              </w:rPr>
            </w:pPr>
            <w:r w:rsidRPr="00E06629">
              <w:rPr>
                <w:rFonts w:cs="Calibri"/>
                <w:sz w:val="22"/>
                <w:szCs w:val="22"/>
              </w:rPr>
              <w:t xml:space="preserve">Responsible for setting up internal hardware/software infrastructure within Customer </w:t>
            </w:r>
            <w:r w:rsidR="00397741" w:rsidRPr="00E06629">
              <w:rPr>
                <w:rFonts w:cs="Calibri"/>
                <w:sz w:val="22"/>
                <w:szCs w:val="22"/>
              </w:rPr>
              <w:t>organization</w:t>
            </w:r>
            <w:r w:rsidRPr="00E06629">
              <w:rPr>
                <w:rFonts w:cs="Calibri"/>
                <w:sz w:val="22"/>
                <w:szCs w:val="22"/>
              </w:rPr>
              <w:t>. This person provides a representative system that closely resembles the final production system.</w:t>
            </w:r>
          </w:p>
        </w:tc>
      </w:tr>
      <w:tr w:rsidR="002C7732" w:rsidRPr="00E06629" w14:paraId="762DFF8D" w14:textId="77777777" w:rsidTr="008D6C4A">
        <w:trPr>
          <w:trHeight w:val="504"/>
        </w:trPr>
        <w:tc>
          <w:tcPr>
            <w:tcW w:w="2518" w:type="dxa"/>
          </w:tcPr>
          <w:p w14:paraId="07BA61CD" w14:textId="42E80F97" w:rsidR="002C7732" w:rsidRPr="00E06629" w:rsidRDefault="002C7732" w:rsidP="002C7732">
            <w:pPr>
              <w:widowControl w:val="0"/>
              <w:autoSpaceDE w:val="0"/>
              <w:autoSpaceDN w:val="0"/>
              <w:rPr>
                <w:rFonts w:eastAsia="Calibri" w:cs="Calibri"/>
                <w:b/>
                <w:sz w:val="22"/>
                <w:szCs w:val="22"/>
              </w:rPr>
            </w:pPr>
            <w:r w:rsidRPr="00E06629">
              <w:rPr>
                <w:rFonts w:cs="Calibri"/>
                <w:sz w:val="22"/>
                <w:szCs w:val="22"/>
              </w:rPr>
              <w:t>Quality Manager</w:t>
            </w:r>
          </w:p>
        </w:tc>
        <w:tc>
          <w:tcPr>
            <w:tcW w:w="6546" w:type="dxa"/>
          </w:tcPr>
          <w:p w14:paraId="1446AB80" w14:textId="5BAAF0D7" w:rsidR="002C7732" w:rsidRPr="00E06629" w:rsidRDefault="002C7732" w:rsidP="00397741">
            <w:pPr>
              <w:widowControl w:val="0"/>
              <w:autoSpaceDE w:val="0"/>
              <w:autoSpaceDN w:val="0"/>
              <w:ind w:left="107" w:right="84"/>
              <w:rPr>
                <w:rFonts w:eastAsia="Calibri" w:cs="Calibri"/>
                <w:sz w:val="22"/>
                <w:szCs w:val="22"/>
              </w:rPr>
            </w:pPr>
            <w:r w:rsidRPr="00E06629">
              <w:rPr>
                <w:rFonts w:cs="Calibri"/>
                <w:sz w:val="22"/>
                <w:szCs w:val="22"/>
              </w:rPr>
              <w:t xml:space="preserve">This role is responsible for aligning LIMS procedures with company quality and compliance requirements. This includes updating company Quality </w:t>
            </w:r>
            <w:proofErr w:type="gramStart"/>
            <w:r w:rsidRPr="00E06629">
              <w:rPr>
                <w:rFonts w:cs="Calibri"/>
                <w:sz w:val="22"/>
                <w:szCs w:val="22"/>
              </w:rPr>
              <w:t>procedures / SOP’s</w:t>
            </w:r>
            <w:proofErr w:type="gramEnd"/>
            <w:r w:rsidRPr="00E06629">
              <w:rPr>
                <w:rFonts w:cs="Calibri"/>
                <w:sz w:val="22"/>
                <w:szCs w:val="22"/>
              </w:rPr>
              <w:t xml:space="preserve"> and related documentation and leading on any validation required. </w:t>
            </w:r>
          </w:p>
        </w:tc>
      </w:tr>
    </w:tbl>
    <w:p w14:paraId="18FF7C13" w14:textId="77777777" w:rsidR="00DA0F81" w:rsidRPr="00E06629" w:rsidRDefault="00DA0F81" w:rsidP="00DC7F04">
      <w:pPr>
        <w:pStyle w:val="Heading1"/>
        <w:rPr>
          <w:rFonts w:cs="Calibri"/>
        </w:rPr>
      </w:pPr>
      <w:bookmarkStart w:id="1610" w:name="_Toc144913296"/>
      <w:bookmarkStart w:id="1611" w:name="_Toc201682713"/>
      <w:bookmarkEnd w:id="1607"/>
      <w:r w:rsidRPr="00E06629">
        <w:rPr>
          <w:rFonts w:cs="Calibri"/>
        </w:rPr>
        <w:lastRenderedPageBreak/>
        <w:t>Communication Plan</w:t>
      </w:r>
      <w:bookmarkEnd w:id="1610"/>
      <w:bookmarkEnd w:id="1611"/>
    </w:p>
    <w:p w14:paraId="1C47A81E" w14:textId="7B88D7E1" w:rsidR="00DA258E" w:rsidRPr="00E06629" w:rsidRDefault="00D824A8" w:rsidP="00C54293">
      <w:pPr>
        <w:pStyle w:val="Heading2"/>
        <w:ind w:left="576"/>
        <w:rPr>
          <w:rFonts w:cs="Calibri"/>
        </w:rPr>
      </w:pPr>
      <w:bookmarkStart w:id="1612" w:name="_Ref40270439"/>
      <w:bookmarkStart w:id="1613" w:name="_Ref40270459"/>
      <w:bookmarkStart w:id="1614" w:name="_Toc144913297"/>
      <w:bookmarkStart w:id="1615" w:name="_Toc201682714"/>
      <w:r w:rsidRPr="00E06629">
        <w:rPr>
          <w:rFonts w:cs="Calibri"/>
        </w:rPr>
        <w:t xml:space="preserve">Communication &amp; </w:t>
      </w:r>
      <w:r w:rsidR="00DA258E" w:rsidRPr="00E06629">
        <w:rPr>
          <w:rFonts w:cs="Calibri"/>
        </w:rPr>
        <w:t>Reporting</w:t>
      </w:r>
      <w:bookmarkEnd w:id="1612"/>
      <w:bookmarkEnd w:id="1613"/>
      <w:bookmarkEnd w:id="1614"/>
      <w:bookmarkEnd w:id="1615"/>
    </w:p>
    <w:p w14:paraId="040937C1" w14:textId="77777777" w:rsidR="00044891" w:rsidRPr="00E06629" w:rsidRDefault="00044891" w:rsidP="00CC41A8">
      <w:pPr>
        <w:rPr>
          <w:rFonts w:cs="Calibri"/>
        </w:rPr>
      </w:pPr>
      <w:r w:rsidRPr="00E06629">
        <w:rPr>
          <w:rFonts w:cs="Calibri"/>
        </w:rPr>
        <w:t>The Service Provider Project Manager will provide written highlight reports to the Customer and Service Provider’s PMO.  The content, format and frequency of these reports will be agreed during project start</w:t>
      </w:r>
      <w:r w:rsidR="009D01D8" w:rsidRPr="00E06629">
        <w:rPr>
          <w:rFonts w:cs="Calibri"/>
        </w:rPr>
        <w:t>-</w:t>
      </w:r>
      <w:r w:rsidRPr="00E06629">
        <w:rPr>
          <w:rFonts w:cs="Calibri"/>
        </w:rPr>
        <w:t>up, but as a minimum will include the following:</w:t>
      </w:r>
    </w:p>
    <w:p w14:paraId="70ACAB12" w14:textId="77777777" w:rsidR="00044891" w:rsidRPr="00E06629" w:rsidRDefault="00044891" w:rsidP="00044891">
      <w:pPr>
        <w:pStyle w:val="ListBullet"/>
        <w:tabs>
          <w:tab w:val="clear" w:pos="360"/>
          <w:tab w:val="num" w:pos="1080"/>
        </w:tabs>
        <w:ind w:left="720"/>
        <w:rPr>
          <w:rFonts w:cs="Calibri"/>
          <w:szCs w:val="22"/>
        </w:rPr>
      </w:pPr>
      <w:r w:rsidRPr="00E06629">
        <w:rPr>
          <w:rFonts w:cs="Calibri"/>
          <w:szCs w:val="22"/>
        </w:rPr>
        <w:t>Progress summary</w:t>
      </w:r>
    </w:p>
    <w:p w14:paraId="2B2BC814" w14:textId="77777777" w:rsidR="00044891" w:rsidRPr="00E06629" w:rsidRDefault="00044891" w:rsidP="00044891">
      <w:pPr>
        <w:pStyle w:val="ListBullet"/>
        <w:tabs>
          <w:tab w:val="clear" w:pos="360"/>
          <w:tab w:val="num" w:pos="1080"/>
        </w:tabs>
        <w:ind w:left="720"/>
        <w:rPr>
          <w:rFonts w:cs="Calibri"/>
          <w:szCs w:val="22"/>
        </w:rPr>
      </w:pPr>
      <w:r w:rsidRPr="00E06629">
        <w:rPr>
          <w:rFonts w:cs="Calibri"/>
          <w:szCs w:val="22"/>
        </w:rPr>
        <w:t>Updates on key risks and issues</w:t>
      </w:r>
    </w:p>
    <w:p w14:paraId="49A76887" w14:textId="77777777" w:rsidR="00044891" w:rsidRPr="00E06629" w:rsidRDefault="00044891" w:rsidP="00044891">
      <w:pPr>
        <w:pStyle w:val="ListBullet"/>
        <w:tabs>
          <w:tab w:val="clear" w:pos="360"/>
          <w:tab w:val="num" w:pos="1080"/>
        </w:tabs>
        <w:ind w:left="720"/>
        <w:rPr>
          <w:rFonts w:cs="Calibri"/>
          <w:szCs w:val="22"/>
        </w:rPr>
      </w:pPr>
      <w:r w:rsidRPr="00E06629">
        <w:rPr>
          <w:rFonts w:cs="Calibri"/>
          <w:szCs w:val="22"/>
        </w:rPr>
        <w:t>Activity in the reporting period and planned activity for the next period</w:t>
      </w:r>
    </w:p>
    <w:p w14:paraId="3661E4E6" w14:textId="77777777" w:rsidR="00044891" w:rsidRPr="00E06629" w:rsidRDefault="00044891" w:rsidP="00044891">
      <w:pPr>
        <w:pStyle w:val="ListBullet"/>
        <w:tabs>
          <w:tab w:val="clear" w:pos="360"/>
          <w:tab w:val="num" w:pos="1080"/>
        </w:tabs>
        <w:ind w:left="720"/>
        <w:rPr>
          <w:rFonts w:cs="Calibri"/>
          <w:szCs w:val="22"/>
        </w:rPr>
      </w:pPr>
      <w:r w:rsidRPr="00E06629">
        <w:rPr>
          <w:rFonts w:cs="Calibri"/>
          <w:szCs w:val="22"/>
        </w:rPr>
        <w:t xml:space="preserve">Milestone and </w:t>
      </w:r>
      <w:r w:rsidR="00CC41A8" w:rsidRPr="00E06629">
        <w:rPr>
          <w:rFonts w:cs="Calibri"/>
          <w:szCs w:val="22"/>
        </w:rPr>
        <w:t>timeline updates</w:t>
      </w:r>
    </w:p>
    <w:p w14:paraId="7E63E601" w14:textId="455AF5F5" w:rsidR="003E1A31" w:rsidRPr="00E06629" w:rsidRDefault="003E1A31" w:rsidP="00044891">
      <w:pPr>
        <w:pStyle w:val="ListBullet"/>
        <w:tabs>
          <w:tab w:val="clear" w:pos="360"/>
          <w:tab w:val="num" w:pos="1080"/>
        </w:tabs>
        <w:ind w:left="720"/>
        <w:rPr>
          <w:rFonts w:cs="Calibri"/>
          <w:szCs w:val="22"/>
        </w:rPr>
      </w:pPr>
      <w:r w:rsidRPr="00E06629">
        <w:rPr>
          <w:rFonts w:cs="Calibri"/>
          <w:szCs w:val="22"/>
        </w:rPr>
        <w:t>Deliverable</w:t>
      </w:r>
      <w:r w:rsidR="00FA243C" w:rsidRPr="00E06629">
        <w:rPr>
          <w:rFonts w:cs="Calibri"/>
          <w:szCs w:val="22"/>
        </w:rPr>
        <w:t xml:space="preserve"> updates</w:t>
      </w:r>
    </w:p>
    <w:p w14:paraId="64972DEF" w14:textId="54EF6048" w:rsidR="00044891" w:rsidRPr="00E06629" w:rsidRDefault="00544D03" w:rsidP="00CC41A8">
      <w:pPr>
        <w:rPr>
          <w:rFonts w:cs="Calibri"/>
        </w:rPr>
      </w:pPr>
      <w:r w:rsidRPr="00E06629">
        <w:rPr>
          <w:rFonts w:cs="Calibri"/>
        </w:rPr>
        <w:t xml:space="preserve">The Service Provider </w:t>
      </w:r>
      <w:r w:rsidR="00B83940" w:rsidRPr="00E06629">
        <w:rPr>
          <w:rFonts w:cs="Calibri"/>
        </w:rPr>
        <w:t xml:space="preserve">and </w:t>
      </w:r>
      <w:r w:rsidRPr="00E06629">
        <w:rPr>
          <w:rFonts w:cs="Calibri"/>
        </w:rPr>
        <w:t xml:space="preserve">the Customer will meet </w:t>
      </w:r>
      <w:r w:rsidR="00CC41A8" w:rsidRPr="00E06629">
        <w:rPr>
          <w:rFonts w:cs="Calibri"/>
        </w:rPr>
        <w:t>at the start and end of the project, to formally start and close the project</w:t>
      </w:r>
      <w:r w:rsidR="0BF62B5C" w:rsidRPr="00E06629">
        <w:rPr>
          <w:rFonts w:cs="Calibri"/>
        </w:rPr>
        <w:t xml:space="preserve">. </w:t>
      </w:r>
      <w:r w:rsidR="00CC41A8" w:rsidRPr="00E06629">
        <w:rPr>
          <w:rFonts w:cs="Calibri"/>
        </w:rPr>
        <w:t xml:space="preserve">They will also meet </w:t>
      </w:r>
      <w:r w:rsidRPr="00E06629">
        <w:rPr>
          <w:rFonts w:cs="Calibri"/>
        </w:rPr>
        <w:t>on a periodic basis</w:t>
      </w:r>
      <w:r w:rsidR="00B83940" w:rsidRPr="00E06629">
        <w:rPr>
          <w:rFonts w:cs="Calibri"/>
        </w:rPr>
        <w:t xml:space="preserve"> and at the end/start of each stage </w:t>
      </w:r>
      <w:r w:rsidR="00CC41A8" w:rsidRPr="00E06629">
        <w:rPr>
          <w:rFonts w:cs="Calibri"/>
        </w:rPr>
        <w:t xml:space="preserve">throughout the project, </w:t>
      </w:r>
      <w:r w:rsidR="00B83940" w:rsidRPr="00E06629">
        <w:rPr>
          <w:rFonts w:cs="Calibri"/>
        </w:rPr>
        <w:t>to review progre</w:t>
      </w:r>
      <w:r w:rsidR="00044891" w:rsidRPr="00E06629">
        <w:rPr>
          <w:rFonts w:cs="Calibri"/>
        </w:rPr>
        <w:t>ss, risks and issues and agree plans for the next stage.</w:t>
      </w:r>
    </w:p>
    <w:p w14:paraId="16CA169F" w14:textId="77777777" w:rsidR="00044891" w:rsidRPr="00E06629" w:rsidRDefault="00CC41A8" w:rsidP="00CC41A8">
      <w:pPr>
        <w:rPr>
          <w:rFonts w:cs="Calibri"/>
        </w:rPr>
      </w:pPr>
      <w:r w:rsidRPr="00E06629">
        <w:rPr>
          <w:rFonts w:cs="Calibri"/>
        </w:rPr>
        <w:t xml:space="preserve">Ad hoc meetings will be schedule as required to discuss issues, change requests, in line with the escalation and change control </w:t>
      </w:r>
      <w:r w:rsidR="00E41532" w:rsidRPr="00E06629">
        <w:rPr>
          <w:rFonts w:cs="Calibri"/>
        </w:rPr>
        <w:t xml:space="preserve">procedures defined for this project, </w:t>
      </w:r>
      <w:r w:rsidRPr="00E06629">
        <w:rPr>
          <w:rFonts w:cs="Calibri"/>
        </w:rPr>
        <w:t>and other matters as required.</w:t>
      </w:r>
    </w:p>
    <w:p w14:paraId="61D2A1B5" w14:textId="3744C3F5" w:rsidR="00544D03" w:rsidRPr="00E06629" w:rsidRDefault="00CC41A8" w:rsidP="00CC41A8">
      <w:pPr>
        <w:rPr>
          <w:rFonts w:cs="Calibri"/>
        </w:rPr>
      </w:pPr>
      <w:r w:rsidRPr="00E06629">
        <w:rPr>
          <w:rFonts w:cs="Calibri"/>
        </w:rPr>
        <w:t xml:space="preserve">The respective Project Managers will agree, and schedule other meetings and communication as required to facilitate communication within the project team and other stakeholders, as part </w:t>
      </w:r>
      <w:r w:rsidR="00744C4E" w:rsidRPr="00E06629">
        <w:rPr>
          <w:rFonts w:cs="Calibri"/>
        </w:rPr>
        <w:t xml:space="preserve">of </w:t>
      </w:r>
      <w:r w:rsidRPr="00E06629">
        <w:rPr>
          <w:rFonts w:cs="Calibri"/>
        </w:rPr>
        <w:t xml:space="preserve">project initiation, these are likely to include but not limited to regular team meetings, planning meetings, </w:t>
      </w:r>
      <w:r w:rsidR="6EEEA016" w:rsidRPr="00E06629">
        <w:rPr>
          <w:rFonts w:cs="Calibri"/>
        </w:rPr>
        <w:t>workshops,</w:t>
      </w:r>
      <w:r w:rsidRPr="00E06629">
        <w:rPr>
          <w:rFonts w:cs="Calibri"/>
        </w:rPr>
        <w:t xml:space="preserve"> and stakeholder meetings.</w:t>
      </w:r>
    </w:p>
    <w:p w14:paraId="689295B0" w14:textId="46F210BF" w:rsidR="00F30842" w:rsidRPr="00E06629" w:rsidRDefault="00F30842" w:rsidP="00F30842">
      <w:pPr>
        <w:rPr>
          <w:rFonts w:cs="Calibri"/>
        </w:rPr>
      </w:pPr>
      <w:r w:rsidRPr="00E06629">
        <w:rPr>
          <w:rFonts w:cs="Calibri"/>
        </w:rPr>
        <w:t xml:space="preserve">Wherever possible, meetings will be conducted online, or by other remote meeting services, </w:t>
      </w:r>
      <w:r w:rsidR="08FE8F70" w:rsidRPr="00E06629">
        <w:rPr>
          <w:rFonts w:cs="Calibri"/>
        </w:rPr>
        <w:t>to</w:t>
      </w:r>
      <w:r w:rsidRPr="00E06629">
        <w:rPr>
          <w:rFonts w:cs="Calibri"/>
        </w:rPr>
        <w:t xml:space="preserve"> avoid travel.</w:t>
      </w:r>
    </w:p>
    <w:p w14:paraId="5A856138" w14:textId="206CB50B" w:rsidR="00F30842" w:rsidRPr="00E06629" w:rsidRDefault="00F30842" w:rsidP="00F30842">
      <w:pPr>
        <w:rPr>
          <w:rFonts w:cs="Calibri"/>
        </w:rPr>
      </w:pPr>
      <w:r w:rsidRPr="00E06629">
        <w:rPr>
          <w:rFonts w:cs="Calibri"/>
        </w:rPr>
        <w:t>All project meetings will</w:t>
      </w:r>
      <w:r w:rsidR="00804A71" w:rsidRPr="00E06629">
        <w:rPr>
          <w:rFonts w:cs="Calibri"/>
        </w:rPr>
        <w:t xml:space="preserve"> be</w:t>
      </w:r>
      <w:r w:rsidRPr="00E06629">
        <w:rPr>
          <w:rFonts w:cs="Calibri"/>
        </w:rPr>
        <w:t xml:space="preserve"> </w:t>
      </w:r>
      <w:r w:rsidR="00E33F01" w:rsidRPr="00E06629">
        <w:rPr>
          <w:rFonts w:cs="Calibri"/>
        </w:rPr>
        <w:t>documented</w:t>
      </w:r>
      <w:r w:rsidRPr="00E06629">
        <w:rPr>
          <w:rFonts w:cs="Calibri"/>
        </w:rPr>
        <w:t xml:space="preserve">, with the </w:t>
      </w:r>
      <w:r w:rsidR="00CB6CCF" w:rsidRPr="00E06629">
        <w:rPr>
          <w:rFonts w:cs="Calibri"/>
        </w:rPr>
        <w:t>notes</w:t>
      </w:r>
      <w:r w:rsidRPr="00E06629">
        <w:rPr>
          <w:rFonts w:cs="Calibri"/>
        </w:rPr>
        <w:t xml:space="preserve"> and the associated actions and decisions distributed to </w:t>
      </w:r>
      <w:r w:rsidR="002824AF" w:rsidRPr="00E06629">
        <w:rPr>
          <w:rFonts w:cs="Calibri"/>
        </w:rPr>
        <w:t>the Customer project manager</w:t>
      </w:r>
      <w:r w:rsidR="696361B2" w:rsidRPr="00E06629">
        <w:rPr>
          <w:rFonts w:cs="Calibri"/>
        </w:rPr>
        <w:t xml:space="preserve">. </w:t>
      </w:r>
      <w:r w:rsidRPr="00E06629">
        <w:rPr>
          <w:rFonts w:cs="Calibri"/>
        </w:rPr>
        <w:t>Actions and decisions will also be recorded, monitored and maintained in a project log throughout the duration of the project.</w:t>
      </w:r>
    </w:p>
    <w:p w14:paraId="59F8D30E" w14:textId="77777777" w:rsidR="000C3BE6" w:rsidRPr="00E06629" w:rsidRDefault="000C3BE6" w:rsidP="00F30842">
      <w:pPr>
        <w:rPr>
          <w:rFonts w:cs="Calibri"/>
        </w:rPr>
      </w:pPr>
    </w:p>
    <w:p w14:paraId="1EA2C5E0" w14:textId="77777777" w:rsidR="000C3BE6" w:rsidRPr="00E06629" w:rsidRDefault="000C3BE6" w:rsidP="00F30842">
      <w:pPr>
        <w:rPr>
          <w:rFonts w:cs="Calibri"/>
        </w:rPr>
      </w:pPr>
    </w:p>
    <w:p w14:paraId="01553EAD" w14:textId="77777777" w:rsidR="000C3BE6" w:rsidRPr="00E06629" w:rsidRDefault="000C3BE6" w:rsidP="00F30842">
      <w:pPr>
        <w:rPr>
          <w:rFonts w:cs="Calibri"/>
        </w:rPr>
      </w:pPr>
    </w:p>
    <w:p w14:paraId="5C5ACD1E" w14:textId="77777777" w:rsidR="000C3BE6" w:rsidRPr="00E06629" w:rsidRDefault="000C3BE6" w:rsidP="00F30842">
      <w:pPr>
        <w:rPr>
          <w:rFonts w:cs="Calibri"/>
        </w:rPr>
      </w:pPr>
    </w:p>
    <w:p w14:paraId="4DBAE3C7" w14:textId="77777777" w:rsidR="000C3BE6" w:rsidRPr="00E06629" w:rsidRDefault="000C3BE6" w:rsidP="00F30842">
      <w:pPr>
        <w:rPr>
          <w:rFonts w:cs="Calibri"/>
        </w:rPr>
      </w:pPr>
    </w:p>
    <w:p w14:paraId="78C85DA5" w14:textId="77777777" w:rsidR="000C3BE6" w:rsidRPr="00E06629" w:rsidRDefault="000C3BE6" w:rsidP="00F30842">
      <w:pPr>
        <w:rPr>
          <w:rFonts w:cs="Calibri"/>
        </w:rPr>
      </w:pPr>
    </w:p>
    <w:p w14:paraId="033E58F2" w14:textId="77777777" w:rsidR="000C3BE6" w:rsidRPr="00E06629" w:rsidRDefault="000C3BE6" w:rsidP="00F30842">
      <w:pPr>
        <w:rPr>
          <w:rFonts w:cs="Calibri"/>
        </w:rPr>
      </w:pPr>
    </w:p>
    <w:p w14:paraId="6B4F99CF" w14:textId="77777777" w:rsidR="000C3BE6" w:rsidRPr="00E06629" w:rsidRDefault="000C3BE6" w:rsidP="00F30842">
      <w:pPr>
        <w:rPr>
          <w:rFonts w:cs="Calibri"/>
        </w:rPr>
      </w:pPr>
    </w:p>
    <w:p w14:paraId="57CEC8E7" w14:textId="77777777" w:rsidR="000C3BE6" w:rsidRPr="00E06629" w:rsidRDefault="000C3BE6" w:rsidP="00F30842">
      <w:pPr>
        <w:rPr>
          <w:rFonts w:cs="Calibri"/>
        </w:rPr>
      </w:pPr>
    </w:p>
    <w:p w14:paraId="1A707392" w14:textId="77777777" w:rsidR="000C3BE6" w:rsidRPr="00E06629" w:rsidRDefault="000C3BE6" w:rsidP="00F30842">
      <w:pPr>
        <w:rPr>
          <w:rFonts w:cs="Calibri"/>
        </w:rPr>
      </w:pPr>
    </w:p>
    <w:p w14:paraId="49EF8AD8" w14:textId="77777777" w:rsidR="00D824A8" w:rsidRPr="00E06629" w:rsidRDefault="00D824A8" w:rsidP="00920929">
      <w:pPr>
        <w:pStyle w:val="Heading2"/>
        <w:ind w:left="576"/>
        <w:rPr>
          <w:rFonts w:cs="Calibri"/>
        </w:rPr>
      </w:pPr>
      <w:bookmarkStart w:id="1616" w:name="_Ref38553361"/>
      <w:bookmarkStart w:id="1617" w:name="_Toc144913298"/>
      <w:bookmarkStart w:id="1618" w:name="_Toc201682715"/>
      <w:r w:rsidRPr="00E06629">
        <w:rPr>
          <w:rFonts w:cs="Calibri"/>
        </w:rPr>
        <w:lastRenderedPageBreak/>
        <w:t>Escalation Procedure</w:t>
      </w:r>
      <w:bookmarkEnd w:id="1616"/>
      <w:bookmarkEnd w:id="1617"/>
      <w:bookmarkEnd w:id="1618"/>
    </w:p>
    <w:p w14:paraId="1DC58DED" w14:textId="5F75C9BA" w:rsidR="00715ED0" w:rsidRPr="00E06629" w:rsidRDefault="0013123E" w:rsidP="0013123E">
      <w:pPr>
        <w:rPr>
          <w:rFonts w:cs="Calibri"/>
        </w:rPr>
      </w:pPr>
      <w:r w:rsidRPr="00E06629">
        <w:rPr>
          <w:rFonts w:cs="Calibri"/>
        </w:rPr>
        <w:t xml:space="preserve">The Project Manager (Service Provider or Customer) will escalate issues and other matters according to the </w:t>
      </w:r>
      <w:r w:rsidR="00710769" w:rsidRPr="00E06629">
        <w:rPr>
          <w:rFonts w:cs="Calibri"/>
        </w:rPr>
        <w:t xml:space="preserve">high-level </w:t>
      </w:r>
      <w:r w:rsidRPr="00E06629">
        <w:rPr>
          <w:rFonts w:cs="Calibri"/>
        </w:rPr>
        <w:t xml:space="preserve">plan agreed </w:t>
      </w:r>
      <w:r w:rsidR="00406FF5" w:rsidRPr="00E06629">
        <w:rPr>
          <w:rFonts w:cs="Calibri"/>
        </w:rPr>
        <w:t>below.</w:t>
      </w:r>
      <w:r w:rsidR="003223EE" w:rsidRPr="00E06629">
        <w:rPr>
          <w:rFonts w:cs="Calibri"/>
        </w:rPr>
        <w:t xml:space="preserve"> </w:t>
      </w:r>
      <w:r w:rsidR="00181A94" w:rsidRPr="00E06629">
        <w:rPr>
          <w:rFonts w:cs="Calibri"/>
        </w:rPr>
        <w:t xml:space="preserve">During the initiation phase, a </w:t>
      </w:r>
      <w:r w:rsidR="00406FF5" w:rsidRPr="00E06629">
        <w:rPr>
          <w:rFonts w:cs="Calibri"/>
        </w:rPr>
        <w:t xml:space="preserve">more </w:t>
      </w:r>
      <w:r w:rsidR="00181A94" w:rsidRPr="00E06629">
        <w:rPr>
          <w:rFonts w:cs="Calibri"/>
        </w:rPr>
        <w:t xml:space="preserve">detailed communication plan for the weekly and monthly PSC meetings and monthly reports will be discussed and maintained. </w:t>
      </w:r>
      <w:r w:rsidR="00747BDA" w:rsidRPr="00E06629">
        <w:rPr>
          <w:rFonts w:cs="Calibri"/>
        </w:rPr>
        <w:t>T</w:t>
      </w:r>
      <w:r w:rsidR="00181A94" w:rsidRPr="00E06629">
        <w:rPr>
          <w:rFonts w:cs="Calibri"/>
        </w:rPr>
        <w:t xml:space="preserve">he communication plan </w:t>
      </w:r>
      <w:r w:rsidR="00747BDA" w:rsidRPr="00E06629">
        <w:rPr>
          <w:rFonts w:cs="Calibri"/>
        </w:rPr>
        <w:t>and</w:t>
      </w:r>
      <w:r w:rsidR="00181A94" w:rsidRPr="00E06629">
        <w:rPr>
          <w:rFonts w:cs="Calibri"/>
        </w:rPr>
        <w:t xml:space="preserve"> escalation plan</w:t>
      </w:r>
      <w:r w:rsidR="00747BDA" w:rsidRPr="00E06629">
        <w:rPr>
          <w:rFonts w:cs="Calibri"/>
        </w:rPr>
        <w:t xml:space="preserve"> will be </w:t>
      </w:r>
      <w:r w:rsidR="00111A62" w:rsidRPr="00E06629">
        <w:rPr>
          <w:rFonts w:cs="Calibri"/>
        </w:rPr>
        <w:t xml:space="preserve">adapted </w:t>
      </w:r>
      <w:r w:rsidR="008718A9" w:rsidRPr="00E06629">
        <w:rPr>
          <w:rFonts w:cs="Calibri"/>
        </w:rPr>
        <w:t xml:space="preserve">and </w:t>
      </w:r>
      <w:r w:rsidR="00747BDA" w:rsidRPr="00E06629">
        <w:rPr>
          <w:rFonts w:cs="Calibri"/>
        </w:rPr>
        <w:t>finalised together</w:t>
      </w:r>
      <w:r w:rsidR="00181A94" w:rsidRPr="00E06629">
        <w:rPr>
          <w:rFonts w:cs="Calibri"/>
        </w:rPr>
        <w:t>.</w:t>
      </w:r>
    </w:p>
    <w:p w14:paraId="3982569C" w14:textId="7ACF2412" w:rsidR="001F7C45" w:rsidRPr="00E06629" w:rsidRDefault="001F7C45" w:rsidP="0013123E">
      <w:pPr>
        <w:rPr>
          <w:rFonts w:cs="Calibri"/>
        </w:rPr>
      </w:pPr>
      <w:r w:rsidRPr="00E06629">
        <w:rPr>
          <w:rFonts w:cs="Calibri"/>
          <w:noProof/>
        </w:rPr>
        <w:drawing>
          <wp:inline distT="0" distB="0" distL="0" distR="0" wp14:anchorId="77A7B129" wp14:editId="2D6D1223">
            <wp:extent cx="6000750" cy="2479675"/>
            <wp:effectExtent l="19050" t="19050" r="19050" b="15875"/>
            <wp:docPr id="1181621752" name="Picture 1" descr="A diagram of a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1752" name="Picture 1" descr="A diagram of a business&#10;&#10;Description automatically generated with medium confidence"/>
                    <pic:cNvPicPr/>
                  </pic:nvPicPr>
                  <pic:blipFill>
                    <a:blip r:embed="rId22"/>
                    <a:stretch>
                      <a:fillRect/>
                    </a:stretch>
                  </pic:blipFill>
                  <pic:spPr>
                    <a:xfrm>
                      <a:off x="0" y="0"/>
                      <a:ext cx="6000750" cy="2479675"/>
                    </a:xfrm>
                    <a:prstGeom prst="rect">
                      <a:avLst/>
                    </a:prstGeom>
                    <a:ln>
                      <a:solidFill>
                        <a:schemeClr val="accent1"/>
                      </a:solidFill>
                    </a:ln>
                  </pic:spPr>
                </pic:pic>
              </a:graphicData>
            </a:graphic>
          </wp:inline>
        </w:drawing>
      </w:r>
    </w:p>
    <w:p w14:paraId="0B5B6AEE" w14:textId="77777777" w:rsidR="00544D03" w:rsidRPr="00E06629" w:rsidRDefault="00DD142A" w:rsidP="00DC7F04">
      <w:pPr>
        <w:pStyle w:val="Heading1"/>
        <w:rPr>
          <w:rFonts w:cs="Calibri"/>
        </w:rPr>
      </w:pPr>
      <w:bookmarkStart w:id="1619" w:name="_Toc144913299"/>
      <w:bookmarkStart w:id="1620" w:name="_Toc201682716"/>
      <w:r w:rsidRPr="00E06629">
        <w:rPr>
          <w:rFonts w:cs="Calibri"/>
        </w:rPr>
        <w:lastRenderedPageBreak/>
        <w:t>Term</w:t>
      </w:r>
      <w:bookmarkEnd w:id="1619"/>
      <w:bookmarkEnd w:id="1620"/>
    </w:p>
    <w:p w14:paraId="4D21D5E5" w14:textId="35503828" w:rsidR="00F97FB1" w:rsidRPr="00E06629" w:rsidRDefault="00544D03" w:rsidP="009E42BE">
      <w:pPr>
        <w:rPr>
          <w:rFonts w:cs="Calibri"/>
        </w:rPr>
      </w:pPr>
      <w:r w:rsidRPr="00E06629">
        <w:rPr>
          <w:rFonts w:cs="Calibri"/>
          <w:w w:val="0"/>
        </w:rPr>
        <w:t xml:space="preserve">The Services under this Statement of Work shall commence on </w:t>
      </w:r>
      <w:r w:rsidR="00F97FB1" w:rsidRPr="00E06629">
        <w:rPr>
          <w:rFonts w:cs="Calibri"/>
          <w:w w:val="0"/>
        </w:rPr>
        <w:t xml:space="preserve">an agreed date on receipt of a relevant purchase order by the Service Provider </w:t>
      </w:r>
      <w:r w:rsidR="00F97FB1" w:rsidRPr="00E06629">
        <w:rPr>
          <w:rFonts w:cs="Calibri"/>
        </w:rPr>
        <w:t>unless terminated as provided under the terms of the M</w:t>
      </w:r>
      <w:r w:rsidR="009B376A" w:rsidRPr="00E06629">
        <w:rPr>
          <w:rFonts w:cs="Calibri"/>
        </w:rPr>
        <w:t>L</w:t>
      </w:r>
      <w:r w:rsidR="00F97FB1" w:rsidRPr="00E06629">
        <w:rPr>
          <w:rFonts w:cs="Calibri"/>
        </w:rPr>
        <w:t>A</w:t>
      </w:r>
      <w:r w:rsidR="00BF7DB8">
        <w:rPr>
          <w:rFonts w:cs="Calibri"/>
        </w:rPr>
        <w:t xml:space="preserve"> and </w:t>
      </w:r>
      <w:r w:rsidR="002404E0">
        <w:rPr>
          <w:rFonts w:cs="Calibri"/>
        </w:rPr>
        <w:t>conclude upon completion and approval of all deliverables and milestones defined herein.</w:t>
      </w:r>
    </w:p>
    <w:p w14:paraId="171968A3" w14:textId="2ABD230D" w:rsidR="00EA0B24" w:rsidRPr="00EA0B24" w:rsidRDefault="00FA1CC8" w:rsidP="00EA0B24">
      <w:r w:rsidRPr="00EA0B24">
        <w:rPr>
          <w:rFonts w:cs="Calibri"/>
          <w:w w:val="0"/>
        </w:rPr>
        <w:t>Thermo Fisher and Henkel will agree on an exit management period if any (partial) termination of services occurs. During an exit management period, the Service Provider shall provide reasonable assistance, co-operation and documentation to assist Henkel in transitioning the services to another Service Provider as a replacement or to Henkel internally always ensuring business continuity. The Service Provider shall be compensated for such exit management services incremental to the normal provision of services on a time basis defined in the rate card.</w:t>
      </w:r>
    </w:p>
    <w:p w14:paraId="72F622F6" w14:textId="4BCED736" w:rsidR="00544D03" w:rsidRPr="00E06629" w:rsidRDefault="00544D03" w:rsidP="00DC7F04">
      <w:pPr>
        <w:pStyle w:val="Heading1"/>
        <w:rPr>
          <w:rFonts w:cs="Calibri"/>
        </w:rPr>
      </w:pPr>
      <w:bookmarkStart w:id="1621" w:name="_Toc144913300"/>
      <w:bookmarkStart w:id="1622" w:name="_Toc201682717"/>
      <w:r w:rsidRPr="00E06629">
        <w:rPr>
          <w:rFonts w:cs="Calibri"/>
        </w:rPr>
        <w:lastRenderedPageBreak/>
        <w:t>C</w:t>
      </w:r>
      <w:r w:rsidR="00DD142A" w:rsidRPr="00E06629">
        <w:rPr>
          <w:rFonts w:cs="Calibri"/>
        </w:rPr>
        <w:t>harges</w:t>
      </w:r>
      <w:bookmarkEnd w:id="1621"/>
      <w:bookmarkEnd w:id="1622"/>
    </w:p>
    <w:p w14:paraId="67A8201D" w14:textId="2FA5675F" w:rsidR="009E42BE" w:rsidRPr="00E06629" w:rsidRDefault="009E42BE" w:rsidP="005D2B9C">
      <w:pPr>
        <w:pStyle w:val="Heading2"/>
        <w:ind w:left="576"/>
        <w:rPr>
          <w:rFonts w:cs="Calibri"/>
        </w:rPr>
      </w:pPr>
      <w:bookmarkStart w:id="1623" w:name="_Consultancy_Fees"/>
      <w:bookmarkStart w:id="1624" w:name="_Toc362875391"/>
      <w:bookmarkStart w:id="1625" w:name="_Ref531942608"/>
      <w:bookmarkStart w:id="1626" w:name="_Toc144913301"/>
      <w:bookmarkStart w:id="1627" w:name="_Toc201682718"/>
      <w:bookmarkEnd w:id="1623"/>
      <w:r w:rsidRPr="00E06629">
        <w:rPr>
          <w:rFonts w:cs="Calibri"/>
        </w:rPr>
        <w:t>Consultancy Fees</w:t>
      </w:r>
      <w:bookmarkEnd w:id="1624"/>
      <w:bookmarkEnd w:id="1625"/>
      <w:bookmarkEnd w:id="1626"/>
      <w:del w:id="1628" w:author="Huo, Wendy" w:date="2025-06-24T17:54:00Z" w16du:dateUtc="2025-06-24T09:54:00Z">
        <w:r w:rsidR="00864623" w:rsidRPr="00E06629" w:rsidDel="00D066C7">
          <w:rPr>
            <w:rFonts w:cs="Calibri"/>
          </w:rPr>
          <w:delText xml:space="preserve"> </w:delText>
        </w:r>
        <w:r w:rsidR="007408EB" w:rsidDel="00D066C7">
          <w:rPr>
            <w:rFonts w:eastAsia="SimHei" w:cs="Calibri"/>
            <w:lang w:eastAsia="zh-CN"/>
          </w:rPr>
          <w:delText>–</w:delText>
        </w:r>
        <w:r w:rsidR="007408EB" w:rsidDel="00D066C7">
          <w:rPr>
            <w:rFonts w:eastAsia="SimHei" w:cs="Calibri" w:hint="eastAsia"/>
            <w:lang w:eastAsia="zh-CN"/>
          </w:rPr>
          <w:delText xml:space="preserve"> </w:delText>
        </w:r>
        <w:commentRangeStart w:id="1629"/>
        <w:commentRangeStart w:id="1630"/>
        <w:r w:rsidR="007408EB" w:rsidRPr="000C7F81" w:rsidDel="00D066C7">
          <w:rPr>
            <w:rFonts w:eastAsia="SimHei" w:cs="Calibri" w:hint="eastAsia"/>
            <w:highlight w:val="yellow"/>
            <w:lang w:eastAsia="zh-CN"/>
          </w:rPr>
          <w:delText xml:space="preserve">Need to confirm </w:delText>
        </w:r>
        <w:r w:rsidR="000C7F81" w:rsidRPr="000C7F81" w:rsidDel="00D066C7">
          <w:rPr>
            <w:rFonts w:eastAsia="SimHei" w:cs="Calibri" w:hint="eastAsia"/>
            <w:highlight w:val="yellow"/>
            <w:lang w:eastAsia="zh-CN"/>
          </w:rPr>
          <w:delText>the fees after Meng</w:delText>
        </w:r>
        <w:r w:rsidR="000C7F81" w:rsidRPr="000C7F81" w:rsidDel="00D066C7">
          <w:rPr>
            <w:rFonts w:eastAsia="SimHei" w:cs="Calibri"/>
            <w:highlight w:val="yellow"/>
            <w:lang w:eastAsia="zh-CN"/>
          </w:rPr>
          <w:delText>’</w:delText>
        </w:r>
        <w:r w:rsidR="000C7F81" w:rsidRPr="000C7F81" w:rsidDel="00D066C7">
          <w:rPr>
            <w:rFonts w:eastAsia="SimHei" w:cs="Calibri" w:hint="eastAsia"/>
            <w:highlight w:val="yellow"/>
            <w:lang w:eastAsia="zh-CN"/>
          </w:rPr>
          <w:delText>s conclusion</w:delText>
        </w:r>
        <w:commentRangeEnd w:id="1629"/>
        <w:r w:rsidR="008F2C4B" w:rsidRPr="00E06629" w:rsidDel="00D066C7">
          <w:rPr>
            <w:rStyle w:val="CommentReference"/>
            <w:rFonts w:cs="Calibri"/>
            <w:sz w:val="28"/>
            <w:szCs w:val="28"/>
          </w:rPr>
          <w:commentReference w:id="1629"/>
        </w:r>
      </w:del>
      <w:bookmarkEnd w:id="1627"/>
      <w:commentRangeEnd w:id="1630"/>
      <w:r w:rsidR="00141EF8">
        <w:rPr>
          <w:rStyle w:val="CommentReference"/>
          <w:rFonts w:eastAsiaTheme="minorEastAsia" w:cstheme="minorBidi"/>
          <w:b w:val="0"/>
          <w:bCs w:val="0"/>
          <w:color w:val="auto"/>
        </w:rPr>
        <w:commentReference w:id="1630"/>
      </w:r>
    </w:p>
    <w:p w14:paraId="37E4F657" w14:textId="1EA91D38" w:rsidR="00A93533" w:rsidRPr="00E06629" w:rsidRDefault="009A24D7" w:rsidP="00B80B9E">
      <w:pPr>
        <w:rPr>
          <w:rFonts w:cs="Calibri"/>
        </w:rPr>
      </w:pPr>
      <w:r w:rsidRPr="00E06629">
        <w:rPr>
          <w:rFonts w:cs="Calibri"/>
          <w:kern w:val="20"/>
        </w:rPr>
        <w:t>The Services are being performed on a time and materials basis. All charge rates specified are exclusive of taxes</w:t>
      </w:r>
      <w:r w:rsidR="00D61C71">
        <w:rPr>
          <w:rFonts w:cs="Calibri"/>
          <w:kern w:val="20"/>
        </w:rPr>
        <w:t xml:space="preserve"> and as per defined rate card in </w:t>
      </w:r>
      <w:r w:rsidR="00CE61E9">
        <w:rPr>
          <w:rFonts w:cs="Calibri"/>
          <w:kern w:val="20"/>
        </w:rPr>
        <w:t xml:space="preserve">Appendix A of </w:t>
      </w:r>
      <w:r w:rsidR="00D61C71">
        <w:rPr>
          <w:rFonts w:cs="Calibri"/>
          <w:kern w:val="20"/>
        </w:rPr>
        <w:t>the MLA</w:t>
      </w:r>
      <w:r w:rsidR="00C34B74">
        <w:rPr>
          <w:rFonts w:cs="Calibri"/>
          <w:kern w:val="20"/>
        </w:rPr>
        <w:t xml:space="preserve"> and below table</w:t>
      </w:r>
      <w:r w:rsidRPr="00E06629">
        <w:rPr>
          <w:rFonts w:cs="Calibri"/>
          <w:kern w:val="20"/>
        </w:rPr>
        <w:t>.</w:t>
      </w:r>
    </w:p>
    <w:p w14:paraId="46867ED6" w14:textId="4B45F611" w:rsidR="00085D65" w:rsidRPr="00781B79" w:rsidRDefault="009A24D7" w:rsidP="007D1E6B">
      <w:pPr>
        <w:rPr>
          <w:rFonts w:eastAsia="SimHei" w:cs="Calibri"/>
          <w:kern w:val="20"/>
          <w:lang w:eastAsia="zh-CN"/>
        </w:rPr>
      </w:pPr>
      <w:commentRangeStart w:id="1633"/>
      <w:r w:rsidRPr="00E06629">
        <w:rPr>
          <w:rFonts w:cs="Calibri"/>
          <w:kern w:val="20"/>
        </w:rPr>
        <w:t>This S</w:t>
      </w:r>
      <w:r w:rsidR="006774B8" w:rsidRPr="00E06629">
        <w:rPr>
          <w:rFonts w:cs="Calibri"/>
          <w:kern w:val="20"/>
        </w:rPr>
        <w:t>O</w:t>
      </w:r>
      <w:r w:rsidRPr="00E06629">
        <w:rPr>
          <w:rFonts w:cs="Calibri"/>
          <w:kern w:val="20"/>
        </w:rPr>
        <w:t>W is capped to a maximum value of</w:t>
      </w:r>
      <w:r w:rsidR="003E2EE3">
        <w:rPr>
          <w:rFonts w:cs="Calibri"/>
          <w:kern w:val="20"/>
        </w:rPr>
        <w:t xml:space="preserve"> </w:t>
      </w:r>
      <w:ins w:id="1634" w:author="Huo, Wendy" w:date="2025-06-24T19:09:00Z" w16du:dateUtc="2025-06-24T11:09:00Z">
        <w:r w:rsidR="00251DE2" w:rsidRPr="000B17AD">
          <w:rPr>
            <w:rFonts w:eastAsia="SimHei" w:cs="Calibri" w:hint="eastAsia"/>
            <w:kern w:val="20"/>
            <w:lang w:eastAsia="zh-CN"/>
          </w:rPr>
          <w:t>109,035</w:t>
        </w:r>
        <w:r w:rsidR="00251DE2">
          <w:rPr>
            <w:rFonts w:eastAsia="SimHei" w:cs="Calibri" w:hint="eastAsia"/>
            <w:kern w:val="20"/>
            <w:lang w:eastAsia="zh-CN"/>
          </w:rPr>
          <w:t xml:space="preserve"> </w:t>
        </w:r>
      </w:ins>
      <w:del w:id="1635" w:author="Huo, Wendy" w:date="2025-06-24T19:09:00Z" w16du:dateUtc="2025-06-24T11:09:00Z">
        <w:r w:rsidR="002147C2" w:rsidRPr="002147C2" w:rsidDel="00251DE2">
          <w:rPr>
            <w:rFonts w:eastAsia="SimHei" w:cs="Calibri" w:hint="eastAsia"/>
            <w:kern w:val="20"/>
            <w:highlight w:val="yellow"/>
            <w:lang w:eastAsia="zh-CN"/>
          </w:rPr>
          <w:delText>xxx</w:delText>
        </w:r>
        <w:r w:rsidR="00F439C3" w:rsidDel="00251DE2">
          <w:rPr>
            <w:rFonts w:cs="Calibri"/>
            <w:kern w:val="20"/>
          </w:rPr>
          <w:delText xml:space="preserve"> </w:delText>
        </w:r>
      </w:del>
      <w:r w:rsidR="00F439C3">
        <w:rPr>
          <w:rFonts w:cs="Calibri"/>
          <w:kern w:val="20"/>
        </w:rPr>
        <w:t>EUR</w:t>
      </w:r>
      <w:r w:rsidR="00171EC0">
        <w:rPr>
          <w:rFonts w:cs="Calibri"/>
          <w:kern w:val="20"/>
        </w:rPr>
        <w:t xml:space="preserve"> </w:t>
      </w:r>
      <w:r w:rsidR="00961FF2" w:rsidRPr="00E06629">
        <w:rPr>
          <w:rFonts w:cs="Calibri"/>
        </w:rPr>
        <w:t>for the direct services defined herein</w:t>
      </w:r>
      <w:r w:rsidR="0052194C" w:rsidRPr="00E06629">
        <w:rPr>
          <w:rFonts w:cs="Calibri"/>
        </w:rPr>
        <w:t xml:space="preserve"> for </w:t>
      </w:r>
      <w:r w:rsidR="002147C2">
        <w:rPr>
          <w:rFonts w:eastAsia="SimHei" w:cs="Calibri" w:hint="eastAsia"/>
          <w:lang w:eastAsia="zh-CN"/>
        </w:rPr>
        <w:t>Phase 1</w:t>
      </w:r>
      <w:r w:rsidRPr="00E06629">
        <w:rPr>
          <w:rFonts w:cs="Calibri"/>
          <w:kern w:val="20"/>
        </w:rPr>
        <w:t>.</w:t>
      </w:r>
      <w:commentRangeEnd w:id="1633"/>
      <w:r w:rsidR="008E6640">
        <w:rPr>
          <w:rStyle w:val="CommentReference"/>
        </w:rPr>
        <w:commentReference w:id="1633"/>
      </w:r>
      <w:r w:rsidR="0031718A">
        <w:rPr>
          <w:rFonts w:eastAsia="SimHei" w:cs="Calibri" w:hint="eastAsia"/>
          <w:kern w:val="20"/>
          <w:lang w:eastAsia="zh-CN"/>
        </w:rPr>
        <w:t xml:space="preserve"> </w:t>
      </w:r>
      <w:r w:rsidR="0031718A" w:rsidRPr="0031718A">
        <w:rPr>
          <w:rFonts w:eastAsia="SimHei" w:cs="Calibri"/>
          <w:kern w:val="20"/>
          <w:lang w:eastAsia="zh-CN"/>
        </w:rPr>
        <w:t>As Phase 1 has been divided into two sub-phases, the total direct service value for Phase 1A amounts to</w:t>
      </w:r>
      <w:r w:rsidR="0031718A">
        <w:rPr>
          <w:rFonts w:eastAsia="SimHei" w:cs="Calibri" w:hint="eastAsia"/>
          <w:kern w:val="20"/>
          <w:lang w:eastAsia="zh-CN"/>
        </w:rPr>
        <w:t xml:space="preserve"> 77,405 EUR</w:t>
      </w:r>
      <w:r w:rsidR="0031718A" w:rsidRPr="0031718A">
        <w:rPr>
          <w:rFonts w:eastAsia="SimHei" w:cs="Calibri"/>
          <w:kern w:val="20"/>
          <w:lang w:eastAsia="zh-CN"/>
        </w:rPr>
        <w:t xml:space="preserve">, covering three </w:t>
      </w:r>
      <w:r w:rsidR="00FD6154">
        <w:rPr>
          <w:rFonts w:eastAsia="SimHei" w:cs="Calibri" w:hint="eastAsia"/>
          <w:kern w:val="20"/>
          <w:lang w:eastAsia="zh-CN"/>
        </w:rPr>
        <w:t>sites</w:t>
      </w:r>
      <w:r w:rsidR="0031718A" w:rsidRPr="0031718A">
        <w:rPr>
          <w:rFonts w:eastAsia="SimHei" w:cs="Calibri"/>
          <w:kern w:val="20"/>
          <w:lang w:eastAsia="zh-CN"/>
        </w:rPr>
        <w:t xml:space="preserve">: Songdo (South Korea), </w:t>
      </w:r>
      <w:proofErr w:type="spellStart"/>
      <w:r w:rsidR="00887D23">
        <w:rPr>
          <w:rFonts w:eastAsia="SimHei" w:cs="Calibri" w:hint="eastAsia"/>
          <w:kern w:val="20"/>
          <w:lang w:eastAsia="zh-CN"/>
        </w:rPr>
        <w:t>Waigaoqiao</w:t>
      </w:r>
      <w:proofErr w:type="spellEnd"/>
      <w:r w:rsidR="0031718A" w:rsidRPr="0031718A">
        <w:rPr>
          <w:rFonts w:eastAsia="SimHei" w:cs="Calibri"/>
          <w:kern w:val="20"/>
          <w:lang w:eastAsia="zh-CN"/>
        </w:rPr>
        <w:t xml:space="preserve"> and </w:t>
      </w:r>
      <w:proofErr w:type="spellStart"/>
      <w:r w:rsidR="0031718A" w:rsidRPr="0031718A">
        <w:rPr>
          <w:rFonts w:eastAsia="SimHei" w:cs="Calibri"/>
          <w:kern w:val="20"/>
          <w:lang w:eastAsia="zh-CN"/>
        </w:rPr>
        <w:t>Kunpeng</w:t>
      </w:r>
      <w:proofErr w:type="spellEnd"/>
      <w:r w:rsidR="0031718A" w:rsidRPr="0031718A">
        <w:rPr>
          <w:rFonts w:eastAsia="SimHei" w:cs="Calibri"/>
          <w:kern w:val="20"/>
          <w:lang w:eastAsia="zh-CN"/>
        </w:rPr>
        <w:t xml:space="preserve"> (China)</w:t>
      </w:r>
      <w:r w:rsidR="00FD6154">
        <w:rPr>
          <w:rFonts w:eastAsia="SimHei" w:cs="Calibri" w:hint="eastAsia"/>
          <w:kern w:val="20"/>
          <w:lang w:eastAsia="zh-CN"/>
        </w:rPr>
        <w:t xml:space="preserve">; </w:t>
      </w:r>
      <w:r w:rsidR="00FD6154" w:rsidRPr="0031718A">
        <w:rPr>
          <w:rFonts w:eastAsia="SimHei" w:cs="Calibri"/>
          <w:kern w:val="20"/>
          <w:lang w:eastAsia="zh-CN"/>
        </w:rPr>
        <w:t>the total direct service value for Phase 1</w:t>
      </w:r>
      <w:r w:rsidR="00FD6154">
        <w:rPr>
          <w:rFonts w:eastAsia="SimHei" w:cs="Calibri" w:hint="eastAsia"/>
          <w:kern w:val="20"/>
          <w:lang w:eastAsia="zh-CN"/>
        </w:rPr>
        <w:t>B</w:t>
      </w:r>
      <w:r w:rsidR="00FD6154" w:rsidRPr="0031718A">
        <w:rPr>
          <w:rFonts w:eastAsia="SimHei" w:cs="Calibri"/>
          <w:kern w:val="20"/>
          <w:lang w:eastAsia="zh-CN"/>
        </w:rPr>
        <w:t xml:space="preserve"> amounts to</w:t>
      </w:r>
      <w:r w:rsidR="00FD6154">
        <w:rPr>
          <w:rFonts w:eastAsia="SimHei" w:cs="Calibri" w:hint="eastAsia"/>
          <w:kern w:val="20"/>
          <w:lang w:eastAsia="zh-CN"/>
        </w:rPr>
        <w:t xml:space="preserve"> 31,630 EUR</w:t>
      </w:r>
      <w:r w:rsidR="00FD6154" w:rsidRPr="0031718A">
        <w:rPr>
          <w:rFonts w:eastAsia="SimHei" w:cs="Calibri"/>
          <w:kern w:val="20"/>
          <w:lang w:eastAsia="zh-CN"/>
        </w:rPr>
        <w:t xml:space="preserve">, covering </w:t>
      </w:r>
      <w:r w:rsidR="00FD6154">
        <w:rPr>
          <w:rFonts w:eastAsia="SimHei" w:cs="Calibri" w:hint="eastAsia"/>
          <w:kern w:val="20"/>
          <w:lang w:eastAsia="zh-CN"/>
        </w:rPr>
        <w:t>two</w:t>
      </w:r>
      <w:r w:rsidR="00FD6154" w:rsidRPr="0031718A">
        <w:rPr>
          <w:rFonts w:eastAsia="SimHei" w:cs="Calibri"/>
          <w:kern w:val="20"/>
          <w:lang w:eastAsia="zh-CN"/>
        </w:rPr>
        <w:t xml:space="preserve"> </w:t>
      </w:r>
      <w:r w:rsidR="00FD6154">
        <w:rPr>
          <w:rFonts w:eastAsia="SimHei" w:cs="Calibri" w:hint="eastAsia"/>
          <w:kern w:val="20"/>
          <w:lang w:eastAsia="zh-CN"/>
        </w:rPr>
        <w:t>sites</w:t>
      </w:r>
      <w:r w:rsidR="00FD6154" w:rsidRPr="0031718A">
        <w:rPr>
          <w:rFonts w:eastAsia="SimHei" w:cs="Calibri"/>
          <w:kern w:val="20"/>
          <w:lang w:eastAsia="zh-CN"/>
        </w:rPr>
        <w:t xml:space="preserve">: </w:t>
      </w:r>
      <w:r w:rsidR="00FD6154">
        <w:rPr>
          <w:rFonts w:eastAsia="SimHei" w:cs="Calibri" w:hint="eastAsia"/>
          <w:kern w:val="20"/>
          <w:lang w:eastAsia="zh-CN"/>
        </w:rPr>
        <w:t>Humen</w:t>
      </w:r>
      <w:r w:rsidR="00FD6154" w:rsidRPr="0031718A">
        <w:rPr>
          <w:rFonts w:eastAsia="SimHei" w:cs="Calibri"/>
          <w:kern w:val="20"/>
          <w:lang w:eastAsia="zh-CN"/>
        </w:rPr>
        <w:t xml:space="preserve"> and </w:t>
      </w:r>
      <w:r w:rsidR="00FD6154">
        <w:rPr>
          <w:rFonts w:eastAsia="SimHei" w:cs="Calibri" w:hint="eastAsia"/>
          <w:kern w:val="20"/>
          <w:lang w:eastAsia="zh-CN"/>
        </w:rPr>
        <w:t>Danyang</w:t>
      </w:r>
      <w:r w:rsidR="00FD6154" w:rsidRPr="0031718A">
        <w:rPr>
          <w:rFonts w:eastAsia="SimHei" w:cs="Calibri"/>
          <w:kern w:val="20"/>
          <w:lang w:eastAsia="zh-CN"/>
        </w:rPr>
        <w:t xml:space="preserve"> (China).</w:t>
      </w:r>
      <w:r w:rsidR="00FD6154">
        <w:rPr>
          <w:rFonts w:eastAsia="SimHei" w:cs="Calibri" w:hint="eastAsia"/>
          <w:kern w:val="20"/>
          <w:lang w:eastAsia="zh-CN"/>
        </w:rPr>
        <w:t xml:space="preserve"> </w:t>
      </w:r>
      <w:r w:rsidR="00FD6154" w:rsidRPr="00E06629">
        <w:rPr>
          <w:rFonts w:cs="Calibri"/>
          <w:kern w:val="20"/>
        </w:rPr>
        <w:t xml:space="preserve"> </w:t>
      </w:r>
      <w:proofErr w:type="gramStart"/>
      <w:r w:rsidR="00DB1CA7">
        <w:rPr>
          <w:rFonts w:cs="Calibri"/>
          <w:kern w:val="20"/>
        </w:rPr>
        <w:t>In the event that</w:t>
      </w:r>
      <w:proofErr w:type="gramEnd"/>
      <w:r w:rsidR="00DB1CA7">
        <w:rPr>
          <w:rFonts w:cs="Calibri"/>
          <w:kern w:val="20"/>
        </w:rPr>
        <w:t xml:space="preserve"> </w:t>
      </w:r>
      <w:r w:rsidRPr="00E06629">
        <w:rPr>
          <w:rFonts w:cs="Calibri"/>
          <w:kern w:val="20"/>
        </w:rPr>
        <w:t>the accrued cumulative</w:t>
      </w:r>
      <w:r w:rsidR="00DB1CA7">
        <w:rPr>
          <w:rFonts w:cs="Calibri"/>
          <w:kern w:val="20"/>
        </w:rPr>
        <w:t xml:space="preserve"> charges, including</w:t>
      </w:r>
      <w:r w:rsidRPr="00E06629">
        <w:rPr>
          <w:rFonts w:cs="Calibri"/>
          <w:kern w:val="20"/>
        </w:rPr>
        <w:t xml:space="preserve"> </w:t>
      </w:r>
      <w:r w:rsidR="00321F37" w:rsidRPr="00E06629">
        <w:rPr>
          <w:rFonts w:cs="Calibri"/>
          <w:kern w:val="20"/>
        </w:rPr>
        <w:t xml:space="preserve">training and </w:t>
      </w:r>
      <w:r w:rsidRPr="00E06629">
        <w:rPr>
          <w:rFonts w:cs="Calibri"/>
          <w:kern w:val="20"/>
        </w:rPr>
        <w:t>time and materials</w:t>
      </w:r>
      <w:r w:rsidR="00DB1CA7">
        <w:rPr>
          <w:rFonts w:cs="Calibri"/>
          <w:kern w:val="20"/>
        </w:rPr>
        <w:t>, approach</w:t>
      </w:r>
      <w:r w:rsidRPr="00E06629">
        <w:rPr>
          <w:rFonts w:cs="Calibri"/>
          <w:kern w:val="20"/>
        </w:rPr>
        <w:t xml:space="preserve"> this value, the Service Provider </w:t>
      </w:r>
      <w:r w:rsidR="00DB1CA7">
        <w:rPr>
          <w:rFonts w:cs="Calibri"/>
          <w:kern w:val="20"/>
        </w:rPr>
        <w:t xml:space="preserve">shall </w:t>
      </w:r>
      <w:r w:rsidR="00841BAE">
        <w:rPr>
          <w:rFonts w:cs="Calibri"/>
          <w:kern w:val="20"/>
        </w:rPr>
        <w:t xml:space="preserve">promptly notify Henkel. Project teams will then align together in update meeting if </w:t>
      </w:r>
      <w:r w:rsidR="00F97D51">
        <w:rPr>
          <w:rFonts w:cs="Calibri"/>
          <w:kern w:val="20"/>
        </w:rPr>
        <w:t xml:space="preserve">additional expenditures need to be added through a change </w:t>
      </w:r>
      <w:r w:rsidR="00AD1BE6">
        <w:rPr>
          <w:rFonts w:cs="Calibri"/>
          <w:kern w:val="20"/>
        </w:rPr>
        <w:t>request</w:t>
      </w:r>
      <w:r w:rsidR="00F97D51">
        <w:rPr>
          <w:rFonts w:cs="Calibri"/>
          <w:kern w:val="20"/>
        </w:rPr>
        <w:t xml:space="preserve">. For avoidance of doubt, this can only be </w:t>
      </w:r>
      <w:r w:rsidR="00D61C71">
        <w:rPr>
          <w:rFonts w:cs="Calibri"/>
          <w:kern w:val="20"/>
        </w:rPr>
        <w:t>done in case of scope extensions</w:t>
      </w:r>
      <w:r w:rsidR="002C1DA1">
        <w:rPr>
          <w:rFonts w:cs="Calibri"/>
          <w:kern w:val="20"/>
        </w:rPr>
        <w:t xml:space="preserve"> </w:t>
      </w:r>
      <w:r w:rsidR="001A136F" w:rsidRPr="001A136F">
        <w:rPr>
          <w:rFonts w:cs="Calibri"/>
          <w:kern w:val="20"/>
        </w:rPr>
        <w:t>or scenarios outlined in Section 3.1</w:t>
      </w:r>
      <w:r w:rsidR="006468D5">
        <w:rPr>
          <w:rFonts w:eastAsia="SimHei" w:cs="Calibri" w:hint="eastAsia"/>
          <w:kern w:val="20"/>
          <w:lang w:eastAsia="zh-CN"/>
        </w:rPr>
        <w:t>2</w:t>
      </w:r>
      <w:r w:rsidR="00D61C71">
        <w:rPr>
          <w:rFonts w:cs="Calibri"/>
          <w:kern w:val="20"/>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40"/>
        <w:gridCol w:w="720"/>
        <w:gridCol w:w="1660"/>
        <w:gridCol w:w="2948"/>
        <w:gridCol w:w="1008"/>
        <w:gridCol w:w="1430"/>
      </w:tblGrid>
      <w:tr w:rsidR="00574BB5" w14:paraId="1E53EA52" w14:textId="77777777" w:rsidTr="002348E5">
        <w:tc>
          <w:tcPr>
            <w:tcW w:w="9206" w:type="dxa"/>
            <w:gridSpan w:val="6"/>
            <w:shd w:val="solid" w:color="000000" w:fill="FFFFFF"/>
          </w:tcPr>
          <w:p w14:paraId="024B504A" w14:textId="3576A83D" w:rsidR="00574BB5" w:rsidRDefault="00574BB5" w:rsidP="00574BB5">
            <w:pPr>
              <w:jc w:val="center"/>
              <w:rPr>
                <w:b/>
              </w:rPr>
            </w:pPr>
            <w:r>
              <w:rPr>
                <w:rFonts w:eastAsia="SimHei" w:hint="eastAsia"/>
                <w:b/>
                <w:lang w:eastAsia="zh-CN"/>
              </w:rPr>
              <w:t>Phase 1A (</w:t>
            </w:r>
            <w:ins w:id="1637" w:author="Huo, Wendy" w:date="2025-07-04T11:39:00Z" w16du:dateUtc="2025-07-04T03:39:00Z">
              <w:r w:rsidRPr="00454232">
                <w:rPr>
                  <w:rFonts w:cs="Calibri"/>
                  <w:b/>
                  <w:bCs/>
                  <w:rPrChange w:id="1638" w:author="Huo, Wendy" w:date="2025-07-04T11:40:00Z" w16du:dateUtc="2025-07-04T03:40:00Z">
                    <w:rPr>
                      <w:rFonts w:cs="Calibri"/>
                    </w:rPr>
                  </w:rPrChange>
                </w:rPr>
                <w:t>Songdo</w:t>
              </w:r>
            </w:ins>
            <w:ins w:id="1639" w:author="Huo, Wendy" w:date="2025-07-04T11:40:00Z" w16du:dateUtc="2025-07-04T03:40:00Z">
              <w:r w:rsidRPr="00454232">
                <w:rPr>
                  <w:rFonts w:eastAsia="SimHei" w:cs="Calibri"/>
                  <w:b/>
                  <w:bCs/>
                  <w:lang w:eastAsia="zh-CN"/>
                  <w:rPrChange w:id="1640" w:author="Huo, Wendy" w:date="2025-07-04T11:40:00Z" w16du:dateUtc="2025-07-04T03:40:00Z">
                    <w:rPr>
                      <w:rFonts w:eastAsia="SimHei" w:cs="Calibri"/>
                      <w:lang w:eastAsia="zh-CN"/>
                    </w:rPr>
                  </w:rPrChange>
                </w:rPr>
                <w:t>,</w:t>
              </w:r>
            </w:ins>
            <w:ins w:id="1641" w:author="Huo, Wendy" w:date="2025-07-04T11:39:00Z" w16du:dateUtc="2025-07-04T03:39:00Z">
              <w:r w:rsidRPr="00454232">
                <w:rPr>
                  <w:rFonts w:cs="Calibri"/>
                  <w:b/>
                  <w:bCs/>
                  <w:rPrChange w:id="1642" w:author="Huo, Wendy" w:date="2025-07-04T11:40:00Z" w16du:dateUtc="2025-07-04T03:40:00Z">
                    <w:rPr>
                      <w:rFonts w:cs="Calibri"/>
                    </w:rPr>
                  </w:rPrChange>
                </w:rPr>
                <w:t xml:space="preserve"> </w:t>
              </w:r>
            </w:ins>
            <w:proofErr w:type="spellStart"/>
            <w:r>
              <w:rPr>
                <w:rFonts w:eastAsia="SimHei" w:cs="Calibri" w:hint="eastAsia"/>
                <w:b/>
                <w:bCs/>
                <w:lang w:eastAsia="zh-CN"/>
              </w:rPr>
              <w:t>W</w:t>
            </w:r>
            <w:ins w:id="1643" w:author="Huo, Wendy" w:date="2025-07-04T11:39:00Z" w16du:dateUtc="2025-07-04T03:39:00Z">
              <w:r w:rsidRPr="00454232">
                <w:rPr>
                  <w:rFonts w:eastAsia="SimHei" w:cs="Calibri"/>
                  <w:b/>
                  <w:bCs/>
                  <w:lang w:eastAsia="zh-CN"/>
                  <w:rPrChange w:id="1644" w:author="Huo, Wendy" w:date="2025-07-04T11:40:00Z" w16du:dateUtc="2025-07-04T03:40:00Z">
                    <w:rPr>
                      <w:rFonts w:eastAsia="SimHei" w:cs="Calibri"/>
                      <w:lang w:eastAsia="zh-CN"/>
                    </w:rPr>
                  </w:rPrChange>
                </w:rPr>
                <w:t>aigaoqiao</w:t>
              </w:r>
              <w:proofErr w:type="spellEnd"/>
              <w:r w:rsidRPr="00454232">
                <w:rPr>
                  <w:rFonts w:cs="Calibri"/>
                  <w:b/>
                  <w:bCs/>
                  <w:rPrChange w:id="1645" w:author="Huo, Wendy" w:date="2025-07-04T11:40:00Z" w16du:dateUtc="2025-07-04T03:40:00Z">
                    <w:rPr>
                      <w:rFonts w:cs="Calibri"/>
                    </w:rPr>
                  </w:rPrChange>
                </w:rPr>
                <w:t xml:space="preserve">, </w:t>
              </w:r>
              <w:proofErr w:type="spellStart"/>
              <w:r w:rsidRPr="00454232">
                <w:rPr>
                  <w:rFonts w:cs="Calibri"/>
                  <w:b/>
                  <w:bCs/>
                  <w:rPrChange w:id="1646" w:author="Huo, Wendy" w:date="2025-07-04T11:40:00Z" w16du:dateUtc="2025-07-04T03:40:00Z">
                    <w:rPr>
                      <w:rFonts w:cs="Calibri"/>
                    </w:rPr>
                  </w:rPrChange>
                </w:rPr>
                <w:t>Kunpeng</w:t>
              </w:r>
            </w:ins>
            <w:proofErr w:type="spellEnd"/>
            <w:r>
              <w:rPr>
                <w:rFonts w:eastAsia="SimHei" w:hint="eastAsia"/>
                <w:b/>
                <w:lang w:eastAsia="zh-CN"/>
              </w:rPr>
              <w:t>)</w:t>
            </w:r>
          </w:p>
        </w:tc>
      </w:tr>
      <w:tr w:rsidR="00CA4F24" w14:paraId="4AC8DFE9" w14:textId="77777777" w:rsidTr="002348E5">
        <w:tc>
          <w:tcPr>
            <w:tcW w:w="1440" w:type="dxa"/>
            <w:shd w:val="solid" w:color="000000" w:fill="FFFFFF"/>
          </w:tcPr>
          <w:p w14:paraId="66C4C8AC" w14:textId="77777777" w:rsidR="00CA4F24" w:rsidRDefault="00CA4F24" w:rsidP="002348E5">
            <w:pPr>
              <w:rPr>
                <w:b/>
              </w:rPr>
            </w:pPr>
            <w:r>
              <w:rPr>
                <w:b/>
              </w:rPr>
              <w:t>Item</w:t>
            </w:r>
          </w:p>
        </w:tc>
        <w:tc>
          <w:tcPr>
            <w:tcW w:w="720" w:type="dxa"/>
            <w:shd w:val="solid" w:color="000000" w:fill="FFFFFF"/>
          </w:tcPr>
          <w:p w14:paraId="2653646C" w14:textId="77777777" w:rsidR="00CA4F24" w:rsidRDefault="00CA4F24" w:rsidP="002348E5">
            <w:pPr>
              <w:rPr>
                <w:b/>
              </w:rPr>
            </w:pPr>
            <w:r>
              <w:rPr>
                <w:b/>
              </w:rPr>
              <w:t>Qty</w:t>
            </w:r>
          </w:p>
        </w:tc>
        <w:tc>
          <w:tcPr>
            <w:tcW w:w="1660" w:type="dxa"/>
            <w:shd w:val="solid" w:color="000000" w:fill="FFFFFF"/>
          </w:tcPr>
          <w:p w14:paraId="68405953" w14:textId="77777777" w:rsidR="00CA4F24" w:rsidRDefault="00CA4F24" w:rsidP="002348E5">
            <w:pPr>
              <w:rPr>
                <w:b/>
              </w:rPr>
            </w:pPr>
            <w:r>
              <w:rPr>
                <w:b/>
              </w:rPr>
              <w:t>Part#</w:t>
            </w:r>
          </w:p>
        </w:tc>
        <w:tc>
          <w:tcPr>
            <w:tcW w:w="2948" w:type="dxa"/>
            <w:shd w:val="solid" w:color="000000" w:fill="FFFFFF"/>
          </w:tcPr>
          <w:p w14:paraId="07AFBA0B" w14:textId="77777777" w:rsidR="00CA4F24" w:rsidRDefault="00CA4F24" w:rsidP="002348E5">
            <w:pPr>
              <w:rPr>
                <w:b/>
              </w:rPr>
            </w:pPr>
            <w:r>
              <w:rPr>
                <w:b/>
              </w:rPr>
              <w:t>Description</w:t>
            </w:r>
          </w:p>
        </w:tc>
        <w:tc>
          <w:tcPr>
            <w:tcW w:w="1008" w:type="dxa"/>
            <w:shd w:val="solid" w:color="000000" w:fill="FFFFFF"/>
          </w:tcPr>
          <w:p w14:paraId="7B80F941" w14:textId="77777777" w:rsidR="00CA4F24" w:rsidRDefault="00CA4F24" w:rsidP="002348E5">
            <w:pPr>
              <w:rPr>
                <w:b/>
              </w:rPr>
            </w:pPr>
            <w:r>
              <w:rPr>
                <w:b/>
              </w:rPr>
              <w:t>Unit Price (Euro)</w:t>
            </w:r>
          </w:p>
        </w:tc>
        <w:tc>
          <w:tcPr>
            <w:tcW w:w="1430" w:type="dxa"/>
            <w:shd w:val="solid" w:color="000000" w:fill="FFFFFF"/>
          </w:tcPr>
          <w:p w14:paraId="1DE73AD6" w14:textId="77777777" w:rsidR="00CA4F24" w:rsidRDefault="00CA4F24" w:rsidP="002348E5">
            <w:pPr>
              <w:rPr>
                <w:b/>
              </w:rPr>
            </w:pPr>
            <w:r>
              <w:rPr>
                <w:b/>
              </w:rPr>
              <w:t>Final Price (Euro)</w:t>
            </w:r>
          </w:p>
        </w:tc>
      </w:tr>
      <w:tr w:rsidR="00CA4F24" w14:paraId="0DEE7815" w14:textId="77777777" w:rsidTr="002348E5">
        <w:tc>
          <w:tcPr>
            <w:tcW w:w="1440" w:type="dxa"/>
          </w:tcPr>
          <w:p w14:paraId="1742C204" w14:textId="77777777" w:rsidR="00CA4F24" w:rsidRDefault="00CA4F24" w:rsidP="002348E5">
            <w:pPr>
              <w:rPr>
                <w:sz w:val="16"/>
              </w:rPr>
            </w:pPr>
            <w:r>
              <w:rPr>
                <w:sz w:val="16"/>
              </w:rPr>
              <w:t>1</w:t>
            </w:r>
          </w:p>
        </w:tc>
        <w:tc>
          <w:tcPr>
            <w:tcW w:w="720" w:type="dxa"/>
          </w:tcPr>
          <w:p w14:paraId="7719DB28" w14:textId="66EA0897" w:rsidR="00CA4F24" w:rsidRPr="00657D69" w:rsidRDefault="00CA4F24" w:rsidP="002348E5">
            <w:pPr>
              <w:rPr>
                <w:rFonts w:eastAsia="SimHei"/>
                <w:sz w:val="16"/>
                <w:lang w:eastAsia="zh-CN"/>
              </w:rPr>
            </w:pPr>
            <w:del w:id="1647" w:author="Huo, Wendy" w:date="2025-06-24T17:54:00Z" w16du:dateUtc="2025-06-24T09:54:00Z">
              <w:r w:rsidRPr="00657D69" w:rsidDel="00205C37">
                <w:rPr>
                  <w:rFonts w:eastAsia="SimHei" w:hint="eastAsia"/>
                  <w:sz w:val="16"/>
                  <w:lang w:eastAsia="zh-CN"/>
                </w:rPr>
                <w:delText>xxx</w:delText>
              </w:r>
            </w:del>
            <w:r w:rsidR="00BA28DD" w:rsidRPr="00657D69">
              <w:rPr>
                <w:rFonts w:eastAsia="SimHei" w:hint="eastAsia"/>
                <w:sz w:val="16"/>
                <w:lang w:eastAsia="zh-CN"/>
              </w:rPr>
              <w:t>89</w:t>
            </w:r>
          </w:p>
        </w:tc>
        <w:tc>
          <w:tcPr>
            <w:tcW w:w="1660" w:type="dxa"/>
          </w:tcPr>
          <w:p w14:paraId="35F98737" w14:textId="77777777" w:rsidR="00CA4F24" w:rsidRDefault="00CA4F24" w:rsidP="002348E5">
            <w:pPr>
              <w:rPr>
                <w:sz w:val="16"/>
              </w:rPr>
            </w:pPr>
            <w:r>
              <w:rPr>
                <w:sz w:val="16"/>
              </w:rPr>
              <w:t>INF-19700-SAM</w:t>
            </w:r>
          </w:p>
        </w:tc>
        <w:tc>
          <w:tcPr>
            <w:tcW w:w="2948" w:type="dxa"/>
          </w:tcPr>
          <w:p w14:paraId="40C52238" w14:textId="77777777" w:rsidR="00CA4F24" w:rsidRPr="00E2771D" w:rsidRDefault="00CA4F24" w:rsidP="002348E5">
            <w:pPr>
              <w:rPr>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Implementation Team (China)</w:t>
            </w:r>
          </w:p>
        </w:tc>
        <w:tc>
          <w:tcPr>
            <w:tcW w:w="1008" w:type="dxa"/>
          </w:tcPr>
          <w:p w14:paraId="65BEA4FE" w14:textId="77777777" w:rsidR="00CA4F24" w:rsidRPr="001B26E1" w:rsidRDefault="00CA4F24" w:rsidP="002348E5">
            <w:pPr>
              <w:rPr>
                <w:sz w:val="16"/>
                <w:szCs w:val="16"/>
              </w:rPr>
            </w:pPr>
            <w:r>
              <w:rPr>
                <w:sz w:val="16"/>
                <w:szCs w:val="16"/>
              </w:rPr>
              <w:t xml:space="preserve">  </w:t>
            </w:r>
            <w:r w:rsidRPr="001B26E1">
              <w:rPr>
                <w:sz w:val="16"/>
                <w:szCs w:val="16"/>
              </w:rPr>
              <w:t>655.00</w:t>
            </w:r>
          </w:p>
        </w:tc>
        <w:tc>
          <w:tcPr>
            <w:tcW w:w="1430" w:type="dxa"/>
          </w:tcPr>
          <w:p w14:paraId="5DCC9EA1" w14:textId="77777777" w:rsidR="00CA4F24" w:rsidRPr="001B26E1" w:rsidRDefault="00CA4F24" w:rsidP="002348E5">
            <w:pPr>
              <w:rPr>
                <w:sz w:val="16"/>
                <w:szCs w:val="16"/>
              </w:rPr>
            </w:pPr>
          </w:p>
        </w:tc>
      </w:tr>
      <w:tr w:rsidR="00CA4F24" w14:paraId="1EA120EC" w14:textId="77777777" w:rsidTr="002348E5">
        <w:tc>
          <w:tcPr>
            <w:tcW w:w="1440" w:type="dxa"/>
          </w:tcPr>
          <w:p w14:paraId="10817F32" w14:textId="77777777" w:rsidR="00CA4F24" w:rsidRDefault="00CA4F24" w:rsidP="002348E5">
            <w:pPr>
              <w:rPr>
                <w:sz w:val="16"/>
              </w:rPr>
            </w:pPr>
            <w:r>
              <w:rPr>
                <w:sz w:val="16"/>
              </w:rPr>
              <w:t>2</w:t>
            </w:r>
          </w:p>
        </w:tc>
        <w:tc>
          <w:tcPr>
            <w:tcW w:w="720" w:type="dxa"/>
          </w:tcPr>
          <w:p w14:paraId="52F9522B" w14:textId="6A0803B4" w:rsidR="00CA4F24" w:rsidRPr="00657D69" w:rsidRDefault="00CA4F24" w:rsidP="002348E5">
            <w:pPr>
              <w:rPr>
                <w:rFonts w:eastAsia="SimHei"/>
                <w:sz w:val="16"/>
                <w:lang w:eastAsia="zh-CN"/>
              </w:rPr>
            </w:pPr>
            <w:del w:id="1648" w:author="Huo, Wendy" w:date="2025-06-24T17:54:00Z" w16du:dateUtc="2025-06-24T09:54:00Z">
              <w:r w:rsidRPr="00657D69" w:rsidDel="00680E0D">
                <w:rPr>
                  <w:rFonts w:eastAsia="SimHei" w:hint="eastAsia"/>
                  <w:sz w:val="16"/>
                  <w:lang w:eastAsia="zh-CN"/>
                </w:rPr>
                <w:delText>xxx</w:delText>
              </w:r>
            </w:del>
            <w:r w:rsidR="00065BD5" w:rsidRPr="00657D69">
              <w:rPr>
                <w:rFonts w:eastAsia="SimHei" w:hint="eastAsia"/>
                <w:sz w:val="16"/>
                <w:lang w:eastAsia="zh-CN"/>
              </w:rPr>
              <w:t>16</w:t>
            </w:r>
          </w:p>
        </w:tc>
        <w:tc>
          <w:tcPr>
            <w:tcW w:w="1660" w:type="dxa"/>
          </w:tcPr>
          <w:p w14:paraId="41D20D85" w14:textId="77777777" w:rsidR="00CA4F24" w:rsidRDefault="00CA4F24" w:rsidP="002348E5">
            <w:pPr>
              <w:rPr>
                <w:sz w:val="16"/>
              </w:rPr>
            </w:pPr>
            <w:r>
              <w:rPr>
                <w:sz w:val="16"/>
              </w:rPr>
              <w:t>INF-19700-SAM</w:t>
            </w:r>
          </w:p>
        </w:tc>
        <w:tc>
          <w:tcPr>
            <w:tcW w:w="2948" w:type="dxa"/>
          </w:tcPr>
          <w:p w14:paraId="325D6F40" w14:textId="77777777" w:rsidR="00CA4F24" w:rsidRPr="00E2771D" w:rsidRDefault="00CA4F24" w:rsidP="002348E5">
            <w:pPr>
              <w:rPr>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Project Manager (China)</w:t>
            </w:r>
          </w:p>
        </w:tc>
        <w:tc>
          <w:tcPr>
            <w:tcW w:w="1008" w:type="dxa"/>
          </w:tcPr>
          <w:p w14:paraId="4581AC1D" w14:textId="77777777" w:rsidR="00CA4F24" w:rsidRPr="001B26E1" w:rsidRDefault="00CA4F24" w:rsidP="002348E5">
            <w:pPr>
              <w:rPr>
                <w:sz w:val="16"/>
                <w:szCs w:val="16"/>
              </w:rPr>
            </w:pPr>
            <w:r>
              <w:rPr>
                <w:sz w:val="16"/>
                <w:szCs w:val="16"/>
              </w:rPr>
              <w:t xml:space="preserve">  </w:t>
            </w:r>
            <w:r w:rsidRPr="001B26E1">
              <w:rPr>
                <w:sz w:val="16"/>
                <w:szCs w:val="16"/>
              </w:rPr>
              <w:t>795.00</w:t>
            </w:r>
          </w:p>
        </w:tc>
        <w:tc>
          <w:tcPr>
            <w:tcW w:w="1430" w:type="dxa"/>
          </w:tcPr>
          <w:p w14:paraId="1AB4A16A" w14:textId="77777777" w:rsidR="00CA4F24" w:rsidRPr="001B26E1" w:rsidRDefault="00CA4F24" w:rsidP="002348E5">
            <w:pPr>
              <w:rPr>
                <w:sz w:val="16"/>
                <w:szCs w:val="16"/>
              </w:rPr>
            </w:pPr>
          </w:p>
        </w:tc>
      </w:tr>
      <w:tr w:rsidR="00CA4F24" w14:paraId="33D72036" w14:textId="77777777" w:rsidTr="002348E5">
        <w:tc>
          <w:tcPr>
            <w:tcW w:w="1440" w:type="dxa"/>
          </w:tcPr>
          <w:p w14:paraId="2678C72A" w14:textId="77777777" w:rsidR="00CA4F24" w:rsidRDefault="00CA4F24" w:rsidP="002348E5">
            <w:pPr>
              <w:rPr>
                <w:sz w:val="16"/>
              </w:rPr>
            </w:pPr>
            <w:r>
              <w:rPr>
                <w:sz w:val="16"/>
              </w:rPr>
              <w:t>3</w:t>
            </w:r>
          </w:p>
        </w:tc>
        <w:tc>
          <w:tcPr>
            <w:tcW w:w="720" w:type="dxa"/>
          </w:tcPr>
          <w:p w14:paraId="027D7067" w14:textId="77777777" w:rsidR="00CA4F24" w:rsidRPr="00657D69" w:rsidRDefault="00CA4F24" w:rsidP="002348E5">
            <w:pPr>
              <w:rPr>
                <w:rFonts w:eastAsia="SimHei"/>
                <w:sz w:val="16"/>
                <w:lang w:eastAsia="zh-CN"/>
              </w:rPr>
            </w:pPr>
            <w:del w:id="1649" w:author="Huo, Wendy" w:date="2025-06-24T17:56:00Z" w16du:dateUtc="2025-06-24T09:56:00Z">
              <w:r w:rsidRPr="00657D69" w:rsidDel="00CB0C5C">
                <w:rPr>
                  <w:rFonts w:eastAsia="SimHei" w:hint="eastAsia"/>
                  <w:sz w:val="16"/>
                  <w:lang w:eastAsia="zh-CN"/>
                </w:rPr>
                <w:delText>xxx</w:delText>
              </w:r>
            </w:del>
            <w:ins w:id="1650" w:author="Huo, Wendy" w:date="2025-06-24T17:56:00Z" w16du:dateUtc="2025-06-24T09:56:00Z">
              <w:r w:rsidRPr="00657D69">
                <w:rPr>
                  <w:rFonts w:eastAsia="SimHei" w:hint="eastAsia"/>
                  <w:sz w:val="16"/>
                  <w:lang w:eastAsia="zh-CN"/>
                </w:rPr>
                <w:t>2</w:t>
              </w:r>
            </w:ins>
          </w:p>
        </w:tc>
        <w:tc>
          <w:tcPr>
            <w:tcW w:w="1660" w:type="dxa"/>
          </w:tcPr>
          <w:p w14:paraId="214DC03D" w14:textId="77777777" w:rsidR="00CA4F24" w:rsidRDefault="00CA4F24" w:rsidP="002348E5">
            <w:pPr>
              <w:rPr>
                <w:sz w:val="16"/>
              </w:rPr>
            </w:pPr>
            <w:r>
              <w:rPr>
                <w:sz w:val="16"/>
              </w:rPr>
              <w:t>INF-19700-SAM</w:t>
            </w:r>
          </w:p>
        </w:tc>
        <w:tc>
          <w:tcPr>
            <w:tcW w:w="2948" w:type="dxa"/>
          </w:tcPr>
          <w:p w14:paraId="3ED4AD11" w14:textId="77777777" w:rsidR="00CA4F24" w:rsidRPr="00E2771D" w:rsidRDefault="00CA4F24" w:rsidP="002348E5">
            <w:pPr>
              <w:rPr>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LIMS Consultants (</w:t>
            </w:r>
            <w:del w:id="1651" w:author="Huo, Wendy" w:date="2025-06-24T17:55:00Z" w16du:dateUtc="2025-06-24T09:55:00Z">
              <w:r w:rsidRPr="00E2771D" w:rsidDel="00E202DE">
                <w:rPr>
                  <w:rFonts w:ascii="Times New Roman" w:hAnsi="Times New Roman" w:cs="Times New Roman"/>
                  <w:color w:val="000000"/>
                  <w:sz w:val="16"/>
                  <w:szCs w:val="16"/>
                </w:rPr>
                <w:delText>China</w:delText>
              </w:r>
            </w:del>
            <w:ins w:id="1652" w:author="Huo, Wendy" w:date="2025-06-24T17:55:00Z" w16du:dateUtc="2025-06-24T09:55:00Z">
              <w:r>
                <w:rPr>
                  <w:rFonts w:ascii="Times New Roman" w:eastAsia="SimHei" w:hAnsi="Times New Roman" w:cs="Times New Roman" w:hint="eastAsia"/>
                  <w:color w:val="000000"/>
                  <w:sz w:val="16"/>
                  <w:szCs w:val="16"/>
                  <w:lang w:eastAsia="zh-CN"/>
                </w:rPr>
                <w:t>Global</w:t>
              </w:r>
            </w:ins>
            <w:r w:rsidRPr="00E2771D">
              <w:rPr>
                <w:rFonts w:ascii="Times New Roman" w:hAnsi="Times New Roman" w:cs="Times New Roman"/>
                <w:color w:val="000000"/>
                <w:sz w:val="16"/>
                <w:szCs w:val="16"/>
              </w:rPr>
              <w:t>)</w:t>
            </w:r>
          </w:p>
        </w:tc>
        <w:tc>
          <w:tcPr>
            <w:tcW w:w="1008" w:type="dxa"/>
          </w:tcPr>
          <w:p w14:paraId="00004BE8" w14:textId="77777777" w:rsidR="00CA4F24" w:rsidRPr="001B26E1" w:rsidRDefault="00CA4F24" w:rsidP="002348E5">
            <w:pPr>
              <w:rPr>
                <w:sz w:val="16"/>
                <w:szCs w:val="16"/>
              </w:rPr>
            </w:pPr>
            <w:r>
              <w:rPr>
                <w:sz w:val="16"/>
                <w:szCs w:val="16"/>
              </w:rPr>
              <w:t xml:space="preserve">  </w:t>
            </w:r>
            <w:ins w:id="1653" w:author="Huo, Wendy" w:date="2025-06-24T17:56:00Z" w16du:dateUtc="2025-06-24T09:56:00Z">
              <w:r>
                <w:rPr>
                  <w:rFonts w:eastAsia="SimHei" w:hint="eastAsia"/>
                  <w:sz w:val="16"/>
                  <w:szCs w:val="16"/>
                  <w:lang w:eastAsia="zh-CN"/>
                </w:rPr>
                <w:t>945</w:t>
              </w:r>
            </w:ins>
            <w:del w:id="1654" w:author="Huo, Wendy" w:date="2025-06-24T17:56:00Z" w16du:dateUtc="2025-06-24T09:56:00Z">
              <w:r w:rsidRPr="001B26E1" w:rsidDel="00CB0C5C">
                <w:rPr>
                  <w:sz w:val="16"/>
                  <w:szCs w:val="16"/>
                </w:rPr>
                <w:delText>650</w:delText>
              </w:r>
            </w:del>
            <w:r w:rsidRPr="001B26E1">
              <w:rPr>
                <w:sz w:val="16"/>
                <w:szCs w:val="16"/>
              </w:rPr>
              <w:t>.00</w:t>
            </w:r>
          </w:p>
        </w:tc>
        <w:tc>
          <w:tcPr>
            <w:tcW w:w="1430" w:type="dxa"/>
          </w:tcPr>
          <w:p w14:paraId="266CB7E2" w14:textId="77777777" w:rsidR="00CA4F24" w:rsidRPr="001B26E1" w:rsidRDefault="00CA4F24" w:rsidP="002348E5">
            <w:pPr>
              <w:rPr>
                <w:sz w:val="16"/>
                <w:szCs w:val="16"/>
              </w:rPr>
            </w:pPr>
          </w:p>
        </w:tc>
      </w:tr>
      <w:tr w:rsidR="00CA4F24" w:rsidDel="00E66970" w14:paraId="4503983A" w14:textId="77777777" w:rsidTr="002348E5">
        <w:trPr>
          <w:del w:id="1655" w:author="Huo, Wendy" w:date="2025-06-24T17:57:00Z"/>
        </w:trPr>
        <w:tc>
          <w:tcPr>
            <w:tcW w:w="1440" w:type="dxa"/>
          </w:tcPr>
          <w:p w14:paraId="5EFB8757" w14:textId="77777777" w:rsidR="00CA4F24" w:rsidDel="00E66970" w:rsidRDefault="00CA4F24" w:rsidP="002348E5">
            <w:pPr>
              <w:rPr>
                <w:del w:id="1656" w:author="Huo, Wendy" w:date="2025-06-24T17:57:00Z" w16du:dateUtc="2025-06-24T09:57:00Z"/>
                <w:sz w:val="16"/>
              </w:rPr>
            </w:pPr>
            <w:del w:id="1657" w:author="Huo, Wendy" w:date="2025-06-24T17:57:00Z" w16du:dateUtc="2025-06-24T09:57:00Z">
              <w:r w:rsidDel="00E66970">
                <w:rPr>
                  <w:sz w:val="16"/>
                </w:rPr>
                <w:delText>4</w:delText>
              </w:r>
            </w:del>
          </w:p>
        </w:tc>
        <w:tc>
          <w:tcPr>
            <w:tcW w:w="720" w:type="dxa"/>
          </w:tcPr>
          <w:p w14:paraId="7283F8A2" w14:textId="77777777" w:rsidR="00CA4F24" w:rsidRPr="00657D69" w:rsidDel="00E66970" w:rsidRDefault="00CA4F24" w:rsidP="002348E5">
            <w:pPr>
              <w:rPr>
                <w:del w:id="1658" w:author="Huo, Wendy" w:date="2025-06-24T17:57:00Z" w16du:dateUtc="2025-06-24T09:57:00Z"/>
                <w:rFonts w:eastAsia="SimHei"/>
                <w:sz w:val="16"/>
                <w:lang w:eastAsia="zh-CN"/>
              </w:rPr>
            </w:pPr>
            <w:del w:id="1659" w:author="Huo, Wendy" w:date="2025-06-24T17:57:00Z" w16du:dateUtc="2025-06-24T09:57:00Z">
              <w:r w:rsidRPr="00657D69" w:rsidDel="00E66970">
                <w:rPr>
                  <w:rFonts w:eastAsia="SimHei" w:hint="eastAsia"/>
                  <w:sz w:val="16"/>
                  <w:lang w:eastAsia="zh-CN"/>
                </w:rPr>
                <w:delText>xxx</w:delText>
              </w:r>
            </w:del>
          </w:p>
        </w:tc>
        <w:tc>
          <w:tcPr>
            <w:tcW w:w="1660" w:type="dxa"/>
          </w:tcPr>
          <w:p w14:paraId="4BE64B7F" w14:textId="77777777" w:rsidR="00CA4F24" w:rsidDel="00E66970" w:rsidRDefault="00CA4F24" w:rsidP="002348E5">
            <w:pPr>
              <w:rPr>
                <w:del w:id="1660" w:author="Huo, Wendy" w:date="2025-06-24T17:57:00Z" w16du:dateUtc="2025-06-24T09:57:00Z"/>
                <w:sz w:val="16"/>
              </w:rPr>
            </w:pPr>
            <w:del w:id="1661" w:author="Huo, Wendy" w:date="2025-06-24T17:57:00Z" w16du:dateUtc="2025-06-24T09:57:00Z">
              <w:r w:rsidDel="00E66970">
                <w:rPr>
                  <w:sz w:val="16"/>
                </w:rPr>
                <w:delText>INF-19700-SAM</w:delText>
              </w:r>
            </w:del>
          </w:p>
        </w:tc>
        <w:tc>
          <w:tcPr>
            <w:tcW w:w="2948" w:type="dxa"/>
          </w:tcPr>
          <w:p w14:paraId="5CEB2FA9" w14:textId="77777777" w:rsidR="00CA4F24" w:rsidRPr="00E2771D" w:rsidDel="00E66970" w:rsidRDefault="00CA4F24" w:rsidP="002348E5">
            <w:pPr>
              <w:rPr>
                <w:del w:id="1662" w:author="Huo, Wendy" w:date="2025-06-24T17:57:00Z" w16du:dateUtc="2025-06-24T09:57:00Z"/>
                <w:rFonts w:ascii="Times New Roman" w:hAnsi="Times New Roman"/>
                <w:color w:val="000000"/>
                <w:sz w:val="20"/>
                <w:szCs w:val="16"/>
              </w:rPr>
            </w:pPr>
            <w:del w:id="1663" w:author="Huo, Wendy" w:date="2025-06-24T17:57:00Z" w16du:dateUtc="2025-06-24T09:57:00Z">
              <w:r w:rsidRPr="00E2771D" w:rsidDel="00E66970">
                <w:rPr>
                  <w:rFonts w:ascii="Times New Roman" w:hAnsi="Times New Roman" w:cs="Times New Roman"/>
                  <w:color w:val="000000"/>
                  <w:sz w:val="16"/>
                  <w:szCs w:val="16"/>
                </w:rPr>
                <w:delText xml:space="preserve">Implementation Services </w:delText>
              </w:r>
              <w:r w:rsidDel="00E66970">
                <w:rPr>
                  <w:rFonts w:ascii="Times New Roman" w:hAnsi="Times New Roman" w:cs="Times New Roman"/>
                  <w:color w:val="000000"/>
                  <w:sz w:val="16"/>
                  <w:szCs w:val="16"/>
                </w:rPr>
                <w:delText>–</w:delText>
              </w:r>
              <w:r w:rsidRPr="00E2771D" w:rsidDel="00E66970">
                <w:rPr>
                  <w:rFonts w:ascii="Times New Roman" w:hAnsi="Times New Roman" w:cs="Times New Roman"/>
                  <w:color w:val="000000"/>
                  <w:sz w:val="16"/>
                  <w:szCs w:val="16"/>
                </w:rPr>
                <w:delText xml:space="preserve"> Trainer</w:delText>
              </w:r>
            </w:del>
          </w:p>
        </w:tc>
        <w:tc>
          <w:tcPr>
            <w:tcW w:w="1008" w:type="dxa"/>
          </w:tcPr>
          <w:p w14:paraId="45904F25" w14:textId="77777777" w:rsidR="00CA4F24" w:rsidRPr="001B26E1" w:rsidDel="00E66970" w:rsidRDefault="00CA4F24" w:rsidP="002348E5">
            <w:pPr>
              <w:rPr>
                <w:del w:id="1664" w:author="Huo, Wendy" w:date="2025-06-24T17:57:00Z" w16du:dateUtc="2025-06-24T09:57:00Z"/>
                <w:sz w:val="16"/>
                <w:szCs w:val="16"/>
              </w:rPr>
            </w:pPr>
            <w:del w:id="1665" w:author="Huo, Wendy" w:date="2025-06-24T17:57:00Z" w16du:dateUtc="2025-06-24T09:57:00Z">
              <w:r w:rsidDel="00E66970">
                <w:rPr>
                  <w:sz w:val="16"/>
                  <w:szCs w:val="16"/>
                </w:rPr>
                <w:delText xml:space="preserve">  1,090.00</w:delText>
              </w:r>
            </w:del>
          </w:p>
        </w:tc>
        <w:tc>
          <w:tcPr>
            <w:tcW w:w="1430" w:type="dxa"/>
          </w:tcPr>
          <w:p w14:paraId="4C3915BC" w14:textId="77777777" w:rsidR="00CA4F24" w:rsidRPr="001B26E1" w:rsidDel="00E66970" w:rsidRDefault="00CA4F24" w:rsidP="002348E5">
            <w:pPr>
              <w:rPr>
                <w:del w:id="1666" w:author="Huo, Wendy" w:date="2025-06-24T17:57:00Z" w16du:dateUtc="2025-06-24T09:57:00Z"/>
                <w:sz w:val="16"/>
                <w:szCs w:val="16"/>
              </w:rPr>
            </w:pPr>
          </w:p>
        </w:tc>
      </w:tr>
      <w:tr w:rsidR="00CA4F24" w14:paraId="5250C7BE" w14:textId="77777777" w:rsidTr="002348E5">
        <w:tc>
          <w:tcPr>
            <w:tcW w:w="1440" w:type="dxa"/>
          </w:tcPr>
          <w:p w14:paraId="35F3B520" w14:textId="77777777" w:rsidR="00CA4F24" w:rsidRPr="00E66970" w:rsidRDefault="00CA4F24" w:rsidP="002348E5">
            <w:pPr>
              <w:rPr>
                <w:rFonts w:eastAsia="SimHei"/>
                <w:sz w:val="16"/>
                <w:lang w:eastAsia="zh-CN"/>
                <w:rPrChange w:id="1667" w:author="Huo, Wendy" w:date="2025-06-24T17:57:00Z" w16du:dateUtc="2025-06-24T09:57:00Z">
                  <w:rPr>
                    <w:sz w:val="16"/>
                  </w:rPr>
                </w:rPrChange>
              </w:rPr>
            </w:pPr>
            <w:ins w:id="1668" w:author="Huo, Wendy" w:date="2025-06-24T17:57:00Z" w16du:dateUtc="2025-06-24T09:57:00Z">
              <w:r>
                <w:rPr>
                  <w:rFonts w:eastAsia="SimHei" w:hint="eastAsia"/>
                  <w:sz w:val="16"/>
                  <w:lang w:eastAsia="zh-CN"/>
                </w:rPr>
                <w:t>4</w:t>
              </w:r>
            </w:ins>
            <w:del w:id="1669" w:author="Huo, Wendy" w:date="2025-06-24T17:57:00Z" w16du:dateUtc="2025-06-24T09:57:00Z">
              <w:r w:rsidDel="00E66970">
                <w:rPr>
                  <w:sz w:val="16"/>
                </w:rPr>
                <w:delText>5</w:delText>
              </w:r>
            </w:del>
          </w:p>
        </w:tc>
        <w:tc>
          <w:tcPr>
            <w:tcW w:w="720" w:type="dxa"/>
          </w:tcPr>
          <w:p w14:paraId="61784E1C" w14:textId="01536494" w:rsidR="00CA4F24" w:rsidRPr="00657D69" w:rsidRDefault="00CA4F24" w:rsidP="002348E5">
            <w:pPr>
              <w:rPr>
                <w:rFonts w:eastAsia="SimHei"/>
                <w:sz w:val="16"/>
                <w:lang w:eastAsia="zh-CN"/>
              </w:rPr>
            </w:pPr>
            <w:del w:id="1670" w:author="Huo, Wendy" w:date="2025-06-24T17:57:00Z" w16du:dateUtc="2025-06-24T09:57:00Z">
              <w:r w:rsidRPr="00657D69" w:rsidDel="006429FC">
                <w:rPr>
                  <w:rFonts w:eastAsia="SimHei" w:hint="eastAsia"/>
                  <w:sz w:val="16"/>
                  <w:lang w:eastAsia="zh-CN"/>
                </w:rPr>
                <w:delText>xxx</w:delText>
              </w:r>
            </w:del>
            <w:r w:rsidR="0015576E" w:rsidRPr="00657D69">
              <w:rPr>
                <w:rFonts w:eastAsia="SimHei" w:hint="eastAsia"/>
                <w:sz w:val="16"/>
                <w:lang w:eastAsia="zh-CN"/>
              </w:rPr>
              <w:t>4</w:t>
            </w:r>
          </w:p>
        </w:tc>
        <w:tc>
          <w:tcPr>
            <w:tcW w:w="1660" w:type="dxa"/>
          </w:tcPr>
          <w:p w14:paraId="5F597EEE" w14:textId="77777777" w:rsidR="00CA4F24" w:rsidRDefault="00CA4F24" w:rsidP="002348E5">
            <w:pPr>
              <w:rPr>
                <w:sz w:val="16"/>
              </w:rPr>
            </w:pPr>
            <w:r>
              <w:rPr>
                <w:sz w:val="16"/>
              </w:rPr>
              <w:t>INF-19700-SAM</w:t>
            </w:r>
          </w:p>
        </w:tc>
        <w:tc>
          <w:tcPr>
            <w:tcW w:w="2948" w:type="dxa"/>
          </w:tcPr>
          <w:p w14:paraId="07676CD8" w14:textId="77777777" w:rsidR="00CA4F24" w:rsidRPr="00E2771D" w:rsidRDefault="00CA4F24" w:rsidP="002348E5">
            <w:pPr>
              <w:rPr>
                <w:rFonts w:ascii="Times New Roman" w:hAnsi="Times New Roman" w:cs="Times New Roman"/>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Project Manager (Global)</w:t>
            </w:r>
          </w:p>
          <w:p w14:paraId="25C76207" w14:textId="77777777" w:rsidR="00CA4F24" w:rsidRPr="001B26E1" w:rsidRDefault="00CA4F24" w:rsidP="002348E5">
            <w:pPr>
              <w:pStyle w:val="BalloonText"/>
              <w:rPr>
                <w:rFonts w:ascii="Times New Roman" w:hAnsi="Times New Roman"/>
                <w:szCs w:val="16"/>
              </w:rPr>
            </w:pPr>
          </w:p>
        </w:tc>
        <w:tc>
          <w:tcPr>
            <w:tcW w:w="1008" w:type="dxa"/>
          </w:tcPr>
          <w:p w14:paraId="6D086BED" w14:textId="77777777" w:rsidR="00CA4F24" w:rsidRPr="001B26E1" w:rsidRDefault="00CA4F24" w:rsidP="002348E5">
            <w:pPr>
              <w:rPr>
                <w:sz w:val="16"/>
                <w:szCs w:val="16"/>
              </w:rPr>
            </w:pPr>
            <w:r w:rsidRPr="001B26E1">
              <w:rPr>
                <w:sz w:val="16"/>
                <w:szCs w:val="16"/>
              </w:rPr>
              <w:t>1</w:t>
            </w:r>
            <w:r>
              <w:rPr>
                <w:sz w:val="16"/>
                <w:szCs w:val="16"/>
              </w:rPr>
              <w:t>,</w:t>
            </w:r>
            <w:r w:rsidRPr="001B26E1">
              <w:rPr>
                <w:sz w:val="16"/>
                <w:szCs w:val="16"/>
              </w:rPr>
              <w:t>125.00</w:t>
            </w:r>
          </w:p>
        </w:tc>
        <w:tc>
          <w:tcPr>
            <w:tcW w:w="1430" w:type="dxa"/>
          </w:tcPr>
          <w:p w14:paraId="77214494" w14:textId="77777777" w:rsidR="00CA4F24" w:rsidRPr="001B26E1" w:rsidRDefault="00CA4F24" w:rsidP="002348E5">
            <w:pPr>
              <w:rPr>
                <w:sz w:val="16"/>
                <w:szCs w:val="16"/>
              </w:rPr>
            </w:pPr>
          </w:p>
        </w:tc>
      </w:tr>
      <w:tr w:rsidR="00CA4F24" w:rsidDel="00E66970" w14:paraId="783598B8" w14:textId="77777777" w:rsidTr="002348E5">
        <w:trPr>
          <w:del w:id="1671" w:author="Huo, Wendy" w:date="2025-06-24T17:57:00Z"/>
        </w:trPr>
        <w:tc>
          <w:tcPr>
            <w:tcW w:w="1440" w:type="dxa"/>
          </w:tcPr>
          <w:p w14:paraId="000BA61C" w14:textId="77777777" w:rsidR="00CA4F24" w:rsidDel="00E66970" w:rsidRDefault="00CA4F24" w:rsidP="002348E5">
            <w:pPr>
              <w:pStyle w:val="Heading7"/>
              <w:numPr>
                <w:ilvl w:val="0"/>
                <w:numId w:val="0"/>
              </w:numPr>
              <w:rPr>
                <w:del w:id="1672" w:author="Huo, Wendy" w:date="2025-06-24T17:57:00Z" w16du:dateUtc="2025-06-24T09:57:00Z"/>
                <w:sz w:val="16"/>
              </w:rPr>
            </w:pPr>
            <w:del w:id="1673" w:author="Huo, Wendy" w:date="2025-06-24T17:57:00Z" w16du:dateUtc="2025-06-24T09:57:00Z">
              <w:r w:rsidRPr="00A63490" w:rsidDel="00E66970">
                <w:rPr>
                  <w:i w:val="0"/>
                  <w:iCs w:val="0"/>
                  <w:sz w:val="16"/>
                </w:rPr>
                <w:delText xml:space="preserve"> 6</w:delText>
              </w:r>
            </w:del>
          </w:p>
        </w:tc>
        <w:tc>
          <w:tcPr>
            <w:tcW w:w="720" w:type="dxa"/>
          </w:tcPr>
          <w:p w14:paraId="59F02ABB" w14:textId="77777777" w:rsidR="00CA4F24" w:rsidRPr="007408EB" w:rsidDel="00E66970" w:rsidRDefault="00CA4F24" w:rsidP="002348E5">
            <w:pPr>
              <w:rPr>
                <w:del w:id="1674" w:author="Huo, Wendy" w:date="2025-06-24T17:57:00Z" w16du:dateUtc="2025-06-24T09:57:00Z"/>
                <w:sz w:val="16"/>
                <w:highlight w:val="yellow"/>
              </w:rPr>
            </w:pPr>
            <w:del w:id="1675" w:author="Huo, Wendy" w:date="2025-06-24T17:57:00Z" w16du:dateUtc="2025-06-24T09:57:00Z">
              <w:r w:rsidRPr="007408EB" w:rsidDel="00E66970">
                <w:rPr>
                  <w:sz w:val="16"/>
                  <w:highlight w:val="yellow"/>
                </w:rPr>
                <w:delText>1</w:delText>
              </w:r>
            </w:del>
          </w:p>
        </w:tc>
        <w:tc>
          <w:tcPr>
            <w:tcW w:w="1660" w:type="dxa"/>
          </w:tcPr>
          <w:p w14:paraId="6DA4285D" w14:textId="77777777" w:rsidR="00CA4F24" w:rsidDel="00E66970" w:rsidRDefault="00CA4F24" w:rsidP="002348E5">
            <w:pPr>
              <w:rPr>
                <w:del w:id="1676" w:author="Huo, Wendy" w:date="2025-06-24T17:57:00Z" w16du:dateUtc="2025-06-24T09:57:00Z"/>
                <w:sz w:val="16"/>
              </w:rPr>
            </w:pPr>
            <w:del w:id="1677" w:author="Huo, Wendy" w:date="2025-06-24T17:57:00Z" w16du:dateUtc="2025-06-24T09:57:00Z">
              <w:r w:rsidDel="00E66970">
                <w:rPr>
                  <w:sz w:val="16"/>
                </w:rPr>
                <w:delText>INF-11910-SAM</w:delText>
              </w:r>
            </w:del>
          </w:p>
        </w:tc>
        <w:tc>
          <w:tcPr>
            <w:tcW w:w="2948" w:type="dxa"/>
          </w:tcPr>
          <w:p w14:paraId="4DAD7CDB" w14:textId="77777777" w:rsidR="00CA4F24" w:rsidRPr="00CA697A" w:rsidDel="00E66970" w:rsidRDefault="00CA4F24" w:rsidP="002348E5">
            <w:pPr>
              <w:rPr>
                <w:del w:id="1678" w:author="Huo, Wendy" w:date="2025-06-24T17:57:00Z" w16du:dateUtc="2025-06-24T09:57:00Z"/>
                <w:sz w:val="16"/>
              </w:rPr>
            </w:pPr>
            <w:del w:id="1679" w:author="Huo, Wendy" w:date="2025-06-24T17:57:00Z" w16du:dateUtc="2025-06-24T09:57:00Z">
              <w:r w:rsidRPr="00CA697A" w:rsidDel="00E66970">
                <w:rPr>
                  <w:sz w:val="16"/>
                </w:rPr>
                <w:delText>One Time Discount – Service</w:delText>
              </w:r>
            </w:del>
          </w:p>
        </w:tc>
        <w:tc>
          <w:tcPr>
            <w:tcW w:w="1008" w:type="dxa"/>
          </w:tcPr>
          <w:p w14:paraId="139BCE2E" w14:textId="77777777" w:rsidR="00CA4F24" w:rsidRPr="00E2771D" w:rsidDel="00E66970" w:rsidRDefault="00CA4F24" w:rsidP="002348E5">
            <w:pPr>
              <w:rPr>
                <w:del w:id="1680" w:author="Huo, Wendy" w:date="2025-06-24T17:57:00Z" w16du:dateUtc="2025-06-24T09:57:00Z"/>
                <w:sz w:val="16"/>
              </w:rPr>
            </w:pPr>
            <w:del w:id="1681" w:author="Huo, Wendy" w:date="2025-06-24T17:57:00Z" w16du:dateUtc="2025-06-24T09:57:00Z">
              <w:r w:rsidRPr="00E2771D" w:rsidDel="00E66970">
                <w:rPr>
                  <w:sz w:val="16"/>
                </w:rPr>
                <w:delText>-5,995.00</w:delText>
              </w:r>
            </w:del>
          </w:p>
        </w:tc>
        <w:tc>
          <w:tcPr>
            <w:tcW w:w="1430" w:type="dxa"/>
          </w:tcPr>
          <w:p w14:paraId="5B416E69" w14:textId="77777777" w:rsidR="00CA4F24" w:rsidRPr="00E2771D" w:rsidDel="00E66970" w:rsidRDefault="00CA4F24" w:rsidP="002348E5">
            <w:pPr>
              <w:rPr>
                <w:del w:id="1682" w:author="Huo, Wendy" w:date="2025-06-24T17:57:00Z" w16du:dateUtc="2025-06-24T09:57:00Z"/>
                <w:sz w:val="16"/>
              </w:rPr>
            </w:pPr>
          </w:p>
        </w:tc>
      </w:tr>
      <w:tr w:rsidR="00CA4F24" w14:paraId="6EF04201" w14:textId="77777777" w:rsidTr="002348E5">
        <w:tc>
          <w:tcPr>
            <w:tcW w:w="1440" w:type="dxa"/>
          </w:tcPr>
          <w:p w14:paraId="3B30BE3C" w14:textId="77777777" w:rsidR="00CA4F24" w:rsidRDefault="00CA4F24" w:rsidP="002348E5">
            <w:pPr>
              <w:pStyle w:val="Heading7"/>
              <w:numPr>
                <w:ilvl w:val="0"/>
                <w:numId w:val="0"/>
              </w:numPr>
              <w:rPr>
                <w:sz w:val="16"/>
              </w:rPr>
            </w:pPr>
            <w:r>
              <w:rPr>
                <w:sz w:val="16"/>
              </w:rPr>
              <w:t>TOTAL</w:t>
            </w:r>
          </w:p>
        </w:tc>
        <w:tc>
          <w:tcPr>
            <w:tcW w:w="720" w:type="dxa"/>
          </w:tcPr>
          <w:p w14:paraId="57FED325" w14:textId="40D85E18" w:rsidR="00CA4F24" w:rsidRPr="00E13577" w:rsidRDefault="00971379" w:rsidP="002348E5">
            <w:pPr>
              <w:rPr>
                <w:rFonts w:eastAsia="SimHei"/>
                <w:sz w:val="16"/>
                <w:lang w:eastAsia="zh-CN"/>
                <w:rPrChange w:id="1683" w:author="Huo, Wendy" w:date="2025-06-24T18:58:00Z" w16du:dateUtc="2025-06-24T10:58:00Z">
                  <w:rPr>
                    <w:sz w:val="16"/>
                  </w:rPr>
                </w:rPrChange>
              </w:rPr>
            </w:pPr>
            <w:r>
              <w:rPr>
                <w:rFonts w:eastAsia="SimHei" w:hint="eastAsia"/>
                <w:sz w:val="16"/>
                <w:lang w:eastAsia="zh-CN"/>
              </w:rPr>
              <w:t>111</w:t>
            </w:r>
          </w:p>
        </w:tc>
        <w:tc>
          <w:tcPr>
            <w:tcW w:w="1660" w:type="dxa"/>
          </w:tcPr>
          <w:p w14:paraId="65F719FE" w14:textId="77777777" w:rsidR="00CA4F24" w:rsidRDefault="00CA4F24" w:rsidP="002348E5">
            <w:pPr>
              <w:rPr>
                <w:sz w:val="16"/>
              </w:rPr>
            </w:pPr>
          </w:p>
        </w:tc>
        <w:tc>
          <w:tcPr>
            <w:tcW w:w="2948" w:type="dxa"/>
          </w:tcPr>
          <w:p w14:paraId="53AD0029" w14:textId="77777777" w:rsidR="00CA4F24" w:rsidRDefault="00CA4F24" w:rsidP="002348E5">
            <w:pPr>
              <w:rPr>
                <w:sz w:val="16"/>
              </w:rPr>
            </w:pPr>
          </w:p>
        </w:tc>
        <w:tc>
          <w:tcPr>
            <w:tcW w:w="1008" w:type="dxa"/>
          </w:tcPr>
          <w:p w14:paraId="2EEC0B66" w14:textId="72328F1D" w:rsidR="00CA4F24" w:rsidRPr="00456633" w:rsidRDefault="00CD3A32" w:rsidP="002348E5">
            <w:pPr>
              <w:rPr>
                <w:rFonts w:eastAsia="SimHei"/>
                <w:b/>
                <w:sz w:val="16"/>
                <w:lang w:eastAsia="zh-CN"/>
                <w:rPrChange w:id="1684" w:author="Huo, Wendy" w:date="2025-06-24T18:58:00Z" w16du:dateUtc="2025-06-24T10:58:00Z">
                  <w:rPr>
                    <w:b/>
                    <w:sz w:val="16"/>
                  </w:rPr>
                </w:rPrChange>
              </w:rPr>
            </w:pPr>
            <w:r>
              <w:rPr>
                <w:rFonts w:eastAsia="SimHei" w:hint="eastAsia"/>
                <w:b/>
                <w:sz w:val="16"/>
                <w:lang w:eastAsia="zh-CN"/>
              </w:rPr>
              <w:t>77,405</w:t>
            </w:r>
          </w:p>
        </w:tc>
        <w:tc>
          <w:tcPr>
            <w:tcW w:w="1430" w:type="dxa"/>
          </w:tcPr>
          <w:p w14:paraId="307E0E1D" w14:textId="77777777" w:rsidR="00CA4F24" w:rsidRDefault="00CA4F24" w:rsidP="002348E5">
            <w:pPr>
              <w:rPr>
                <w:b/>
                <w:sz w:val="16"/>
              </w:rPr>
            </w:pPr>
          </w:p>
        </w:tc>
      </w:tr>
    </w:tbl>
    <w:p w14:paraId="38D26338" w14:textId="77777777" w:rsidR="00CA4F24" w:rsidRPr="00CA4F24" w:rsidRDefault="00CA4F24" w:rsidP="007D1E6B">
      <w:pPr>
        <w:rPr>
          <w:rFonts w:eastAsia="SimHei" w:cs="Calibri"/>
          <w:lang w:eastAsia="zh-C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40"/>
        <w:gridCol w:w="720"/>
        <w:gridCol w:w="1660"/>
        <w:gridCol w:w="2948"/>
        <w:gridCol w:w="1008"/>
        <w:gridCol w:w="1430"/>
      </w:tblGrid>
      <w:tr w:rsidR="008B2FF7" w14:paraId="701C3126" w14:textId="77777777" w:rsidTr="002348E5">
        <w:tc>
          <w:tcPr>
            <w:tcW w:w="9206" w:type="dxa"/>
            <w:gridSpan w:val="6"/>
            <w:shd w:val="solid" w:color="000000" w:fill="FFFFFF"/>
          </w:tcPr>
          <w:p w14:paraId="5EC2BEBD" w14:textId="16F7673A" w:rsidR="008B2FF7" w:rsidRDefault="008B2FF7" w:rsidP="002348E5">
            <w:pPr>
              <w:jc w:val="center"/>
              <w:rPr>
                <w:b/>
              </w:rPr>
            </w:pPr>
            <w:r>
              <w:rPr>
                <w:rFonts w:eastAsia="SimHei" w:hint="eastAsia"/>
                <w:b/>
                <w:lang w:eastAsia="zh-CN"/>
              </w:rPr>
              <w:t>Phase 1B (</w:t>
            </w:r>
            <w:r w:rsidR="00820E6F">
              <w:rPr>
                <w:rFonts w:eastAsia="SimHei" w:cs="Calibri" w:hint="eastAsia"/>
                <w:b/>
                <w:bCs/>
                <w:lang w:eastAsia="zh-CN"/>
              </w:rPr>
              <w:t>Humen, Danyang</w:t>
            </w:r>
            <w:r>
              <w:rPr>
                <w:rFonts w:eastAsia="SimHei" w:hint="eastAsia"/>
                <w:b/>
                <w:lang w:eastAsia="zh-CN"/>
              </w:rPr>
              <w:t>)</w:t>
            </w:r>
          </w:p>
        </w:tc>
      </w:tr>
      <w:tr w:rsidR="008B2FF7" w14:paraId="2702132F" w14:textId="77777777" w:rsidTr="002348E5">
        <w:tc>
          <w:tcPr>
            <w:tcW w:w="1440" w:type="dxa"/>
            <w:shd w:val="solid" w:color="000000" w:fill="FFFFFF"/>
          </w:tcPr>
          <w:p w14:paraId="04966C81" w14:textId="77777777" w:rsidR="008B2FF7" w:rsidRDefault="008B2FF7" w:rsidP="002348E5">
            <w:pPr>
              <w:rPr>
                <w:b/>
              </w:rPr>
            </w:pPr>
            <w:r>
              <w:rPr>
                <w:b/>
              </w:rPr>
              <w:t>Item</w:t>
            </w:r>
          </w:p>
        </w:tc>
        <w:tc>
          <w:tcPr>
            <w:tcW w:w="720" w:type="dxa"/>
            <w:shd w:val="solid" w:color="000000" w:fill="FFFFFF"/>
          </w:tcPr>
          <w:p w14:paraId="19CD4158" w14:textId="77777777" w:rsidR="008B2FF7" w:rsidRDefault="008B2FF7" w:rsidP="002348E5">
            <w:pPr>
              <w:rPr>
                <w:b/>
              </w:rPr>
            </w:pPr>
            <w:r>
              <w:rPr>
                <w:b/>
              </w:rPr>
              <w:t>Qty</w:t>
            </w:r>
          </w:p>
        </w:tc>
        <w:tc>
          <w:tcPr>
            <w:tcW w:w="1660" w:type="dxa"/>
            <w:shd w:val="solid" w:color="000000" w:fill="FFFFFF"/>
          </w:tcPr>
          <w:p w14:paraId="72509473" w14:textId="77777777" w:rsidR="008B2FF7" w:rsidRDefault="008B2FF7" w:rsidP="002348E5">
            <w:pPr>
              <w:rPr>
                <w:b/>
              </w:rPr>
            </w:pPr>
            <w:r>
              <w:rPr>
                <w:b/>
              </w:rPr>
              <w:t>Part#</w:t>
            </w:r>
          </w:p>
        </w:tc>
        <w:tc>
          <w:tcPr>
            <w:tcW w:w="2948" w:type="dxa"/>
            <w:shd w:val="solid" w:color="000000" w:fill="FFFFFF"/>
          </w:tcPr>
          <w:p w14:paraId="185BE48F" w14:textId="77777777" w:rsidR="008B2FF7" w:rsidRDefault="008B2FF7" w:rsidP="002348E5">
            <w:pPr>
              <w:rPr>
                <w:b/>
              </w:rPr>
            </w:pPr>
            <w:r>
              <w:rPr>
                <w:b/>
              </w:rPr>
              <w:t>Description</w:t>
            </w:r>
          </w:p>
        </w:tc>
        <w:tc>
          <w:tcPr>
            <w:tcW w:w="1008" w:type="dxa"/>
            <w:shd w:val="solid" w:color="000000" w:fill="FFFFFF"/>
          </w:tcPr>
          <w:p w14:paraId="185C0144" w14:textId="77777777" w:rsidR="008B2FF7" w:rsidRDefault="008B2FF7" w:rsidP="002348E5">
            <w:pPr>
              <w:rPr>
                <w:b/>
              </w:rPr>
            </w:pPr>
            <w:r>
              <w:rPr>
                <w:b/>
              </w:rPr>
              <w:t>Unit Price (Euro)</w:t>
            </w:r>
          </w:p>
        </w:tc>
        <w:tc>
          <w:tcPr>
            <w:tcW w:w="1430" w:type="dxa"/>
            <w:shd w:val="solid" w:color="000000" w:fill="FFFFFF"/>
          </w:tcPr>
          <w:p w14:paraId="1CA953D7" w14:textId="77777777" w:rsidR="008B2FF7" w:rsidRDefault="008B2FF7" w:rsidP="002348E5">
            <w:pPr>
              <w:rPr>
                <w:b/>
              </w:rPr>
            </w:pPr>
            <w:r>
              <w:rPr>
                <w:b/>
              </w:rPr>
              <w:t>Final Price (Euro)</w:t>
            </w:r>
          </w:p>
        </w:tc>
      </w:tr>
      <w:tr w:rsidR="008B2FF7" w14:paraId="30D51604" w14:textId="77777777" w:rsidTr="002348E5">
        <w:tc>
          <w:tcPr>
            <w:tcW w:w="1440" w:type="dxa"/>
          </w:tcPr>
          <w:p w14:paraId="15A6AEC5" w14:textId="77777777" w:rsidR="008B2FF7" w:rsidRDefault="008B2FF7" w:rsidP="002348E5">
            <w:pPr>
              <w:rPr>
                <w:sz w:val="16"/>
              </w:rPr>
            </w:pPr>
            <w:r>
              <w:rPr>
                <w:sz w:val="16"/>
              </w:rPr>
              <w:t>1</w:t>
            </w:r>
          </w:p>
        </w:tc>
        <w:tc>
          <w:tcPr>
            <w:tcW w:w="720" w:type="dxa"/>
          </w:tcPr>
          <w:p w14:paraId="368B73FD" w14:textId="104CF95B" w:rsidR="008B2FF7" w:rsidRPr="00657D69" w:rsidRDefault="008B2FF7" w:rsidP="002348E5">
            <w:pPr>
              <w:rPr>
                <w:rFonts w:eastAsia="SimHei"/>
                <w:sz w:val="16"/>
                <w:lang w:eastAsia="zh-CN"/>
              </w:rPr>
            </w:pPr>
            <w:del w:id="1685" w:author="Huo, Wendy" w:date="2025-06-24T17:54:00Z" w16du:dateUtc="2025-06-24T09:54:00Z">
              <w:r w:rsidRPr="00657D69" w:rsidDel="00205C37">
                <w:rPr>
                  <w:rFonts w:eastAsia="SimHei" w:hint="eastAsia"/>
                  <w:sz w:val="16"/>
                  <w:lang w:eastAsia="zh-CN"/>
                </w:rPr>
                <w:delText>xxx</w:delText>
              </w:r>
            </w:del>
            <w:r w:rsidR="00BB5AC2" w:rsidRPr="00657D69">
              <w:rPr>
                <w:rFonts w:eastAsia="SimHei" w:hint="eastAsia"/>
                <w:sz w:val="16"/>
                <w:lang w:eastAsia="zh-CN"/>
              </w:rPr>
              <w:t>31</w:t>
            </w:r>
          </w:p>
        </w:tc>
        <w:tc>
          <w:tcPr>
            <w:tcW w:w="1660" w:type="dxa"/>
          </w:tcPr>
          <w:p w14:paraId="1EED8223" w14:textId="77777777" w:rsidR="008B2FF7" w:rsidRDefault="008B2FF7" w:rsidP="002348E5">
            <w:pPr>
              <w:rPr>
                <w:sz w:val="16"/>
              </w:rPr>
            </w:pPr>
            <w:r>
              <w:rPr>
                <w:sz w:val="16"/>
              </w:rPr>
              <w:t>INF-19700-SAM</w:t>
            </w:r>
          </w:p>
        </w:tc>
        <w:tc>
          <w:tcPr>
            <w:tcW w:w="2948" w:type="dxa"/>
          </w:tcPr>
          <w:p w14:paraId="18A6284C" w14:textId="77777777" w:rsidR="008B2FF7" w:rsidRPr="00E2771D" w:rsidRDefault="008B2FF7" w:rsidP="002348E5">
            <w:pPr>
              <w:rPr>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Implementation Team (China)</w:t>
            </w:r>
          </w:p>
        </w:tc>
        <w:tc>
          <w:tcPr>
            <w:tcW w:w="1008" w:type="dxa"/>
          </w:tcPr>
          <w:p w14:paraId="3964AC33" w14:textId="77777777" w:rsidR="008B2FF7" w:rsidRPr="001B26E1" w:rsidRDefault="008B2FF7" w:rsidP="002348E5">
            <w:pPr>
              <w:rPr>
                <w:sz w:val="16"/>
                <w:szCs w:val="16"/>
              </w:rPr>
            </w:pPr>
            <w:r>
              <w:rPr>
                <w:sz w:val="16"/>
                <w:szCs w:val="16"/>
              </w:rPr>
              <w:t xml:space="preserve">  </w:t>
            </w:r>
            <w:r w:rsidRPr="001B26E1">
              <w:rPr>
                <w:sz w:val="16"/>
                <w:szCs w:val="16"/>
              </w:rPr>
              <w:t>655.00</w:t>
            </w:r>
          </w:p>
        </w:tc>
        <w:tc>
          <w:tcPr>
            <w:tcW w:w="1430" w:type="dxa"/>
          </w:tcPr>
          <w:p w14:paraId="662EEA08" w14:textId="77777777" w:rsidR="008B2FF7" w:rsidRPr="001B26E1" w:rsidRDefault="008B2FF7" w:rsidP="002348E5">
            <w:pPr>
              <w:rPr>
                <w:sz w:val="16"/>
                <w:szCs w:val="16"/>
              </w:rPr>
            </w:pPr>
          </w:p>
        </w:tc>
      </w:tr>
      <w:tr w:rsidR="008B2FF7" w14:paraId="12F5D88F" w14:textId="77777777" w:rsidTr="002348E5">
        <w:tc>
          <w:tcPr>
            <w:tcW w:w="1440" w:type="dxa"/>
          </w:tcPr>
          <w:p w14:paraId="79BA5A83" w14:textId="77777777" w:rsidR="008B2FF7" w:rsidRDefault="008B2FF7" w:rsidP="002348E5">
            <w:pPr>
              <w:rPr>
                <w:sz w:val="16"/>
              </w:rPr>
            </w:pPr>
            <w:r>
              <w:rPr>
                <w:sz w:val="16"/>
              </w:rPr>
              <w:t>2</w:t>
            </w:r>
          </w:p>
        </w:tc>
        <w:tc>
          <w:tcPr>
            <w:tcW w:w="720" w:type="dxa"/>
          </w:tcPr>
          <w:p w14:paraId="7D2F433B" w14:textId="3E482CC4" w:rsidR="008B2FF7" w:rsidRPr="00657D69" w:rsidRDefault="008B2FF7" w:rsidP="002348E5">
            <w:pPr>
              <w:rPr>
                <w:rFonts w:eastAsia="SimHei"/>
                <w:sz w:val="16"/>
                <w:lang w:eastAsia="zh-CN"/>
              </w:rPr>
            </w:pPr>
            <w:del w:id="1686" w:author="Huo, Wendy" w:date="2025-06-24T17:54:00Z" w16du:dateUtc="2025-06-24T09:54:00Z">
              <w:r w:rsidRPr="00657D69" w:rsidDel="00680E0D">
                <w:rPr>
                  <w:rFonts w:eastAsia="SimHei" w:hint="eastAsia"/>
                  <w:sz w:val="16"/>
                  <w:lang w:eastAsia="zh-CN"/>
                </w:rPr>
                <w:delText>xxx</w:delText>
              </w:r>
            </w:del>
            <w:r w:rsidRPr="00657D69">
              <w:rPr>
                <w:rFonts w:eastAsia="SimHei" w:hint="eastAsia"/>
                <w:sz w:val="16"/>
                <w:lang w:eastAsia="zh-CN"/>
              </w:rPr>
              <w:t>1</w:t>
            </w:r>
            <w:r w:rsidR="009B56D9" w:rsidRPr="00657D69">
              <w:rPr>
                <w:rFonts w:eastAsia="SimHei" w:hint="eastAsia"/>
                <w:sz w:val="16"/>
                <w:lang w:eastAsia="zh-CN"/>
              </w:rPr>
              <w:t>0</w:t>
            </w:r>
          </w:p>
        </w:tc>
        <w:tc>
          <w:tcPr>
            <w:tcW w:w="1660" w:type="dxa"/>
          </w:tcPr>
          <w:p w14:paraId="19332127" w14:textId="77777777" w:rsidR="008B2FF7" w:rsidRDefault="008B2FF7" w:rsidP="002348E5">
            <w:pPr>
              <w:rPr>
                <w:sz w:val="16"/>
              </w:rPr>
            </w:pPr>
            <w:r>
              <w:rPr>
                <w:sz w:val="16"/>
              </w:rPr>
              <w:t>INF-19700-SAM</w:t>
            </w:r>
          </w:p>
        </w:tc>
        <w:tc>
          <w:tcPr>
            <w:tcW w:w="2948" w:type="dxa"/>
          </w:tcPr>
          <w:p w14:paraId="598B8C3D" w14:textId="77777777" w:rsidR="008B2FF7" w:rsidRPr="00E2771D" w:rsidRDefault="008B2FF7" w:rsidP="002348E5">
            <w:pPr>
              <w:rPr>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Project Manager (China)</w:t>
            </w:r>
          </w:p>
        </w:tc>
        <w:tc>
          <w:tcPr>
            <w:tcW w:w="1008" w:type="dxa"/>
          </w:tcPr>
          <w:p w14:paraId="598FED68" w14:textId="77777777" w:rsidR="008B2FF7" w:rsidRPr="001B26E1" w:rsidRDefault="008B2FF7" w:rsidP="002348E5">
            <w:pPr>
              <w:rPr>
                <w:sz w:val="16"/>
                <w:szCs w:val="16"/>
              </w:rPr>
            </w:pPr>
            <w:r>
              <w:rPr>
                <w:sz w:val="16"/>
                <w:szCs w:val="16"/>
              </w:rPr>
              <w:t xml:space="preserve">  </w:t>
            </w:r>
            <w:r w:rsidRPr="001B26E1">
              <w:rPr>
                <w:sz w:val="16"/>
                <w:szCs w:val="16"/>
              </w:rPr>
              <w:t>795.00</w:t>
            </w:r>
          </w:p>
        </w:tc>
        <w:tc>
          <w:tcPr>
            <w:tcW w:w="1430" w:type="dxa"/>
          </w:tcPr>
          <w:p w14:paraId="0193822E" w14:textId="77777777" w:rsidR="008B2FF7" w:rsidRPr="001B26E1" w:rsidRDefault="008B2FF7" w:rsidP="002348E5">
            <w:pPr>
              <w:rPr>
                <w:sz w:val="16"/>
                <w:szCs w:val="16"/>
              </w:rPr>
            </w:pPr>
          </w:p>
        </w:tc>
      </w:tr>
      <w:tr w:rsidR="008B2FF7" w:rsidDel="00E66970" w14:paraId="2145CAA3" w14:textId="77777777" w:rsidTr="002348E5">
        <w:trPr>
          <w:del w:id="1687" w:author="Huo, Wendy" w:date="2025-06-24T17:57:00Z"/>
        </w:trPr>
        <w:tc>
          <w:tcPr>
            <w:tcW w:w="1440" w:type="dxa"/>
          </w:tcPr>
          <w:p w14:paraId="2EAEDA55" w14:textId="77777777" w:rsidR="008B2FF7" w:rsidDel="00E66970" w:rsidRDefault="008B2FF7" w:rsidP="002348E5">
            <w:pPr>
              <w:rPr>
                <w:del w:id="1688" w:author="Huo, Wendy" w:date="2025-06-24T17:57:00Z" w16du:dateUtc="2025-06-24T09:57:00Z"/>
                <w:sz w:val="16"/>
              </w:rPr>
            </w:pPr>
            <w:del w:id="1689" w:author="Huo, Wendy" w:date="2025-06-24T17:57:00Z" w16du:dateUtc="2025-06-24T09:57:00Z">
              <w:r w:rsidDel="00E66970">
                <w:rPr>
                  <w:sz w:val="16"/>
                </w:rPr>
                <w:delText>4</w:delText>
              </w:r>
            </w:del>
          </w:p>
        </w:tc>
        <w:tc>
          <w:tcPr>
            <w:tcW w:w="720" w:type="dxa"/>
          </w:tcPr>
          <w:p w14:paraId="04FABE15" w14:textId="77777777" w:rsidR="008B2FF7" w:rsidRPr="00657D69" w:rsidDel="00E66970" w:rsidRDefault="008B2FF7" w:rsidP="002348E5">
            <w:pPr>
              <w:rPr>
                <w:del w:id="1690" w:author="Huo, Wendy" w:date="2025-06-24T17:57:00Z" w16du:dateUtc="2025-06-24T09:57:00Z"/>
                <w:rFonts w:eastAsia="SimHei"/>
                <w:sz w:val="16"/>
                <w:lang w:eastAsia="zh-CN"/>
              </w:rPr>
            </w:pPr>
            <w:del w:id="1691" w:author="Huo, Wendy" w:date="2025-06-24T17:57:00Z" w16du:dateUtc="2025-06-24T09:57:00Z">
              <w:r w:rsidRPr="00657D69" w:rsidDel="00E66970">
                <w:rPr>
                  <w:rFonts w:eastAsia="SimHei" w:hint="eastAsia"/>
                  <w:sz w:val="16"/>
                  <w:lang w:eastAsia="zh-CN"/>
                </w:rPr>
                <w:delText>xxx</w:delText>
              </w:r>
            </w:del>
          </w:p>
        </w:tc>
        <w:tc>
          <w:tcPr>
            <w:tcW w:w="1660" w:type="dxa"/>
          </w:tcPr>
          <w:p w14:paraId="225ADEE2" w14:textId="77777777" w:rsidR="008B2FF7" w:rsidDel="00E66970" w:rsidRDefault="008B2FF7" w:rsidP="002348E5">
            <w:pPr>
              <w:rPr>
                <w:del w:id="1692" w:author="Huo, Wendy" w:date="2025-06-24T17:57:00Z" w16du:dateUtc="2025-06-24T09:57:00Z"/>
                <w:sz w:val="16"/>
              </w:rPr>
            </w:pPr>
            <w:del w:id="1693" w:author="Huo, Wendy" w:date="2025-06-24T17:57:00Z" w16du:dateUtc="2025-06-24T09:57:00Z">
              <w:r w:rsidDel="00E66970">
                <w:rPr>
                  <w:sz w:val="16"/>
                </w:rPr>
                <w:delText>INF-19700-SAM</w:delText>
              </w:r>
            </w:del>
          </w:p>
        </w:tc>
        <w:tc>
          <w:tcPr>
            <w:tcW w:w="2948" w:type="dxa"/>
          </w:tcPr>
          <w:p w14:paraId="132540DF" w14:textId="77777777" w:rsidR="008B2FF7" w:rsidRPr="00E2771D" w:rsidDel="00E66970" w:rsidRDefault="008B2FF7" w:rsidP="002348E5">
            <w:pPr>
              <w:rPr>
                <w:del w:id="1694" w:author="Huo, Wendy" w:date="2025-06-24T17:57:00Z" w16du:dateUtc="2025-06-24T09:57:00Z"/>
                <w:rFonts w:ascii="Times New Roman" w:hAnsi="Times New Roman"/>
                <w:color w:val="000000"/>
                <w:sz w:val="20"/>
                <w:szCs w:val="16"/>
              </w:rPr>
            </w:pPr>
            <w:del w:id="1695" w:author="Huo, Wendy" w:date="2025-06-24T17:57:00Z" w16du:dateUtc="2025-06-24T09:57:00Z">
              <w:r w:rsidRPr="00E2771D" w:rsidDel="00E66970">
                <w:rPr>
                  <w:rFonts w:ascii="Times New Roman" w:hAnsi="Times New Roman" w:cs="Times New Roman"/>
                  <w:color w:val="000000"/>
                  <w:sz w:val="16"/>
                  <w:szCs w:val="16"/>
                </w:rPr>
                <w:delText xml:space="preserve">Implementation Services </w:delText>
              </w:r>
              <w:r w:rsidDel="00E66970">
                <w:rPr>
                  <w:rFonts w:ascii="Times New Roman" w:hAnsi="Times New Roman" w:cs="Times New Roman"/>
                  <w:color w:val="000000"/>
                  <w:sz w:val="16"/>
                  <w:szCs w:val="16"/>
                </w:rPr>
                <w:delText>–</w:delText>
              </w:r>
              <w:r w:rsidRPr="00E2771D" w:rsidDel="00E66970">
                <w:rPr>
                  <w:rFonts w:ascii="Times New Roman" w:hAnsi="Times New Roman" w:cs="Times New Roman"/>
                  <w:color w:val="000000"/>
                  <w:sz w:val="16"/>
                  <w:szCs w:val="16"/>
                </w:rPr>
                <w:delText xml:space="preserve"> Trainer</w:delText>
              </w:r>
            </w:del>
          </w:p>
        </w:tc>
        <w:tc>
          <w:tcPr>
            <w:tcW w:w="1008" w:type="dxa"/>
          </w:tcPr>
          <w:p w14:paraId="17366A67" w14:textId="77777777" w:rsidR="008B2FF7" w:rsidRPr="001B26E1" w:rsidDel="00E66970" w:rsidRDefault="008B2FF7" w:rsidP="002348E5">
            <w:pPr>
              <w:rPr>
                <w:del w:id="1696" w:author="Huo, Wendy" w:date="2025-06-24T17:57:00Z" w16du:dateUtc="2025-06-24T09:57:00Z"/>
                <w:sz w:val="16"/>
                <w:szCs w:val="16"/>
              </w:rPr>
            </w:pPr>
            <w:del w:id="1697" w:author="Huo, Wendy" w:date="2025-06-24T17:57:00Z" w16du:dateUtc="2025-06-24T09:57:00Z">
              <w:r w:rsidDel="00E66970">
                <w:rPr>
                  <w:sz w:val="16"/>
                  <w:szCs w:val="16"/>
                </w:rPr>
                <w:delText xml:space="preserve">  1,090.00</w:delText>
              </w:r>
            </w:del>
          </w:p>
        </w:tc>
        <w:tc>
          <w:tcPr>
            <w:tcW w:w="1430" w:type="dxa"/>
          </w:tcPr>
          <w:p w14:paraId="1D9CBE86" w14:textId="77777777" w:rsidR="008B2FF7" w:rsidRPr="001B26E1" w:rsidDel="00E66970" w:rsidRDefault="008B2FF7" w:rsidP="002348E5">
            <w:pPr>
              <w:rPr>
                <w:del w:id="1698" w:author="Huo, Wendy" w:date="2025-06-24T17:57:00Z" w16du:dateUtc="2025-06-24T09:57:00Z"/>
                <w:sz w:val="16"/>
                <w:szCs w:val="16"/>
              </w:rPr>
            </w:pPr>
          </w:p>
        </w:tc>
      </w:tr>
      <w:tr w:rsidR="008B2FF7" w14:paraId="4BC2BAD3" w14:textId="77777777" w:rsidTr="002348E5">
        <w:tc>
          <w:tcPr>
            <w:tcW w:w="1440" w:type="dxa"/>
          </w:tcPr>
          <w:p w14:paraId="0D7B8C49" w14:textId="6F680081" w:rsidR="008B2FF7" w:rsidRPr="00E66970" w:rsidRDefault="009B56D9" w:rsidP="002348E5">
            <w:pPr>
              <w:rPr>
                <w:rFonts w:eastAsia="SimHei"/>
                <w:sz w:val="16"/>
                <w:lang w:eastAsia="zh-CN"/>
                <w:rPrChange w:id="1699" w:author="Huo, Wendy" w:date="2025-06-24T17:57:00Z" w16du:dateUtc="2025-06-24T09:57:00Z">
                  <w:rPr>
                    <w:sz w:val="16"/>
                  </w:rPr>
                </w:rPrChange>
              </w:rPr>
            </w:pPr>
            <w:r>
              <w:rPr>
                <w:rFonts w:eastAsia="SimHei" w:hint="eastAsia"/>
                <w:sz w:val="16"/>
                <w:lang w:eastAsia="zh-CN"/>
              </w:rPr>
              <w:t>3</w:t>
            </w:r>
            <w:del w:id="1700" w:author="Huo, Wendy" w:date="2025-06-24T17:57:00Z" w16du:dateUtc="2025-06-24T09:57:00Z">
              <w:r w:rsidR="008B2FF7" w:rsidDel="00E66970">
                <w:rPr>
                  <w:sz w:val="16"/>
                </w:rPr>
                <w:delText>5</w:delText>
              </w:r>
            </w:del>
          </w:p>
        </w:tc>
        <w:tc>
          <w:tcPr>
            <w:tcW w:w="720" w:type="dxa"/>
          </w:tcPr>
          <w:p w14:paraId="57C1816B" w14:textId="3A450B97" w:rsidR="008B2FF7" w:rsidRPr="00657D69" w:rsidRDefault="008B2FF7" w:rsidP="002348E5">
            <w:pPr>
              <w:rPr>
                <w:rFonts w:eastAsia="SimHei"/>
                <w:sz w:val="16"/>
                <w:lang w:eastAsia="zh-CN"/>
              </w:rPr>
            </w:pPr>
            <w:del w:id="1701" w:author="Huo, Wendy" w:date="2025-06-24T17:57:00Z" w16du:dateUtc="2025-06-24T09:57:00Z">
              <w:r w:rsidRPr="00657D69" w:rsidDel="006429FC">
                <w:rPr>
                  <w:rFonts w:eastAsia="SimHei" w:hint="eastAsia"/>
                  <w:sz w:val="16"/>
                  <w:lang w:eastAsia="zh-CN"/>
                </w:rPr>
                <w:delText>xxx</w:delText>
              </w:r>
            </w:del>
            <w:r w:rsidR="009B56D9" w:rsidRPr="00657D69">
              <w:rPr>
                <w:rFonts w:eastAsia="SimHei" w:hint="eastAsia"/>
                <w:sz w:val="16"/>
                <w:lang w:eastAsia="zh-CN"/>
              </w:rPr>
              <w:t>3</w:t>
            </w:r>
          </w:p>
        </w:tc>
        <w:tc>
          <w:tcPr>
            <w:tcW w:w="1660" w:type="dxa"/>
          </w:tcPr>
          <w:p w14:paraId="358EC8DA" w14:textId="77777777" w:rsidR="008B2FF7" w:rsidRDefault="008B2FF7" w:rsidP="002348E5">
            <w:pPr>
              <w:rPr>
                <w:sz w:val="16"/>
              </w:rPr>
            </w:pPr>
            <w:r>
              <w:rPr>
                <w:sz w:val="16"/>
              </w:rPr>
              <w:t>INF-19700-SAM</w:t>
            </w:r>
          </w:p>
        </w:tc>
        <w:tc>
          <w:tcPr>
            <w:tcW w:w="2948" w:type="dxa"/>
          </w:tcPr>
          <w:p w14:paraId="41BC2B03" w14:textId="77777777" w:rsidR="008B2FF7" w:rsidRPr="00E2771D" w:rsidRDefault="008B2FF7" w:rsidP="002348E5">
            <w:pPr>
              <w:rPr>
                <w:rFonts w:ascii="Times New Roman" w:hAnsi="Times New Roman" w:cs="Times New Roman"/>
                <w:color w:val="000000"/>
                <w:sz w:val="16"/>
                <w:szCs w:val="16"/>
              </w:rPr>
            </w:pPr>
            <w:r w:rsidRPr="00E2771D">
              <w:rPr>
                <w:rFonts w:ascii="Times New Roman" w:hAnsi="Times New Roman" w:cs="Times New Roman"/>
                <w:color w:val="000000"/>
                <w:sz w:val="16"/>
                <w:szCs w:val="16"/>
              </w:rPr>
              <w:t xml:space="preserve">Implementation Services </w:t>
            </w:r>
            <w:r>
              <w:rPr>
                <w:rFonts w:ascii="Times New Roman" w:hAnsi="Times New Roman" w:cs="Times New Roman"/>
                <w:color w:val="000000"/>
                <w:sz w:val="16"/>
                <w:szCs w:val="16"/>
              </w:rPr>
              <w:t>–</w:t>
            </w:r>
            <w:r w:rsidRPr="00E2771D">
              <w:rPr>
                <w:rFonts w:ascii="Times New Roman" w:hAnsi="Times New Roman" w:cs="Times New Roman"/>
                <w:color w:val="000000"/>
                <w:sz w:val="16"/>
                <w:szCs w:val="16"/>
              </w:rPr>
              <w:t xml:space="preserve"> Project Manager (Global)</w:t>
            </w:r>
          </w:p>
          <w:p w14:paraId="6ACAE76E" w14:textId="77777777" w:rsidR="008B2FF7" w:rsidRPr="001B26E1" w:rsidRDefault="008B2FF7" w:rsidP="002348E5">
            <w:pPr>
              <w:pStyle w:val="BalloonText"/>
              <w:rPr>
                <w:rFonts w:ascii="Times New Roman" w:hAnsi="Times New Roman"/>
                <w:szCs w:val="16"/>
              </w:rPr>
            </w:pPr>
          </w:p>
        </w:tc>
        <w:tc>
          <w:tcPr>
            <w:tcW w:w="1008" w:type="dxa"/>
          </w:tcPr>
          <w:p w14:paraId="051D62E5" w14:textId="77777777" w:rsidR="008B2FF7" w:rsidRPr="001B26E1" w:rsidRDefault="008B2FF7" w:rsidP="002348E5">
            <w:pPr>
              <w:rPr>
                <w:sz w:val="16"/>
                <w:szCs w:val="16"/>
              </w:rPr>
            </w:pPr>
            <w:r w:rsidRPr="001B26E1">
              <w:rPr>
                <w:sz w:val="16"/>
                <w:szCs w:val="16"/>
              </w:rPr>
              <w:t>1</w:t>
            </w:r>
            <w:r>
              <w:rPr>
                <w:sz w:val="16"/>
                <w:szCs w:val="16"/>
              </w:rPr>
              <w:t>,</w:t>
            </w:r>
            <w:r w:rsidRPr="001B26E1">
              <w:rPr>
                <w:sz w:val="16"/>
                <w:szCs w:val="16"/>
              </w:rPr>
              <w:t>125.00</w:t>
            </w:r>
          </w:p>
        </w:tc>
        <w:tc>
          <w:tcPr>
            <w:tcW w:w="1430" w:type="dxa"/>
          </w:tcPr>
          <w:p w14:paraId="5367AF73" w14:textId="77777777" w:rsidR="008B2FF7" w:rsidRPr="001B26E1" w:rsidRDefault="008B2FF7" w:rsidP="002348E5">
            <w:pPr>
              <w:rPr>
                <w:sz w:val="16"/>
                <w:szCs w:val="16"/>
              </w:rPr>
            </w:pPr>
          </w:p>
        </w:tc>
      </w:tr>
      <w:tr w:rsidR="008B2FF7" w:rsidDel="00E66970" w14:paraId="7FD1E8AD" w14:textId="77777777" w:rsidTr="002348E5">
        <w:trPr>
          <w:del w:id="1702" w:author="Huo, Wendy" w:date="2025-06-24T17:57:00Z"/>
        </w:trPr>
        <w:tc>
          <w:tcPr>
            <w:tcW w:w="1440" w:type="dxa"/>
          </w:tcPr>
          <w:p w14:paraId="088607A6" w14:textId="77777777" w:rsidR="008B2FF7" w:rsidDel="00E66970" w:rsidRDefault="008B2FF7" w:rsidP="002348E5">
            <w:pPr>
              <w:pStyle w:val="Heading7"/>
              <w:numPr>
                <w:ilvl w:val="0"/>
                <w:numId w:val="0"/>
              </w:numPr>
              <w:rPr>
                <w:del w:id="1703" w:author="Huo, Wendy" w:date="2025-06-24T17:57:00Z" w16du:dateUtc="2025-06-24T09:57:00Z"/>
                <w:sz w:val="16"/>
              </w:rPr>
            </w:pPr>
            <w:del w:id="1704" w:author="Huo, Wendy" w:date="2025-06-24T17:57:00Z" w16du:dateUtc="2025-06-24T09:57:00Z">
              <w:r w:rsidRPr="00A63490" w:rsidDel="00E66970">
                <w:rPr>
                  <w:i w:val="0"/>
                  <w:iCs w:val="0"/>
                  <w:sz w:val="16"/>
                </w:rPr>
                <w:delText xml:space="preserve"> 6</w:delText>
              </w:r>
            </w:del>
          </w:p>
        </w:tc>
        <w:tc>
          <w:tcPr>
            <w:tcW w:w="720" w:type="dxa"/>
          </w:tcPr>
          <w:p w14:paraId="18E01A5D" w14:textId="77777777" w:rsidR="008B2FF7" w:rsidRPr="007408EB" w:rsidDel="00E66970" w:rsidRDefault="008B2FF7" w:rsidP="002348E5">
            <w:pPr>
              <w:rPr>
                <w:del w:id="1705" w:author="Huo, Wendy" w:date="2025-06-24T17:57:00Z" w16du:dateUtc="2025-06-24T09:57:00Z"/>
                <w:sz w:val="16"/>
                <w:highlight w:val="yellow"/>
              </w:rPr>
            </w:pPr>
            <w:del w:id="1706" w:author="Huo, Wendy" w:date="2025-06-24T17:57:00Z" w16du:dateUtc="2025-06-24T09:57:00Z">
              <w:r w:rsidRPr="007408EB" w:rsidDel="00E66970">
                <w:rPr>
                  <w:sz w:val="16"/>
                  <w:highlight w:val="yellow"/>
                </w:rPr>
                <w:delText>1</w:delText>
              </w:r>
            </w:del>
          </w:p>
        </w:tc>
        <w:tc>
          <w:tcPr>
            <w:tcW w:w="1660" w:type="dxa"/>
          </w:tcPr>
          <w:p w14:paraId="686017F5" w14:textId="77777777" w:rsidR="008B2FF7" w:rsidDel="00E66970" w:rsidRDefault="008B2FF7" w:rsidP="002348E5">
            <w:pPr>
              <w:rPr>
                <w:del w:id="1707" w:author="Huo, Wendy" w:date="2025-06-24T17:57:00Z" w16du:dateUtc="2025-06-24T09:57:00Z"/>
                <w:sz w:val="16"/>
              </w:rPr>
            </w:pPr>
            <w:del w:id="1708" w:author="Huo, Wendy" w:date="2025-06-24T17:57:00Z" w16du:dateUtc="2025-06-24T09:57:00Z">
              <w:r w:rsidDel="00E66970">
                <w:rPr>
                  <w:sz w:val="16"/>
                </w:rPr>
                <w:delText>INF-11910-SAM</w:delText>
              </w:r>
            </w:del>
          </w:p>
        </w:tc>
        <w:tc>
          <w:tcPr>
            <w:tcW w:w="2948" w:type="dxa"/>
          </w:tcPr>
          <w:p w14:paraId="4983F85B" w14:textId="77777777" w:rsidR="008B2FF7" w:rsidRPr="00CA697A" w:rsidDel="00E66970" w:rsidRDefault="008B2FF7" w:rsidP="002348E5">
            <w:pPr>
              <w:rPr>
                <w:del w:id="1709" w:author="Huo, Wendy" w:date="2025-06-24T17:57:00Z" w16du:dateUtc="2025-06-24T09:57:00Z"/>
                <w:sz w:val="16"/>
              </w:rPr>
            </w:pPr>
            <w:del w:id="1710" w:author="Huo, Wendy" w:date="2025-06-24T17:57:00Z" w16du:dateUtc="2025-06-24T09:57:00Z">
              <w:r w:rsidRPr="00CA697A" w:rsidDel="00E66970">
                <w:rPr>
                  <w:sz w:val="16"/>
                </w:rPr>
                <w:delText>One Time Discount – Service</w:delText>
              </w:r>
            </w:del>
          </w:p>
        </w:tc>
        <w:tc>
          <w:tcPr>
            <w:tcW w:w="1008" w:type="dxa"/>
          </w:tcPr>
          <w:p w14:paraId="66DB998B" w14:textId="77777777" w:rsidR="008B2FF7" w:rsidRPr="00E2771D" w:rsidDel="00E66970" w:rsidRDefault="008B2FF7" w:rsidP="002348E5">
            <w:pPr>
              <w:rPr>
                <w:del w:id="1711" w:author="Huo, Wendy" w:date="2025-06-24T17:57:00Z" w16du:dateUtc="2025-06-24T09:57:00Z"/>
                <w:sz w:val="16"/>
              </w:rPr>
            </w:pPr>
            <w:del w:id="1712" w:author="Huo, Wendy" w:date="2025-06-24T17:57:00Z" w16du:dateUtc="2025-06-24T09:57:00Z">
              <w:r w:rsidRPr="00E2771D" w:rsidDel="00E66970">
                <w:rPr>
                  <w:sz w:val="16"/>
                </w:rPr>
                <w:delText>-5,995.00</w:delText>
              </w:r>
            </w:del>
          </w:p>
        </w:tc>
        <w:tc>
          <w:tcPr>
            <w:tcW w:w="1430" w:type="dxa"/>
          </w:tcPr>
          <w:p w14:paraId="119E4536" w14:textId="77777777" w:rsidR="008B2FF7" w:rsidRPr="00E2771D" w:rsidDel="00E66970" w:rsidRDefault="008B2FF7" w:rsidP="002348E5">
            <w:pPr>
              <w:rPr>
                <w:del w:id="1713" w:author="Huo, Wendy" w:date="2025-06-24T17:57:00Z" w16du:dateUtc="2025-06-24T09:57:00Z"/>
                <w:sz w:val="16"/>
              </w:rPr>
            </w:pPr>
          </w:p>
        </w:tc>
      </w:tr>
      <w:tr w:rsidR="008B2FF7" w14:paraId="3E71EE08" w14:textId="77777777" w:rsidTr="002348E5">
        <w:tc>
          <w:tcPr>
            <w:tcW w:w="1440" w:type="dxa"/>
          </w:tcPr>
          <w:p w14:paraId="32D840AA" w14:textId="77777777" w:rsidR="008B2FF7" w:rsidRDefault="008B2FF7" w:rsidP="002348E5">
            <w:pPr>
              <w:pStyle w:val="Heading7"/>
              <w:numPr>
                <w:ilvl w:val="0"/>
                <w:numId w:val="0"/>
              </w:numPr>
              <w:rPr>
                <w:sz w:val="16"/>
              </w:rPr>
            </w:pPr>
            <w:r>
              <w:rPr>
                <w:sz w:val="16"/>
              </w:rPr>
              <w:t>TOTAL</w:t>
            </w:r>
          </w:p>
        </w:tc>
        <w:tc>
          <w:tcPr>
            <w:tcW w:w="720" w:type="dxa"/>
          </w:tcPr>
          <w:p w14:paraId="2D359180" w14:textId="687E3C13" w:rsidR="008B2FF7" w:rsidRPr="00E13577" w:rsidRDefault="00B44531" w:rsidP="002348E5">
            <w:pPr>
              <w:rPr>
                <w:rFonts w:eastAsia="SimHei"/>
                <w:sz w:val="16"/>
                <w:lang w:eastAsia="zh-CN"/>
                <w:rPrChange w:id="1714" w:author="Huo, Wendy" w:date="2025-06-24T18:58:00Z" w16du:dateUtc="2025-06-24T10:58:00Z">
                  <w:rPr>
                    <w:sz w:val="16"/>
                  </w:rPr>
                </w:rPrChange>
              </w:rPr>
            </w:pPr>
            <w:r>
              <w:rPr>
                <w:rFonts w:eastAsia="SimHei" w:hint="eastAsia"/>
                <w:sz w:val="16"/>
                <w:lang w:eastAsia="zh-CN"/>
              </w:rPr>
              <w:t>44</w:t>
            </w:r>
          </w:p>
        </w:tc>
        <w:tc>
          <w:tcPr>
            <w:tcW w:w="1660" w:type="dxa"/>
          </w:tcPr>
          <w:p w14:paraId="7B1BA9DF" w14:textId="77777777" w:rsidR="008B2FF7" w:rsidRDefault="008B2FF7" w:rsidP="002348E5">
            <w:pPr>
              <w:rPr>
                <w:sz w:val="16"/>
              </w:rPr>
            </w:pPr>
          </w:p>
        </w:tc>
        <w:tc>
          <w:tcPr>
            <w:tcW w:w="2948" w:type="dxa"/>
          </w:tcPr>
          <w:p w14:paraId="6F50D010" w14:textId="77777777" w:rsidR="008B2FF7" w:rsidRDefault="008B2FF7" w:rsidP="002348E5">
            <w:pPr>
              <w:rPr>
                <w:sz w:val="16"/>
              </w:rPr>
            </w:pPr>
          </w:p>
        </w:tc>
        <w:tc>
          <w:tcPr>
            <w:tcW w:w="1008" w:type="dxa"/>
          </w:tcPr>
          <w:p w14:paraId="0A4ADFFD" w14:textId="37873CF2" w:rsidR="008B2FF7" w:rsidRPr="00456633" w:rsidRDefault="00583BBC" w:rsidP="002348E5">
            <w:pPr>
              <w:rPr>
                <w:rFonts w:eastAsia="SimHei"/>
                <w:b/>
                <w:sz w:val="16"/>
                <w:lang w:eastAsia="zh-CN"/>
                <w:rPrChange w:id="1715" w:author="Huo, Wendy" w:date="2025-06-24T18:58:00Z" w16du:dateUtc="2025-06-24T10:58:00Z">
                  <w:rPr>
                    <w:b/>
                    <w:sz w:val="16"/>
                  </w:rPr>
                </w:rPrChange>
              </w:rPr>
            </w:pPr>
            <w:r>
              <w:rPr>
                <w:rFonts w:eastAsia="SimHei" w:hint="eastAsia"/>
                <w:b/>
                <w:sz w:val="16"/>
                <w:lang w:eastAsia="zh-CN"/>
              </w:rPr>
              <w:t>31,630</w:t>
            </w:r>
          </w:p>
        </w:tc>
        <w:tc>
          <w:tcPr>
            <w:tcW w:w="1430" w:type="dxa"/>
          </w:tcPr>
          <w:p w14:paraId="757FAF38" w14:textId="77777777" w:rsidR="008B2FF7" w:rsidRDefault="008B2FF7" w:rsidP="002348E5">
            <w:pPr>
              <w:rPr>
                <w:b/>
                <w:sz w:val="16"/>
              </w:rPr>
            </w:pPr>
          </w:p>
        </w:tc>
      </w:tr>
    </w:tbl>
    <w:p w14:paraId="17AC0A1B" w14:textId="77777777" w:rsidR="008B2FF7" w:rsidRDefault="008B2FF7" w:rsidP="00B80B9E">
      <w:pPr>
        <w:rPr>
          <w:rFonts w:eastAsia="SimHei" w:cs="Calibri"/>
          <w:lang w:eastAsia="zh-CN"/>
        </w:rPr>
      </w:pPr>
    </w:p>
    <w:p w14:paraId="4630A5B7" w14:textId="77777777" w:rsidR="00D433B7" w:rsidRDefault="00D433B7" w:rsidP="00B80B9E">
      <w:pPr>
        <w:rPr>
          <w:rFonts w:eastAsia="SimHei" w:cs="Calibri"/>
          <w:lang w:eastAsia="zh-C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40"/>
        <w:gridCol w:w="720"/>
        <w:gridCol w:w="1660"/>
        <w:gridCol w:w="2948"/>
        <w:gridCol w:w="1008"/>
        <w:gridCol w:w="1430"/>
      </w:tblGrid>
      <w:tr w:rsidR="00D433B7" w14:paraId="15AA9052" w14:textId="77777777" w:rsidTr="002348E5">
        <w:trPr>
          <w:del w:id="1716" w:author="Huo, Wendy" w:date="2025-07-07T17:25:00Z"/>
        </w:trPr>
        <w:tc>
          <w:tcPr>
            <w:tcW w:w="1440" w:type="dxa"/>
            <w:shd w:val="solid" w:color="000000" w:fill="FFFFFF"/>
          </w:tcPr>
          <w:p w14:paraId="703C5B3C" w14:textId="6EF6D610" w:rsidR="00D433B7" w:rsidRDefault="00D433B7" w:rsidP="002348E5">
            <w:pPr>
              <w:rPr>
                <w:del w:id="1717" w:author="Huo, Wendy" w:date="2025-07-07T17:25:00Z" w16du:dateUtc="2025-07-07T09:25:00Z"/>
                <w:b/>
              </w:rPr>
            </w:pPr>
            <w:commentRangeStart w:id="1718"/>
          </w:p>
        </w:tc>
        <w:tc>
          <w:tcPr>
            <w:tcW w:w="720" w:type="dxa"/>
            <w:shd w:val="solid" w:color="000000" w:fill="FFFFFF"/>
          </w:tcPr>
          <w:p w14:paraId="5684F76B" w14:textId="0E7F2704" w:rsidR="00D433B7" w:rsidRDefault="00D433B7" w:rsidP="002348E5">
            <w:pPr>
              <w:rPr>
                <w:del w:id="1719" w:author="Huo, Wendy" w:date="2025-07-07T17:25:00Z" w16du:dateUtc="2025-07-07T09:25:00Z"/>
                <w:b/>
              </w:rPr>
            </w:pPr>
          </w:p>
        </w:tc>
        <w:tc>
          <w:tcPr>
            <w:tcW w:w="1660" w:type="dxa"/>
            <w:shd w:val="solid" w:color="000000" w:fill="FFFFFF"/>
          </w:tcPr>
          <w:p w14:paraId="4614AFFE" w14:textId="3F087A07" w:rsidR="00D433B7" w:rsidRDefault="00D433B7" w:rsidP="002348E5">
            <w:pPr>
              <w:rPr>
                <w:del w:id="1720" w:author="Huo, Wendy" w:date="2025-07-07T17:25:00Z" w16du:dateUtc="2025-07-07T09:25:00Z"/>
                <w:b/>
              </w:rPr>
            </w:pPr>
          </w:p>
        </w:tc>
        <w:tc>
          <w:tcPr>
            <w:tcW w:w="2948" w:type="dxa"/>
            <w:shd w:val="solid" w:color="000000" w:fill="FFFFFF"/>
          </w:tcPr>
          <w:p w14:paraId="22B0813C" w14:textId="444B01AE" w:rsidR="00D433B7" w:rsidRPr="008E7D96" w:rsidRDefault="00D433B7" w:rsidP="002348E5">
            <w:pPr>
              <w:rPr>
                <w:del w:id="1721" w:author="Huo, Wendy" w:date="2025-07-07T17:25:00Z" w16du:dateUtc="2025-07-07T09:25:00Z"/>
                <w:rFonts w:eastAsia="SimHei"/>
                <w:b/>
                <w:lang w:eastAsia="zh-CN"/>
              </w:rPr>
            </w:pPr>
            <w:del w:id="1722" w:author="Huo, Wendy" w:date="2025-07-07T17:25:00Z" w16du:dateUtc="2025-07-07T09:25:00Z">
              <w:r>
                <w:rPr>
                  <w:rFonts w:eastAsia="SimHei" w:hint="eastAsia"/>
                  <w:b/>
                  <w:lang w:eastAsia="zh-CN"/>
                </w:rPr>
                <w:delText>Total</w:delText>
              </w:r>
            </w:del>
          </w:p>
        </w:tc>
        <w:tc>
          <w:tcPr>
            <w:tcW w:w="1008" w:type="dxa"/>
            <w:shd w:val="solid" w:color="000000" w:fill="FFFFFF"/>
          </w:tcPr>
          <w:p w14:paraId="685AAC18" w14:textId="0C8C48EE" w:rsidR="00D433B7" w:rsidRDefault="00D433B7" w:rsidP="002348E5">
            <w:pPr>
              <w:rPr>
                <w:del w:id="1723" w:author="Huo, Wendy" w:date="2025-07-07T17:25:00Z" w16du:dateUtc="2025-07-07T09:25:00Z"/>
                <w:b/>
              </w:rPr>
            </w:pPr>
          </w:p>
        </w:tc>
        <w:tc>
          <w:tcPr>
            <w:tcW w:w="1430" w:type="dxa"/>
            <w:shd w:val="solid" w:color="000000" w:fill="FFFFFF"/>
          </w:tcPr>
          <w:p w14:paraId="7988F1A0" w14:textId="7CD68855" w:rsidR="00D433B7" w:rsidRDefault="00D433B7" w:rsidP="002348E5">
            <w:pPr>
              <w:rPr>
                <w:del w:id="1724" w:author="Huo, Wendy" w:date="2025-07-07T17:25:00Z" w16du:dateUtc="2025-07-07T09:25:00Z"/>
                <w:b/>
              </w:rPr>
            </w:pPr>
          </w:p>
        </w:tc>
      </w:tr>
      <w:tr w:rsidR="00D433B7" w14:paraId="091E109D" w14:textId="77777777" w:rsidTr="002348E5">
        <w:trPr>
          <w:del w:id="1725" w:author="Huo, Wendy" w:date="2025-07-07T17:25:00Z"/>
        </w:trPr>
        <w:tc>
          <w:tcPr>
            <w:tcW w:w="1440" w:type="dxa"/>
            <w:shd w:val="solid" w:color="000000" w:fill="FFFFFF"/>
          </w:tcPr>
          <w:p w14:paraId="4B6F63BE" w14:textId="6D611F84" w:rsidR="00D433B7" w:rsidRDefault="00D433B7" w:rsidP="002348E5">
            <w:pPr>
              <w:rPr>
                <w:del w:id="1726" w:author="Huo, Wendy" w:date="2025-07-07T17:25:00Z" w16du:dateUtc="2025-07-07T09:25:00Z"/>
                <w:b/>
              </w:rPr>
            </w:pPr>
            <w:del w:id="1727" w:author="Huo, Wendy" w:date="2025-07-07T17:25:00Z" w16du:dateUtc="2025-07-07T09:25:00Z">
              <w:r>
                <w:rPr>
                  <w:b/>
                </w:rPr>
                <w:delText>Item</w:delText>
              </w:r>
            </w:del>
          </w:p>
        </w:tc>
        <w:tc>
          <w:tcPr>
            <w:tcW w:w="720" w:type="dxa"/>
            <w:shd w:val="solid" w:color="000000" w:fill="FFFFFF"/>
          </w:tcPr>
          <w:p w14:paraId="0B525495" w14:textId="06D331AF" w:rsidR="00D433B7" w:rsidRDefault="00D433B7" w:rsidP="002348E5">
            <w:pPr>
              <w:rPr>
                <w:del w:id="1728" w:author="Huo, Wendy" w:date="2025-07-07T17:25:00Z" w16du:dateUtc="2025-07-07T09:25:00Z"/>
                <w:b/>
              </w:rPr>
            </w:pPr>
            <w:del w:id="1729" w:author="Huo, Wendy" w:date="2025-07-07T17:25:00Z" w16du:dateUtc="2025-07-07T09:25:00Z">
              <w:r>
                <w:rPr>
                  <w:b/>
                </w:rPr>
                <w:delText>Qty</w:delText>
              </w:r>
            </w:del>
          </w:p>
        </w:tc>
        <w:tc>
          <w:tcPr>
            <w:tcW w:w="1660" w:type="dxa"/>
            <w:shd w:val="solid" w:color="000000" w:fill="FFFFFF"/>
          </w:tcPr>
          <w:p w14:paraId="70838276" w14:textId="13E6C757" w:rsidR="00D433B7" w:rsidRDefault="00D433B7" w:rsidP="002348E5">
            <w:pPr>
              <w:rPr>
                <w:del w:id="1730" w:author="Huo, Wendy" w:date="2025-07-07T17:25:00Z" w16du:dateUtc="2025-07-07T09:25:00Z"/>
                <w:b/>
              </w:rPr>
            </w:pPr>
            <w:del w:id="1731" w:author="Huo, Wendy" w:date="2025-07-07T17:25:00Z" w16du:dateUtc="2025-07-07T09:25:00Z">
              <w:r>
                <w:rPr>
                  <w:b/>
                </w:rPr>
                <w:delText>Part#</w:delText>
              </w:r>
            </w:del>
          </w:p>
        </w:tc>
        <w:tc>
          <w:tcPr>
            <w:tcW w:w="2948" w:type="dxa"/>
            <w:shd w:val="solid" w:color="000000" w:fill="FFFFFF"/>
          </w:tcPr>
          <w:p w14:paraId="0030DAC3" w14:textId="3FF0DB2A" w:rsidR="00D433B7" w:rsidRDefault="00D433B7" w:rsidP="002348E5">
            <w:pPr>
              <w:rPr>
                <w:del w:id="1732" w:author="Huo, Wendy" w:date="2025-07-07T17:25:00Z" w16du:dateUtc="2025-07-07T09:25:00Z"/>
                <w:b/>
              </w:rPr>
            </w:pPr>
            <w:del w:id="1733" w:author="Huo, Wendy" w:date="2025-07-07T17:25:00Z" w16du:dateUtc="2025-07-07T09:25:00Z">
              <w:r>
                <w:rPr>
                  <w:b/>
                </w:rPr>
                <w:delText>Description</w:delText>
              </w:r>
            </w:del>
          </w:p>
        </w:tc>
        <w:tc>
          <w:tcPr>
            <w:tcW w:w="1008" w:type="dxa"/>
            <w:shd w:val="solid" w:color="000000" w:fill="FFFFFF"/>
          </w:tcPr>
          <w:p w14:paraId="6D4521E9" w14:textId="30B8D280" w:rsidR="00D433B7" w:rsidRDefault="00D433B7" w:rsidP="002348E5">
            <w:pPr>
              <w:rPr>
                <w:del w:id="1734" w:author="Huo, Wendy" w:date="2025-07-07T17:25:00Z" w16du:dateUtc="2025-07-07T09:25:00Z"/>
                <w:b/>
              </w:rPr>
            </w:pPr>
            <w:del w:id="1735" w:author="Huo, Wendy" w:date="2025-07-07T17:25:00Z" w16du:dateUtc="2025-07-07T09:25:00Z">
              <w:r>
                <w:rPr>
                  <w:b/>
                </w:rPr>
                <w:delText>Unit Price (Euro)</w:delText>
              </w:r>
            </w:del>
          </w:p>
        </w:tc>
        <w:tc>
          <w:tcPr>
            <w:tcW w:w="1430" w:type="dxa"/>
            <w:shd w:val="solid" w:color="000000" w:fill="FFFFFF"/>
          </w:tcPr>
          <w:p w14:paraId="1032D4E5" w14:textId="17533974" w:rsidR="00D433B7" w:rsidRDefault="00D433B7" w:rsidP="002348E5">
            <w:pPr>
              <w:rPr>
                <w:del w:id="1736" w:author="Huo, Wendy" w:date="2025-07-07T17:25:00Z" w16du:dateUtc="2025-07-07T09:25:00Z"/>
                <w:b/>
              </w:rPr>
            </w:pPr>
            <w:del w:id="1737" w:author="Huo, Wendy" w:date="2025-07-07T17:25:00Z" w16du:dateUtc="2025-07-07T09:25:00Z">
              <w:r>
                <w:rPr>
                  <w:b/>
                </w:rPr>
                <w:delText>Final Price (Euro)</w:delText>
              </w:r>
            </w:del>
          </w:p>
        </w:tc>
      </w:tr>
      <w:tr w:rsidR="00D433B7" w14:paraId="2CC90E7F" w14:textId="77777777" w:rsidTr="002348E5">
        <w:trPr>
          <w:del w:id="1738" w:author="Huo, Wendy" w:date="2025-07-07T17:25:00Z"/>
        </w:trPr>
        <w:tc>
          <w:tcPr>
            <w:tcW w:w="1440" w:type="dxa"/>
          </w:tcPr>
          <w:p w14:paraId="61700C15" w14:textId="0E854B2A" w:rsidR="00D433B7" w:rsidRDefault="00D433B7" w:rsidP="002348E5">
            <w:pPr>
              <w:rPr>
                <w:del w:id="1739" w:author="Huo, Wendy" w:date="2025-07-07T17:25:00Z" w16du:dateUtc="2025-07-07T09:25:00Z"/>
                <w:sz w:val="16"/>
              </w:rPr>
            </w:pPr>
            <w:del w:id="1740" w:author="Huo, Wendy" w:date="2025-07-07T17:25:00Z" w16du:dateUtc="2025-07-07T09:25:00Z">
              <w:r>
                <w:rPr>
                  <w:sz w:val="16"/>
                </w:rPr>
                <w:delText>1</w:delText>
              </w:r>
            </w:del>
          </w:p>
        </w:tc>
        <w:tc>
          <w:tcPr>
            <w:tcW w:w="720" w:type="dxa"/>
          </w:tcPr>
          <w:p w14:paraId="228C728C" w14:textId="6A826789" w:rsidR="00D433B7" w:rsidRPr="007408EB" w:rsidRDefault="00D433B7" w:rsidP="002348E5">
            <w:pPr>
              <w:rPr>
                <w:del w:id="1741" w:author="Huo, Wendy" w:date="2025-07-07T17:25:00Z" w16du:dateUtc="2025-07-07T09:25:00Z"/>
                <w:rFonts w:eastAsia="SimHei"/>
                <w:sz w:val="16"/>
                <w:highlight w:val="yellow"/>
                <w:lang w:eastAsia="zh-CN"/>
              </w:rPr>
            </w:pPr>
            <w:del w:id="1742" w:author="Huo, Wendy" w:date="2025-06-24T17:54:00Z" w16du:dateUtc="2025-06-24T09:54:00Z">
              <w:r w:rsidRPr="007408EB" w:rsidDel="00205C37">
                <w:rPr>
                  <w:rFonts w:eastAsia="SimHei" w:hint="eastAsia"/>
                  <w:sz w:val="16"/>
                  <w:highlight w:val="yellow"/>
                  <w:lang w:eastAsia="zh-CN"/>
                </w:rPr>
                <w:delText>xxx</w:delText>
              </w:r>
            </w:del>
          </w:p>
        </w:tc>
        <w:tc>
          <w:tcPr>
            <w:tcW w:w="1660" w:type="dxa"/>
          </w:tcPr>
          <w:p w14:paraId="01133470" w14:textId="2EE696FE" w:rsidR="00D433B7" w:rsidRDefault="00D433B7" w:rsidP="002348E5">
            <w:pPr>
              <w:rPr>
                <w:del w:id="1743" w:author="Huo, Wendy" w:date="2025-07-07T17:25:00Z" w16du:dateUtc="2025-07-07T09:25:00Z"/>
                <w:sz w:val="16"/>
              </w:rPr>
            </w:pPr>
            <w:del w:id="1744" w:author="Huo, Wendy" w:date="2025-07-07T17:25:00Z" w16du:dateUtc="2025-07-07T09:25:00Z">
              <w:r>
                <w:rPr>
                  <w:sz w:val="16"/>
                </w:rPr>
                <w:delText>INF-19700-SAM</w:delText>
              </w:r>
            </w:del>
          </w:p>
        </w:tc>
        <w:tc>
          <w:tcPr>
            <w:tcW w:w="2948" w:type="dxa"/>
          </w:tcPr>
          <w:p w14:paraId="58CF5C6A" w14:textId="5B5DCD62" w:rsidR="00D433B7" w:rsidRPr="00E2771D" w:rsidRDefault="00D433B7" w:rsidP="002348E5">
            <w:pPr>
              <w:rPr>
                <w:del w:id="1745" w:author="Huo, Wendy" w:date="2025-07-07T17:25:00Z" w16du:dateUtc="2025-07-07T09:25:00Z"/>
                <w:color w:val="000000"/>
                <w:sz w:val="16"/>
                <w:szCs w:val="16"/>
              </w:rPr>
            </w:pPr>
            <w:del w:id="1746" w:author="Huo, Wendy" w:date="2025-07-07T17:25:00Z" w16du:dateUtc="2025-07-07T09:25:00Z">
              <w:r w:rsidRPr="00E2771D">
                <w:rPr>
                  <w:rFonts w:ascii="Times New Roman" w:hAnsi="Times New Roman" w:cs="Times New Roman"/>
                  <w:color w:val="000000"/>
                  <w:sz w:val="16"/>
                  <w:szCs w:val="16"/>
                </w:rPr>
                <w:delText xml:space="preserve">Implementation Services </w:delText>
              </w:r>
              <w:r>
                <w:rPr>
                  <w:rFonts w:ascii="Times New Roman" w:hAnsi="Times New Roman" w:cs="Times New Roman"/>
                  <w:color w:val="000000"/>
                  <w:sz w:val="16"/>
                  <w:szCs w:val="16"/>
                </w:rPr>
                <w:delText>–</w:delText>
              </w:r>
              <w:r w:rsidRPr="00E2771D">
                <w:rPr>
                  <w:rFonts w:ascii="Times New Roman" w:hAnsi="Times New Roman" w:cs="Times New Roman"/>
                  <w:color w:val="000000"/>
                  <w:sz w:val="16"/>
                  <w:szCs w:val="16"/>
                </w:rPr>
                <w:delText xml:space="preserve"> Implementation Team (China)</w:delText>
              </w:r>
            </w:del>
          </w:p>
        </w:tc>
        <w:tc>
          <w:tcPr>
            <w:tcW w:w="1008" w:type="dxa"/>
          </w:tcPr>
          <w:p w14:paraId="26194366" w14:textId="52C54401" w:rsidR="00D433B7" w:rsidRPr="001B26E1" w:rsidRDefault="00D433B7" w:rsidP="002348E5">
            <w:pPr>
              <w:rPr>
                <w:del w:id="1747" w:author="Huo, Wendy" w:date="2025-07-07T17:25:00Z" w16du:dateUtc="2025-07-07T09:25:00Z"/>
                <w:sz w:val="16"/>
                <w:szCs w:val="16"/>
              </w:rPr>
            </w:pPr>
            <w:del w:id="1748" w:author="Huo, Wendy" w:date="2025-07-07T17:25:00Z" w16du:dateUtc="2025-07-07T09:25:00Z">
              <w:r>
                <w:rPr>
                  <w:sz w:val="16"/>
                  <w:szCs w:val="16"/>
                </w:rPr>
                <w:delText xml:space="preserve">  </w:delText>
              </w:r>
              <w:r w:rsidRPr="001B26E1">
                <w:rPr>
                  <w:sz w:val="16"/>
                  <w:szCs w:val="16"/>
                </w:rPr>
                <w:delText>655.00</w:delText>
              </w:r>
            </w:del>
          </w:p>
        </w:tc>
        <w:tc>
          <w:tcPr>
            <w:tcW w:w="1430" w:type="dxa"/>
          </w:tcPr>
          <w:p w14:paraId="323B6CC8" w14:textId="74CEB865" w:rsidR="00D433B7" w:rsidRPr="001B26E1" w:rsidRDefault="00D433B7" w:rsidP="002348E5">
            <w:pPr>
              <w:rPr>
                <w:del w:id="1749" w:author="Huo, Wendy" w:date="2025-07-07T17:25:00Z" w16du:dateUtc="2025-07-07T09:25:00Z"/>
                <w:sz w:val="16"/>
                <w:szCs w:val="16"/>
              </w:rPr>
            </w:pPr>
          </w:p>
        </w:tc>
      </w:tr>
      <w:tr w:rsidR="00D433B7" w14:paraId="28678ED3" w14:textId="77777777" w:rsidTr="002348E5">
        <w:trPr>
          <w:del w:id="1750" w:author="Huo, Wendy" w:date="2025-07-07T17:25:00Z"/>
        </w:trPr>
        <w:tc>
          <w:tcPr>
            <w:tcW w:w="1440" w:type="dxa"/>
          </w:tcPr>
          <w:p w14:paraId="383DEFCF" w14:textId="4A92ABB6" w:rsidR="00D433B7" w:rsidRDefault="00D433B7" w:rsidP="002348E5">
            <w:pPr>
              <w:rPr>
                <w:del w:id="1751" w:author="Huo, Wendy" w:date="2025-07-07T17:25:00Z" w16du:dateUtc="2025-07-07T09:25:00Z"/>
                <w:sz w:val="16"/>
              </w:rPr>
            </w:pPr>
            <w:del w:id="1752" w:author="Huo, Wendy" w:date="2025-07-07T17:25:00Z" w16du:dateUtc="2025-07-07T09:25:00Z">
              <w:r>
                <w:rPr>
                  <w:sz w:val="16"/>
                </w:rPr>
                <w:delText>2</w:delText>
              </w:r>
            </w:del>
          </w:p>
        </w:tc>
        <w:tc>
          <w:tcPr>
            <w:tcW w:w="720" w:type="dxa"/>
          </w:tcPr>
          <w:p w14:paraId="3B25B197" w14:textId="0F3C98B7" w:rsidR="00D433B7" w:rsidRPr="007408EB" w:rsidRDefault="00D433B7" w:rsidP="002348E5">
            <w:pPr>
              <w:rPr>
                <w:del w:id="1753" w:author="Huo, Wendy" w:date="2025-07-07T17:25:00Z" w16du:dateUtc="2025-07-07T09:25:00Z"/>
                <w:rFonts w:eastAsia="SimHei"/>
                <w:sz w:val="16"/>
                <w:highlight w:val="yellow"/>
                <w:lang w:eastAsia="zh-CN"/>
              </w:rPr>
            </w:pPr>
            <w:del w:id="1754" w:author="Huo, Wendy" w:date="2025-06-24T17:54:00Z" w16du:dateUtc="2025-06-24T09:54:00Z">
              <w:r w:rsidRPr="007408EB" w:rsidDel="00680E0D">
                <w:rPr>
                  <w:rFonts w:eastAsia="SimHei" w:hint="eastAsia"/>
                  <w:sz w:val="16"/>
                  <w:highlight w:val="yellow"/>
                  <w:lang w:eastAsia="zh-CN"/>
                </w:rPr>
                <w:delText>xxx</w:delText>
              </w:r>
            </w:del>
          </w:p>
        </w:tc>
        <w:tc>
          <w:tcPr>
            <w:tcW w:w="1660" w:type="dxa"/>
          </w:tcPr>
          <w:p w14:paraId="301ABC15" w14:textId="08A5BE1E" w:rsidR="00D433B7" w:rsidRDefault="00D433B7" w:rsidP="002348E5">
            <w:pPr>
              <w:rPr>
                <w:del w:id="1755" w:author="Huo, Wendy" w:date="2025-07-07T17:25:00Z" w16du:dateUtc="2025-07-07T09:25:00Z"/>
                <w:sz w:val="16"/>
              </w:rPr>
            </w:pPr>
            <w:del w:id="1756" w:author="Huo, Wendy" w:date="2025-07-07T17:25:00Z" w16du:dateUtc="2025-07-07T09:25:00Z">
              <w:r>
                <w:rPr>
                  <w:sz w:val="16"/>
                </w:rPr>
                <w:delText>INF-19700-SAM</w:delText>
              </w:r>
            </w:del>
          </w:p>
        </w:tc>
        <w:tc>
          <w:tcPr>
            <w:tcW w:w="2948" w:type="dxa"/>
          </w:tcPr>
          <w:p w14:paraId="0CAE3D63" w14:textId="40178BCC" w:rsidR="00D433B7" w:rsidRPr="00E2771D" w:rsidRDefault="00D433B7" w:rsidP="002348E5">
            <w:pPr>
              <w:rPr>
                <w:del w:id="1757" w:author="Huo, Wendy" w:date="2025-07-07T17:25:00Z" w16du:dateUtc="2025-07-07T09:25:00Z"/>
                <w:color w:val="000000"/>
                <w:sz w:val="16"/>
                <w:szCs w:val="16"/>
              </w:rPr>
            </w:pPr>
            <w:del w:id="1758" w:author="Huo, Wendy" w:date="2025-07-07T17:25:00Z" w16du:dateUtc="2025-07-07T09:25:00Z">
              <w:r w:rsidRPr="00E2771D">
                <w:rPr>
                  <w:rFonts w:ascii="Times New Roman" w:hAnsi="Times New Roman" w:cs="Times New Roman"/>
                  <w:color w:val="000000"/>
                  <w:sz w:val="16"/>
                  <w:szCs w:val="16"/>
                </w:rPr>
                <w:delText xml:space="preserve">Implementation Services </w:delText>
              </w:r>
              <w:r>
                <w:rPr>
                  <w:rFonts w:ascii="Times New Roman" w:hAnsi="Times New Roman" w:cs="Times New Roman"/>
                  <w:color w:val="000000"/>
                  <w:sz w:val="16"/>
                  <w:szCs w:val="16"/>
                </w:rPr>
                <w:delText>–</w:delText>
              </w:r>
              <w:r w:rsidRPr="00E2771D">
                <w:rPr>
                  <w:rFonts w:ascii="Times New Roman" w:hAnsi="Times New Roman" w:cs="Times New Roman"/>
                  <w:color w:val="000000"/>
                  <w:sz w:val="16"/>
                  <w:szCs w:val="16"/>
                </w:rPr>
                <w:delText xml:space="preserve"> Project Manager (China)</w:delText>
              </w:r>
            </w:del>
          </w:p>
        </w:tc>
        <w:tc>
          <w:tcPr>
            <w:tcW w:w="1008" w:type="dxa"/>
          </w:tcPr>
          <w:p w14:paraId="1375A495" w14:textId="2EDB66D0" w:rsidR="00D433B7" w:rsidRPr="001B26E1" w:rsidRDefault="00D433B7" w:rsidP="002348E5">
            <w:pPr>
              <w:rPr>
                <w:del w:id="1759" w:author="Huo, Wendy" w:date="2025-07-07T17:25:00Z" w16du:dateUtc="2025-07-07T09:25:00Z"/>
                <w:sz w:val="16"/>
                <w:szCs w:val="16"/>
              </w:rPr>
            </w:pPr>
            <w:del w:id="1760" w:author="Huo, Wendy" w:date="2025-07-07T17:25:00Z" w16du:dateUtc="2025-07-07T09:25:00Z">
              <w:r>
                <w:rPr>
                  <w:sz w:val="16"/>
                  <w:szCs w:val="16"/>
                </w:rPr>
                <w:delText xml:space="preserve">  </w:delText>
              </w:r>
              <w:r w:rsidRPr="001B26E1">
                <w:rPr>
                  <w:sz w:val="16"/>
                  <w:szCs w:val="16"/>
                </w:rPr>
                <w:delText>795.00</w:delText>
              </w:r>
            </w:del>
          </w:p>
        </w:tc>
        <w:tc>
          <w:tcPr>
            <w:tcW w:w="1430" w:type="dxa"/>
          </w:tcPr>
          <w:p w14:paraId="2337A2A6" w14:textId="320417C0" w:rsidR="00D433B7" w:rsidRPr="001B26E1" w:rsidRDefault="00D433B7" w:rsidP="002348E5">
            <w:pPr>
              <w:rPr>
                <w:del w:id="1761" w:author="Huo, Wendy" w:date="2025-07-07T17:25:00Z" w16du:dateUtc="2025-07-07T09:25:00Z"/>
                <w:sz w:val="16"/>
                <w:szCs w:val="16"/>
              </w:rPr>
            </w:pPr>
          </w:p>
        </w:tc>
      </w:tr>
      <w:tr w:rsidR="00D433B7" w14:paraId="4F4DE0E7" w14:textId="77777777" w:rsidTr="002348E5">
        <w:trPr>
          <w:del w:id="1762" w:author="Huo, Wendy" w:date="2025-07-07T17:25:00Z"/>
        </w:trPr>
        <w:tc>
          <w:tcPr>
            <w:tcW w:w="1440" w:type="dxa"/>
          </w:tcPr>
          <w:p w14:paraId="27DF0A4C" w14:textId="10994060" w:rsidR="00D433B7" w:rsidRDefault="00D433B7" w:rsidP="002348E5">
            <w:pPr>
              <w:rPr>
                <w:del w:id="1763" w:author="Huo, Wendy" w:date="2025-07-07T17:25:00Z" w16du:dateUtc="2025-07-07T09:25:00Z"/>
                <w:sz w:val="16"/>
              </w:rPr>
            </w:pPr>
            <w:del w:id="1764" w:author="Huo, Wendy" w:date="2025-07-07T17:25:00Z" w16du:dateUtc="2025-07-07T09:25:00Z">
              <w:r>
                <w:rPr>
                  <w:sz w:val="16"/>
                </w:rPr>
                <w:delText>3</w:delText>
              </w:r>
            </w:del>
          </w:p>
        </w:tc>
        <w:tc>
          <w:tcPr>
            <w:tcW w:w="720" w:type="dxa"/>
          </w:tcPr>
          <w:p w14:paraId="329AD0B0" w14:textId="678EB7EE" w:rsidR="00D433B7" w:rsidRPr="007408EB" w:rsidRDefault="00D433B7" w:rsidP="002348E5">
            <w:pPr>
              <w:rPr>
                <w:del w:id="1765" w:author="Huo, Wendy" w:date="2025-07-07T17:25:00Z" w16du:dateUtc="2025-07-07T09:25:00Z"/>
                <w:rFonts w:eastAsia="SimHei"/>
                <w:sz w:val="16"/>
                <w:highlight w:val="yellow"/>
                <w:lang w:eastAsia="zh-CN"/>
              </w:rPr>
            </w:pPr>
            <w:del w:id="1766" w:author="Huo, Wendy" w:date="2025-06-24T17:56:00Z" w16du:dateUtc="2025-06-24T09:56:00Z">
              <w:r w:rsidRPr="007408EB" w:rsidDel="00CB0C5C">
                <w:rPr>
                  <w:rFonts w:eastAsia="SimHei" w:hint="eastAsia"/>
                  <w:sz w:val="16"/>
                  <w:highlight w:val="yellow"/>
                  <w:lang w:eastAsia="zh-CN"/>
                </w:rPr>
                <w:delText>xxx</w:delText>
              </w:r>
            </w:del>
          </w:p>
        </w:tc>
        <w:tc>
          <w:tcPr>
            <w:tcW w:w="1660" w:type="dxa"/>
          </w:tcPr>
          <w:p w14:paraId="7844C9EC" w14:textId="6A4FBB65" w:rsidR="00D433B7" w:rsidRDefault="00D433B7" w:rsidP="002348E5">
            <w:pPr>
              <w:rPr>
                <w:del w:id="1767" w:author="Huo, Wendy" w:date="2025-07-07T17:25:00Z" w16du:dateUtc="2025-07-07T09:25:00Z"/>
                <w:sz w:val="16"/>
              </w:rPr>
            </w:pPr>
            <w:del w:id="1768" w:author="Huo, Wendy" w:date="2025-07-07T17:25:00Z" w16du:dateUtc="2025-07-07T09:25:00Z">
              <w:r>
                <w:rPr>
                  <w:sz w:val="16"/>
                </w:rPr>
                <w:delText>INF-19700-SAM</w:delText>
              </w:r>
            </w:del>
          </w:p>
        </w:tc>
        <w:tc>
          <w:tcPr>
            <w:tcW w:w="2948" w:type="dxa"/>
          </w:tcPr>
          <w:p w14:paraId="020368B6" w14:textId="19858BA1" w:rsidR="00D433B7" w:rsidRPr="00E2771D" w:rsidRDefault="00D433B7" w:rsidP="002348E5">
            <w:pPr>
              <w:rPr>
                <w:del w:id="1769" w:author="Huo, Wendy" w:date="2025-07-07T17:25:00Z" w16du:dateUtc="2025-07-07T09:25:00Z"/>
                <w:color w:val="000000"/>
                <w:sz w:val="16"/>
                <w:szCs w:val="16"/>
              </w:rPr>
            </w:pPr>
            <w:del w:id="1770" w:author="Huo, Wendy" w:date="2025-07-07T17:25:00Z" w16du:dateUtc="2025-07-07T09:25:00Z">
              <w:r w:rsidRPr="00E2771D">
                <w:rPr>
                  <w:rFonts w:ascii="Times New Roman" w:hAnsi="Times New Roman" w:cs="Times New Roman"/>
                  <w:color w:val="000000"/>
                  <w:sz w:val="16"/>
                  <w:szCs w:val="16"/>
                </w:rPr>
                <w:delText xml:space="preserve">Implementation Services </w:delText>
              </w:r>
              <w:r>
                <w:rPr>
                  <w:rFonts w:ascii="Times New Roman" w:hAnsi="Times New Roman" w:cs="Times New Roman"/>
                  <w:color w:val="000000"/>
                  <w:sz w:val="16"/>
                  <w:szCs w:val="16"/>
                </w:rPr>
                <w:delText>–</w:delText>
              </w:r>
              <w:r w:rsidRPr="00E2771D">
                <w:rPr>
                  <w:rFonts w:ascii="Times New Roman" w:hAnsi="Times New Roman" w:cs="Times New Roman"/>
                  <w:color w:val="000000"/>
                  <w:sz w:val="16"/>
                  <w:szCs w:val="16"/>
                </w:rPr>
                <w:delText xml:space="preserve"> LIMS Consultants (</w:delText>
              </w:r>
            </w:del>
            <w:del w:id="1771" w:author="Huo, Wendy" w:date="2025-06-24T17:55:00Z" w16du:dateUtc="2025-06-24T09:55:00Z">
              <w:r w:rsidRPr="00E2771D" w:rsidDel="00E202DE">
                <w:rPr>
                  <w:rFonts w:ascii="Times New Roman" w:hAnsi="Times New Roman" w:cs="Times New Roman"/>
                  <w:color w:val="000000"/>
                  <w:sz w:val="16"/>
                  <w:szCs w:val="16"/>
                </w:rPr>
                <w:delText>China</w:delText>
              </w:r>
            </w:del>
            <w:del w:id="1772" w:author="Huo, Wendy" w:date="2025-07-07T17:25:00Z" w16du:dateUtc="2025-07-07T09:25:00Z">
              <w:r w:rsidRPr="00E2771D">
                <w:rPr>
                  <w:rFonts w:ascii="Times New Roman" w:hAnsi="Times New Roman" w:cs="Times New Roman"/>
                  <w:color w:val="000000"/>
                  <w:sz w:val="16"/>
                  <w:szCs w:val="16"/>
                </w:rPr>
                <w:delText>)</w:delText>
              </w:r>
            </w:del>
          </w:p>
        </w:tc>
        <w:tc>
          <w:tcPr>
            <w:tcW w:w="1008" w:type="dxa"/>
          </w:tcPr>
          <w:p w14:paraId="57D4B8E6" w14:textId="1B858D9E" w:rsidR="00D433B7" w:rsidRPr="001B26E1" w:rsidRDefault="00D433B7" w:rsidP="002348E5">
            <w:pPr>
              <w:rPr>
                <w:del w:id="1773" w:author="Huo, Wendy" w:date="2025-07-07T17:25:00Z" w16du:dateUtc="2025-07-07T09:25:00Z"/>
                <w:sz w:val="16"/>
                <w:szCs w:val="16"/>
              </w:rPr>
            </w:pPr>
            <w:del w:id="1774" w:author="Huo, Wendy" w:date="2025-07-07T17:25:00Z" w16du:dateUtc="2025-07-07T09:25:00Z">
              <w:r>
                <w:rPr>
                  <w:sz w:val="16"/>
                  <w:szCs w:val="16"/>
                </w:rPr>
                <w:delText xml:space="preserve">  </w:delText>
              </w:r>
            </w:del>
            <w:del w:id="1775" w:author="Huo, Wendy" w:date="2025-06-24T17:56:00Z" w16du:dateUtc="2025-06-24T09:56:00Z">
              <w:r w:rsidRPr="001B26E1" w:rsidDel="00CB0C5C">
                <w:rPr>
                  <w:sz w:val="16"/>
                  <w:szCs w:val="16"/>
                </w:rPr>
                <w:delText>650</w:delText>
              </w:r>
            </w:del>
            <w:del w:id="1776" w:author="Huo, Wendy" w:date="2025-07-07T17:25:00Z" w16du:dateUtc="2025-07-07T09:25:00Z">
              <w:r w:rsidRPr="001B26E1">
                <w:rPr>
                  <w:sz w:val="16"/>
                  <w:szCs w:val="16"/>
                </w:rPr>
                <w:delText>.00</w:delText>
              </w:r>
            </w:del>
          </w:p>
        </w:tc>
        <w:tc>
          <w:tcPr>
            <w:tcW w:w="1430" w:type="dxa"/>
          </w:tcPr>
          <w:p w14:paraId="16C644E6" w14:textId="6D969D05" w:rsidR="00D433B7" w:rsidRPr="001B26E1" w:rsidRDefault="00D433B7" w:rsidP="002348E5">
            <w:pPr>
              <w:rPr>
                <w:del w:id="1777" w:author="Huo, Wendy" w:date="2025-07-07T17:25:00Z" w16du:dateUtc="2025-07-07T09:25:00Z"/>
                <w:sz w:val="16"/>
                <w:szCs w:val="16"/>
              </w:rPr>
            </w:pPr>
          </w:p>
        </w:tc>
      </w:tr>
      <w:tr w:rsidR="00D433B7" w:rsidDel="00E66970" w14:paraId="144292D3" w14:textId="77777777" w:rsidTr="002348E5">
        <w:trPr>
          <w:del w:id="1778" w:author="Huo, Wendy" w:date="2025-06-24T17:57:00Z"/>
        </w:trPr>
        <w:tc>
          <w:tcPr>
            <w:tcW w:w="1440" w:type="dxa"/>
          </w:tcPr>
          <w:p w14:paraId="79B9E457" w14:textId="77777777" w:rsidR="00D433B7" w:rsidDel="00E66970" w:rsidRDefault="00D433B7" w:rsidP="002348E5">
            <w:pPr>
              <w:rPr>
                <w:del w:id="1779" w:author="Huo, Wendy" w:date="2025-06-24T17:57:00Z" w16du:dateUtc="2025-06-24T09:57:00Z"/>
                <w:sz w:val="16"/>
              </w:rPr>
            </w:pPr>
            <w:del w:id="1780" w:author="Huo, Wendy" w:date="2025-06-24T17:57:00Z" w16du:dateUtc="2025-06-24T09:57:00Z">
              <w:r w:rsidDel="00E66970">
                <w:rPr>
                  <w:sz w:val="16"/>
                </w:rPr>
                <w:delText>4</w:delText>
              </w:r>
            </w:del>
          </w:p>
        </w:tc>
        <w:tc>
          <w:tcPr>
            <w:tcW w:w="720" w:type="dxa"/>
          </w:tcPr>
          <w:p w14:paraId="6B79E96B" w14:textId="77777777" w:rsidR="00D433B7" w:rsidRPr="007408EB" w:rsidDel="00E66970" w:rsidRDefault="00D433B7" w:rsidP="002348E5">
            <w:pPr>
              <w:rPr>
                <w:del w:id="1781" w:author="Huo, Wendy" w:date="2025-06-24T17:57:00Z" w16du:dateUtc="2025-06-24T09:57:00Z"/>
                <w:rFonts w:eastAsia="SimHei"/>
                <w:sz w:val="16"/>
                <w:highlight w:val="yellow"/>
                <w:lang w:eastAsia="zh-CN"/>
              </w:rPr>
            </w:pPr>
            <w:del w:id="1782" w:author="Huo, Wendy" w:date="2025-06-24T17:57:00Z" w16du:dateUtc="2025-06-24T09:57:00Z">
              <w:r w:rsidRPr="007408EB" w:rsidDel="00E66970">
                <w:rPr>
                  <w:rFonts w:eastAsia="SimHei" w:hint="eastAsia"/>
                  <w:sz w:val="16"/>
                  <w:highlight w:val="yellow"/>
                  <w:lang w:eastAsia="zh-CN"/>
                </w:rPr>
                <w:delText>xxx</w:delText>
              </w:r>
            </w:del>
          </w:p>
        </w:tc>
        <w:tc>
          <w:tcPr>
            <w:tcW w:w="1660" w:type="dxa"/>
          </w:tcPr>
          <w:p w14:paraId="3EFCABFA" w14:textId="77777777" w:rsidR="00D433B7" w:rsidDel="00E66970" w:rsidRDefault="00D433B7" w:rsidP="002348E5">
            <w:pPr>
              <w:rPr>
                <w:del w:id="1783" w:author="Huo, Wendy" w:date="2025-06-24T17:57:00Z" w16du:dateUtc="2025-06-24T09:57:00Z"/>
                <w:sz w:val="16"/>
              </w:rPr>
            </w:pPr>
            <w:del w:id="1784" w:author="Huo, Wendy" w:date="2025-06-24T17:57:00Z" w16du:dateUtc="2025-06-24T09:57:00Z">
              <w:r w:rsidDel="00E66970">
                <w:rPr>
                  <w:sz w:val="16"/>
                </w:rPr>
                <w:delText>INF-19700-SAM</w:delText>
              </w:r>
            </w:del>
          </w:p>
        </w:tc>
        <w:tc>
          <w:tcPr>
            <w:tcW w:w="2948" w:type="dxa"/>
          </w:tcPr>
          <w:p w14:paraId="7E5E6444" w14:textId="77777777" w:rsidR="00D433B7" w:rsidRPr="00E2771D" w:rsidDel="00E66970" w:rsidRDefault="00D433B7" w:rsidP="002348E5">
            <w:pPr>
              <w:rPr>
                <w:del w:id="1785" w:author="Huo, Wendy" w:date="2025-06-24T17:57:00Z" w16du:dateUtc="2025-06-24T09:57:00Z"/>
                <w:rFonts w:ascii="Times New Roman" w:hAnsi="Times New Roman"/>
                <w:color w:val="000000"/>
                <w:sz w:val="20"/>
                <w:szCs w:val="16"/>
              </w:rPr>
            </w:pPr>
            <w:del w:id="1786" w:author="Huo, Wendy" w:date="2025-06-24T17:57:00Z" w16du:dateUtc="2025-06-24T09:57:00Z">
              <w:r w:rsidRPr="00E2771D" w:rsidDel="00E66970">
                <w:rPr>
                  <w:rFonts w:ascii="Times New Roman" w:hAnsi="Times New Roman" w:cs="Times New Roman"/>
                  <w:color w:val="000000"/>
                  <w:sz w:val="16"/>
                  <w:szCs w:val="16"/>
                </w:rPr>
                <w:delText xml:space="preserve">Implementation Services </w:delText>
              </w:r>
              <w:r w:rsidDel="00E66970">
                <w:rPr>
                  <w:rFonts w:ascii="Times New Roman" w:hAnsi="Times New Roman" w:cs="Times New Roman"/>
                  <w:color w:val="000000"/>
                  <w:sz w:val="16"/>
                  <w:szCs w:val="16"/>
                </w:rPr>
                <w:delText>–</w:delText>
              </w:r>
              <w:r w:rsidRPr="00E2771D" w:rsidDel="00E66970">
                <w:rPr>
                  <w:rFonts w:ascii="Times New Roman" w:hAnsi="Times New Roman" w:cs="Times New Roman"/>
                  <w:color w:val="000000"/>
                  <w:sz w:val="16"/>
                  <w:szCs w:val="16"/>
                </w:rPr>
                <w:delText xml:space="preserve"> Trainer</w:delText>
              </w:r>
            </w:del>
          </w:p>
        </w:tc>
        <w:tc>
          <w:tcPr>
            <w:tcW w:w="1008" w:type="dxa"/>
          </w:tcPr>
          <w:p w14:paraId="06398BBA" w14:textId="77777777" w:rsidR="00D433B7" w:rsidRPr="001B26E1" w:rsidDel="00E66970" w:rsidRDefault="00D433B7" w:rsidP="002348E5">
            <w:pPr>
              <w:rPr>
                <w:del w:id="1787" w:author="Huo, Wendy" w:date="2025-06-24T17:57:00Z" w16du:dateUtc="2025-06-24T09:57:00Z"/>
                <w:sz w:val="16"/>
                <w:szCs w:val="16"/>
              </w:rPr>
            </w:pPr>
            <w:del w:id="1788" w:author="Huo, Wendy" w:date="2025-06-24T17:57:00Z" w16du:dateUtc="2025-06-24T09:57:00Z">
              <w:r w:rsidDel="00E66970">
                <w:rPr>
                  <w:sz w:val="16"/>
                  <w:szCs w:val="16"/>
                </w:rPr>
                <w:delText xml:space="preserve">  1,090.00</w:delText>
              </w:r>
            </w:del>
          </w:p>
        </w:tc>
        <w:tc>
          <w:tcPr>
            <w:tcW w:w="1430" w:type="dxa"/>
          </w:tcPr>
          <w:p w14:paraId="68B21E55" w14:textId="77777777" w:rsidR="00D433B7" w:rsidRPr="001B26E1" w:rsidDel="00E66970" w:rsidRDefault="00D433B7" w:rsidP="002348E5">
            <w:pPr>
              <w:rPr>
                <w:del w:id="1789" w:author="Huo, Wendy" w:date="2025-06-24T17:57:00Z" w16du:dateUtc="2025-06-24T09:57:00Z"/>
                <w:sz w:val="16"/>
                <w:szCs w:val="16"/>
              </w:rPr>
            </w:pPr>
          </w:p>
        </w:tc>
      </w:tr>
      <w:tr w:rsidR="00D433B7" w14:paraId="7C1B4293" w14:textId="77777777" w:rsidTr="002348E5">
        <w:trPr>
          <w:del w:id="1790" w:author="Huo, Wendy" w:date="2025-07-07T17:25:00Z"/>
        </w:trPr>
        <w:tc>
          <w:tcPr>
            <w:tcW w:w="1440" w:type="dxa"/>
          </w:tcPr>
          <w:p w14:paraId="59076A5D" w14:textId="007A657F" w:rsidR="00D433B7" w:rsidRPr="00E66970" w:rsidRDefault="00D433B7" w:rsidP="002348E5">
            <w:pPr>
              <w:rPr>
                <w:del w:id="1791" w:author="Huo, Wendy" w:date="2025-07-07T17:25:00Z" w16du:dateUtc="2025-07-07T09:25:00Z"/>
                <w:rFonts w:eastAsia="SimHei"/>
                <w:sz w:val="16"/>
                <w:lang w:eastAsia="zh-CN"/>
                <w:rPrChange w:id="1792" w:author="Huo, Wendy" w:date="2025-06-24T17:57:00Z" w16du:dateUtc="2025-06-24T09:57:00Z">
                  <w:rPr>
                    <w:del w:id="1793" w:author="Huo, Wendy" w:date="2025-07-07T17:25:00Z" w16du:dateUtc="2025-07-07T09:25:00Z"/>
                    <w:sz w:val="16"/>
                  </w:rPr>
                </w:rPrChange>
              </w:rPr>
            </w:pPr>
            <w:del w:id="1794" w:author="Huo, Wendy" w:date="2025-06-24T17:57:00Z" w16du:dateUtc="2025-06-24T09:57:00Z">
              <w:r w:rsidDel="00E66970">
                <w:rPr>
                  <w:sz w:val="16"/>
                </w:rPr>
                <w:delText>5</w:delText>
              </w:r>
            </w:del>
          </w:p>
        </w:tc>
        <w:tc>
          <w:tcPr>
            <w:tcW w:w="720" w:type="dxa"/>
          </w:tcPr>
          <w:p w14:paraId="0C885717" w14:textId="41CFE374" w:rsidR="00D433B7" w:rsidRPr="007408EB" w:rsidRDefault="00D433B7" w:rsidP="002348E5">
            <w:pPr>
              <w:rPr>
                <w:del w:id="1795" w:author="Huo, Wendy" w:date="2025-07-07T17:25:00Z" w16du:dateUtc="2025-07-07T09:25:00Z"/>
                <w:rFonts w:eastAsia="SimHei"/>
                <w:sz w:val="16"/>
                <w:highlight w:val="yellow"/>
                <w:lang w:eastAsia="zh-CN"/>
              </w:rPr>
            </w:pPr>
            <w:del w:id="1796" w:author="Huo, Wendy" w:date="2025-06-24T17:57:00Z" w16du:dateUtc="2025-06-24T09:57:00Z">
              <w:r w:rsidRPr="007408EB" w:rsidDel="006429FC">
                <w:rPr>
                  <w:rFonts w:eastAsia="SimHei" w:hint="eastAsia"/>
                  <w:sz w:val="16"/>
                  <w:highlight w:val="yellow"/>
                  <w:lang w:eastAsia="zh-CN"/>
                </w:rPr>
                <w:delText>xxx</w:delText>
              </w:r>
            </w:del>
          </w:p>
        </w:tc>
        <w:tc>
          <w:tcPr>
            <w:tcW w:w="1660" w:type="dxa"/>
          </w:tcPr>
          <w:p w14:paraId="6581D702" w14:textId="7313F7A2" w:rsidR="00D433B7" w:rsidRDefault="00D433B7" w:rsidP="002348E5">
            <w:pPr>
              <w:rPr>
                <w:del w:id="1797" w:author="Huo, Wendy" w:date="2025-07-07T17:25:00Z" w16du:dateUtc="2025-07-07T09:25:00Z"/>
                <w:sz w:val="16"/>
              </w:rPr>
            </w:pPr>
            <w:del w:id="1798" w:author="Huo, Wendy" w:date="2025-07-07T17:25:00Z" w16du:dateUtc="2025-07-07T09:25:00Z">
              <w:r>
                <w:rPr>
                  <w:sz w:val="16"/>
                </w:rPr>
                <w:delText>INF-19700-SAM</w:delText>
              </w:r>
            </w:del>
          </w:p>
        </w:tc>
        <w:tc>
          <w:tcPr>
            <w:tcW w:w="2948" w:type="dxa"/>
          </w:tcPr>
          <w:p w14:paraId="412256C5" w14:textId="0FF13189" w:rsidR="00D433B7" w:rsidRPr="00E2771D" w:rsidRDefault="00D433B7" w:rsidP="002348E5">
            <w:pPr>
              <w:rPr>
                <w:del w:id="1799" w:author="Huo, Wendy" w:date="2025-07-07T17:25:00Z" w16du:dateUtc="2025-07-07T09:25:00Z"/>
                <w:rFonts w:ascii="Times New Roman" w:hAnsi="Times New Roman" w:cs="Times New Roman"/>
                <w:color w:val="000000"/>
                <w:sz w:val="16"/>
                <w:szCs w:val="16"/>
              </w:rPr>
            </w:pPr>
            <w:del w:id="1800" w:author="Huo, Wendy" w:date="2025-07-07T17:25:00Z" w16du:dateUtc="2025-07-07T09:25:00Z">
              <w:r w:rsidRPr="00E2771D">
                <w:rPr>
                  <w:rFonts w:ascii="Times New Roman" w:hAnsi="Times New Roman" w:cs="Times New Roman"/>
                  <w:color w:val="000000"/>
                  <w:sz w:val="16"/>
                  <w:szCs w:val="16"/>
                </w:rPr>
                <w:delText xml:space="preserve">Implementation Services </w:delText>
              </w:r>
              <w:r>
                <w:rPr>
                  <w:rFonts w:ascii="Times New Roman" w:hAnsi="Times New Roman" w:cs="Times New Roman"/>
                  <w:color w:val="000000"/>
                  <w:sz w:val="16"/>
                  <w:szCs w:val="16"/>
                </w:rPr>
                <w:delText>–</w:delText>
              </w:r>
              <w:r w:rsidRPr="00E2771D">
                <w:rPr>
                  <w:rFonts w:ascii="Times New Roman" w:hAnsi="Times New Roman" w:cs="Times New Roman"/>
                  <w:color w:val="000000"/>
                  <w:sz w:val="16"/>
                  <w:szCs w:val="16"/>
                </w:rPr>
                <w:delText xml:space="preserve"> Project Manager (Global)</w:delText>
              </w:r>
            </w:del>
          </w:p>
          <w:p w14:paraId="5D67A4BF" w14:textId="33061E33" w:rsidR="00D433B7" w:rsidRPr="001B26E1" w:rsidRDefault="00D433B7" w:rsidP="002348E5">
            <w:pPr>
              <w:pStyle w:val="BalloonText"/>
              <w:rPr>
                <w:del w:id="1801" w:author="Huo, Wendy" w:date="2025-07-07T17:25:00Z" w16du:dateUtc="2025-07-07T09:25:00Z"/>
                <w:rFonts w:ascii="Times New Roman" w:hAnsi="Times New Roman"/>
                <w:szCs w:val="16"/>
              </w:rPr>
            </w:pPr>
          </w:p>
        </w:tc>
        <w:tc>
          <w:tcPr>
            <w:tcW w:w="1008" w:type="dxa"/>
          </w:tcPr>
          <w:p w14:paraId="6C2823C7" w14:textId="5B08E252" w:rsidR="00D433B7" w:rsidRPr="001B26E1" w:rsidRDefault="00D433B7" w:rsidP="002348E5">
            <w:pPr>
              <w:rPr>
                <w:del w:id="1802" w:author="Huo, Wendy" w:date="2025-07-07T17:25:00Z" w16du:dateUtc="2025-07-07T09:25:00Z"/>
                <w:sz w:val="16"/>
                <w:szCs w:val="16"/>
              </w:rPr>
            </w:pPr>
            <w:del w:id="1803" w:author="Huo, Wendy" w:date="2025-07-07T17:25:00Z" w16du:dateUtc="2025-07-07T09:25:00Z">
              <w:r w:rsidRPr="001B26E1">
                <w:rPr>
                  <w:sz w:val="16"/>
                  <w:szCs w:val="16"/>
                </w:rPr>
                <w:delText>1</w:delText>
              </w:r>
              <w:r>
                <w:rPr>
                  <w:sz w:val="16"/>
                  <w:szCs w:val="16"/>
                </w:rPr>
                <w:delText>,</w:delText>
              </w:r>
              <w:r w:rsidRPr="001B26E1">
                <w:rPr>
                  <w:sz w:val="16"/>
                  <w:szCs w:val="16"/>
                </w:rPr>
                <w:delText>125.00</w:delText>
              </w:r>
            </w:del>
          </w:p>
        </w:tc>
        <w:tc>
          <w:tcPr>
            <w:tcW w:w="1430" w:type="dxa"/>
          </w:tcPr>
          <w:p w14:paraId="5AF174D0" w14:textId="7EDF4EC8" w:rsidR="00D433B7" w:rsidRPr="001B26E1" w:rsidRDefault="00D433B7" w:rsidP="002348E5">
            <w:pPr>
              <w:rPr>
                <w:del w:id="1804" w:author="Huo, Wendy" w:date="2025-07-07T17:25:00Z" w16du:dateUtc="2025-07-07T09:25:00Z"/>
                <w:sz w:val="16"/>
                <w:szCs w:val="16"/>
              </w:rPr>
            </w:pPr>
          </w:p>
        </w:tc>
      </w:tr>
      <w:tr w:rsidR="00D433B7" w:rsidDel="00E66970" w14:paraId="386F37FA" w14:textId="77777777" w:rsidTr="002348E5">
        <w:trPr>
          <w:del w:id="1805" w:author="Huo, Wendy" w:date="2025-06-24T17:57:00Z"/>
        </w:trPr>
        <w:tc>
          <w:tcPr>
            <w:tcW w:w="1440" w:type="dxa"/>
          </w:tcPr>
          <w:p w14:paraId="3CD5FAA3" w14:textId="77777777" w:rsidR="00D433B7" w:rsidDel="00E66970" w:rsidRDefault="00D433B7" w:rsidP="002348E5">
            <w:pPr>
              <w:pStyle w:val="Heading7"/>
              <w:numPr>
                <w:ilvl w:val="0"/>
                <w:numId w:val="0"/>
              </w:numPr>
              <w:rPr>
                <w:del w:id="1806" w:author="Huo, Wendy" w:date="2025-06-24T17:57:00Z" w16du:dateUtc="2025-06-24T09:57:00Z"/>
                <w:sz w:val="16"/>
              </w:rPr>
            </w:pPr>
            <w:del w:id="1807" w:author="Huo, Wendy" w:date="2025-06-24T17:57:00Z" w16du:dateUtc="2025-06-24T09:57:00Z">
              <w:r w:rsidRPr="00A63490" w:rsidDel="00E66970">
                <w:rPr>
                  <w:i w:val="0"/>
                  <w:iCs w:val="0"/>
                  <w:sz w:val="16"/>
                </w:rPr>
                <w:delText xml:space="preserve"> 6</w:delText>
              </w:r>
            </w:del>
          </w:p>
        </w:tc>
        <w:tc>
          <w:tcPr>
            <w:tcW w:w="720" w:type="dxa"/>
          </w:tcPr>
          <w:p w14:paraId="77FD1528" w14:textId="77777777" w:rsidR="00D433B7" w:rsidRPr="007408EB" w:rsidDel="00E66970" w:rsidRDefault="00D433B7" w:rsidP="002348E5">
            <w:pPr>
              <w:rPr>
                <w:del w:id="1808" w:author="Huo, Wendy" w:date="2025-06-24T17:57:00Z" w16du:dateUtc="2025-06-24T09:57:00Z"/>
                <w:sz w:val="16"/>
                <w:highlight w:val="yellow"/>
              </w:rPr>
            </w:pPr>
            <w:del w:id="1809" w:author="Huo, Wendy" w:date="2025-06-24T17:57:00Z" w16du:dateUtc="2025-06-24T09:57:00Z">
              <w:r w:rsidRPr="007408EB" w:rsidDel="00E66970">
                <w:rPr>
                  <w:sz w:val="16"/>
                  <w:highlight w:val="yellow"/>
                </w:rPr>
                <w:delText>1</w:delText>
              </w:r>
            </w:del>
          </w:p>
        </w:tc>
        <w:tc>
          <w:tcPr>
            <w:tcW w:w="1660" w:type="dxa"/>
          </w:tcPr>
          <w:p w14:paraId="4321867C" w14:textId="77777777" w:rsidR="00D433B7" w:rsidDel="00E66970" w:rsidRDefault="00D433B7" w:rsidP="002348E5">
            <w:pPr>
              <w:rPr>
                <w:del w:id="1810" w:author="Huo, Wendy" w:date="2025-06-24T17:57:00Z" w16du:dateUtc="2025-06-24T09:57:00Z"/>
                <w:sz w:val="16"/>
              </w:rPr>
            </w:pPr>
            <w:del w:id="1811" w:author="Huo, Wendy" w:date="2025-06-24T17:57:00Z" w16du:dateUtc="2025-06-24T09:57:00Z">
              <w:r w:rsidDel="00E66970">
                <w:rPr>
                  <w:sz w:val="16"/>
                </w:rPr>
                <w:delText>INF-11910-SAM</w:delText>
              </w:r>
            </w:del>
          </w:p>
        </w:tc>
        <w:tc>
          <w:tcPr>
            <w:tcW w:w="2948" w:type="dxa"/>
          </w:tcPr>
          <w:p w14:paraId="78310CB3" w14:textId="77777777" w:rsidR="00D433B7" w:rsidRPr="00CA697A" w:rsidDel="00E66970" w:rsidRDefault="00D433B7" w:rsidP="002348E5">
            <w:pPr>
              <w:rPr>
                <w:del w:id="1812" w:author="Huo, Wendy" w:date="2025-06-24T17:57:00Z" w16du:dateUtc="2025-06-24T09:57:00Z"/>
                <w:sz w:val="16"/>
              </w:rPr>
            </w:pPr>
            <w:del w:id="1813" w:author="Huo, Wendy" w:date="2025-06-24T17:57:00Z" w16du:dateUtc="2025-06-24T09:57:00Z">
              <w:r w:rsidRPr="00CA697A" w:rsidDel="00E66970">
                <w:rPr>
                  <w:sz w:val="16"/>
                </w:rPr>
                <w:delText>One Time Discount – Service</w:delText>
              </w:r>
            </w:del>
          </w:p>
        </w:tc>
        <w:tc>
          <w:tcPr>
            <w:tcW w:w="1008" w:type="dxa"/>
          </w:tcPr>
          <w:p w14:paraId="0CC11E13" w14:textId="77777777" w:rsidR="00D433B7" w:rsidRPr="00E2771D" w:rsidDel="00E66970" w:rsidRDefault="00D433B7" w:rsidP="002348E5">
            <w:pPr>
              <w:rPr>
                <w:del w:id="1814" w:author="Huo, Wendy" w:date="2025-06-24T17:57:00Z" w16du:dateUtc="2025-06-24T09:57:00Z"/>
                <w:sz w:val="16"/>
              </w:rPr>
            </w:pPr>
            <w:del w:id="1815" w:author="Huo, Wendy" w:date="2025-06-24T17:57:00Z" w16du:dateUtc="2025-06-24T09:57:00Z">
              <w:r w:rsidRPr="00E2771D" w:rsidDel="00E66970">
                <w:rPr>
                  <w:sz w:val="16"/>
                </w:rPr>
                <w:delText>-5,995.00</w:delText>
              </w:r>
            </w:del>
          </w:p>
        </w:tc>
        <w:tc>
          <w:tcPr>
            <w:tcW w:w="1430" w:type="dxa"/>
          </w:tcPr>
          <w:p w14:paraId="67AB79DE" w14:textId="77777777" w:rsidR="00D433B7" w:rsidRPr="00E2771D" w:rsidDel="00E66970" w:rsidRDefault="00D433B7" w:rsidP="002348E5">
            <w:pPr>
              <w:rPr>
                <w:del w:id="1816" w:author="Huo, Wendy" w:date="2025-06-24T17:57:00Z" w16du:dateUtc="2025-06-24T09:57:00Z"/>
                <w:sz w:val="16"/>
              </w:rPr>
            </w:pPr>
          </w:p>
        </w:tc>
      </w:tr>
      <w:tr w:rsidR="00D433B7" w14:paraId="50624F36" w14:textId="77777777" w:rsidTr="002348E5">
        <w:trPr>
          <w:del w:id="1817" w:author="Huo, Wendy" w:date="2025-07-07T17:25:00Z"/>
        </w:trPr>
        <w:tc>
          <w:tcPr>
            <w:tcW w:w="1440" w:type="dxa"/>
          </w:tcPr>
          <w:p w14:paraId="1DC3551A" w14:textId="03A8D60E" w:rsidR="00D433B7" w:rsidRDefault="00D433B7" w:rsidP="002348E5">
            <w:pPr>
              <w:pStyle w:val="Heading7"/>
              <w:numPr>
                <w:ilvl w:val="0"/>
                <w:numId w:val="0"/>
              </w:numPr>
              <w:rPr>
                <w:del w:id="1818" w:author="Huo, Wendy" w:date="2025-07-07T17:25:00Z" w16du:dateUtc="2025-07-07T09:25:00Z"/>
                <w:sz w:val="16"/>
              </w:rPr>
            </w:pPr>
            <w:del w:id="1819" w:author="Huo, Wendy" w:date="2025-07-07T17:25:00Z" w16du:dateUtc="2025-07-07T09:25:00Z">
              <w:r>
                <w:rPr>
                  <w:sz w:val="16"/>
                </w:rPr>
                <w:delText>TOTAL</w:delText>
              </w:r>
            </w:del>
          </w:p>
        </w:tc>
        <w:tc>
          <w:tcPr>
            <w:tcW w:w="720" w:type="dxa"/>
          </w:tcPr>
          <w:p w14:paraId="69A493C5" w14:textId="4E7E68D5" w:rsidR="00D433B7" w:rsidRPr="00E13577" w:rsidRDefault="00D433B7" w:rsidP="002348E5">
            <w:pPr>
              <w:rPr>
                <w:del w:id="1820" w:author="Huo, Wendy" w:date="2025-07-07T17:25:00Z" w16du:dateUtc="2025-07-07T09:25:00Z"/>
                <w:rFonts w:eastAsia="SimHei"/>
                <w:sz w:val="16"/>
                <w:lang w:eastAsia="zh-CN"/>
                <w:rPrChange w:id="1821" w:author="Huo, Wendy" w:date="2025-06-24T18:58:00Z" w16du:dateUtc="2025-06-24T10:58:00Z">
                  <w:rPr>
                    <w:del w:id="1822" w:author="Huo, Wendy" w:date="2025-07-07T17:25:00Z" w16du:dateUtc="2025-07-07T09:25:00Z"/>
                    <w:sz w:val="16"/>
                  </w:rPr>
                </w:rPrChange>
              </w:rPr>
            </w:pPr>
          </w:p>
        </w:tc>
        <w:tc>
          <w:tcPr>
            <w:tcW w:w="1660" w:type="dxa"/>
          </w:tcPr>
          <w:p w14:paraId="69C5D7C9" w14:textId="628897B5" w:rsidR="00D433B7" w:rsidRDefault="00D433B7" w:rsidP="002348E5">
            <w:pPr>
              <w:rPr>
                <w:del w:id="1823" w:author="Huo, Wendy" w:date="2025-07-07T17:25:00Z" w16du:dateUtc="2025-07-07T09:25:00Z"/>
                <w:sz w:val="16"/>
              </w:rPr>
            </w:pPr>
          </w:p>
        </w:tc>
        <w:tc>
          <w:tcPr>
            <w:tcW w:w="2948" w:type="dxa"/>
          </w:tcPr>
          <w:p w14:paraId="65F43773" w14:textId="2D30DCE9" w:rsidR="00D433B7" w:rsidRDefault="00D433B7" w:rsidP="002348E5">
            <w:pPr>
              <w:rPr>
                <w:del w:id="1824" w:author="Huo, Wendy" w:date="2025-07-07T17:25:00Z" w16du:dateUtc="2025-07-07T09:25:00Z"/>
                <w:sz w:val="16"/>
              </w:rPr>
            </w:pPr>
          </w:p>
        </w:tc>
        <w:tc>
          <w:tcPr>
            <w:tcW w:w="1008" w:type="dxa"/>
          </w:tcPr>
          <w:p w14:paraId="65001329" w14:textId="2596E914" w:rsidR="00D433B7" w:rsidRPr="00456633" w:rsidRDefault="003745D5" w:rsidP="002348E5">
            <w:pPr>
              <w:rPr>
                <w:del w:id="1825" w:author="Huo, Wendy" w:date="2025-07-07T17:25:00Z" w16du:dateUtc="2025-07-07T09:25:00Z"/>
                <w:rFonts w:eastAsia="SimHei"/>
                <w:b/>
                <w:sz w:val="16"/>
                <w:lang w:eastAsia="zh-CN"/>
                <w:rPrChange w:id="1826" w:author="Huo, Wendy" w:date="2025-06-24T18:58:00Z" w16du:dateUtc="2025-06-24T10:58:00Z">
                  <w:rPr>
                    <w:del w:id="1827" w:author="Huo, Wendy" w:date="2025-07-07T17:25:00Z" w16du:dateUtc="2025-07-07T09:25:00Z"/>
                    <w:b/>
                    <w:sz w:val="16"/>
                  </w:rPr>
                </w:rPrChange>
              </w:rPr>
            </w:pPr>
            <w:commentRangeStart w:id="1828"/>
            <w:commentRangeEnd w:id="1718"/>
            <w:del w:id="1829" w:author="Huo, Wendy" w:date="2025-07-07T17:25:00Z" w16du:dateUtc="2025-07-07T09:25:00Z">
              <w:r>
                <w:rPr>
                  <w:rStyle w:val="CommentReference"/>
                </w:rPr>
                <w:commentReference w:id="1718"/>
              </w:r>
            </w:del>
            <w:commentRangeEnd w:id="1828"/>
            <w:r w:rsidR="009254F3">
              <w:rPr>
                <w:rStyle w:val="CommentReference"/>
              </w:rPr>
              <w:commentReference w:id="1828"/>
            </w:r>
          </w:p>
        </w:tc>
        <w:tc>
          <w:tcPr>
            <w:tcW w:w="1430" w:type="dxa"/>
          </w:tcPr>
          <w:p w14:paraId="4EEC0AAC" w14:textId="297868C0" w:rsidR="00D433B7" w:rsidRDefault="00D433B7" w:rsidP="002348E5">
            <w:pPr>
              <w:rPr>
                <w:del w:id="1832" w:author="Huo, Wendy" w:date="2025-07-07T17:25:00Z" w16du:dateUtc="2025-07-07T09:25:00Z"/>
                <w:b/>
                <w:sz w:val="16"/>
              </w:rPr>
            </w:pPr>
          </w:p>
        </w:tc>
      </w:tr>
    </w:tbl>
    <w:p w14:paraId="7C315A59" w14:textId="77777777" w:rsidR="00D433B7" w:rsidRDefault="00D433B7" w:rsidP="00B80B9E">
      <w:pPr>
        <w:rPr>
          <w:rFonts w:eastAsia="SimHei" w:cs="Calibri"/>
          <w:lang w:eastAsia="zh-CN"/>
        </w:rPr>
      </w:pPr>
    </w:p>
    <w:p w14:paraId="27B114E1" w14:textId="63EFA8F3" w:rsidR="00290D56" w:rsidRDefault="00A93533" w:rsidP="00B80B9E">
      <w:pPr>
        <w:rPr>
          <w:rFonts w:cs="Calibri"/>
        </w:rPr>
      </w:pPr>
      <w:r w:rsidRPr="00E06629">
        <w:rPr>
          <w:rFonts w:cs="Calibri"/>
        </w:rPr>
        <w:t>The Service Provider captures and calculates time charges in hours, with a minimum chargeable time unit of one hour</w:t>
      </w:r>
      <w:r w:rsidR="00E15293" w:rsidRPr="00E06629">
        <w:rPr>
          <w:rFonts w:cs="Calibri"/>
        </w:rPr>
        <w:t>, representing 0.125 of a day</w:t>
      </w:r>
      <w:r w:rsidRPr="00E06629">
        <w:rPr>
          <w:rFonts w:cs="Calibri"/>
        </w:rPr>
        <w:t xml:space="preserve">.  Time is invoiced in </w:t>
      </w:r>
      <w:r w:rsidR="000C4312" w:rsidRPr="00E06629">
        <w:rPr>
          <w:rFonts w:cs="Calibri"/>
        </w:rPr>
        <w:t>hours</w:t>
      </w:r>
      <w:r w:rsidRPr="00E06629">
        <w:rPr>
          <w:rFonts w:cs="Calibri"/>
        </w:rPr>
        <w:t>, based</w:t>
      </w:r>
      <w:r w:rsidR="00E15293" w:rsidRPr="00E06629">
        <w:rPr>
          <w:rFonts w:cs="Calibri"/>
        </w:rPr>
        <w:t xml:space="preserve"> on an 8-hour day</w:t>
      </w:r>
      <w:r w:rsidR="00290D56" w:rsidRPr="00E06629">
        <w:rPr>
          <w:rFonts w:cs="Calibri"/>
        </w:rPr>
        <w:t xml:space="preserve">. </w:t>
      </w:r>
      <w:r w:rsidR="00290D56" w:rsidRPr="00E06629">
        <w:rPr>
          <w:rFonts w:cs="Calibri"/>
        </w:rPr>
        <w:br/>
      </w:r>
      <w:r w:rsidR="00290D56" w:rsidRPr="00E06629">
        <w:rPr>
          <w:rFonts w:cs="Calibri"/>
        </w:rPr>
        <w:br/>
      </w:r>
      <w:r w:rsidR="0037600B" w:rsidRPr="00A63490">
        <w:rPr>
          <w:rFonts w:cs="Calibri"/>
          <w:b/>
          <w:bCs/>
        </w:rPr>
        <w:t>I</w:t>
      </w:r>
      <w:r w:rsidR="001F7C45" w:rsidRPr="00A63490">
        <w:rPr>
          <w:rFonts w:cs="Calibri"/>
          <w:b/>
          <w:bCs/>
        </w:rPr>
        <w:t>nvoicing</w:t>
      </w:r>
      <w:r w:rsidR="00290D56" w:rsidRPr="00E06629">
        <w:rPr>
          <w:rFonts w:cs="Calibri"/>
        </w:rPr>
        <w:t xml:space="preserve"> </w:t>
      </w:r>
    </w:p>
    <w:p w14:paraId="0D0F2A5B" w14:textId="77777777" w:rsidR="0004210A" w:rsidRDefault="0004210A" w:rsidP="104B480A">
      <w:pPr>
        <w:rPr>
          <w:rFonts w:eastAsia="SimHei" w:cs="Calibri"/>
          <w:kern w:val="20"/>
          <w:lang w:eastAsia="zh-CN"/>
        </w:rPr>
      </w:pPr>
      <w:r w:rsidRPr="0031718A">
        <w:rPr>
          <w:rFonts w:eastAsia="SimHei" w:cs="Calibri"/>
          <w:kern w:val="20"/>
          <w:lang w:eastAsia="zh-CN"/>
        </w:rPr>
        <w:t>As Phase 1 has been divided into two sub-phases</w:t>
      </w:r>
      <w:r>
        <w:rPr>
          <w:rFonts w:eastAsia="SimHei" w:cs="Calibri" w:hint="eastAsia"/>
          <w:kern w:val="20"/>
          <w:lang w:eastAsia="zh-CN"/>
        </w:rPr>
        <w:t>: Phase 1A &amp; Phase 1B.</w:t>
      </w:r>
    </w:p>
    <w:p w14:paraId="05962B6B" w14:textId="410460B1" w:rsidR="0004210A" w:rsidRDefault="0004210A" w:rsidP="0004210A">
      <w:pPr>
        <w:rPr>
          <w:rFonts w:eastAsia="SimHei" w:cs="Calibri"/>
          <w:kern w:val="20"/>
          <w:lang w:eastAsia="zh-CN"/>
        </w:rPr>
      </w:pPr>
      <w:r>
        <w:rPr>
          <w:rFonts w:eastAsia="SimHei" w:cs="Calibri" w:hint="eastAsia"/>
          <w:lang w:eastAsia="zh-CN"/>
        </w:rPr>
        <w:t>Phase 1A</w:t>
      </w:r>
      <w:r>
        <w:rPr>
          <w:rFonts w:cs="Calibri"/>
        </w:rPr>
        <w:t xml:space="preserve"> is capped at a maximum of </w:t>
      </w:r>
      <w:del w:id="1833" w:author="Huo, Wendy" w:date="2025-06-24T19:10:00Z" w16du:dateUtc="2025-06-24T11:10:00Z">
        <w:r w:rsidRPr="00D546AF" w:rsidDel="00D546AF">
          <w:rPr>
            <w:rFonts w:eastAsia="SimHei" w:cs="Calibri"/>
            <w:lang w:eastAsia="zh-CN"/>
            <w:rPrChange w:id="1834" w:author="Huo, Wendy" w:date="2025-06-24T19:10:00Z" w16du:dateUtc="2025-06-24T11:10:00Z">
              <w:rPr>
                <w:rFonts w:eastAsia="SimHei" w:cs="Calibri"/>
                <w:highlight w:val="yellow"/>
                <w:lang w:eastAsia="zh-CN"/>
              </w:rPr>
            </w:rPrChange>
          </w:rPr>
          <w:delText>xxx</w:delText>
        </w:r>
        <w:r w:rsidDel="00D546AF">
          <w:rPr>
            <w:rFonts w:cs="Calibri"/>
          </w:rPr>
          <w:delText xml:space="preserve"> </w:delText>
        </w:r>
      </w:del>
      <w:r>
        <w:rPr>
          <w:rFonts w:eastAsia="SimHei" w:cs="Calibri" w:hint="eastAsia"/>
          <w:kern w:val="20"/>
          <w:lang w:eastAsia="zh-CN"/>
        </w:rPr>
        <w:t>77,405 EUR.</w:t>
      </w:r>
    </w:p>
    <w:p w14:paraId="18B315B2" w14:textId="50CDE862" w:rsidR="0004210A" w:rsidRDefault="0004210A" w:rsidP="0004210A">
      <w:pPr>
        <w:rPr>
          <w:rFonts w:eastAsia="SimHei" w:cs="Calibri"/>
          <w:lang w:eastAsia="zh-CN"/>
        </w:rPr>
      </w:pPr>
      <w:r>
        <w:rPr>
          <w:rFonts w:eastAsia="SimHei" w:cs="Calibri" w:hint="eastAsia"/>
          <w:lang w:eastAsia="zh-CN"/>
        </w:rPr>
        <w:t>Phase 1B</w:t>
      </w:r>
      <w:r>
        <w:rPr>
          <w:rFonts w:cs="Calibri"/>
        </w:rPr>
        <w:t xml:space="preserve"> is capped at a maximum of </w:t>
      </w:r>
      <w:del w:id="1835" w:author="Huo, Wendy" w:date="2025-06-24T19:10:00Z" w16du:dateUtc="2025-06-24T11:10:00Z">
        <w:r w:rsidRPr="00D546AF" w:rsidDel="00D546AF">
          <w:rPr>
            <w:rFonts w:eastAsia="SimHei" w:cs="Calibri"/>
            <w:lang w:eastAsia="zh-CN"/>
            <w:rPrChange w:id="1836" w:author="Huo, Wendy" w:date="2025-06-24T19:10:00Z" w16du:dateUtc="2025-06-24T11:10:00Z">
              <w:rPr>
                <w:rFonts w:eastAsia="SimHei" w:cs="Calibri"/>
                <w:highlight w:val="yellow"/>
                <w:lang w:eastAsia="zh-CN"/>
              </w:rPr>
            </w:rPrChange>
          </w:rPr>
          <w:delText>xxx</w:delText>
        </w:r>
        <w:r w:rsidDel="00D546AF">
          <w:rPr>
            <w:rFonts w:cs="Calibri"/>
          </w:rPr>
          <w:delText xml:space="preserve"> </w:delText>
        </w:r>
      </w:del>
      <w:r>
        <w:rPr>
          <w:rFonts w:eastAsia="SimHei" w:cs="Calibri" w:hint="eastAsia"/>
          <w:kern w:val="20"/>
          <w:lang w:eastAsia="zh-CN"/>
        </w:rPr>
        <w:t>31,630 EUR</w:t>
      </w:r>
      <w:r>
        <w:rPr>
          <w:rFonts w:cs="Calibri"/>
        </w:rPr>
        <w:t>.</w:t>
      </w:r>
    </w:p>
    <w:p w14:paraId="620C9D79" w14:textId="02D1A392" w:rsidR="005D0DB0" w:rsidRPr="00531120" w:rsidRDefault="0004210A" w:rsidP="005D0DB0">
      <w:pPr>
        <w:rPr>
          <w:rFonts w:eastAsia="SimHei" w:cs="Calibri"/>
          <w:lang w:eastAsia="zh-CN"/>
        </w:rPr>
      </w:pPr>
      <w:commentRangeStart w:id="1837"/>
      <w:r>
        <w:rPr>
          <w:rFonts w:eastAsia="SimHei" w:cs="Calibri" w:hint="eastAsia"/>
          <w:lang w:eastAsia="zh-CN"/>
        </w:rPr>
        <w:t xml:space="preserve">Total Phase 1 </w:t>
      </w:r>
      <w:r w:rsidR="005D0DB0">
        <w:rPr>
          <w:rFonts w:eastAsia="SimHei" w:cs="Calibri" w:hint="eastAsia"/>
          <w:lang w:eastAsia="zh-CN"/>
        </w:rPr>
        <w:t xml:space="preserve">is capped at a maximum of </w:t>
      </w:r>
      <w:ins w:id="1838" w:author="Huo, Wendy" w:date="2025-06-24T19:10:00Z" w16du:dateUtc="2025-06-24T11:10:00Z">
        <w:r w:rsidR="005D0DB0">
          <w:rPr>
            <w:rFonts w:eastAsia="SimHei" w:cs="Calibri" w:hint="eastAsia"/>
            <w:lang w:eastAsia="zh-CN"/>
          </w:rPr>
          <w:t>109,035</w:t>
        </w:r>
        <w:r w:rsidR="005D0DB0">
          <w:rPr>
            <w:rFonts w:cs="Calibri"/>
          </w:rPr>
          <w:t xml:space="preserve"> </w:t>
        </w:r>
      </w:ins>
      <w:r w:rsidR="005D0DB0">
        <w:rPr>
          <w:rFonts w:cs="Calibri"/>
        </w:rPr>
        <w:t>EUR.</w:t>
      </w:r>
      <w:commentRangeEnd w:id="1837"/>
      <w:r w:rsidR="007366E7">
        <w:rPr>
          <w:rStyle w:val="CommentReference"/>
        </w:rPr>
        <w:commentReference w:id="1837"/>
      </w:r>
    </w:p>
    <w:p w14:paraId="34AC5500" w14:textId="343B4D2E" w:rsidR="00C922F0" w:rsidRPr="00076988" w:rsidRDefault="000F1E61" w:rsidP="005D0DB0">
      <w:pPr>
        <w:rPr>
          <w:rFonts w:cs="Calibri"/>
        </w:rPr>
      </w:pPr>
      <w:r>
        <w:rPr>
          <w:rFonts w:cs="Calibri"/>
        </w:rPr>
        <w:t>Efforts are charged on</w:t>
      </w:r>
      <w:r w:rsidR="00C94667">
        <w:rPr>
          <w:rFonts w:cs="Calibri"/>
        </w:rPr>
        <w:t xml:space="preserve"> monthly</w:t>
      </w:r>
      <w:r>
        <w:rPr>
          <w:rFonts w:cs="Calibri"/>
        </w:rPr>
        <w:t xml:space="preserve"> time and material </w:t>
      </w:r>
      <w:r w:rsidR="00A17203">
        <w:rPr>
          <w:rFonts w:cs="Calibri"/>
        </w:rPr>
        <w:t>basis</w:t>
      </w:r>
      <w:r>
        <w:rPr>
          <w:rFonts w:cs="Calibri"/>
        </w:rPr>
        <w:t xml:space="preserve"> </w:t>
      </w:r>
      <w:r w:rsidR="007061CC" w:rsidRPr="00E06629">
        <w:rPr>
          <w:rFonts w:cs="Calibri"/>
        </w:rPr>
        <w:t xml:space="preserve">based on the sprint deliverables decided by </w:t>
      </w:r>
      <w:r w:rsidR="007061CC" w:rsidRPr="00076988">
        <w:rPr>
          <w:rFonts w:cs="Calibri"/>
        </w:rPr>
        <w:t>the product owner during sprint planning.</w:t>
      </w:r>
      <w:r w:rsidR="008B5269" w:rsidRPr="00076988">
        <w:rPr>
          <w:rFonts w:cs="Calibri"/>
        </w:rPr>
        <w:t xml:space="preserve"> </w:t>
      </w:r>
    </w:p>
    <w:p w14:paraId="30702FCF" w14:textId="7BDC79DD" w:rsidR="00C922F0" w:rsidRPr="00E36365" w:rsidRDefault="00C922F0" w:rsidP="48F2E8CD">
      <w:pPr>
        <w:ind w:left="360"/>
        <w:rPr>
          <w:rFonts w:cs="Calibri"/>
        </w:rPr>
      </w:pPr>
      <w:r w:rsidRPr="00E36365">
        <w:rPr>
          <w:rFonts w:cs="Calibri"/>
        </w:rPr>
        <w:t xml:space="preserve">At the end of each </w:t>
      </w:r>
      <w:r w:rsidR="00370F6B" w:rsidRPr="00E36365">
        <w:rPr>
          <w:rFonts w:cs="Calibri"/>
        </w:rPr>
        <w:t>sprint</w:t>
      </w:r>
      <w:r w:rsidRPr="00E36365">
        <w:rPr>
          <w:rFonts w:cs="Calibri"/>
        </w:rPr>
        <w:t xml:space="preserve">, project teams shall review the deliverables from Thermo Fisher and Henkel shall upon successful completion of all </w:t>
      </w:r>
      <w:r w:rsidR="00370F6B" w:rsidRPr="00E36365">
        <w:rPr>
          <w:rFonts w:cs="Calibri"/>
        </w:rPr>
        <w:t>sprint</w:t>
      </w:r>
      <w:r w:rsidRPr="00E36365">
        <w:rPr>
          <w:rFonts w:cs="Calibri"/>
        </w:rPr>
        <w:t xml:space="preserve"> deliverables give approval. </w:t>
      </w:r>
    </w:p>
    <w:p w14:paraId="5AE6F03D" w14:textId="543C0CF8" w:rsidR="00C922F0" w:rsidRPr="00E36365" w:rsidRDefault="00C922F0" w:rsidP="48F2E8CD">
      <w:pPr>
        <w:ind w:left="360"/>
        <w:rPr>
          <w:rFonts w:cs="Calibri"/>
        </w:rPr>
      </w:pPr>
      <w:r w:rsidRPr="00E36365">
        <w:rPr>
          <w:rFonts w:cs="Calibri"/>
        </w:rPr>
        <w:t xml:space="preserve">Upon </w:t>
      </w:r>
      <w:r w:rsidR="00370F6B" w:rsidRPr="00E36365">
        <w:rPr>
          <w:rFonts w:cs="Calibri"/>
        </w:rPr>
        <w:t xml:space="preserve">sprint deliverable </w:t>
      </w:r>
      <w:r w:rsidRPr="00E36365">
        <w:rPr>
          <w:rFonts w:cs="Calibri"/>
        </w:rPr>
        <w:t xml:space="preserve">approval, invoice can be </w:t>
      </w:r>
      <w:proofErr w:type="gramStart"/>
      <w:r w:rsidRPr="00E36365">
        <w:rPr>
          <w:rFonts w:cs="Calibri"/>
        </w:rPr>
        <w:t>send</w:t>
      </w:r>
      <w:proofErr w:type="gramEnd"/>
      <w:r w:rsidRPr="00E36365">
        <w:rPr>
          <w:rFonts w:cs="Calibri"/>
        </w:rPr>
        <w:t xml:space="preserve"> from Thermo Fisher to Henkel </w:t>
      </w:r>
      <w:r w:rsidR="00370F6B" w:rsidRPr="00E36365">
        <w:rPr>
          <w:rFonts w:cs="Calibri"/>
        </w:rPr>
        <w:t xml:space="preserve">at the end of each month </w:t>
      </w:r>
      <w:r w:rsidRPr="00E36365">
        <w:rPr>
          <w:rFonts w:cs="Calibri"/>
        </w:rPr>
        <w:t>for the completed work and upfront aligned efforts</w:t>
      </w:r>
      <w:r w:rsidR="00370F6B" w:rsidRPr="00E36365">
        <w:rPr>
          <w:rFonts w:cs="Calibri"/>
        </w:rPr>
        <w:t>.</w:t>
      </w:r>
    </w:p>
    <w:p w14:paraId="689B3E68" w14:textId="50F9F462" w:rsidR="00C922F0" w:rsidRPr="00E36365" w:rsidRDefault="00C922F0" w:rsidP="48F2E8CD">
      <w:pPr>
        <w:ind w:left="360"/>
        <w:rPr>
          <w:rFonts w:cs="Calibri"/>
        </w:rPr>
      </w:pPr>
      <w:r w:rsidRPr="00E36365">
        <w:rPr>
          <w:rFonts w:cs="Calibri"/>
        </w:rPr>
        <w:t>In case of delays / non-acceptance of deliverable, refer to section 3.6. Thermo Fisher team will work on the deliverable issues and confirm the delivery in the next sprint and invoice them.</w:t>
      </w:r>
    </w:p>
    <w:p w14:paraId="70FCB6BB" w14:textId="1ECA5F56" w:rsidR="008C1C95" w:rsidRDefault="008C1C95" w:rsidP="000F5217">
      <w:pPr>
        <w:rPr>
          <w:rFonts w:eastAsia="Times New Roman" w:cs="Calibri"/>
        </w:rPr>
      </w:pPr>
      <w:r w:rsidRPr="48F2E8CD">
        <w:rPr>
          <w:rFonts w:eastAsia="Times New Roman" w:cs="Calibri"/>
        </w:rPr>
        <w:t xml:space="preserve">The Service Provider will invoice the Customer for consultancy fees within 120 days of the date that the </w:t>
      </w:r>
      <w:r w:rsidR="00370F6B">
        <w:rPr>
          <w:rFonts w:eastAsia="Times New Roman" w:cs="Calibri"/>
        </w:rPr>
        <w:t>sprint</w:t>
      </w:r>
      <w:r w:rsidR="00370F6B" w:rsidRPr="48F2E8CD">
        <w:rPr>
          <w:rFonts w:eastAsia="Times New Roman" w:cs="Calibri"/>
        </w:rPr>
        <w:t xml:space="preserve"> </w:t>
      </w:r>
      <w:r w:rsidR="004C1EFD" w:rsidRPr="48F2E8CD">
        <w:rPr>
          <w:rFonts w:eastAsia="Times New Roman" w:cs="Calibri"/>
        </w:rPr>
        <w:t xml:space="preserve">was successfully delivered by the Service Provider and accepted by Customer. </w:t>
      </w:r>
    </w:p>
    <w:p w14:paraId="731BE6AC" w14:textId="54B82688" w:rsidR="004C1EFD" w:rsidRPr="00E06629" w:rsidRDefault="004C1EFD" w:rsidP="000F5217">
      <w:pPr>
        <w:rPr>
          <w:rFonts w:eastAsia="Times New Roman" w:cs="Calibri"/>
        </w:rPr>
      </w:pPr>
      <w:r w:rsidRPr="00E06629">
        <w:rPr>
          <w:rFonts w:eastAsia="Times New Roman" w:cs="Calibri"/>
        </w:rPr>
        <w:t xml:space="preserve">Payment follows the agreed payment term in the MLA of </w:t>
      </w:r>
      <w:r w:rsidR="00C404EF">
        <w:rPr>
          <w:rFonts w:eastAsia="Times New Roman" w:cs="Calibri"/>
        </w:rPr>
        <w:t>6</w:t>
      </w:r>
      <w:r w:rsidR="00C404EF" w:rsidRPr="00E06629">
        <w:rPr>
          <w:rFonts w:eastAsia="Times New Roman" w:cs="Calibri"/>
        </w:rPr>
        <w:t xml:space="preserve">0 </w:t>
      </w:r>
      <w:r w:rsidRPr="00E06629">
        <w:rPr>
          <w:rFonts w:eastAsia="Times New Roman" w:cs="Calibri"/>
        </w:rPr>
        <w:t>days end of month after invoice receipt, payable 5</w:t>
      </w:r>
      <w:r w:rsidRPr="00EF4D4A">
        <w:rPr>
          <w:rFonts w:eastAsia="Times New Roman" w:cs="Calibri"/>
          <w:vertAlign w:val="superscript"/>
        </w:rPr>
        <w:t>th</w:t>
      </w:r>
      <w:r w:rsidRPr="00E06629">
        <w:rPr>
          <w:rFonts w:eastAsia="Times New Roman" w:cs="Calibri"/>
        </w:rPr>
        <w:t xml:space="preserve"> of the following month.</w:t>
      </w:r>
    </w:p>
    <w:p w14:paraId="7A38CD19" w14:textId="00ACBC99" w:rsidR="009E42BE" w:rsidRPr="00E06629" w:rsidRDefault="009E42BE" w:rsidP="00CC6E2C">
      <w:pPr>
        <w:pStyle w:val="Heading2"/>
        <w:ind w:left="576"/>
        <w:rPr>
          <w:rFonts w:cs="Calibri"/>
        </w:rPr>
      </w:pPr>
      <w:bookmarkStart w:id="1840" w:name="_Toc201682719"/>
      <w:bookmarkStart w:id="1841" w:name="_Toc144913302"/>
      <w:bookmarkStart w:id="1842" w:name="_Hlk524703636"/>
      <w:r w:rsidRPr="00E06629">
        <w:rPr>
          <w:rFonts w:cs="Calibri"/>
        </w:rPr>
        <w:t>Travel</w:t>
      </w:r>
      <w:bookmarkEnd w:id="1840"/>
      <w:r w:rsidRPr="00E06629">
        <w:rPr>
          <w:rFonts w:cs="Calibri"/>
        </w:rPr>
        <w:t xml:space="preserve"> </w:t>
      </w:r>
      <w:bookmarkEnd w:id="1841"/>
    </w:p>
    <w:p w14:paraId="70213D87" w14:textId="4E4DC631" w:rsidR="00A56D8B" w:rsidRPr="00E06629" w:rsidRDefault="0076279A" w:rsidP="009E42BE">
      <w:pPr>
        <w:rPr>
          <w:rFonts w:cs="Calibri"/>
        </w:rPr>
      </w:pPr>
      <w:r w:rsidRPr="00E06629">
        <w:rPr>
          <w:rFonts w:cs="Calibri"/>
        </w:rPr>
        <w:t>The Service Provider will invoice the Customer for travel expenses as actual</w:t>
      </w:r>
      <w:r w:rsidR="006702BB" w:rsidRPr="00E06629">
        <w:rPr>
          <w:rFonts w:cs="Calibri"/>
        </w:rPr>
        <w:t xml:space="preserve"> following the Henkel Travel Policy for Externals as defined in the MLA</w:t>
      </w:r>
      <w:r w:rsidR="00D872BF">
        <w:rPr>
          <w:rFonts w:cs="Calibri"/>
        </w:rPr>
        <w:t xml:space="preserve"> Annex </w:t>
      </w:r>
      <w:r w:rsidR="00014DD1">
        <w:rPr>
          <w:rFonts w:cs="Calibri"/>
        </w:rPr>
        <w:t>G</w:t>
      </w:r>
      <w:r w:rsidRPr="001E685C">
        <w:rPr>
          <w:rFonts w:cs="Calibri"/>
          <w:highlight w:val="yellow"/>
        </w:rPr>
        <w:t>.</w:t>
      </w:r>
    </w:p>
    <w:p w14:paraId="14537952" w14:textId="77777777" w:rsidR="00C42CC7" w:rsidRPr="00E06629" w:rsidRDefault="00C42CC7" w:rsidP="00400414">
      <w:pPr>
        <w:pStyle w:val="ListParagraph"/>
        <w:numPr>
          <w:ilvl w:val="0"/>
          <w:numId w:val="11"/>
        </w:numPr>
        <w:rPr>
          <w:rFonts w:cs="Calibri"/>
        </w:rPr>
      </w:pPr>
      <w:proofErr w:type="gramStart"/>
      <w:r w:rsidRPr="00E06629">
        <w:rPr>
          <w:rFonts w:cs="Calibri"/>
        </w:rPr>
        <w:t>In the event that</w:t>
      </w:r>
      <w:proofErr w:type="gramEnd"/>
      <w:r w:rsidRPr="00E06629">
        <w:rPr>
          <w:rFonts w:cs="Calibri"/>
        </w:rPr>
        <w:t xml:space="preserve"> travel expenses allocated for the project are not fully utilized, there is an opportunity to convert the remaining balance into additional services.</w:t>
      </w:r>
    </w:p>
    <w:p w14:paraId="6161EB25" w14:textId="77777777" w:rsidR="00C42CC7" w:rsidRPr="00E06629" w:rsidRDefault="00C42CC7" w:rsidP="00400414">
      <w:pPr>
        <w:pStyle w:val="ListParagraph"/>
        <w:numPr>
          <w:ilvl w:val="0"/>
          <w:numId w:val="11"/>
        </w:numPr>
        <w:rPr>
          <w:rFonts w:cs="Calibri"/>
        </w:rPr>
      </w:pPr>
      <w:r w:rsidRPr="00E06629">
        <w:rPr>
          <w:rFonts w:cs="Calibri"/>
        </w:rPr>
        <w:t>This conversion of unused travel cost into services is subject to the explicit approval of the customer.</w:t>
      </w:r>
    </w:p>
    <w:p w14:paraId="0486D8AA" w14:textId="77777777" w:rsidR="00C42CC7" w:rsidRPr="00E06629" w:rsidRDefault="00C42CC7" w:rsidP="00400414">
      <w:pPr>
        <w:pStyle w:val="ListParagraph"/>
        <w:numPr>
          <w:ilvl w:val="0"/>
          <w:numId w:val="11"/>
        </w:numPr>
        <w:rPr>
          <w:rFonts w:cs="Calibri"/>
        </w:rPr>
      </w:pPr>
      <w:r w:rsidRPr="00E06629">
        <w:rPr>
          <w:rFonts w:cs="Calibri"/>
        </w:rPr>
        <w:t>Upon customer approval, the unused travel cost will be reallocated and utilized for the provision of agreed-upon services as outlined in the SOW.</w:t>
      </w:r>
    </w:p>
    <w:p w14:paraId="4432ACA7" w14:textId="77777777" w:rsidR="00C42CC7" w:rsidRPr="00E06629" w:rsidRDefault="00C42CC7" w:rsidP="00400414">
      <w:pPr>
        <w:pStyle w:val="ListParagraph"/>
        <w:numPr>
          <w:ilvl w:val="0"/>
          <w:numId w:val="11"/>
        </w:numPr>
        <w:rPr>
          <w:rFonts w:cs="Calibri"/>
        </w:rPr>
      </w:pPr>
      <w:r w:rsidRPr="00E06629">
        <w:rPr>
          <w:rFonts w:cs="Calibri"/>
        </w:rPr>
        <w:t>The decision to convert the unused travel cost into services will be documented and mutually agreed upon by both parties.</w:t>
      </w:r>
    </w:p>
    <w:p w14:paraId="671653AA" w14:textId="77777777" w:rsidR="00C42CC7" w:rsidRPr="00E06629" w:rsidRDefault="00C42CC7" w:rsidP="00400414">
      <w:pPr>
        <w:pStyle w:val="ListParagraph"/>
        <w:numPr>
          <w:ilvl w:val="0"/>
          <w:numId w:val="11"/>
        </w:numPr>
        <w:rPr>
          <w:rFonts w:cs="Calibri"/>
        </w:rPr>
      </w:pPr>
      <w:r w:rsidRPr="00E06629">
        <w:rPr>
          <w:rFonts w:cs="Calibri"/>
        </w:rPr>
        <w:t>The process for obtaining customer approval and implementing the conversion will be clearly defined in the Change Request process or as per the agreed-upon project governance framework.</w:t>
      </w:r>
    </w:p>
    <w:p w14:paraId="5E948828" w14:textId="77777777" w:rsidR="00C42CC7" w:rsidRPr="00E06629" w:rsidRDefault="00C42CC7" w:rsidP="00400414">
      <w:pPr>
        <w:pStyle w:val="ListParagraph"/>
        <w:numPr>
          <w:ilvl w:val="0"/>
          <w:numId w:val="11"/>
        </w:numPr>
        <w:rPr>
          <w:rFonts w:cs="Calibri"/>
        </w:rPr>
      </w:pPr>
      <w:r w:rsidRPr="00E06629">
        <w:rPr>
          <w:rFonts w:cs="Calibri"/>
        </w:rPr>
        <w:t>The converted services will be aligned with the scope and objectives of the project, ensuring that they provide value and contribute to the project's success.</w:t>
      </w:r>
    </w:p>
    <w:p w14:paraId="2C8575BD" w14:textId="77777777" w:rsidR="00805BF0" w:rsidRPr="00E06629" w:rsidRDefault="00805BF0" w:rsidP="00805BF0">
      <w:pPr>
        <w:pStyle w:val="ListParagraph"/>
        <w:rPr>
          <w:rFonts w:cs="Calibri"/>
        </w:rPr>
      </w:pPr>
    </w:p>
    <w:p w14:paraId="46425137" w14:textId="77777777" w:rsidR="009E42BE" w:rsidRPr="00E06629" w:rsidRDefault="009E42BE" w:rsidP="00627D5D">
      <w:pPr>
        <w:pStyle w:val="Heading2"/>
        <w:ind w:left="576"/>
        <w:rPr>
          <w:rFonts w:cs="Calibri"/>
        </w:rPr>
      </w:pPr>
      <w:bookmarkStart w:id="1843" w:name="_Toc362875392"/>
      <w:bookmarkStart w:id="1844" w:name="_Toc144913303"/>
      <w:bookmarkStart w:id="1845" w:name="_Toc201682720"/>
      <w:bookmarkEnd w:id="1842"/>
      <w:r w:rsidRPr="00E06629">
        <w:rPr>
          <w:rFonts w:cs="Calibri"/>
        </w:rPr>
        <w:lastRenderedPageBreak/>
        <w:t>Expenses</w:t>
      </w:r>
      <w:bookmarkEnd w:id="1843"/>
      <w:bookmarkEnd w:id="1844"/>
      <w:bookmarkEnd w:id="1845"/>
    </w:p>
    <w:p w14:paraId="7932777B" w14:textId="77777777" w:rsidR="008811A9" w:rsidRPr="00E06629" w:rsidRDefault="007B058E" w:rsidP="008811A9">
      <w:pPr>
        <w:rPr>
          <w:rFonts w:cs="Calibri"/>
        </w:rPr>
      </w:pPr>
      <w:r w:rsidRPr="00E06629">
        <w:rPr>
          <w:rFonts w:cs="Calibri"/>
        </w:rPr>
        <w:t xml:space="preserve">The Service Provider will not recharge </w:t>
      </w:r>
      <w:r w:rsidR="008811A9" w:rsidRPr="00E06629">
        <w:rPr>
          <w:rFonts w:cs="Calibri"/>
        </w:rPr>
        <w:t>expenses to the Customer.</w:t>
      </w:r>
    </w:p>
    <w:p w14:paraId="37D96BE8" w14:textId="52B6DB83" w:rsidR="00544D03" w:rsidRPr="00E06629" w:rsidRDefault="008811A9" w:rsidP="000C4312">
      <w:pPr>
        <w:rPr>
          <w:rFonts w:cs="Calibri"/>
        </w:rPr>
      </w:pPr>
      <w:r w:rsidRPr="00E06629">
        <w:rPr>
          <w:rFonts w:cs="Calibri"/>
        </w:rPr>
        <w:t xml:space="preserve">If at some point during the project it is agreed that certain expenses can be recharged, then a change request will need to be raised to request an increase in budget and a variation in terms, which </w:t>
      </w:r>
      <w:r w:rsidR="00F00990" w:rsidRPr="00E06629">
        <w:rPr>
          <w:rFonts w:cs="Calibri"/>
        </w:rPr>
        <w:t>will</w:t>
      </w:r>
      <w:r w:rsidRPr="00E06629">
        <w:rPr>
          <w:rFonts w:cs="Calibri"/>
        </w:rPr>
        <w:t xml:space="preserve"> need to </w:t>
      </w:r>
      <w:r w:rsidR="00F00990" w:rsidRPr="00E06629">
        <w:rPr>
          <w:rFonts w:cs="Calibri"/>
        </w:rPr>
        <w:t>define</w:t>
      </w:r>
      <w:r w:rsidRPr="00E06629">
        <w:rPr>
          <w:rFonts w:cs="Calibri"/>
        </w:rPr>
        <w:t xml:space="preserve"> the frequency of invoicing</w:t>
      </w:r>
      <w:r w:rsidR="00F00990" w:rsidRPr="00E06629">
        <w:rPr>
          <w:rFonts w:cs="Calibri"/>
        </w:rPr>
        <w:t xml:space="preserve"> and process for requesting Purchase Orders</w:t>
      </w:r>
      <w:r w:rsidRPr="00E06629">
        <w:rPr>
          <w:rFonts w:cs="Calibri"/>
        </w:rPr>
        <w:t>.</w:t>
      </w:r>
      <w:bookmarkStart w:id="1846" w:name="_Jira_Software_Cloud"/>
      <w:bookmarkStart w:id="1847" w:name="_Toc53494893"/>
      <w:bookmarkEnd w:id="1846"/>
    </w:p>
    <w:p w14:paraId="2B0D830B" w14:textId="77777777" w:rsidR="00BE37B8" w:rsidRPr="00E06629" w:rsidRDefault="00BE37B8" w:rsidP="00DC7F04">
      <w:pPr>
        <w:pStyle w:val="Heading1"/>
        <w:rPr>
          <w:rFonts w:cs="Calibri"/>
        </w:rPr>
      </w:pPr>
      <w:bookmarkStart w:id="1848" w:name="_Toc362875393"/>
      <w:bookmarkStart w:id="1849" w:name="_Toc144913304"/>
      <w:bookmarkStart w:id="1850" w:name="_Toc201682721"/>
      <w:bookmarkEnd w:id="1847"/>
      <w:r w:rsidRPr="00E06629">
        <w:rPr>
          <w:rFonts w:cs="Calibri"/>
        </w:rPr>
        <w:lastRenderedPageBreak/>
        <w:t>Acceptance</w:t>
      </w:r>
      <w:bookmarkEnd w:id="1848"/>
      <w:bookmarkEnd w:id="1849"/>
      <w:bookmarkEnd w:id="1850"/>
    </w:p>
    <w:p w14:paraId="4068F5B8" w14:textId="77777777" w:rsidR="00BE37B8" w:rsidRPr="00E06629" w:rsidRDefault="00BE37B8" w:rsidP="00BE37B8">
      <w:pPr>
        <w:rPr>
          <w:rFonts w:cs="Calibri"/>
          <w:b/>
          <w:bCs/>
        </w:rPr>
      </w:pPr>
      <w:r w:rsidRPr="00E06629">
        <w:rPr>
          <w:rFonts w:cs="Calibri"/>
          <w:b/>
          <w:bCs/>
        </w:rPr>
        <w:t>AGREEMENT:</w:t>
      </w:r>
    </w:p>
    <w:p w14:paraId="15A75A94" w14:textId="77777777" w:rsidR="00BE37B8" w:rsidRPr="00E06629" w:rsidRDefault="00BE37B8" w:rsidP="003A08AF">
      <w:pPr>
        <w:rPr>
          <w:rFonts w:cs="Calibri"/>
        </w:rPr>
      </w:pPr>
      <w:r w:rsidRPr="00E06629">
        <w:rPr>
          <w:rFonts w:cs="Calibri"/>
        </w:rPr>
        <w:t>By our signature, we agree to the above terms.</w:t>
      </w:r>
    </w:p>
    <w:p w14:paraId="504AA539" w14:textId="77777777" w:rsidR="00BE37B8" w:rsidRPr="00E06629" w:rsidRDefault="00BE37B8" w:rsidP="003A08AF">
      <w:pPr>
        <w:rPr>
          <w:rFonts w:cs="Calibri"/>
        </w:rPr>
      </w:pPr>
      <w:r w:rsidRPr="00E06629">
        <w:rPr>
          <w:rFonts w:cs="Calibri"/>
          <w:kern w:val="20"/>
        </w:rPr>
        <w:t xml:space="preserve">IN WITNESS WHEREOF, the Parties have executed this Statement of </w:t>
      </w:r>
      <w:proofErr w:type="gramStart"/>
      <w:r w:rsidRPr="00E06629">
        <w:rPr>
          <w:rFonts w:cs="Calibri"/>
          <w:kern w:val="20"/>
        </w:rPr>
        <w:t>Work</w:t>
      </w:r>
      <w:proofErr w:type="gramEnd"/>
      <w:r w:rsidRPr="00E06629">
        <w:rPr>
          <w:rFonts w:cs="Calibri"/>
          <w:kern w:val="20"/>
        </w:rPr>
        <w:t xml:space="preserve"> </w:t>
      </w:r>
      <w:r w:rsidRPr="00E06629">
        <w:rPr>
          <w:rFonts w:cs="Calibri"/>
        </w:rPr>
        <w:t>and each acknowledges having received one duly executed original.</w:t>
      </w:r>
    </w:p>
    <w:p w14:paraId="5AB16428" w14:textId="77777777" w:rsidR="00BE37B8" w:rsidRPr="00E06629" w:rsidRDefault="00F732B3" w:rsidP="00DF65F1">
      <w:pPr>
        <w:rPr>
          <w:rFonts w:cs="Calibri"/>
        </w:rPr>
      </w:pPr>
      <w:r w:rsidRPr="00E06629">
        <w:rPr>
          <w:rFonts w:cs="Calibri"/>
        </w:rPr>
        <w:t>The Parties signing this document are assumed to have the necessary authority to agree to the terms set out in this SOW.  If the Customer will not be providing purchase orders in respect of the charges set out in this document, then signature of this is assumed to be authorisation for payment in lieu of a Purchase Order.</w:t>
      </w:r>
    </w:p>
    <w:p w14:paraId="625C3450" w14:textId="77777777" w:rsidR="00BE37B8" w:rsidRPr="00E06629" w:rsidRDefault="00BE37B8" w:rsidP="00BE37B8">
      <w:pPr>
        <w:rPr>
          <w:rFonts w:cs="Calibri"/>
        </w:rPr>
      </w:pPr>
    </w:p>
    <w:tbl>
      <w:tblPr>
        <w:tblW w:w="9067" w:type="dxa"/>
        <w:tblLook w:val="01E0" w:firstRow="1" w:lastRow="1" w:firstColumn="1" w:lastColumn="1" w:noHBand="0" w:noVBand="0"/>
      </w:tblPr>
      <w:tblGrid>
        <w:gridCol w:w="4106"/>
        <w:gridCol w:w="502"/>
        <w:gridCol w:w="4459"/>
      </w:tblGrid>
      <w:tr w:rsidR="00BE37B8" w:rsidRPr="00E06629" w14:paraId="5F308109" w14:textId="77777777" w:rsidTr="0B57C624">
        <w:trPr>
          <w:cantSplit/>
          <w:tblHeader/>
        </w:trPr>
        <w:tc>
          <w:tcPr>
            <w:tcW w:w="4106" w:type="dxa"/>
            <w:tcBorders>
              <w:bottom w:val="nil"/>
              <w:right w:val="nil"/>
              <w:tl2br w:val="nil"/>
              <w:tr2bl w:val="nil"/>
            </w:tcBorders>
          </w:tcPr>
          <w:sdt>
            <w:sdtPr>
              <w:rPr>
                <w:rFonts w:cs="Calibri"/>
                <w:b/>
              </w:rPr>
              <w:alias w:val="Subject"/>
              <w:tag w:val=""/>
              <w:id w:val="1664970914"/>
              <w:placeholder>
                <w:docPart w:val="F10822F49406426B8FFF22FC43F42D12"/>
              </w:placeholder>
              <w:dataBinding w:prefixMappings="xmlns:ns0='http://purl.org/dc/elements/1.1/' xmlns:ns1='http://schemas.openxmlformats.org/package/2006/metadata/core-properties' " w:xpath="/ns1:coreProperties[1]/ns0:subject[1]" w:storeItemID="{6C3C8BC8-F283-45AE-878A-BAB7291924A1}"/>
              <w:text/>
            </w:sdtPr>
            <w:sdtContent>
              <w:p w14:paraId="064FBC7B" w14:textId="0F5BA503" w:rsidR="00BE37B8" w:rsidRPr="00E06629" w:rsidRDefault="0047272D" w:rsidP="00AB1B66">
                <w:pPr>
                  <w:rPr>
                    <w:rFonts w:cs="Calibri"/>
                    <w:b/>
                  </w:rPr>
                </w:pPr>
                <w:r w:rsidRPr="00E06629">
                  <w:rPr>
                    <w:rFonts w:cs="Calibri"/>
                    <w:b/>
                  </w:rPr>
                  <w:t>HENKEL AG &amp; Co. KGaA</w:t>
                </w:r>
              </w:p>
            </w:sdtContent>
          </w:sdt>
          <w:p w14:paraId="3BFE5EE0" w14:textId="77777777" w:rsidR="1BED6A83" w:rsidRPr="00E06629" w:rsidRDefault="1BED6A83">
            <w:pPr>
              <w:rPr>
                <w:rFonts w:cs="Calibri"/>
              </w:rPr>
            </w:pPr>
          </w:p>
        </w:tc>
        <w:tc>
          <w:tcPr>
            <w:tcW w:w="502" w:type="dxa"/>
            <w:tcBorders>
              <w:left w:val="nil"/>
              <w:bottom w:val="nil"/>
              <w:right w:val="nil"/>
              <w:tl2br w:val="nil"/>
              <w:tr2bl w:val="nil"/>
            </w:tcBorders>
          </w:tcPr>
          <w:p w14:paraId="288A86F3" w14:textId="77777777" w:rsidR="00BE37B8" w:rsidRPr="00E06629" w:rsidRDefault="00BE37B8" w:rsidP="00AB1B66">
            <w:pPr>
              <w:rPr>
                <w:rFonts w:cs="Calibri"/>
                <w:b/>
              </w:rPr>
            </w:pPr>
          </w:p>
        </w:tc>
        <w:tc>
          <w:tcPr>
            <w:tcW w:w="4459" w:type="dxa"/>
            <w:tcBorders>
              <w:left w:val="nil"/>
              <w:bottom w:val="nil"/>
              <w:tl2br w:val="nil"/>
              <w:tr2bl w:val="nil"/>
            </w:tcBorders>
          </w:tcPr>
          <w:p w14:paraId="6567EE5E" w14:textId="092C1255" w:rsidR="00BE37B8" w:rsidRPr="00E06629" w:rsidRDefault="003327B4" w:rsidP="0067199F">
            <w:pPr>
              <w:rPr>
                <w:rFonts w:cs="Calibri"/>
                <w:b/>
                <w:bCs/>
              </w:rPr>
            </w:pPr>
            <w:r w:rsidRPr="00E06629">
              <w:rPr>
                <w:rFonts w:cs="Calibri"/>
                <w:b/>
                <w:bCs/>
              </w:rPr>
              <w:t xml:space="preserve">Thermo Fisher Scientific </w:t>
            </w:r>
            <w:r w:rsidR="00C406D5" w:rsidRPr="00E06629">
              <w:rPr>
                <w:rFonts w:cs="Calibri"/>
                <w:b/>
                <w:bCs/>
              </w:rPr>
              <w:t>(China) Co.</w:t>
            </w:r>
            <w:r w:rsidRPr="00E06629">
              <w:rPr>
                <w:rFonts w:cs="Calibri"/>
                <w:b/>
                <w:bCs/>
              </w:rPr>
              <w:t xml:space="preserve"> Ltd</w:t>
            </w:r>
          </w:p>
        </w:tc>
      </w:tr>
      <w:tr w:rsidR="00BE37B8" w:rsidRPr="00E06629" w14:paraId="1ED01175" w14:textId="77777777" w:rsidTr="0B57C624">
        <w:trPr>
          <w:cantSplit/>
          <w:trHeight w:val="1043"/>
        </w:trPr>
        <w:tc>
          <w:tcPr>
            <w:tcW w:w="4106" w:type="dxa"/>
            <w:tcBorders>
              <w:bottom w:val="single" w:sz="12" w:space="0" w:color="auto"/>
            </w:tcBorders>
          </w:tcPr>
          <w:p w14:paraId="62D31DE5" w14:textId="77777777" w:rsidR="00BE37B8" w:rsidRPr="00E06629" w:rsidRDefault="00BE37B8" w:rsidP="00AB1B66">
            <w:pPr>
              <w:rPr>
                <w:rFonts w:cs="Calibri"/>
              </w:rPr>
            </w:pPr>
          </w:p>
        </w:tc>
        <w:tc>
          <w:tcPr>
            <w:tcW w:w="502" w:type="dxa"/>
          </w:tcPr>
          <w:p w14:paraId="582EBC0C" w14:textId="77777777" w:rsidR="00BE37B8" w:rsidRPr="00E06629" w:rsidRDefault="00BE37B8" w:rsidP="00AB1B66">
            <w:pPr>
              <w:rPr>
                <w:rFonts w:cs="Calibri"/>
              </w:rPr>
            </w:pPr>
          </w:p>
        </w:tc>
        <w:tc>
          <w:tcPr>
            <w:tcW w:w="4459" w:type="dxa"/>
            <w:tcBorders>
              <w:bottom w:val="single" w:sz="12" w:space="0" w:color="auto"/>
            </w:tcBorders>
          </w:tcPr>
          <w:p w14:paraId="13F0FABE" w14:textId="77777777" w:rsidR="00BE37B8" w:rsidRPr="00E06629" w:rsidRDefault="00BE37B8" w:rsidP="00AB1B66">
            <w:pPr>
              <w:rPr>
                <w:rFonts w:cs="Calibri"/>
              </w:rPr>
            </w:pPr>
          </w:p>
        </w:tc>
      </w:tr>
      <w:tr w:rsidR="00BE37B8" w:rsidRPr="00E06629" w14:paraId="147D6DA2" w14:textId="77777777" w:rsidTr="0B57C624">
        <w:trPr>
          <w:cantSplit/>
        </w:trPr>
        <w:tc>
          <w:tcPr>
            <w:tcW w:w="4106" w:type="dxa"/>
            <w:tcBorders>
              <w:top w:val="single" w:sz="12" w:space="0" w:color="auto"/>
            </w:tcBorders>
          </w:tcPr>
          <w:p w14:paraId="2F3A8574" w14:textId="77777777" w:rsidR="00BE37B8" w:rsidRPr="00E06629" w:rsidRDefault="00BE37B8" w:rsidP="1BED6A83">
            <w:pPr>
              <w:rPr>
                <w:rFonts w:cs="Calibri"/>
              </w:rPr>
            </w:pPr>
            <w:r w:rsidRPr="00E06629">
              <w:rPr>
                <w:rFonts w:cs="Calibri"/>
              </w:rPr>
              <w:t>(</w:t>
            </w:r>
            <w:r w:rsidR="004520C1" w:rsidRPr="00E06629">
              <w:rPr>
                <w:rFonts w:cs="Calibri"/>
              </w:rPr>
              <w:t xml:space="preserve">Customer </w:t>
            </w:r>
            <w:r w:rsidRPr="00E06629">
              <w:rPr>
                <w:rFonts w:cs="Calibri"/>
              </w:rPr>
              <w:t>Signature)</w:t>
            </w:r>
          </w:p>
        </w:tc>
        <w:tc>
          <w:tcPr>
            <w:tcW w:w="502" w:type="dxa"/>
          </w:tcPr>
          <w:p w14:paraId="731E85B5" w14:textId="77777777" w:rsidR="00BE37B8" w:rsidRPr="00E06629" w:rsidRDefault="00BE37B8" w:rsidP="00AB1B66">
            <w:pPr>
              <w:rPr>
                <w:rFonts w:cs="Calibri"/>
              </w:rPr>
            </w:pPr>
          </w:p>
        </w:tc>
        <w:tc>
          <w:tcPr>
            <w:tcW w:w="4459" w:type="dxa"/>
            <w:tcBorders>
              <w:top w:val="single" w:sz="12" w:space="0" w:color="auto"/>
            </w:tcBorders>
          </w:tcPr>
          <w:p w14:paraId="74FC7766" w14:textId="77777777" w:rsidR="00BE37B8" w:rsidRPr="00E06629" w:rsidRDefault="11709F0C" w:rsidP="1BED6A83">
            <w:pPr>
              <w:rPr>
                <w:rFonts w:cs="Calibri"/>
              </w:rPr>
            </w:pPr>
            <w:r w:rsidRPr="00E06629">
              <w:rPr>
                <w:rFonts w:cs="Calibri"/>
              </w:rPr>
              <w:t>(</w:t>
            </w:r>
            <w:r w:rsidR="6793812D" w:rsidRPr="00E06629">
              <w:rPr>
                <w:rFonts w:cs="Calibri"/>
              </w:rPr>
              <w:t xml:space="preserve">Thermo Fisher </w:t>
            </w:r>
            <w:r w:rsidR="00BE37B8" w:rsidRPr="00E06629">
              <w:rPr>
                <w:rFonts w:cs="Calibri"/>
              </w:rPr>
              <w:t>Signature)</w:t>
            </w:r>
          </w:p>
        </w:tc>
      </w:tr>
      <w:tr w:rsidR="00BE37B8" w:rsidRPr="00E06629" w14:paraId="65D2156B" w14:textId="77777777" w:rsidTr="0B57C624">
        <w:trPr>
          <w:cantSplit/>
          <w:trHeight w:val="1002"/>
        </w:trPr>
        <w:tc>
          <w:tcPr>
            <w:tcW w:w="4106" w:type="dxa"/>
            <w:tcBorders>
              <w:bottom w:val="single" w:sz="12" w:space="0" w:color="auto"/>
            </w:tcBorders>
          </w:tcPr>
          <w:p w14:paraId="2AE390C8" w14:textId="77777777" w:rsidR="00BE37B8" w:rsidRPr="00E06629" w:rsidRDefault="00BE37B8" w:rsidP="00AB1B66">
            <w:pPr>
              <w:rPr>
                <w:rFonts w:cs="Calibri"/>
              </w:rPr>
            </w:pPr>
          </w:p>
        </w:tc>
        <w:tc>
          <w:tcPr>
            <w:tcW w:w="502" w:type="dxa"/>
          </w:tcPr>
          <w:p w14:paraId="77361395" w14:textId="77777777" w:rsidR="00BE37B8" w:rsidRPr="00E06629" w:rsidRDefault="00BE37B8" w:rsidP="00AB1B66">
            <w:pPr>
              <w:rPr>
                <w:rFonts w:cs="Calibri"/>
              </w:rPr>
            </w:pPr>
          </w:p>
        </w:tc>
        <w:tc>
          <w:tcPr>
            <w:tcW w:w="4459" w:type="dxa"/>
            <w:tcBorders>
              <w:bottom w:val="single" w:sz="12" w:space="0" w:color="auto"/>
            </w:tcBorders>
          </w:tcPr>
          <w:p w14:paraId="709A2D8B" w14:textId="77777777" w:rsidR="00BE37B8" w:rsidRPr="00E06629" w:rsidRDefault="00BE37B8" w:rsidP="00AB1B66">
            <w:pPr>
              <w:rPr>
                <w:rFonts w:cs="Calibri"/>
              </w:rPr>
            </w:pPr>
          </w:p>
        </w:tc>
      </w:tr>
      <w:tr w:rsidR="00BE37B8" w:rsidRPr="00E06629" w14:paraId="48EA5F8F" w14:textId="77777777" w:rsidTr="0B57C624">
        <w:trPr>
          <w:cantSplit/>
        </w:trPr>
        <w:tc>
          <w:tcPr>
            <w:tcW w:w="4106" w:type="dxa"/>
            <w:tcBorders>
              <w:top w:val="single" w:sz="12" w:space="0" w:color="auto"/>
            </w:tcBorders>
          </w:tcPr>
          <w:p w14:paraId="478CA7AD" w14:textId="77777777" w:rsidR="00BE37B8" w:rsidRPr="00E06629" w:rsidRDefault="261D4BBB" w:rsidP="1BED6A83">
            <w:pPr>
              <w:rPr>
                <w:rFonts w:cs="Calibri"/>
              </w:rPr>
            </w:pPr>
            <w:r w:rsidRPr="00E06629">
              <w:rPr>
                <w:rFonts w:cs="Calibri"/>
              </w:rPr>
              <w:t>(</w:t>
            </w:r>
            <w:r w:rsidR="004520C1" w:rsidRPr="00E06629">
              <w:rPr>
                <w:rFonts w:cs="Calibri"/>
              </w:rPr>
              <w:t xml:space="preserve">Customer </w:t>
            </w:r>
            <w:r w:rsidR="00BE37B8" w:rsidRPr="00E06629">
              <w:rPr>
                <w:rFonts w:cs="Calibri"/>
              </w:rPr>
              <w:t>Printed Name)</w:t>
            </w:r>
          </w:p>
        </w:tc>
        <w:tc>
          <w:tcPr>
            <w:tcW w:w="502" w:type="dxa"/>
          </w:tcPr>
          <w:p w14:paraId="7A0970B6" w14:textId="77777777" w:rsidR="00BE37B8" w:rsidRPr="00E06629" w:rsidRDefault="00BE37B8" w:rsidP="00AB1B66">
            <w:pPr>
              <w:rPr>
                <w:rFonts w:cs="Calibri"/>
              </w:rPr>
            </w:pPr>
          </w:p>
        </w:tc>
        <w:tc>
          <w:tcPr>
            <w:tcW w:w="4459" w:type="dxa"/>
            <w:tcBorders>
              <w:top w:val="single" w:sz="12" w:space="0" w:color="auto"/>
            </w:tcBorders>
          </w:tcPr>
          <w:p w14:paraId="5735E04A" w14:textId="77777777" w:rsidR="00BE37B8" w:rsidRPr="00E06629" w:rsidRDefault="00BE37B8" w:rsidP="0B57C624">
            <w:pPr>
              <w:rPr>
                <w:rFonts w:cs="Calibri"/>
              </w:rPr>
            </w:pPr>
            <w:r w:rsidRPr="00E06629">
              <w:rPr>
                <w:rFonts w:cs="Calibri"/>
              </w:rPr>
              <w:t>(</w:t>
            </w:r>
            <w:r w:rsidR="6750FB93" w:rsidRPr="00E06629">
              <w:rPr>
                <w:rFonts w:cs="Calibri"/>
              </w:rPr>
              <w:t xml:space="preserve">Thermo Fisher </w:t>
            </w:r>
            <w:r w:rsidR="0DB49447" w:rsidRPr="00E06629">
              <w:rPr>
                <w:rFonts w:cs="Calibri"/>
              </w:rPr>
              <w:t>P</w:t>
            </w:r>
            <w:r w:rsidRPr="00E06629">
              <w:rPr>
                <w:rFonts w:cs="Calibri"/>
              </w:rPr>
              <w:t>rinted Name)</w:t>
            </w:r>
          </w:p>
        </w:tc>
      </w:tr>
      <w:tr w:rsidR="00BE37B8" w:rsidRPr="00E06629" w14:paraId="5A2137CB" w14:textId="77777777" w:rsidTr="0B57C624">
        <w:trPr>
          <w:cantSplit/>
          <w:trHeight w:val="1012"/>
        </w:trPr>
        <w:tc>
          <w:tcPr>
            <w:tcW w:w="4106" w:type="dxa"/>
            <w:tcBorders>
              <w:bottom w:val="single" w:sz="12" w:space="0" w:color="auto"/>
            </w:tcBorders>
          </w:tcPr>
          <w:p w14:paraId="6260C145" w14:textId="77777777" w:rsidR="00BE37B8" w:rsidRPr="00E06629" w:rsidRDefault="00BE37B8" w:rsidP="00AB1B66">
            <w:pPr>
              <w:rPr>
                <w:rFonts w:cs="Calibri"/>
              </w:rPr>
            </w:pPr>
          </w:p>
        </w:tc>
        <w:tc>
          <w:tcPr>
            <w:tcW w:w="502" w:type="dxa"/>
          </w:tcPr>
          <w:p w14:paraId="34E3697B" w14:textId="77777777" w:rsidR="00BE37B8" w:rsidRPr="00E06629" w:rsidRDefault="00BE37B8" w:rsidP="00AB1B66">
            <w:pPr>
              <w:rPr>
                <w:rFonts w:cs="Calibri"/>
              </w:rPr>
            </w:pPr>
          </w:p>
        </w:tc>
        <w:tc>
          <w:tcPr>
            <w:tcW w:w="4459" w:type="dxa"/>
            <w:tcBorders>
              <w:bottom w:val="single" w:sz="12" w:space="0" w:color="auto"/>
            </w:tcBorders>
          </w:tcPr>
          <w:p w14:paraId="13525F5D" w14:textId="77777777" w:rsidR="00BE37B8" w:rsidRPr="00E06629" w:rsidRDefault="00BE37B8" w:rsidP="00AB1B66">
            <w:pPr>
              <w:rPr>
                <w:rFonts w:cs="Calibri"/>
              </w:rPr>
            </w:pPr>
          </w:p>
        </w:tc>
      </w:tr>
      <w:tr w:rsidR="00BE37B8" w:rsidRPr="00E06629" w14:paraId="4CAE5CBE" w14:textId="77777777" w:rsidTr="0B57C624">
        <w:trPr>
          <w:cantSplit/>
        </w:trPr>
        <w:tc>
          <w:tcPr>
            <w:tcW w:w="4106" w:type="dxa"/>
            <w:tcBorders>
              <w:top w:val="single" w:sz="12" w:space="0" w:color="auto"/>
            </w:tcBorders>
          </w:tcPr>
          <w:p w14:paraId="47664BC0" w14:textId="77777777" w:rsidR="00BE37B8" w:rsidRPr="00E06629" w:rsidRDefault="00BE37B8" w:rsidP="1BED6A83">
            <w:pPr>
              <w:rPr>
                <w:rFonts w:cs="Calibri"/>
              </w:rPr>
            </w:pPr>
            <w:r w:rsidRPr="00E06629">
              <w:rPr>
                <w:rFonts w:cs="Calibri"/>
              </w:rPr>
              <w:t>(</w:t>
            </w:r>
            <w:r w:rsidR="004520C1" w:rsidRPr="00E06629">
              <w:rPr>
                <w:rFonts w:cs="Calibri"/>
              </w:rPr>
              <w:t xml:space="preserve">Customer </w:t>
            </w:r>
            <w:r w:rsidRPr="00E06629">
              <w:rPr>
                <w:rFonts w:cs="Calibri"/>
              </w:rPr>
              <w:t>Title)</w:t>
            </w:r>
          </w:p>
        </w:tc>
        <w:tc>
          <w:tcPr>
            <w:tcW w:w="502" w:type="dxa"/>
          </w:tcPr>
          <w:p w14:paraId="3A74D8E5" w14:textId="77777777" w:rsidR="00BE37B8" w:rsidRPr="00E06629" w:rsidRDefault="00BE37B8" w:rsidP="00AB1B66">
            <w:pPr>
              <w:rPr>
                <w:rFonts w:cs="Calibri"/>
              </w:rPr>
            </w:pPr>
          </w:p>
        </w:tc>
        <w:tc>
          <w:tcPr>
            <w:tcW w:w="4459" w:type="dxa"/>
            <w:tcBorders>
              <w:top w:val="single" w:sz="12" w:space="0" w:color="auto"/>
            </w:tcBorders>
          </w:tcPr>
          <w:p w14:paraId="2FB1A25B" w14:textId="77777777" w:rsidR="00BE37B8" w:rsidRPr="00E06629" w:rsidRDefault="00BE37B8" w:rsidP="0B57C624">
            <w:pPr>
              <w:rPr>
                <w:rFonts w:cs="Calibri"/>
              </w:rPr>
            </w:pPr>
            <w:r w:rsidRPr="00E06629">
              <w:rPr>
                <w:rFonts w:cs="Calibri"/>
              </w:rPr>
              <w:t>(</w:t>
            </w:r>
            <w:r w:rsidR="12877B30" w:rsidRPr="00E06629">
              <w:rPr>
                <w:rFonts w:cs="Calibri"/>
              </w:rPr>
              <w:t xml:space="preserve">Thermo Fisher </w:t>
            </w:r>
            <w:r w:rsidRPr="00E06629">
              <w:rPr>
                <w:rFonts w:cs="Calibri"/>
              </w:rPr>
              <w:t>Title)</w:t>
            </w:r>
          </w:p>
        </w:tc>
      </w:tr>
      <w:tr w:rsidR="00BE37B8" w:rsidRPr="00E06629" w14:paraId="44616941" w14:textId="77777777" w:rsidTr="0B57C624">
        <w:trPr>
          <w:cantSplit/>
          <w:trHeight w:val="996"/>
        </w:trPr>
        <w:tc>
          <w:tcPr>
            <w:tcW w:w="4106" w:type="dxa"/>
            <w:tcBorders>
              <w:bottom w:val="single" w:sz="12" w:space="0" w:color="auto"/>
            </w:tcBorders>
          </w:tcPr>
          <w:p w14:paraId="5828BD23" w14:textId="77777777" w:rsidR="00BE37B8" w:rsidRPr="00E06629" w:rsidRDefault="00BE37B8" w:rsidP="00AB1B66">
            <w:pPr>
              <w:rPr>
                <w:rFonts w:cs="Calibri"/>
              </w:rPr>
            </w:pPr>
          </w:p>
        </w:tc>
        <w:tc>
          <w:tcPr>
            <w:tcW w:w="502" w:type="dxa"/>
          </w:tcPr>
          <w:p w14:paraId="2DECD8EF" w14:textId="77777777" w:rsidR="00BE37B8" w:rsidRPr="00E06629" w:rsidRDefault="00BE37B8" w:rsidP="00AB1B66">
            <w:pPr>
              <w:rPr>
                <w:rFonts w:cs="Calibri"/>
              </w:rPr>
            </w:pPr>
          </w:p>
        </w:tc>
        <w:tc>
          <w:tcPr>
            <w:tcW w:w="4459" w:type="dxa"/>
            <w:tcBorders>
              <w:bottom w:val="single" w:sz="12" w:space="0" w:color="auto"/>
            </w:tcBorders>
          </w:tcPr>
          <w:p w14:paraId="724B0DE8" w14:textId="77777777" w:rsidR="00BE37B8" w:rsidRPr="00E06629" w:rsidRDefault="00BE37B8" w:rsidP="00AB1B66">
            <w:pPr>
              <w:rPr>
                <w:rFonts w:cs="Calibri"/>
              </w:rPr>
            </w:pPr>
          </w:p>
        </w:tc>
      </w:tr>
      <w:tr w:rsidR="00BE37B8" w:rsidRPr="00E06629" w14:paraId="4091CF82" w14:textId="77777777" w:rsidTr="0B57C624">
        <w:trPr>
          <w:cantSplit/>
        </w:trPr>
        <w:tc>
          <w:tcPr>
            <w:tcW w:w="4106" w:type="dxa"/>
            <w:tcBorders>
              <w:top w:val="single" w:sz="12" w:space="0" w:color="auto"/>
            </w:tcBorders>
          </w:tcPr>
          <w:p w14:paraId="680FB2B6" w14:textId="77777777" w:rsidR="00BE37B8" w:rsidRPr="00E06629" w:rsidRDefault="00BE37B8" w:rsidP="6263E5D1">
            <w:pPr>
              <w:rPr>
                <w:rFonts w:cs="Calibri"/>
              </w:rPr>
            </w:pPr>
            <w:r w:rsidRPr="00E06629">
              <w:rPr>
                <w:rFonts w:cs="Calibri"/>
              </w:rPr>
              <w:t>(</w:t>
            </w:r>
            <w:r w:rsidR="010F4635" w:rsidRPr="00E06629">
              <w:rPr>
                <w:rFonts w:cs="Calibri"/>
              </w:rPr>
              <w:t xml:space="preserve">Customer </w:t>
            </w:r>
            <w:r w:rsidRPr="00E06629">
              <w:rPr>
                <w:rFonts w:cs="Calibri"/>
              </w:rPr>
              <w:t>Date)</w:t>
            </w:r>
          </w:p>
        </w:tc>
        <w:tc>
          <w:tcPr>
            <w:tcW w:w="502" w:type="dxa"/>
          </w:tcPr>
          <w:p w14:paraId="3D47D0A0" w14:textId="77777777" w:rsidR="00BE37B8" w:rsidRPr="00E06629" w:rsidRDefault="00BE37B8" w:rsidP="00AB1B66">
            <w:pPr>
              <w:rPr>
                <w:rFonts w:cs="Calibri"/>
              </w:rPr>
            </w:pPr>
          </w:p>
        </w:tc>
        <w:tc>
          <w:tcPr>
            <w:tcW w:w="4459" w:type="dxa"/>
            <w:tcBorders>
              <w:top w:val="single" w:sz="12" w:space="0" w:color="auto"/>
            </w:tcBorders>
          </w:tcPr>
          <w:p w14:paraId="071B622B" w14:textId="77777777" w:rsidR="00BE37B8" w:rsidRPr="00E06629" w:rsidRDefault="00BE37B8" w:rsidP="0B57C624">
            <w:pPr>
              <w:rPr>
                <w:rFonts w:cs="Calibri"/>
              </w:rPr>
            </w:pPr>
            <w:r w:rsidRPr="00E06629">
              <w:rPr>
                <w:rFonts w:cs="Calibri"/>
              </w:rPr>
              <w:t>(</w:t>
            </w:r>
            <w:r w:rsidR="41EDBA2E" w:rsidRPr="00E06629">
              <w:rPr>
                <w:rFonts w:cs="Calibri"/>
              </w:rPr>
              <w:t xml:space="preserve">Thermo Fisher </w:t>
            </w:r>
            <w:r w:rsidRPr="00E06629">
              <w:rPr>
                <w:rFonts w:cs="Calibri"/>
              </w:rPr>
              <w:t>Date)</w:t>
            </w:r>
          </w:p>
        </w:tc>
      </w:tr>
      <w:tr w:rsidR="00BE37B8" w:rsidRPr="00E06629" w14:paraId="6E6C9EEA" w14:textId="77777777" w:rsidTr="0B57C624">
        <w:trPr>
          <w:cantSplit/>
        </w:trPr>
        <w:tc>
          <w:tcPr>
            <w:tcW w:w="4106" w:type="dxa"/>
          </w:tcPr>
          <w:p w14:paraId="34D2776F" w14:textId="77777777" w:rsidR="00BE37B8" w:rsidRPr="00E06629" w:rsidRDefault="00BE37B8" w:rsidP="00AB1B66">
            <w:pPr>
              <w:rPr>
                <w:rFonts w:cs="Calibri"/>
              </w:rPr>
            </w:pPr>
          </w:p>
        </w:tc>
        <w:tc>
          <w:tcPr>
            <w:tcW w:w="502" w:type="dxa"/>
          </w:tcPr>
          <w:p w14:paraId="093CA290" w14:textId="77777777" w:rsidR="00BE37B8" w:rsidRPr="00E06629" w:rsidRDefault="00BE37B8" w:rsidP="00AB1B66">
            <w:pPr>
              <w:rPr>
                <w:rFonts w:cs="Calibri"/>
              </w:rPr>
            </w:pPr>
          </w:p>
        </w:tc>
        <w:tc>
          <w:tcPr>
            <w:tcW w:w="4459" w:type="dxa"/>
          </w:tcPr>
          <w:p w14:paraId="76351B7E" w14:textId="77777777" w:rsidR="00BE37B8" w:rsidRPr="00E06629" w:rsidRDefault="00BE37B8" w:rsidP="00AB1B66">
            <w:pPr>
              <w:rPr>
                <w:rFonts w:cs="Calibri"/>
              </w:rPr>
            </w:pPr>
          </w:p>
        </w:tc>
      </w:tr>
      <w:tr w:rsidR="00BE37B8" w:rsidRPr="00E06629" w14:paraId="45F9AB2B" w14:textId="77777777" w:rsidTr="0B57C624">
        <w:trPr>
          <w:cantSplit/>
        </w:trPr>
        <w:tc>
          <w:tcPr>
            <w:tcW w:w="4106" w:type="dxa"/>
          </w:tcPr>
          <w:p w14:paraId="581977CF" w14:textId="77777777" w:rsidR="00BE37B8" w:rsidRPr="00E06629" w:rsidRDefault="00BE37B8" w:rsidP="00AB1B66">
            <w:pPr>
              <w:rPr>
                <w:rFonts w:cs="Calibri"/>
              </w:rPr>
            </w:pPr>
          </w:p>
        </w:tc>
        <w:tc>
          <w:tcPr>
            <w:tcW w:w="502" w:type="dxa"/>
          </w:tcPr>
          <w:p w14:paraId="64162354" w14:textId="77777777" w:rsidR="00BE37B8" w:rsidRPr="00E06629" w:rsidRDefault="00BE37B8" w:rsidP="00AB1B66">
            <w:pPr>
              <w:rPr>
                <w:rFonts w:cs="Calibri"/>
              </w:rPr>
            </w:pPr>
          </w:p>
        </w:tc>
        <w:tc>
          <w:tcPr>
            <w:tcW w:w="4459" w:type="dxa"/>
          </w:tcPr>
          <w:p w14:paraId="40563345" w14:textId="77777777" w:rsidR="00BE37B8" w:rsidRPr="00E06629" w:rsidRDefault="00BE37B8" w:rsidP="00AB1B66">
            <w:pPr>
              <w:rPr>
                <w:rFonts w:cs="Calibri"/>
              </w:rPr>
            </w:pPr>
          </w:p>
        </w:tc>
      </w:tr>
    </w:tbl>
    <w:p w14:paraId="0F45D0AA" w14:textId="77777777" w:rsidR="00B75420" w:rsidRPr="00E06629" w:rsidRDefault="00811D98" w:rsidP="00DC7F04">
      <w:pPr>
        <w:pStyle w:val="Heading1"/>
        <w:numPr>
          <w:ilvl w:val="0"/>
          <w:numId w:val="0"/>
        </w:numPr>
        <w:rPr>
          <w:rFonts w:cs="Calibri"/>
        </w:rPr>
      </w:pPr>
      <w:bookmarkStart w:id="1851" w:name="_Toc144913305"/>
      <w:bookmarkStart w:id="1852" w:name="_Toc201682722"/>
      <w:r w:rsidRPr="00E06629">
        <w:rPr>
          <w:rFonts w:cs="Calibri"/>
        </w:rPr>
        <w:lastRenderedPageBreak/>
        <w:t>Appendix A – Delivery Acceptance Form Template</w:t>
      </w:r>
      <w:bookmarkEnd w:id="1851"/>
      <w:bookmarkEnd w:id="1852"/>
    </w:p>
    <w:p w14:paraId="0462C661" w14:textId="77777777" w:rsidR="000B72F0" w:rsidRPr="00E06629" w:rsidRDefault="00161570">
      <w:pPr>
        <w:rPr>
          <w:rFonts w:cs="Calibri"/>
        </w:rPr>
      </w:pPr>
      <w:r w:rsidRPr="00E06629">
        <w:rPr>
          <w:rFonts w:cs="Calibri"/>
        </w:rPr>
        <w:t xml:space="preserve">The template document has been inserted as </w:t>
      </w:r>
      <w:r w:rsidR="000B72F0" w:rsidRPr="00E06629">
        <w:rPr>
          <w:rFonts w:cs="Calibri"/>
        </w:rPr>
        <w:t>an image</w:t>
      </w:r>
      <w:r w:rsidR="00B24C91" w:rsidRPr="00E06629">
        <w:rPr>
          <w:rFonts w:cs="Calibri"/>
        </w:rPr>
        <w:t xml:space="preserve"> </w:t>
      </w:r>
      <w:r w:rsidR="000B72F0" w:rsidRPr="00E06629">
        <w:rPr>
          <w:rFonts w:cs="Calibri"/>
        </w:rPr>
        <w:t>in</w:t>
      </w:r>
      <w:r w:rsidR="00B24C91" w:rsidRPr="00E06629">
        <w:rPr>
          <w:rFonts w:cs="Calibri"/>
        </w:rPr>
        <w:t xml:space="preserve"> this template.  To use the document in context of a project the separate template will be used.</w:t>
      </w:r>
    </w:p>
    <w:p w14:paraId="5C6128B1" w14:textId="77777777" w:rsidR="006B7B0A" w:rsidRPr="00E06629" w:rsidRDefault="006B7B0A">
      <w:pPr>
        <w:rPr>
          <w:rFonts w:cs="Calibri"/>
        </w:rPr>
      </w:pPr>
      <w:r w:rsidRPr="00E06629">
        <w:rPr>
          <w:rFonts w:cs="Calibri"/>
          <w:noProof/>
          <w:lang w:eastAsia="en-GB"/>
        </w:rPr>
        <w:drawing>
          <wp:inline distT="0" distB="0" distL="0" distR="0" wp14:anchorId="6341612F" wp14:editId="7B8E9EFC">
            <wp:extent cx="5731510" cy="6190615"/>
            <wp:effectExtent l="38100" t="38100" r="40640" b="3873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190615"/>
                    </a:xfrm>
                    <a:prstGeom prst="rect">
                      <a:avLst/>
                    </a:prstGeom>
                    <a:ln w="38100" cmpd="tri">
                      <a:solidFill>
                        <a:srgbClr val="C00000"/>
                      </a:solidFill>
                    </a:ln>
                  </pic:spPr>
                </pic:pic>
              </a:graphicData>
            </a:graphic>
          </wp:inline>
        </w:drawing>
      </w:r>
    </w:p>
    <w:p w14:paraId="1662E3A6" w14:textId="77777777" w:rsidR="006B7B0A" w:rsidRPr="00E06629" w:rsidRDefault="006B7B0A">
      <w:pPr>
        <w:rPr>
          <w:rFonts w:cs="Calibri"/>
        </w:rPr>
      </w:pPr>
      <w:r w:rsidRPr="00E06629">
        <w:rPr>
          <w:rFonts w:cs="Calibri"/>
          <w:noProof/>
          <w:lang w:eastAsia="en-GB"/>
        </w:rPr>
        <w:lastRenderedPageBreak/>
        <w:drawing>
          <wp:inline distT="0" distB="0" distL="0" distR="0" wp14:anchorId="4A063329" wp14:editId="78049150">
            <wp:extent cx="5731510" cy="6471285"/>
            <wp:effectExtent l="38100" t="38100" r="40640" b="43815"/>
            <wp:docPr id="796729504" name="Grafik 79672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471285"/>
                    </a:xfrm>
                    <a:prstGeom prst="rect">
                      <a:avLst/>
                    </a:prstGeom>
                    <a:ln w="38100" cmpd="tri">
                      <a:solidFill>
                        <a:srgbClr val="C00000"/>
                      </a:solidFill>
                    </a:ln>
                  </pic:spPr>
                </pic:pic>
              </a:graphicData>
            </a:graphic>
          </wp:inline>
        </w:drawing>
      </w:r>
    </w:p>
    <w:p w14:paraId="6AC40682" w14:textId="77777777" w:rsidR="000B72F0" w:rsidRPr="00E06629" w:rsidRDefault="006B7B0A">
      <w:pPr>
        <w:rPr>
          <w:rFonts w:cs="Calibri"/>
        </w:rPr>
      </w:pPr>
      <w:r w:rsidRPr="00E06629">
        <w:rPr>
          <w:rFonts w:cs="Calibri"/>
          <w:noProof/>
          <w:lang w:eastAsia="en-GB"/>
        </w:rPr>
        <w:lastRenderedPageBreak/>
        <w:drawing>
          <wp:inline distT="0" distB="0" distL="0" distR="0" wp14:anchorId="7C98B3CA" wp14:editId="4608C490">
            <wp:extent cx="5731510" cy="6491605"/>
            <wp:effectExtent l="38100" t="38100" r="40640" b="42545"/>
            <wp:docPr id="796729505" name="Grafik 79672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6491605"/>
                    </a:xfrm>
                    <a:prstGeom prst="rect">
                      <a:avLst/>
                    </a:prstGeom>
                    <a:ln w="38100" cmpd="tri">
                      <a:solidFill>
                        <a:srgbClr val="C00000"/>
                      </a:solidFill>
                    </a:ln>
                  </pic:spPr>
                </pic:pic>
              </a:graphicData>
            </a:graphic>
          </wp:inline>
        </w:drawing>
      </w:r>
    </w:p>
    <w:p w14:paraId="7D3A93B2" w14:textId="77777777" w:rsidR="00811D98" w:rsidRPr="00E06629" w:rsidRDefault="00811D98">
      <w:pPr>
        <w:rPr>
          <w:rFonts w:cs="Calibri"/>
        </w:rPr>
      </w:pPr>
      <w:r w:rsidRPr="00E06629">
        <w:rPr>
          <w:rFonts w:cs="Calibri"/>
        </w:rPr>
        <w:br w:type="page"/>
      </w:r>
    </w:p>
    <w:p w14:paraId="4B411823" w14:textId="77777777" w:rsidR="00811D98" w:rsidRPr="00E06629" w:rsidRDefault="00811D98" w:rsidP="00DC7F04">
      <w:pPr>
        <w:pStyle w:val="Heading1"/>
        <w:numPr>
          <w:ilvl w:val="0"/>
          <w:numId w:val="0"/>
        </w:numPr>
        <w:rPr>
          <w:rFonts w:cs="Calibri"/>
        </w:rPr>
      </w:pPr>
      <w:bookmarkStart w:id="1853" w:name="_Toc144913306"/>
      <w:bookmarkStart w:id="1854" w:name="_Toc201682723"/>
      <w:r w:rsidRPr="00E06629">
        <w:rPr>
          <w:rFonts w:cs="Calibri"/>
        </w:rPr>
        <w:lastRenderedPageBreak/>
        <w:t>Appendix B – Change Request Template</w:t>
      </w:r>
      <w:bookmarkEnd w:id="1853"/>
      <w:bookmarkEnd w:id="1854"/>
    </w:p>
    <w:p w14:paraId="1B47D5F4" w14:textId="77777777" w:rsidR="000B72F0" w:rsidRPr="00E06629" w:rsidRDefault="000B72F0" w:rsidP="000B72F0">
      <w:pPr>
        <w:rPr>
          <w:rFonts w:cs="Calibri"/>
        </w:rPr>
      </w:pPr>
      <w:r w:rsidRPr="00E06629">
        <w:rPr>
          <w:rFonts w:cs="Calibri"/>
        </w:rPr>
        <w:t>The template document has been inserted as an image in this template.  To use the document in context of a project the separate template will be used.</w:t>
      </w:r>
    </w:p>
    <w:p w14:paraId="2DE79FF3" w14:textId="77777777" w:rsidR="000B37A1" w:rsidRPr="00E06629" w:rsidRDefault="006B7B0A" w:rsidP="000B72F0">
      <w:pPr>
        <w:rPr>
          <w:rFonts w:cs="Calibri"/>
        </w:rPr>
      </w:pPr>
      <w:r w:rsidRPr="00E06629">
        <w:rPr>
          <w:rFonts w:cs="Calibri"/>
          <w:noProof/>
          <w:lang w:eastAsia="en-GB"/>
        </w:rPr>
        <w:drawing>
          <wp:inline distT="0" distB="0" distL="0" distR="0" wp14:anchorId="7F0BC7C1" wp14:editId="54483D6F">
            <wp:extent cx="5731510" cy="6208395"/>
            <wp:effectExtent l="38100" t="38100" r="40640" b="40005"/>
            <wp:docPr id="796729506" name="Grafik 79672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208395"/>
                    </a:xfrm>
                    <a:prstGeom prst="rect">
                      <a:avLst/>
                    </a:prstGeom>
                    <a:ln w="38100" cmpd="tri">
                      <a:solidFill>
                        <a:srgbClr val="C00000"/>
                      </a:solidFill>
                    </a:ln>
                  </pic:spPr>
                </pic:pic>
              </a:graphicData>
            </a:graphic>
          </wp:inline>
        </w:drawing>
      </w:r>
    </w:p>
    <w:p w14:paraId="29EFEA7F" w14:textId="77777777" w:rsidR="001F4120" w:rsidRPr="00E06629" w:rsidRDefault="006B7B0A" w:rsidP="000B72F0">
      <w:pPr>
        <w:rPr>
          <w:rFonts w:cs="Calibri"/>
        </w:rPr>
      </w:pPr>
      <w:r w:rsidRPr="00E06629">
        <w:rPr>
          <w:rFonts w:cs="Calibri"/>
          <w:noProof/>
          <w:lang w:eastAsia="en-GB"/>
        </w:rPr>
        <w:lastRenderedPageBreak/>
        <w:drawing>
          <wp:inline distT="0" distB="0" distL="0" distR="0" wp14:anchorId="4B41D7C8" wp14:editId="3FED0891">
            <wp:extent cx="5731510" cy="2553970"/>
            <wp:effectExtent l="38100" t="38100" r="40640" b="36830"/>
            <wp:docPr id="796729508" name="Grafik 7967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53970"/>
                    </a:xfrm>
                    <a:prstGeom prst="rect">
                      <a:avLst/>
                    </a:prstGeom>
                    <a:ln w="38100" cmpd="tri">
                      <a:solidFill>
                        <a:srgbClr val="C00000"/>
                      </a:solidFill>
                    </a:ln>
                  </pic:spPr>
                </pic:pic>
              </a:graphicData>
            </a:graphic>
          </wp:inline>
        </w:drawing>
      </w:r>
    </w:p>
    <w:p w14:paraId="7403CCF8" w14:textId="77777777" w:rsidR="001F4120" w:rsidRPr="00E06629" w:rsidRDefault="006B7B0A" w:rsidP="000B72F0">
      <w:pPr>
        <w:rPr>
          <w:rFonts w:cs="Calibri"/>
        </w:rPr>
      </w:pPr>
      <w:r w:rsidRPr="00E06629">
        <w:rPr>
          <w:rFonts w:cs="Calibri"/>
          <w:noProof/>
          <w:lang w:eastAsia="en-GB"/>
        </w:rPr>
        <w:drawing>
          <wp:inline distT="0" distB="0" distL="0" distR="0" wp14:anchorId="7B575913" wp14:editId="104F197F">
            <wp:extent cx="5731510" cy="3818255"/>
            <wp:effectExtent l="38100" t="38100" r="40640" b="29845"/>
            <wp:docPr id="796729509" name="Grafik 79672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18255"/>
                    </a:xfrm>
                    <a:prstGeom prst="rect">
                      <a:avLst/>
                    </a:prstGeom>
                    <a:ln w="38100" cmpd="tri">
                      <a:solidFill>
                        <a:srgbClr val="C00000"/>
                      </a:solidFill>
                    </a:ln>
                  </pic:spPr>
                </pic:pic>
              </a:graphicData>
            </a:graphic>
          </wp:inline>
        </w:drawing>
      </w:r>
    </w:p>
    <w:p w14:paraId="50DB4732" w14:textId="5D3E2FCC" w:rsidR="001F4120" w:rsidRPr="00E06629" w:rsidRDefault="00C237B5" w:rsidP="000B72F0">
      <w:pPr>
        <w:rPr>
          <w:rFonts w:cs="Calibri"/>
        </w:rPr>
      </w:pPr>
      <w:r w:rsidRPr="00E06629">
        <w:rPr>
          <w:rFonts w:cs="Calibri"/>
          <w:noProof/>
        </w:rPr>
        <w:lastRenderedPageBreak/>
        <w:drawing>
          <wp:inline distT="0" distB="0" distL="0" distR="0" wp14:anchorId="35BC9820" wp14:editId="1F24D67F">
            <wp:extent cx="5723890" cy="559308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3890" cy="5593080"/>
                    </a:xfrm>
                    <a:prstGeom prst="rect">
                      <a:avLst/>
                    </a:prstGeom>
                    <a:noFill/>
                    <a:ln>
                      <a:noFill/>
                    </a:ln>
                  </pic:spPr>
                </pic:pic>
              </a:graphicData>
            </a:graphic>
          </wp:inline>
        </w:drawing>
      </w:r>
    </w:p>
    <w:p w14:paraId="329A74B7" w14:textId="77777777" w:rsidR="003D6A3C" w:rsidRPr="00E06629" w:rsidRDefault="003D6A3C" w:rsidP="000B72F0">
      <w:pPr>
        <w:rPr>
          <w:rFonts w:cs="Calibri"/>
        </w:rPr>
      </w:pPr>
    </w:p>
    <w:p w14:paraId="29E644AD" w14:textId="77777777" w:rsidR="003D6A3C" w:rsidRPr="00E06629" w:rsidRDefault="003D6A3C" w:rsidP="000B72F0">
      <w:pPr>
        <w:rPr>
          <w:rFonts w:cs="Calibri"/>
        </w:rPr>
      </w:pPr>
    </w:p>
    <w:p w14:paraId="32680E62" w14:textId="77777777" w:rsidR="003D6A3C" w:rsidRPr="00E06629" w:rsidRDefault="003D6A3C" w:rsidP="000B72F0">
      <w:pPr>
        <w:rPr>
          <w:rFonts w:cs="Calibri"/>
        </w:rPr>
      </w:pPr>
    </w:p>
    <w:p w14:paraId="7356A1BC" w14:textId="77777777" w:rsidR="003D6A3C" w:rsidRPr="00E06629" w:rsidRDefault="003D6A3C" w:rsidP="000B72F0">
      <w:pPr>
        <w:rPr>
          <w:rFonts w:cs="Calibri"/>
        </w:rPr>
      </w:pPr>
    </w:p>
    <w:p w14:paraId="4A92C9E5" w14:textId="77777777" w:rsidR="003D6A3C" w:rsidRPr="00E06629" w:rsidRDefault="003D6A3C" w:rsidP="000B72F0">
      <w:pPr>
        <w:rPr>
          <w:rFonts w:cs="Calibri"/>
        </w:rPr>
      </w:pPr>
    </w:p>
    <w:p w14:paraId="4475007B" w14:textId="77777777" w:rsidR="003D6A3C" w:rsidRPr="00E06629" w:rsidRDefault="003D6A3C" w:rsidP="000B72F0">
      <w:pPr>
        <w:rPr>
          <w:rFonts w:cs="Calibri"/>
        </w:rPr>
      </w:pPr>
    </w:p>
    <w:p w14:paraId="1C321AF6" w14:textId="77777777" w:rsidR="003D6A3C" w:rsidRPr="00E06629" w:rsidRDefault="003D6A3C" w:rsidP="000B72F0">
      <w:pPr>
        <w:rPr>
          <w:rFonts w:cs="Calibri"/>
        </w:rPr>
      </w:pPr>
    </w:p>
    <w:p w14:paraId="4201F848" w14:textId="77777777" w:rsidR="003D6A3C" w:rsidRPr="00E06629" w:rsidRDefault="003D6A3C" w:rsidP="000B72F0">
      <w:pPr>
        <w:rPr>
          <w:rFonts w:cs="Calibri"/>
        </w:rPr>
      </w:pPr>
    </w:p>
    <w:p w14:paraId="1CEC1174" w14:textId="77777777" w:rsidR="003D6A3C" w:rsidRPr="00E06629" w:rsidRDefault="003D6A3C" w:rsidP="000B72F0">
      <w:pPr>
        <w:rPr>
          <w:rFonts w:cs="Calibri"/>
        </w:rPr>
      </w:pPr>
    </w:p>
    <w:p w14:paraId="0700FD58" w14:textId="77777777" w:rsidR="003D6A3C" w:rsidRPr="00E06629" w:rsidRDefault="003D6A3C" w:rsidP="000B72F0">
      <w:pPr>
        <w:rPr>
          <w:rFonts w:cs="Calibri"/>
        </w:rPr>
      </w:pPr>
    </w:p>
    <w:p w14:paraId="3934CB9F" w14:textId="77777777" w:rsidR="003D6A3C" w:rsidRPr="00E06629" w:rsidRDefault="003D6A3C" w:rsidP="000B72F0">
      <w:pPr>
        <w:rPr>
          <w:rFonts w:cs="Calibri"/>
        </w:rPr>
      </w:pPr>
    </w:p>
    <w:sectPr w:rsidR="003D6A3C" w:rsidRPr="00E06629" w:rsidSect="00ED4942">
      <w:footerReference w:type="default" r:id="rId30"/>
      <w:headerReference w:type="first" r:id="rId31"/>
      <w:footerReference w:type="first" r:id="rId32"/>
      <w:pgSz w:w="11906" w:h="16838"/>
      <w:pgMar w:top="1276" w:right="1016" w:bottom="1702" w:left="1440" w:header="708" w:footer="1085"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2" w:author="Bohm, Tracy" w:date="2025-06-24T11:30:00Z" w:initials="BT">
    <w:p w14:paraId="71EE22B4" w14:textId="23C8F603" w:rsidR="004345B3" w:rsidRDefault="004345B3">
      <w:pPr>
        <w:pStyle w:val="CommentText"/>
      </w:pPr>
      <w:r>
        <w:rPr>
          <w:rStyle w:val="CommentReference"/>
        </w:rPr>
        <w:annotationRef/>
      </w:r>
      <w:r>
        <w:fldChar w:fldCharType="begin"/>
      </w:r>
      <w:r>
        <w:instrText xml:space="preserve"> HYPERLINK "mailto:hanni.huo@thermofisher.com"</w:instrText>
      </w:r>
      <w:bookmarkStart w:id="415" w:name="_@_B069A5AD2B4443F0B8606222D5601D88Z"/>
      <w:r>
        <w:fldChar w:fldCharType="separate"/>
      </w:r>
      <w:bookmarkEnd w:id="415"/>
      <w:r w:rsidRPr="1DED419D">
        <w:rPr>
          <w:rStyle w:val="Mention"/>
          <w:noProof/>
        </w:rPr>
        <w:t>@Huo, Wendy</w:t>
      </w:r>
      <w:r>
        <w:fldChar w:fldCharType="end"/>
      </w:r>
      <w:r w:rsidRPr="504E370F">
        <w:t xml:space="preserve">   </w:t>
      </w:r>
      <w:r>
        <w:fldChar w:fldCharType="begin"/>
      </w:r>
      <w:r>
        <w:instrText xml:space="preserve"> HYPERLINK "mailto:shravan.tiwari@thermofisher.com"</w:instrText>
      </w:r>
      <w:bookmarkStart w:id="416" w:name="_@_DDBEBBF3D3184C8FB26ED2052A14F461Z"/>
      <w:r>
        <w:fldChar w:fldCharType="separate"/>
      </w:r>
      <w:bookmarkEnd w:id="416"/>
      <w:r w:rsidRPr="76ABE83B">
        <w:rPr>
          <w:rStyle w:val="Mention"/>
          <w:noProof/>
        </w:rPr>
        <w:t>@Tiwari, Shravan</w:t>
      </w:r>
      <w:r>
        <w:fldChar w:fldCharType="end"/>
      </w:r>
      <w:r w:rsidRPr="2CAF5A3C">
        <w:t xml:space="preserve">   there needs to be some deinition of tje actovotoes for enablement</w:t>
      </w:r>
    </w:p>
  </w:comment>
  <w:comment w:id="545" w:author="Kozhikkalathil, Nishi" w:date="2025-06-24T15:16:00Z" w:initials="NK">
    <w:p w14:paraId="72677CBB" w14:textId="351B7274" w:rsidR="00057E31" w:rsidRDefault="00057E31" w:rsidP="00057E31">
      <w:pPr>
        <w:pStyle w:val="CommentText"/>
      </w:pPr>
      <w:r>
        <w:rPr>
          <w:rStyle w:val="CommentReference"/>
        </w:rPr>
        <w:annotationRef/>
      </w:r>
      <w:r>
        <w:fldChar w:fldCharType="begin"/>
      </w:r>
      <w:r>
        <w:instrText>HYPERLINK "mailto:hanni.huo@thermofisher.com"</w:instrText>
      </w:r>
      <w:bookmarkStart w:id="547" w:name="_@_0BB39D058A554314835D7CDA46447297Z"/>
      <w:r>
        <w:fldChar w:fldCharType="separate"/>
      </w:r>
      <w:bookmarkEnd w:id="547"/>
      <w:r w:rsidRPr="00057E31">
        <w:rPr>
          <w:rStyle w:val="Mention"/>
          <w:noProof/>
        </w:rPr>
        <w:t>@Huo, Wendy</w:t>
      </w:r>
      <w:r>
        <w:fldChar w:fldCharType="end"/>
      </w:r>
      <w:r>
        <w:t xml:space="preserve"> We need to rephrase this </w:t>
      </w:r>
    </w:p>
  </w:comment>
  <w:comment w:id="568" w:author="Kozhikkalathil, Nishi" w:date="2025-06-24T15:36:00Z" w:initials="NK">
    <w:p w14:paraId="20347341" w14:textId="636F57A3" w:rsidR="000B0B4F" w:rsidRDefault="000B0B4F" w:rsidP="000B0B4F">
      <w:pPr>
        <w:pStyle w:val="CommentText"/>
      </w:pPr>
      <w:r>
        <w:rPr>
          <w:rStyle w:val="CommentReference"/>
        </w:rPr>
        <w:annotationRef/>
      </w:r>
      <w:r>
        <w:fldChar w:fldCharType="begin"/>
      </w:r>
      <w:r>
        <w:instrText>HYPERLINK "mailto:hanni.huo@thermofisher.com"</w:instrText>
      </w:r>
      <w:bookmarkStart w:id="570" w:name="_@_BD8F5360B3634F52B728342F076E8DA9Z"/>
      <w:r>
        <w:fldChar w:fldCharType="separate"/>
      </w:r>
      <w:bookmarkEnd w:id="570"/>
      <w:r w:rsidRPr="000B0B4F">
        <w:rPr>
          <w:rStyle w:val="Mention"/>
          <w:noProof/>
        </w:rPr>
        <w:t>@Huo, Wendy</w:t>
      </w:r>
      <w:r>
        <w:fldChar w:fldCharType="end"/>
      </w:r>
      <w:r>
        <w:t xml:space="preserve"> This is not the correct document. Can we refer the document sent by Anson?</w:t>
      </w:r>
    </w:p>
  </w:comment>
  <w:comment w:id="569" w:author="Huo, Wendy" w:date="2025-06-24T18:50:00Z" w:initials="WH">
    <w:p w14:paraId="6C5B7A98" w14:textId="77777777" w:rsidR="00877AF3" w:rsidRDefault="00877AF3" w:rsidP="00877AF3">
      <w:pPr>
        <w:pStyle w:val="CommentText"/>
      </w:pPr>
      <w:r>
        <w:rPr>
          <w:rStyle w:val="CommentReference"/>
        </w:rPr>
        <w:annotationRef/>
      </w:r>
      <w:r>
        <w:rPr>
          <w:lang w:eastAsia="zh-CN"/>
        </w:rPr>
        <w:t>Yes, you are right. Actually for the 5 sites rollout, there's no change in the hosted environment, server still in Singapore without any changes. I think we need to mention this and don't need to refer to details since the details are already described in pilot phase</w:t>
      </w:r>
    </w:p>
  </w:comment>
  <w:comment w:id="637" w:author="Tiwari, Shravan" w:date="2025-07-07T14:32:00Z" w:initials="ST">
    <w:p w14:paraId="30112846" w14:textId="31001A58" w:rsidR="006C2AEE" w:rsidRDefault="006C2AEE" w:rsidP="006C2AEE">
      <w:pPr>
        <w:pStyle w:val="CommentText"/>
      </w:pPr>
      <w:r>
        <w:rPr>
          <w:rStyle w:val="CommentReference"/>
        </w:rPr>
        <w:annotationRef/>
      </w:r>
      <w:r>
        <w:fldChar w:fldCharType="begin"/>
      </w:r>
      <w:r>
        <w:instrText>HYPERLINK "mailto:hanni.huo@thermofisher.com"</w:instrText>
      </w:r>
      <w:bookmarkStart w:id="639" w:name="_@_C1E21CA6AF6F41FEBD3A8497E6711A35Z"/>
      <w:r>
        <w:fldChar w:fldCharType="separate"/>
      </w:r>
      <w:bookmarkEnd w:id="639"/>
      <w:r w:rsidRPr="006C2AEE">
        <w:rPr>
          <w:rStyle w:val="Mention"/>
          <w:noProof/>
        </w:rPr>
        <w:t>@Huo, Wendy</w:t>
      </w:r>
      <w:r>
        <w:fldChar w:fldCharType="end"/>
      </w:r>
      <w:r>
        <w:t xml:space="preserve"> please update this table in two phases and distribute instruments accordingly.</w:t>
      </w:r>
    </w:p>
  </w:comment>
  <w:comment w:id="638" w:author="Huo, Wendy" w:date="2025-07-07T15:07:00Z" w:initials="WH">
    <w:p w14:paraId="24A78033" w14:textId="77777777" w:rsidR="005C4570" w:rsidRDefault="005C4570" w:rsidP="005C4570">
      <w:pPr>
        <w:pStyle w:val="CommentText"/>
      </w:pPr>
      <w:r>
        <w:rPr>
          <w:rStyle w:val="CommentReference"/>
        </w:rPr>
        <w:annotationRef/>
      </w:r>
      <w:r>
        <w:rPr>
          <w:lang w:eastAsia="zh-CN"/>
        </w:rPr>
        <w:t>OK</w:t>
      </w:r>
      <w:r>
        <w:t>, thank you!</w:t>
      </w:r>
    </w:p>
  </w:comment>
  <w:comment w:id="1629" w:author="Tiwari, Shravan" w:date="2025-06-24T17:21:00Z" w:initials="ST">
    <w:p w14:paraId="7633C8F6" w14:textId="745AB7A3" w:rsidR="008F2C4B" w:rsidRDefault="008F2C4B" w:rsidP="008F2C4B">
      <w:pPr>
        <w:pStyle w:val="CommentText"/>
      </w:pPr>
      <w:r>
        <w:rPr>
          <w:rStyle w:val="CommentReference"/>
        </w:rPr>
        <w:annotationRef/>
      </w:r>
      <w:r>
        <w:fldChar w:fldCharType="begin"/>
      </w:r>
      <w:r>
        <w:instrText>HYPERLINK "mailto:hanni.huo@thermofisher.com"</w:instrText>
      </w:r>
      <w:bookmarkStart w:id="1631" w:name="_@_565D3758BAD14D7EB1A6AB33CA5AECFAZ"/>
      <w:r>
        <w:fldChar w:fldCharType="separate"/>
      </w:r>
      <w:bookmarkEnd w:id="1631"/>
      <w:r w:rsidRPr="008F2C4B">
        <w:rPr>
          <w:rStyle w:val="Mention"/>
          <w:noProof/>
        </w:rPr>
        <w:t>@Huo, Wendy</w:t>
      </w:r>
      <w:r>
        <w:fldChar w:fldCharType="end"/>
      </w:r>
      <w:r>
        <w:t xml:space="preserve"> this should be based on the latest quote shared with Henkel.</w:t>
      </w:r>
    </w:p>
  </w:comment>
  <w:comment w:id="1630" w:author="Huo, Wendy" w:date="2025-06-24T18:56:00Z" w:initials="WH">
    <w:p w14:paraId="437B7992" w14:textId="45A574C0" w:rsidR="00141EF8" w:rsidRDefault="00141EF8" w:rsidP="00141EF8">
      <w:pPr>
        <w:pStyle w:val="CommentText"/>
      </w:pPr>
      <w:r>
        <w:rPr>
          <w:rStyle w:val="CommentReference"/>
        </w:rPr>
        <w:annotationRef/>
      </w:r>
      <w:r>
        <w:fldChar w:fldCharType="begin"/>
      </w:r>
      <w:r>
        <w:instrText>HYPERLINK "mailto:shravan.tiwari@thermofisher.com"</w:instrText>
      </w:r>
      <w:bookmarkStart w:id="1632" w:name="_@_19FF172270C64D17B9E3EF9A33C5B36DZ"/>
      <w:r>
        <w:fldChar w:fldCharType="separate"/>
      </w:r>
      <w:bookmarkEnd w:id="1632"/>
      <w:r w:rsidRPr="00141EF8">
        <w:rPr>
          <w:rStyle w:val="Mention"/>
          <w:noProof/>
        </w:rPr>
        <w:t>@Tiwari, Shravan</w:t>
      </w:r>
      <w:r>
        <w:fldChar w:fldCharType="end"/>
      </w:r>
      <w:r>
        <w:t xml:space="preserve"> Thank you, Meng needs to do an adjustment, will finalize it with him.</w:t>
      </w:r>
    </w:p>
  </w:comment>
  <w:comment w:id="1633" w:author="Huo, Wendy" w:date="2025-07-07T17:28:00Z" w:initials="WH">
    <w:p w14:paraId="07D06FA1" w14:textId="575598F7" w:rsidR="008E6640" w:rsidRDefault="008E6640" w:rsidP="008E6640">
      <w:pPr>
        <w:pStyle w:val="CommentText"/>
      </w:pPr>
      <w:r>
        <w:rPr>
          <w:rStyle w:val="CommentReference"/>
        </w:rPr>
        <w:annotationRef/>
      </w:r>
      <w:r>
        <w:fldChar w:fldCharType="begin"/>
      </w:r>
      <w:r>
        <w:instrText>HYPERLINK "mailto:shravan.tiwari@thermofisher.com"</w:instrText>
      </w:r>
      <w:bookmarkStart w:id="1636" w:name="_@_06E5987CDFFE498EB813C1D0226B6CD1Z"/>
      <w:r>
        <w:fldChar w:fldCharType="separate"/>
      </w:r>
      <w:bookmarkEnd w:id="1636"/>
      <w:r w:rsidRPr="008E6640">
        <w:rPr>
          <w:rStyle w:val="Mention"/>
          <w:noProof/>
        </w:rPr>
        <w:t>@Tiwari, Shravan</w:t>
      </w:r>
      <w:r>
        <w:fldChar w:fldCharType="end"/>
      </w:r>
      <w:r>
        <w:t xml:space="preserve">  May I delete all the total number if it’s not needed?</w:t>
      </w:r>
    </w:p>
  </w:comment>
  <w:comment w:id="1718" w:author="Tiwari, Shravan" w:date="2025-07-07T17:17:00Z" w:initials="ST">
    <w:p w14:paraId="7B700CB1" w14:textId="1A2C9913" w:rsidR="003745D5" w:rsidRPr="009254F3" w:rsidRDefault="003745D5" w:rsidP="003745D5">
      <w:pPr>
        <w:pStyle w:val="CommentText"/>
        <w:rPr>
          <w:rFonts w:eastAsia="SimHei"/>
          <w:lang w:eastAsia="zh-CN"/>
        </w:rPr>
      </w:pPr>
      <w:r>
        <w:rPr>
          <w:rStyle w:val="CommentReference"/>
        </w:rPr>
        <w:annotationRef/>
      </w:r>
      <w:r>
        <w:fldChar w:fldCharType="begin"/>
      </w:r>
      <w:r>
        <w:instrText>HYPERLINK "mailto:hanni.huo@thermofisher.com"</w:instrText>
      </w:r>
      <w:bookmarkStart w:id="1830" w:name="_@_CCC757133DF34D0091ADDE7BC7EB7AD5Z"/>
      <w:r>
        <w:fldChar w:fldCharType="separate"/>
      </w:r>
      <w:bookmarkEnd w:id="1830"/>
      <w:r w:rsidRPr="003745D5">
        <w:rPr>
          <w:rStyle w:val="Mention"/>
          <w:noProof/>
        </w:rPr>
        <w:t>@Huo, Wendy</w:t>
      </w:r>
      <w:r>
        <w:fldChar w:fldCharType="end"/>
      </w:r>
      <w:r>
        <w:t xml:space="preserve"> do we need this as we have provided Phase1A and 1B tables.</w:t>
      </w:r>
    </w:p>
  </w:comment>
  <w:comment w:id="1828" w:author="Huo, Wendy" w:date="2025-07-07T17:27:00Z" w:initials="WH">
    <w:p w14:paraId="0F18BB77" w14:textId="18FC5BD9" w:rsidR="009254F3" w:rsidRDefault="009254F3" w:rsidP="009254F3">
      <w:pPr>
        <w:pStyle w:val="CommentText"/>
      </w:pPr>
      <w:r>
        <w:rPr>
          <w:rStyle w:val="CommentReference"/>
        </w:rPr>
        <w:annotationRef/>
      </w:r>
      <w:r>
        <w:rPr>
          <w:lang w:eastAsia="zh-CN"/>
        </w:rPr>
        <w:fldChar w:fldCharType="begin"/>
      </w:r>
      <w:r>
        <w:rPr>
          <w:lang w:eastAsia="zh-CN"/>
        </w:rPr>
        <w:instrText>HYPERLINK "mailto:shravan.tiwari@thermofisher.com"</w:instrText>
      </w:r>
      <w:r>
        <w:rPr>
          <w:lang w:eastAsia="zh-CN"/>
        </w:rPr>
      </w:r>
      <w:bookmarkStart w:id="1831" w:name="_@_DABD94D125594B42B7B8D77742C5C1A7Z"/>
      <w:r>
        <w:rPr>
          <w:lang w:eastAsia="zh-CN"/>
        </w:rPr>
        <w:fldChar w:fldCharType="separate"/>
      </w:r>
      <w:bookmarkEnd w:id="1831"/>
      <w:r w:rsidRPr="009254F3">
        <w:rPr>
          <w:rStyle w:val="Mention"/>
          <w:noProof/>
          <w:lang w:eastAsia="zh-CN"/>
        </w:rPr>
        <w:t>@Tiwari, Shravan</w:t>
      </w:r>
      <w:r>
        <w:rPr>
          <w:lang w:eastAsia="zh-CN"/>
        </w:rPr>
        <w:fldChar w:fldCharType="end"/>
      </w:r>
      <w:r>
        <w:rPr>
          <w:lang w:eastAsia="zh-CN"/>
        </w:rPr>
        <w:t xml:space="preserve"> II have deleted it if no need to provide the total. Customer can check the split cost in the sub phase tables.</w:t>
      </w:r>
    </w:p>
  </w:comment>
  <w:comment w:id="1837" w:author="Huo, Wendy" w:date="2025-07-07T17:31:00Z" w:initials="WH">
    <w:p w14:paraId="10CD1C65" w14:textId="5BFC77DB" w:rsidR="007366E7" w:rsidRDefault="007366E7" w:rsidP="007366E7">
      <w:pPr>
        <w:pStyle w:val="CommentText"/>
      </w:pPr>
      <w:r>
        <w:rPr>
          <w:rStyle w:val="CommentReference"/>
        </w:rPr>
        <w:annotationRef/>
      </w:r>
      <w:r>
        <w:fldChar w:fldCharType="begin"/>
      </w:r>
      <w:r>
        <w:instrText>HYPERLINK "mailto:shravan.tiwari@thermofisher.com"</w:instrText>
      </w:r>
      <w:bookmarkStart w:id="1839" w:name="_@_C84C5DF089A64A49AE866EE470BF0971Z"/>
      <w:r>
        <w:fldChar w:fldCharType="separate"/>
      </w:r>
      <w:bookmarkEnd w:id="1839"/>
      <w:r w:rsidRPr="007366E7">
        <w:rPr>
          <w:rStyle w:val="Mention"/>
          <w:noProof/>
        </w:rPr>
        <w:t>@Tiwari, Shravan</w:t>
      </w:r>
      <w:r>
        <w:fldChar w:fldCharType="end"/>
      </w:r>
      <w:r>
        <w:t xml:space="preserve">  this is also a total number, I’m just thinking to provide the total since the </w:t>
      </w:r>
      <w:r>
        <w:rPr>
          <w:lang w:eastAsia="zh-CN"/>
        </w:rPr>
        <w:t>SOW contains both phases.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E22B4" w15:done="0"/>
  <w15:commentEx w15:paraId="72677CBB" w15:done="0"/>
  <w15:commentEx w15:paraId="20347341" w15:done="0"/>
  <w15:commentEx w15:paraId="6C5B7A98" w15:paraIdParent="20347341" w15:done="0"/>
  <w15:commentEx w15:paraId="30112846" w15:done="0"/>
  <w15:commentEx w15:paraId="24A78033" w15:paraIdParent="30112846" w15:done="0"/>
  <w15:commentEx w15:paraId="7633C8F6" w15:done="0"/>
  <w15:commentEx w15:paraId="437B7992" w15:paraIdParent="7633C8F6" w15:done="0"/>
  <w15:commentEx w15:paraId="07D06FA1" w15:done="0"/>
  <w15:commentEx w15:paraId="7B700CB1" w15:done="0"/>
  <w15:commentEx w15:paraId="0F18BB77" w15:paraIdParent="7B700CB1" w15:done="0"/>
  <w15:commentEx w15:paraId="10CD1C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CA14B" w16cex:dateUtc="2025-06-24T02:00:00Z">
    <w16cex:extLst>
      <w16:ext w16:uri="{CE6994B0-6A32-4C9F-8C6B-6E91EDA988CE}">
        <cr:reactions xmlns:cr="http://schemas.microsoft.com/office/comments/2020/reactions">
          <cr:reaction reactionType="1">
            <cr:reactionInfo dateUtc="2025-06-24T08:56:54Z">
              <cr:user userId="Tiwari, Shravan" userProvider="None" userName="Tiwari, Shravan"/>
            </cr:reactionInfo>
          </cr:reaction>
        </cr:reactions>
      </w16:ext>
    </w16cex:extLst>
  </w16cex:commentExtensible>
  <w16cex:commentExtensible w16cex:durableId="66247D68" w16cex:dateUtc="2025-06-24T07:16:00Z"/>
  <w16cex:commentExtensible w16cex:durableId="4101029E" w16cex:dateUtc="2025-06-24T07:36:00Z"/>
  <w16cex:commentExtensible w16cex:durableId="680939BC" w16cex:dateUtc="2025-06-24T10:50:00Z"/>
  <w16cex:commentExtensible w16cex:durableId="608F5F96" w16cex:dateUtc="2025-07-07T06:32:00Z"/>
  <w16cex:commentExtensible w16cex:durableId="6E8A3292" w16cex:dateUtc="2025-07-07T07:07:00Z"/>
  <w16cex:commentExtensible w16cex:durableId="61E0474C" w16cex:dateUtc="2025-06-24T09:21:00Z"/>
  <w16cex:commentExtensible w16cex:durableId="081EAC5D" w16cex:dateUtc="2025-06-24T10:56:00Z"/>
  <w16cex:commentExtensible w16cex:durableId="3BDA602E" w16cex:dateUtc="2025-07-07T09:28:00Z"/>
  <w16cex:commentExtensible w16cex:durableId="7C270588" w16cex:dateUtc="2025-07-07T09:17:00Z"/>
  <w16cex:commentExtensible w16cex:durableId="6CF10B89" w16cex:dateUtc="2025-07-07T09:27:00Z"/>
  <w16cex:commentExtensible w16cex:durableId="0839FF26" w16cex:dateUtc="2025-07-07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E22B4" w16cid:durableId="5FDCA14B"/>
  <w16cid:commentId w16cid:paraId="72677CBB" w16cid:durableId="66247D68"/>
  <w16cid:commentId w16cid:paraId="20347341" w16cid:durableId="4101029E"/>
  <w16cid:commentId w16cid:paraId="6C5B7A98" w16cid:durableId="680939BC"/>
  <w16cid:commentId w16cid:paraId="30112846" w16cid:durableId="608F5F96"/>
  <w16cid:commentId w16cid:paraId="24A78033" w16cid:durableId="6E8A3292"/>
  <w16cid:commentId w16cid:paraId="7633C8F6" w16cid:durableId="61E0474C"/>
  <w16cid:commentId w16cid:paraId="437B7992" w16cid:durableId="081EAC5D"/>
  <w16cid:commentId w16cid:paraId="07D06FA1" w16cid:durableId="3BDA602E"/>
  <w16cid:commentId w16cid:paraId="7B700CB1" w16cid:durableId="7C270588"/>
  <w16cid:commentId w16cid:paraId="0F18BB77" w16cid:durableId="6CF10B89"/>
  <w16cid:commentId w16cid:paraId="10CD1C65" w16cid:durableId="0839FF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4AB8" w14:textId="77777777" w:rsidR="00D16A18" w:rsidRDefault="00D16A18" w:rsidP="00354F01">
      <w:pPr>
        <w:spacing w:after="0"/>
      </w:pPr>
      <w:r>
        <w:separator/>
      </w:r>
    </w:p>
  </w:endnote>
  <w:endnote w:type="continuationSeparator" w:id="0">
    <w:p w14:paraId="2B061EFA" w14:textId="77777777" w:rsidR="00D16A18" w:rsidRDefault="00D16A18" w:rsidP="00354F01">
      <w:pPr>
        <w:spacing w:after="0"/>
      </w:pPr>
      <w:r>
        <w:continuationSeparator/>
      </w:r>
    </w:p>
  </w:endnote>
  <w:endnote w:type="continuationNotice" w:id="1">
    <w:p w14:paraId="1F8082C1" w14:textId="77777777" w:rsidR="00D16A18" w:rsidRDefault="00D16A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CA19" w14:textId="77777777" w:rsidR="00BE4E52" w:rsidRDefault="00BE4E52" w:rsidP="006F6B87">
    <w:pPr>
      <w:pStyle w:val="Footer"/>
      <w:pBdr>
        <w:top w:val="single" w:sz="6" w:space="1" w:color="555759" w:themeColor="accent5"/>
      </w:pBdr>
    </w:pPr>
    <w:r>
      <w:t>© Thermo Fisher 202</w:t>
    </w:r>
    <w:r w:rsidR="001F5A96">
      <w:t>3</w:t>
    </w:r>
    <w:r>
      <w:rPr>
        <w:noProof/>
      </w:rPr>
      <w:tab/>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74DD" w14:textId="660A0F3F" w:rsidR="00BE4E52" w:rsidRDefault="00BE4E52" w:rsidP="00DA24D6">
    <w:pPr>
      <w:pStyle w:val="Footer"/>
      <w:pBdr>
        <w:top w:val="single" w:sz="4" w:space="1" w:color="auto"/>
      </w:pBdr>
    </w:pPr>
    <w:r>
      <w:t>© Thermo Fisher 202</w:t>
    </w:r>
    <w:r w:rsidR="005D085F">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F40DE" w14:textId="02336A5D" w:rsidR="00BE4E52" w:rsidRDefault="00BE4E52" w:rsidP="00230B45">
    <w:pPr>
      <w:pStyle w:val="Footer"/>
      <w:pBdr>
        <w:top w:val="single" w:sz="6" w:space="1" w:color="4BACC6"/>
      </w:pBdr>
    </w:pPr>
    <w:r>
      <w:t>© Thermo Fisher 202</w:t>
    </w:r>
    <w:r w:rsidR="00CD02A7">
      <w:rPr>
        <w:rFonts w:eastAsia="SimHei" w:hint="eastAsia"/>
        <w:lang w:eastAsia="zh-CN"/>
      </w:rPr>
      <w:t>5</w:t>
    </w:r>
    <w:r>
      <w:rPr>
        <w:noProof/>
      </w:rPr>
      <w:tab/>
    </w:r>
    <w:r>
      <w:rPr>
        <w:noProof/>
      </w:rPr>
      <w:tab/>
    </w:r>
    <w:r w:rsidRPr="00114CF1">
      <w:t xml:space="preserve">Page </w:t>
    </w:r>
    <w:r>
      <w:fldChar w:fldCharType="begin"/>
    </w:r>
    <w:r>
      <w:instrText xml:space="preserve"> PAGE </w:instrText>
    </w:r>
    <w:r>
      <w:fldChar w:fldCharType="separate"/>
    </w:r>
    <w:r>
      <w:rPr>
        <w:noProof/>
      </w:rPr>
      <w:t>17</w:t>
    </w:r>
    <w:r>
      <w:rPr>
        <w:noProof/>
      </w:rPr>
      <w:fldChar w:fldCharType="end"/>
    </w:r>
    <w:r w:rsidRPr="00114CF1">
      <w:t xml:space="preserve"> of </w:t>
    </w:r>
    <w:r>
      <w:rPr>
        <w:noProof/>
      </w:rPr>
      <w:fldChar w:fldCharType="begin"/>
    </w:r>
    <w:r>
      <w:rPr>
        <w:noProof/>
      </w:rPr>
      <w:instrText xml:space="preserve"> SECTIONPAGES  \* Arabic  \* MERGEFORMAT </w:instrText>
    </w:r>
    <w:r>
      <w:rPr>
        <w:noProof/>
      </w:rPr>
      <w:fldChar w:fldCharType="separate"/>
    </w:r>
    <w:r w:rsidR="00482E42">
      <w:rPr>
        <w:noProof/>
      </w:rPr>
      <w:t>35</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0925" w14:textId="7405A55E" w:rsidR="00BE4E52" w:rsidRDefault="00BE4E52" w:rsidP="00230B45">
    <w:pPr>
      <w:pStyle w:val="Footer"/>
      <w:pBdr>
        <w:top w:val="single" w:sz="6" w:space="1" w:color="4BACC6"/>
      </w:pBdr>
      <w:tabs>
        <w:tab w:val="right" w:pos="8931"/>
      </w:tabs>
    </w:pPr>
    <w:r>
      <w:t xml:space="preserve">© Thermo Fisher </w:t>
    </w:r>
    <w:r>
      <w:fldChar w:fldCharType="begin"/>
    </w:r>
    <w:r>
      <w:instrText xml:space="preserve"> SAVEDATE  \@ "yyyy"  \* MERGEFORMAT </w:instrText>
    </w:r>
    <w:r>
      <w:fldChar w:fldCharType="separate"/>
    </w:r>
    <w:r w:rsidR="00482E42">
      <w:rPr>
        <w:noProof/>
      </w:rPr>
      <w:t>2025</w:t>
    </w:r>
    <w:r>
      <w:rPr>
        <w:noProof/>
      </w:rPr>
      <w:fldChar w:fldCharType="end"/>
    </w:r>
    <w:r>
      <w:tab/>
    </w:r>
    <w:sdt>
      <w:sdtPr>
        <w:id w:val="-539437160"/>
        <w:docPartObj>
          <w:docPartGallery w:val="Page Numbers (Bottom of Page)"/>
          <w:docPartUnique/>
        </w:docPartObj>
      </w:sdtPr>
      <w:sdtContent>
        <w:sdt>
          <w:sdtPr>
            <w:id w:val="1373194136"/>
            <w:docPartObj>
              <w:docPartGallery w:val="Page Numbers (Top of Page)"/>
              <w:docPartUnique/>
            </w:docPartObj>
          </w:sdtPr>
          <w:sdtContent>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w:t>
            </w:r>
            <w:r>
              <w:rPr>
                <w:b/>
                <w:bCs/>
                <w:sz w:val="24"/>
                <w:szCs w:val="24"/>
              </w:rPr>
              <w:fldChar w:fldCharType="end"/>
            </w:r>
          </w:sdtContent>
        </w:sdt>
      </w:sdtContent>
    </w:sdt>
  </w:p>
  <w:p w14:paraId="5104D06B" w14:textId="77777777" w:rsidR="00BE4E52" w:rsidRDefault="00BE4E52" w:rsidP="00A45325">
    <w:pPr>
      <w:pStyle w:val="Footer"/>
      <w:tabs>
        <w:tab w:val="right" w:pos="8789"/>
      </w:tabs>
    </w:pPr>
  </w:p>
  <w:p w14:paraId="554C0B87" w14:textId="77777777" w:rsidR="005A2F5D" w:rsidRDefault="005A2F5D"/>
  <w:p w14:paraId="75CD4DB3" w14:textId="77777777" w:rsidR="005A2F5D" w:rsidRDefault="005A2F5D"/>
  <w:p w14:paraId="03C72781" w14:textId="77777777" w:rsidR="005A2F5D" w:rsidRDefault="005A2F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DFB8B" w14:textId="77777777" w:rsidR="00D16A18" w:rsidRDefault="00D16A18" w:rsidP="00354F01">
      <w:pPr>
        <w:spacing w:after="0"/>
      </w:pPr>
      <w:r>
        <w:separator/>
      </w:r>
    </w:p>
  </w:footnote>
  <w:footnote w:type="continuationSeparator" w:id="0">
    <w:p w14:paraId="62BE9C9A" w14:textId="77777777" w:rsidR="00D16A18" w:rsidRDefault="00D16A18" w:rsidP="00354F01">
      <w:pPr>
        <w:spacing w:after="0"/>
      </w:pPr>
      <w:r>
        <w:continuationSeparator/>
      </w:r>
    </w:p>
  </w:footnote>
  <w:footnote w:type="continuationNotice" w:id="1">
    <w:p w14:paraId="757C0023" w14:textId="77777777" w:rsidR="00D16A18" w:rsidRDefault="00D16A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E98A" w14:textId="77777777" w:rsidR="00BE4E52" w:rsidRDefault="00BE4E52" w:rsidP="000950F7">
    <w:pPr>
      <w:pStyle w:val="Header"/>
      <w:pBdr>
        <w:bottom w:val="single" w:sz="6" w:space="1" w:color="555759" w:themeColor="accent5"/>
      </w:pBdr>
      <w:tabs>
        <w:tab w:val="clear" w:pos="4680"/>
        <w:tab w:val="clear" w:pos="9360"/>
        <w:tab w:val="left" w:pos="3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1F85" w14:textId="77777777" w:rsidR="00BE4E52" w:rsidRDefault="00BE4E52" w:rsidP="00A45325">
    <w:pPr>
      <w:pStyle w:val="Header"/>
    </w:pPr>
    <w:r>
      <w:rPr>
        <w:noProof/>
        <w:lang w:eastAsia="en-GB"/>
      </w:rPr>
      <w:drawing>
        <wp:anchor distT="0" distB="0" distL="114300" distR="114300" simplePos="0" relativeHeight="251658240" behindDoc="0" locked="0" layoutInCell="1" allowOverlap="1" wp14:anchorId="44E82986" wp14:editId="198DC00A">
          <wp:simplePos x="0" y="0"/>
          <wp:positionH relativeFrom="margin">
            <wp:align>right</wp:align>
          </wp:positionH>
          <wp:positionV relativeFrom="paragraph">
            <wp:posOffset>-106680</wp:posOffset>
          </wp:positionV>
          <wp:extent cx="1828800" cy="415925"/>
          <wp:effectExtent l="0" t="0" r="0" b="3175"/>
          <wp:wrapSquare wrapText="bothSides"/>
          <wp:docPr id="6" name="Grafik 6"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anchor>
      </w:drawing>
    </w:r>
  </w:p>
  <w:p w14:paraId="5E142B86" w14:textId="77777777" w:rsidR="00BE4E52" w:rsidRDefault="00BE4E52" w:rsidP="008A4CEA">
    <w:pPr>
      <w:pStyle w:val="Header"/>
      <w:pBdr>
        <w:bottom w:val="single" w:sz="18" w:space="1" w:color="555759" w:themeColor="accent5"/>
      </w:pBdr>
      <w:tabs>
        <w:tab w:val="right" w:pos="9759"/>
      </w:tabs>
      <w:ind w:left="-1418" w:right="-1322"/>
      <w:jc w:val="center"/>
    </w:pPr>
  </w:p>
  <w:p w14:paraId="46D69769" w14:textId="77777777" w:rsidR="00BE4E52" w:rsidRDefault="00BE4E52" w:rsidP="0005530B">
    <w:pPr>
      <w:pStyle w:val="Header"/>
      <w:pBdr>
        <w:bottom w:val="single" w:sz="18" w:space="1" w:color="555759" w:themeColor="accent5"/>
      </w:pBdr>
      <w:tabs>
        <w:tab w:val="right" w:pos="9759"/>
      </w:tabs>
      <w:ind w:left="-1418" w:right="-132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434A" w14:textId="77777777" w:rsidR="00BE4E52" w:rsidRDefault="00BE4E52" w:rsidP="00230B45">
    <w:pPr>
      <w:pStyle w:val="Header"/>
      <w:pBdr>
        <w:bottom w:val="single" w:sz="6" w:space="1" w:color="4BACC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B663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583961"/>
    <w:multiLevelType w:val="hybridMultilevel"/>
    <w:tmpl w:val="4ED4A85E"/>
    <w:lvl w:ilvl="0" w:tplc="53F0B632">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E6974CB"/>
    <w:multiLevelType w:val="hybridMultilevel"/>
    <w:tmpl w:val="B180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CF0C826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703"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BD61860"/>
    <w:multiLevelType w:val="multilevel"/>
    <w:tmpl w:val="B15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731D6"/>
    <w:multiLevelType w:val="hybridMultilevel"/>
    <w:tmpl w:val="D6A28172"/>
    <w:lvl w:ilvl="0" w:tplc="0409000F">
      <w:start w:val="1"/>
      <w:numFmt w:val="decimal"/>
      <w:lvlText w:val="%1."/>
      <w:lvlJc w:val="left"/>
      <w:pPr>
        <w:ind w:left="467" w:hanging="360"/>
      </w:pPr>
    </w:lvl>
    <w:lvl w:ilvl="1" w:tplc="04090019">
      <w:start w:val="1"/>
      <w:numFmt w:val="lowerLetter"/>
      <w:lvlText w:val="%2."/>
      <w:lvlJc w:val="left"/>
      <w:pPr>
        <w:ind w:left="1187" w:hanging="360"/>
      </w:pPr>
    </w:lvl>
    <w:lvl w:ilvl="2" w:tplc="0409001B">
      <w:start w:val="1"/>
      <w:numFmt w:val="lowerRoman"/>
      <w:lvlText w:val="%3."/>
      <w:lvlJc w:val="right"/>
      <w:pPr>
        <w:ind w:left="1907" w:hanging="180"/>
      </w:pPr>
    </w:lvl>
    <w:lvl w:ilvl="3" w:tplc="0409000F">
      <w:start w:val="1"/>
      <w:numFmt w:val="decimal"/>
      <w:lvlText w:val="%4."/>
      <w:lvlJc w:val="left"/>
      <w:pPr>
        <w:ind w:left="2627" w:hanging="360"/>
      </w:pPr>
    </w:lvl>
    <w:lvl w:ilvl="4" w:tplc="04090019">
      <w:start w:val="1"/>
      <w:numFmt w:val="lowerLetter"/>
      <w:lvlText w:val="%5."/>
      <w:lvlJc w:val="left"/>
      <w:pPr>
        <w:ind w:left="3347" w:hanging="360"/>
      </w:pPr>
    </w:lvl>
    <w:lvl w:ilvl="5" w:tplc="0409001B">
      <w:start w:val="1"/>
      <w:numFmt w:val="lowerRoman"/>
      <w:lvlText w:val="%6."/>
      <w:lvlJc w:val="right"/>
      <w:pPr>
        <w:ind w:left="4067" w:hanging="180"/>
      </w:pPr>
    </w:lvl>
    <w:lvl w:ilvl="6" w:tplc="0409000F">
      <w:start w:val="1"/>
      <w:numFmt w:val="decimal"/>
      <w:lvlText w:val="%7."/>
      <w:lvlJc w:val="left"/>
      <w:pPr>
        <w:ind w:left="4787" w:hanging="360"/>
      </w:pPr>
    </w:lvl>
    <w:lvl w:ilvl="7" w:tplc="04090019">
      <w:start w:val="1"/>
      <w:numFmt w:val="lowerLetter"/>
      <w:lvlText w:val="%8."/>
      <w:lvlJc w:val="left"/>
      <w:pPr>
        <w:ind w:left="5507" w:hanging="360"/>
      </w:pPr>
    </w:lvl>
    <w:lvl w:ilvl="8" w:tplc="0409001B">
      <w:start w:val="1"/>
      <w:numFmt w:val="lowerRoman"/>
      <w:lvlText w:val="%9."/>
      <w:lvlJc w:val="right"/>
      <w:pPr>
        <w:ind w:left="6227" w:hanging="180"/>
      </w:pPr>
    </w:lvl>
  </w:abstractNum>
  <w:abstractNum w:abstractNumId="6" w15:restartNumberingAfterBreak="0">
    <w:nsid w:val="1E317FE7"/>
    <w:multiLevelType w:val="hybridMultilevel"/>
    <w:tmpl w:val="45FA0D98"/>
    <w:lvl w:ilvl="0" w:tplc="6FE66E9E">
      <w:start w:val="1"/>
      <w:numFmt w:val="decimal"/>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7" w15:restartNumberingAfterBreak="0">
    <w:nsid w:val="22CB01B6"/>
    <w:multiLevelType w:val="multilevel"/>
    <w:tmpl w:val="BF2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E7787"/>
    <w:multiLevelType w:val="multilevel"/>
    <w:tmpl w:val="7CBCA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72011"/>
    <w:multiLevelType w:val="multilevel"/>
    <w:tmpl w:val="D3C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777BD"/>
    <w:multiLevelType w:val="hybridMultilevel"/>
    <w:tmpl w:val="BC1C2FEC"/>
    <w:lvl w:ilvl="0" w:tplc="EB12BAB4">
      <w:numFmt w:val="bullet"/>
      <w:lvlText w:val=""/>
      <w:lvlJc w:val="left"/>
      <w:pPr>
        <w:ind w:left="360" w:hanging="360"/>
      </w:pPr>
      <w:rPr>
        <w:rFonts w:ascii="Symbol" w:eastAsia="Symbol" w:hAnsi="Symbol" w:cs="Symbol" w:hint="default"/>
        <w:b w:val="0"/>
        <w:bCs w:val="0"/>
        <w:i w:val="0"/>
        <w:iCs w:val="0"/>
        <w:w w:val="100"/>
        <w:sz w:val="22"/>
        <w:szCs w:val="22"/>
        <w:lang w:val="en-US" w:eastAsia="en-US" w:bidi="ar-SA"/>
      </w:rPr>
    </w:lvl>
    <w:lvl w:ilvl="1" w:tplc="38E2B67C">
      <w:numFmt w:val="bullet"/>
      <w:lvlText w:val="o"/>
      <w:lvlJc w:val="left"/>
      <w:pPr>
        <w:ind w:left="1080" w:hanging="360"/>
      </w:pPr>
      <w:rPr>
        <w:rFonts w:ascii="Courier New" w:eastAsia="Courier New" w:hAnsi="Courier New" w:cs="Courier New" w:hint="default"/>
        <w:b w:val="0"/>
        <w:bCs w:val="0"/>
        <w:i w:val="0"/>
        <w:iCs w:val="0"/>
        <w:w w:val="100"/>
        <w:sz w:val="22"/>
        <w:szCs w:val="22"/>
        <w:lang w:val="en-US" w:eastAsia="en-US" w:bidi="ar-SA"/>
      </w:rPr>
    </w:lvl>
    <w:lvl w:ilvl="2" w:tplc="4B72EB68">
      <w:numFmt w:val="bullet"/>
      <w:lvlText w:val="•"/>
      <w:lvlJc w:val="left"/>
      <w:pPr>
        <w:ind w:left="1958" w:hanging="360"/>
      </w:pPr>
      <w:rPr>
        <w:rFonts w:hint="default"/>
        <w:lang w:val="en-US" w:eastAsia="en-US" w:bidi="ar-SA"/>
      </w:rPr>
    </w:lvl>
    <w:lvl w:ilvl="3" w:tplc="AE127DFA">
      <w:numFmt w:val="bullet"/>
      <w:lvlText w:val="•"/>
      <w:lvlJc w:val="left"/>
      <w:pPr>
        <w:ind w:left="2834" w:hanging="360"/>
      </w:pPr>
      <w:rPr>
        <w:rFonts w:hint="default"/>
        <w:lang w:val="en-US" w:eastAsia="en-US" w:bidi="ar-SA"/>
      </w:rPr>
    </w:lvl>
    <w:lvl w:ilvl="4" w:tplc="66DEACE2">
      <w:numFmt w:val="bullet"/>
      <w:lvlText w:val="•"/>
      <w:lvlJc w:val="left"/>
      <w:pPr>
        <w:ind w:left="3710" w:hanging="360"/>
      </w:pPr>
      <w:rPr>
        <w:rFonts w:hint="default"/>
        <w:lang w:val="en-US" w:eastAsia="en-US" w:bidi="ar-SA"/>
      </w:rPr>
    </w:lvl>
    <w:lvl w:ilvl="5" w:tplc="FAA4FACE">
      <w:numFmt w:val="bullet"/>
      <w:lvlText w:val="•"/>
      <w:lvlJc w:val="left"/>
      <w:pPr>
        <w:ind w:left="4587" w:hanging="360"/>
      </w:pPr>
      <w:rPr>
        <w:rFonts w:hint="default"/>
        <w:lang w:val="en-US" w:eastAsia="en-US" w:bidi="ar-SA"/>
      </w:rPr>
    </w:lvl>
    <w:lvl w:ilvl="6" w:tplc="77C08E0A">
      <w:numFmt w:val="bullet"/>
      <w:lvlText w:val="•"/>
      <w:lvlJc w:val="left"/>
      <w:pPr>
        <w:ind w:left="5463" w:hanging="360"/>
      </w:pPr>
      <w:rPr>
        <w:rFonts w:hint="default"/>
        <w:lang w:val="en-US" w:eastAsia="en-US" w:bidi="ar-SA"/>
      </w:rPr>
    </w:lvl>
    <w:lvl w:ilvl="7" w:tplc="79F65284">
      <w:numFmt w:val="bullet"/>
      <w:lvlText w:val="•"/>
      <w:lvlJc w:val="left"/>
      <w:pPr>
        <w:ind w:left="6339" w:hanging="360"/>
      </w:pPr>
      <w:rPr>
        <w:rFonts w:hint="default"/>
        <w:lang w:val="en-US" w:eastAsia="en-US" w:bidi="ar-SA"/>
      </w:rPr>
    </w:lvl>
    <w:lvl w:ilvl="8" w:tplc="E3803C66">
      <w:numFmt w:val="bullet"/>
      <w:lvlText w:val="•"/>
      <w:lvlJc w:val="left"/>
      <w:pPr>
        <w:ind w:left="7215" w:hanging="360"/>
      </w:pPr>
      <w:rPr>
        <w:rFonts w:hint="default"/>
        <w:lang w:val="en-US" w:eastAsia="en-US" w:bidi="ar-SA"/>
      </w:rPr>
    </w:lvl>
  </w:abstractNum>
  <w:abstractNum w:abstractNumId="11" w15:restartNumberingAfterBreak="0">
    <w:nsid w:val="32482241"/>
    <w:multiLevelType w:val="hybridMultilevel"/>
    <w:tmpl w:val="BFF6E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777984"/>
    <w:multiLevelType w:val="hybridMultilevel"/>
    <w:tmpl w:val="421CA674"/>
    <w:lvl w:ilvl="0" w:tplc="62302CC4">
      <w:numFmt w:val="bullet"/>
      <w:lvlText w:val=""/>
      <w:lvlJc w:val="left"/>
      <w:pPr>
        <w:ind w:left="828" w:hanging="360"/>
      </w:pPr>
      <w:rPr>
        <w:rFonts w:ascii="Symbol" w:eastAsia="Symbol" w:hAnsi="Symbol" w:cs="Symbol" w:hint="default"/>
        <w:b w:val="0"/>
        <w:bCs w:val="0"/>
        <w:i w:val="0"/>
        <w:iCs w:val="0"/>
        <w:w w:val="100"/>
        <w:sz w:val="22"/>
        <w:szCs w:val="22"/>
        <w:lang w:val="en-US" w:eastAsia="en-US" w:bidi="ar-SA"/>
      </w:rPr>
    </w:lvl>
    <w:lvl w:ilvl="1" w:tplc="D27C857E">
      <w:numFmt w:val="bullet"/>
      <w:lvlText w:val="•"/>
      <w:lvlJc w:val="left"/>
      <w:pPr>
        <w:ind w:left="1445" w:hanging="360"/>
      </w:pPr>
      <w:rPr>
        <w:rFonts w:hint="default"/>
        <w:lang w:val="en-US" w:eastAsia="en-US" w:bidi="ar-SA"/>
      </w:rPr>
    </w:lvl>
    <w:lvl w:ilvl="2" w:tplc="B42ED3AA">
      <w:numFmt w:val="bullet"/>
      <w:lvlText w:val="•"/>
      <w:lvlJc w:val="left"/>
      <w:pPr>
        <w:ind w:left="2071" w:hanging="360"/>
      </w:pPr>
      <w:rPr>
        <w:rFonts w:hint="default"/>
        <w:lang w:val="en-US" w:eastAsia="en-US" w:bidi="ar-SA"/>
      </w:rPr>
    </w:lvl>
    <w:lvl w:ilvl="3" w:tplc="C6E0F372">
      <w:numFmt w:val="bullet"/>
      <w:lvlText w:val="•"/>
      <w:lvlJc w:val="left"/>
      <w:pPr>
        <w:ind w:left="2696" w:hanging="360"/>
      </w:pPr>
      <w:rPr>
        <w:rFonts w:hint="default"/>
        <w:lang w:val="en-US" w:eastAsia="en-US" w:bidi="ar-SA"/>
      </w:rPr>
    </w:lvl>
    <w:lvl w:ilvl="4" w:tplc="F42A8AB8">
      <w:numFmt w:val="bullet"/>
      <w:lvlText w:val="•"/>
      <w:lvlJc w:val="left"/>
      <w:pPr>
        <w:ind w:left="3322" w:hanging="360"/>
      </w:pPr>
      <w:rPr>
        <w:rFonts w:hint="default"/>
        <w:lang w:val="en-US" w:eastAsia="en-US" w:bidi="ar-SA"/>
      </w:rPr>
    </w:lvl>
    <w:lvl w:ilvl="5" w:tplc="4A4A4E10">
      <w:numFmt w:val="bullet"/>
      <w:lvlText w:val="•"/>
      <w:lvlJc w:val="left"/>
      <w:pPr>
        <w:ind w:left="3948" w:hanging="360"/>
      </w:pPr>
      <w:rPr>
        <w:rFonts w:hint="default"/>
        <w:lang w:val="en-US" w:eastAsia="en-US" w:bidi="ar-SA"/>
      </w:rPr>
    </w:lvl>
    <w:lvl w:ilvl="6" w:tplc="0E10B938">
      <w:numFmt w:val="bullet"/>
      <w:lvlText w:val="•"/>
      <w:lvlJc w:val="left"/>
      <w:pPr>
        <w:ind w:left="4573" w:hanging="360"/>
      </w:pPr>
      <w:rPr>
        <w:rFonts w:hint="default"/>
        <w:lang w:val="en-US" w:eastAsia="en-US" w:bidi="ar-SA"/>
      </w:rPr>
    </w:lvl>
    <w:lvl w:ilvl="7" w:tplc="175A5F78">
      <w:numFmt w:val="bullet"/>
      <w:lvlText w:val="•"/>
      <w:lvlJc w:val="left"/>
      <w:pPr>
        <w:ind w:left="5199" w:hanging="360"/>
      </w:pPr>
      <w:rPr>
        <w:rFonts w:hint="default"/>
        <w:lang w:val="en-US" w:eastAsia="en-US" w:bidi="ar-SA"/>
      </w:rPr>
    </w:lvl>
    <w:lvl w:ilvl="8" w:tplc="EB84CC40">
      <w:numFmt w:val="bullet"/>
      <w:lvlText w:val="•"/>
      <w:lvlJc w:val="left"/>
      <w:pPr>
        <w:ind w:left="5824" w:hanging="360"/>
      </w:pPr>
      <w:rPr>
        <w:rFonts w:hint="default"/>
        <w:lang w:val="en-US" w:eastAsia="en-US" w:bidi="ar-SA"/>
      </w:rPr>
    </w:lvl>
  </w:abstractNum>
  <w:abstractNum w:abstractNumId="13" w15:restartNumberingAfterBreak="0">
    <w:nsid w:val="36BE65C5"/>
    <w:multiLevelType w:val="multilevel"/>
    <w:tmpl w:val="22DCB428"/>
    <w:lvl w:ilvl="0">
      <w:start w:val="1"/>
      <w:numFmt w:val="decimal"/>
      <w:pStyle w:val="ThermoHeading1"/>
      <w:lvlText w:val="%1"/>
      <w:lvlJc w:val="left"/>
      <w:pPr>
        <w:tabs>
          <w:tab w:val="num" w:pos="432"/>
        </w:tabs>
        <w:ind w:left="432" w:hanging="432"/>
      </w:pPr>
      <w:rPr>
        <w:rFonts w:cs="Times New Roman" w:hint="default"/>
      </w:rPr>
    </w:lvl>
    <w:lvl w:ilvl="1">
      <w:start w:val="1"/>
      <w:numFmt w:val="decimal"/>
      <w:pStyle w:val="ThermoHeading2"/>
      <w:lvlText w:val="%1.%2"/>
      <w:lvlJc w:val="left"/>
      <w:pPr>
        <w:tabs>
          <w:tab w:val="num" w:pos="1097"/>
        </w:tabs>
        <w:ind w:left="936" w:hanging="576"/>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3F9D254D"/>
    <w:multiLevelType w:val="hybridMultilevel"/>
    <w:tmpl w:val="FDCC3E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FE0DB3"/>
    <w:multiLevelType w:val="hybridMultilevel"/>
    <w:tmpl w:val="FFFFFFFF"/>
    <w:lvl w:ilvl="0" w:tplc="5BC626CE">
      <w:start w:val="1"/>
      <w:numFmt w:val="bullet"/>
      <w:lvlText w:val=""/>
      <w:lvlJc w:val="left"/>
      <w:pPr>
        <w:ind w:left="720" w:hanging="360"/>
      </w:pPr>
      <w:rPr>
        <w:rFonts w:ascii="Symbol" w:hAnsi="Symbol" w:hint="default"/>
      </w:rPr>
    </w:lvl>
    <w:lvl w:ilvl="1" w:tplc="F8E06350">
      <w:start w:val="1"/>
      <w:numFmt w:val="bullet"/>
      <w:lvlText w:val="o"/>
      <w:lvlJc w:val="left"/>
      <w:pPr>
        <w:ind w:left="1440" w:hanging="360"/>
      </w:pPr>
      <w:rPr>
        <w:rFonts w:ascii="Courier New" w:hAnsi="Courier New" w:hint="default"/>
      </w:rPr>
    </w:lvl>
    <w:lvl w:ilvl="2" w:tplc="67B60862">
      <w:start w:val="1"/>
      <w:numFmt w:val="bullet"/>
      <w:lvlText w:val=""/>
      <w:lvlJc w:val="left"/>
      <w:pPr>
        <w:ind w:left="2160" w:hanging="360"/>
      </w:pPr>
      <w:rPr>
        <w:rFonts w:ascii="Wingdings" w:hAnsi="Wingdings" w:hint="default"/>
      </w:rPr>
    </w:lvl>
    <w:lvl w:ilvl="3" w:tplc="188E4554">
      <w:start w:val="1"/>
      <w:numFmt w:val="bullet"/>
      <w:lvlText w:val=""/>
      <w:lvlJc w:val="left"/>
      <w:pPr>
        <w:ind w:left="2880" w:hanging="360"/>
      </w:pPr>
      <w:rPr>
        <w:rFonts w:ascii="Symbol" w:hAnsi="Symbol" w:hint="default"/>
      </w:rPr>
    </w:lvl>
    <w:lvl w:ilvl="4" w:tplc="17242FCE">
      <w:start w:val="1"/>
      <w:numFmt w:val="bullet"/>
      <w:lvlText w:val="o"/>
      <w:lvlJc w:val="left"/>
      <w:pPr>
        <w:ind w:left="3600" w:hanging="360"/>
      </w:pPr>
      <w:rPr>
        <w:rFonts w:ascii="Courier New" w:hAnsi="Courier New" w:hint="default"/>
      </w:rPr>
    </w:lvl>
    <w:lvl w:ilvl="5" w:tplc="664E38F8">
      <w:start w:val="1"/>
      <w:numFmt w:val="bullet"/>
      <w:lvlText w:val=""/>
      <w:lvlJc w:val="left"/>
      <w:pPr>
        <w:ind w:left="4320" w:hanging="360"/>
      </w:pPr>
      <w:rPr>
        <w:rFonts w:ascii="Wingdings" w:hAnsi="Wingdings" w:hint="default"/>
      </w:rPr>
    </w:lvl>
    <w:lvl w:ilvl="6" w:tplc="144C02EC">
      <w:start w:val="1"/>
      <w:numFmt w:val="bullet"/>
      <w:lvlText w:val=""/>
      <w:lvlJc w:val="left"/>
      <w:pPr>
        <w:ind w:left="5040" w:hanging="360"/>
      </w:pPr>
      <w:rPr>
        <w:rFonts w:ascii="Symbol" w:hAnsi="Symbol" w:hint="default"/>
      </w:rPr>
    </w:lvl>
    <w:lvl w:ilvl="7" w:tplc="757EE038">
      <w:start w:val="1"/>
      <w:numFmt w:val="bullet"/>
      <w:lvlText w:val="o"/>
      <w:lvlJc w:val="left"/>
      <w:pPr>
        <w:ind w:left="5760" w:hanging="360"/>
      </w:pPr>
      <w:rPr>
        <w:rFonts w:ascii="Courier New" w:hAnsi="Courier New" w:hint="default"/>
      </w:rPr>
    </w:lvl>
    <w:lvl w:ilvl="8" w:tplc="4F4459E2">
      <w:start w:val="1"/>
      <w:numFmt w:val="bullet"/>
      <w:lvlText w:val=""/>
      <w:lvlJc w:val="left"/>
      <w:pPr>
        <w:ind w:left="6480" w:hanging="360"/>
      </w:pPr>
      <w:rPr>
        <w:rFonts w:ascii="Wingdings" w:hAnsi="Wingdings" w:hint="default"/>
      </w:rPr>
    </w:lvl>
  </w:abstractNum>
  <w:abstractNum w:abstractNumId="16" w15:restartNumberingAfterBreak="0">
    <w:nsid w:val="4B195335"/>
    <w:multiLevelType w:val="hybridMultilevel"/>
    <w:tmpl w:val="ABB6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64FB3"/>
    <w:multiLevelType w:val="multilevel"/>
    <w:tmpl w:val="B734FF68"/>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8" w15:restartNumberingAfterBreak="0">
    <w:nsid w:val="6A3701B6"/>
    <w:multiLevelType w:val="hybridMultilevel"/>
    <w:tmpl w:val="864CAD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12B5BEC"/>
    <w:multiLevelType w:val="multilevel"/>
    <w:tmpl w:val="933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C01B2"/>
    <w:multiLevelType w:val="multilevel"/>
    <w:tmpl w:val="602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14CA4"/>
    <w:multiLevelType w:val="multilevel"/>
    <w:tmpl w:val="C584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D20EED"/>
    <w:multiLevelType w:val="multilevel"/>
    <w:tmpl w:val="93C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C4325"/>
    <w:multiLevelType w:val="multilevel"/>
    <w:tmpl w:val="6F1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67493"/>
    <w:multiLevelType w:val="hybridMultilevel"/>
    <w:tmpl w:val="1570E462"/>
    <w:lvl w:ilvl="0" w:tplc="32987FE2">
      <w:numFmt w:val="bullet"/>
      <w:lvlText w:val=""/>
      <w:lvlJc w:val="left"/>
      <w:pPr>
        <w:ind w:left="827" w:hanging="360"/>
      </w:pPr>
      <w:rPr>
        <w:rFonts w:ascii="Symbol" w:eastAsia="Symbol" w:hAnsi="Symbol" w:cs="Symbol" w:hint="default"/>
        <w:b w:val="0"/>
        <w:bCs w:val="0"/>
        <w:i w:val="0"/>
        <w:iCs w:val="0"/>
        <w:w w:val="100"/>
        <w:sz w:val="22"/>
        <w:szCs w:val="22"/>
        <w:lang w:val="en-US" w:eastAsia="en-US" w:bidi="ar-SA"/>
      </w:rPr>
    </w:lvl>
    <w:lvl w:ilvl="1" w:tplc="6C7E7C9E">
      <w:numFmt w:val="bullet"/>
      <w:lvlText w:val="•"/>
      <w:lvlJc w:val="left"/>
      <w:pPr>
        <w:ind w:left="1390" w:hanging="360"/>
      </w:pPr>
      <w:rPr>
        <w:rFonts w:hint="default"/>
        <w:lang w:val="en-US" w:eastAsia="en-US" w:bidi="ar-SA"/>
      </w:rPr>
    </w:lvl>
    <w:lvl w:ilvl="2" w:tplc="53C8A5A4">
      <w:numFmt w:val="bullet"/>
      <w:lvlText w:val="•"/>
      <w:lvlJc w:val="left"/>
      <w:pPr>
        <w:ind w:left="1961" w:hanging="360"/>
      </w:pPr>
      <w:rPr>
        <w:rFonts w:hint="default"/>
        <w:lang w:val="en-US" w:eastAsia="en-US" w:bidi="ar-SA"/>
      </w:rPr>
    </w:lvl>
    <w:lvl w:ilvl="3" w:tplc="1F8EEA38">
      <w:numFmt w:val="bullet"/>
      <w:lvlText w:val="•"/>
      <w:lvlJc w:val="left"/>
      <w:pPr>
        <w:ind w:left="2531" w:hanging="360"/>
      </w:pPr>
      <w:rPr>
        <w:rFonts w:hint="default"/>
        <w:lang w:val="en-US" w:eastAsia="en-US" w:bidi="ar-SA"/>
      </w:rPr>
    </w:lvl>
    <w:lvl w:ilvl="4" w:tplc="22DA5DAE">
      <w:numFmt w:val="bullet"/>
      <w:lvlText w:val="•"/>
      <w:lvlJc w:val="left"/>
      <w:pPr>
        <w:ind w:left="3102" w:hanging="360"/>
      </w:pPr>
      <w:rPr>
        <w:rFonts w:hint="default"/>
        <w:lang w:val="en-US" w:eastAsia="en-US" w:bidi="ar-SA"/>
      </w:rPr>
    </w:lvl>
    <w:lvl w:ilvl="5" w:tplc="4752630E">
      <w:numFmt w:val="bullet"/>
      <w:lvlText w:val="•"/>
      <w:lvlJc w:val="left"/>
      <w:pPr>
        <w:ind w:left="3673" w:hanging="360"/>
      </w:pPr>
      <w:rPr>
        <w:rFonts w:hint="default"/>
        <w:lang w:val="en-US" w:eastAsia="en-US" w:bidi="ar-SA"/>
      </w:rPr>
    </w:lvl>
    <w:lvl w:ilvl="6" w:tplc="84C89216">
      <w:numFmt w:val="bullet"/>
      <w:lvlText w:val="•"/>
      <w:lvlJc w:val="left"/>
      <w:pPr>
        <w:ind w:left="4243" w:hanging="360"/>
      </w:pPr>
      <w:rPr>
        <w:rFonts w:hint="default"/>
        <w:lang w:val="en-US" w:eastAsia="en-US" w:bidi="ar-SA"/>
      </w:rPr>
    </w:lvl>
    <w:lvl w:ilvl="7" w:tplc="CA26AC60">
      <w:numFmt w:val="bullet"/>
      <w:lvlText w:val="•"/>
      <w:lvlJc w:val="left"/>
      <w:pPr>
        <w:ind w:left="4814" w:hanging="360"/>
      </w:pPr>
      <w:rPr>
        <w:rFonts w:hint="default"/>
        <w:lang w:val="en-US" w:eastAsia="en-US" w:bidi="ar-SA"/>
      </w:rPr>
    </w:lvl>
    <w:lvl w:ilvl="8" w:tplc="5D3C39B0">
      <w:numFmt w:val="bullet"/>
      <w:lvlText w:val="•"/>
      <w:lvlJc w:val="left"/>
      <w:pPr>
        <w:ind w:left="5384" w:hanging="360"/>
      </w:pPr>
      <w:rPr>
        <w:rFonts w:hint="default"/>
        <w:lang w:val="en-US" w:eastAsia="en-US" w:bidi="ar-SA"/>
      </w:rPr>
    </w:lvl>
  </w:abstractNum>
  <w:num w:numId="1" w16cid:durableId="1497767211">
    <w:abstractNumId w:val="15"/>
  </w:num>
  <w:num w:numId="2" w16cid:durableId="1226798987">
    <w:abstractNumId w:val="6"/>
  </w:num>
  <w:num w:numId="3" w16cid:durableId="2058895466">
    <w:abstractNumId w:val="0"/>
  </w:num>
  <w:num w:numId="4" w16cid:durableId="276182418">
    <w:abstractNumId w:val="3"/>
  </w:num>
  <w:num w:numId="5" w16cid:durableId="449713185">
    <w:abstractNumId w:val="14"/>
  </w:num>
  <w:num w:numId="6" w16cid:durableId="693848340">
    <w:abstractNumId w:val="11"/>
  </w:num>
  <w:num w:numId="7" w16cid:durableId="1929464366">
    <w:abstractNumId w:val="18"/>
  </w:num>
  <w:num w:numId="8" w16cid:durableId="988553937">
    <w:abstractNumId w:val="10"/>
  </w:num>
  <w:num w:numId="9" w16cid:durableId="931663155">
    <w:abstractNumId w:val="12"/>
  </w:num>
  <w:num w:numId="10" w16cid:durableId="627516841">
    <w:abstractNumId w:val="24"/>
  </w:num>
  <w:num w:numId="11" w16cid:durableId="620766417">
    <w:abstractNumId w:val="2"/>
  </w:num>
  <w:num w:numId="12" w16cid:durableId="1072199642">
    <w:abstractNumId w:val="13"/>
  </w:num>
  <w:num w:numId="13" w16cid:durableId="1078482607">
    <w:abstractNumId w:val="16"/>
  </w:num>
  <w:num w:numId="14" w16cid:durableId="21226041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3042800">
    <w:abstractNumId w:val="1"/>
  </w:num>
  <w:num w:numId="16" w16cid:durableId="1676762292">
    <w:abstractNumId w:val="9"/>
  </w:num>
  <w:num w:numId="17" w16cid:durableId="446704067">
    <w:abstractNumId w:val="19"/>
  </w:num>
  <w:num w:numId="18" w16cid:durableId="1301303479">
    <w:abstractNumId w:val="22"/>
  </w:num>
  <w:num w:numId="19" w16cid:durableId="1044209198">
    <w:abstractNumId w:val="23"/>
  </w:num>
  <w:num w:numId="20" w16cid:durableId="750465290">
    <w:abstractNumId w:val="20"/>
  </w:num>
  <w:num w:numId="21" w16cid:durableId="363213520">
    <w:abstractNumId w:val="21"/>
  </w:num>
  <w:num w:numId="22" w16cid:durableId="294869176">
    <w:abstractNumId w:val="7"/>
  </w:num>
  <w:num w:numId="23" w16cid:durableId="863907625">
    <w:abstractNumId w:val="8"/>
  </w:num>
  <w:num w:numId="24" w16cid:durableId="1203010114">
    <w:abstractNumId w:val="4"/>
  </w:num>
  <w:num w:numId="25" w16cid:durableId="1763336300">
    <w:abstractNumId w:val="17"/>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o, Wendy">
    <w15:presenceInfo w15:providerId="AD" w15:userId="S::hanni.huo@thermofisher.com::62744832-41d2-4007-b3e5-0d11d744955f"/>
  </w15:person>
  <w15:person w15:author="Tiwari, Shravan">
    <w15:presenceInfo w15:providerId="None" w15:userId="Tiwari, Shravan"/>
  </w15:person>
  <w15:person w15:author="Bohm, Tracy">
    <w15:presenceInfo w15:providerId="AD" w15:userId="S::tracy.bohm@thermofisher.com::3f167516-7870-456c-b104-9441d931cc5f"/>
  </w15:person>
  <w15:person w15:author="Kozhikkalathil, Nishi">
    <w15:presenceInfo w15:providerId="AD" w15:userId="S::nishi.kozhikkalathil@thermofisher.com::0c188c74-8a9d-4d88-9364-0d549502a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AF"/>
    <w:rsid w:val="000003CF"/>
    <w:rsid w:val="00000612"/>
    <w:rsid w:val="00000700"/>
    <w:rsid w:val="000007DB"/>
    <w:rsid w:val="00000E2B"/>
    <w:rsid w:val="00001427"/>
    <w:rsid w:val="000016B0"/>
    <w:rsid w:val="00001743"/>
    <w:rsid w:val="00001844"/>
    <w:rsid w:val="000024B4"/>
    <w:rsid w:val="000028B6"/>
    <w:rsid w:val="00002902"/>
    <w:rsid w:val="00003030"/>
    <w:rsid w:val="00003446"/>
    <w:rsid w:val="0000386C"/>
    <w:rsid w:val="00003DA6"/>
    <w:rsid w:val="00004591"/>
    <w:rsid w:val="00004F8F"/>
    <w:rsid w:val="000053EF"/>
    <w:rsid w:val="0000583C"/>
    <w:rsid w:val="00005A80"/>
    <w:rsid w:val="00005AA5"/>
    <w:rsid w:val="00005E12"/>
    <w:rsid w:val="000064C3"/>
    <w:rsid w:val="0000688A"/>
    <w:rsid w:val="000070EA"/>
    <w:rsid w:val="00007698"/>
    <w:rsid w:val="000076B4"/>
    <w:rsid w:val="0000773C"/>
    <w:rsid w:val="000077D2"/>
    <w:rsid w:val="000103F7"/>
    <w:rsid w:val="000106A9"/>
    <w:rsid w:val="000108E2"/>
    <w:rsid w:val="00010BBD"/>
    <w:rsid w:val="00010EA8"/>
    <w:rsid w:val="00011CE8"/>
    <w:rsid w:val="00011EB9"/>
    <w:rsid w:val="00011F0E"/>
    <w:rsid w:val="0001219E"/>
    <w:rsid w:val="000121A8"/>
    <w:rsid w:val="00012749"/>
    <w:rsid w:val="00012D1D"/>
    <w:rsid w:val="00012DD5"/>
    <w:rsid w:val="00012E15"/>
    <w:rsid w:val="0001312A"/>
    <w:rsid w:val="00013394"/>
    <w:rsid w:val="00013D19"/>
    <w:rsid w:val="00014270"/>
    <w:rsid w:val="000146AE"/>
    <w:rsid w:val="00014DD1"/>
    <w:rsid w:val="00014E79"/>
    <w:rsid w:val="00015483"/>
    <w:rsid w:val="00015511"/>
    <w:rsid w:val="000157A8"/>
    <w:rsid w:val="00015C78"/>
    <w:rsid w:val="00016C3A"/>
    <w:rsid w:val="00016FA9"/>
    <w:rsid w:val="000176C5"/>
    <w:rsid w:val="000178E4"/>
    <w:rsid w:val="0002038F"/>
    <w:rsid w:val="00020581"/>
    <w:rsid w:val="000205DF"/>
    <w:rsid w:val="000206DF"/>
    <w:rsid w:val="00020908"/>
    <w:rsid w:val="00020A9A"/>
    <w:rsid w:val="000213CC"/>
    <w:rsid w:val="00021467"/>
    <w:rsid w:val="00021643"/>
    <w:rsid w:val="00021C52"/>
    <w:rsid w:val="000228AF"/>
    <w:rsid w:val="0002338C"/>
    <w:rsid w:val="00023E08"/>
    <w:rsid w:val="0002436A"/>
    <w:rsid w:val="00024EF5"/>
    <w:rsid w:val="00025124"/>
    <w:rsid w:val="00025A93"/>
    <w:rsid w:val="00025E38"/>
    <w:rsid w:val="0002684C"/>
    <w:rsid w:val="00026A80"/>
    <w:rsid w:val="00026E61"/>
    <w:rsid w:val="00026EE3"/>
    <w:rsid w:val="0002758B"/>
    <w:rsid w:val="000277DB"/>
    <w:rsid w:val="00027A17"/>
    <w:rsid w:val="00027D77"/>
    <w:rsid w:val="00027E7E"/>
    <w:rsid w:val="00030A40"/>
    <w:rsid w:val="00030EDA"/>
    <w:rsid w:val="0003106C"/>
    <w:rsid w:val="000316B9"/>
    <w:rsid w:val="00031F66"/>
    <w:rsid w:val="00031FFD"/>
    <w:rsid w:val="000326D6"/>
    <w:rsid w:val="00032827"/>
    <w:rsid w:val="000333D7"/>
    <w:rsid w:val="000346E8"/>
    <w:rsid w:val="00034806"/>
    <w:rsid w:val="000349F7"/>
    <w:rsid w:val="00034F27"/>
    <w:rsid w:val="00035127"/>
    <w:rsid w:val="00035744"/>
    <w:rsid w:val="00035861"/>
    <w:rsid w:val="00035A4F"/>
    <w:rsid w:val="00035A7F"/>
    <w:rsid w:val="00035B98"/>
    <w:rsid w:val="00035BC0"/>
    <w:rsid w:val="00036952"/>
    <w:rsid w:val="000370DB"/>
    <w:rsid w:val="00037A01"/>
    <w:rsid w:val="00037A15"/>
    <w:rsid w:val="00037CBA"/>
    <w:rsid w:val="00037DAA"/>
    <w:rsid w:val="00040262"/>
    <w:rsid w:val="000408EC"/>
    <w:rsid w:val="00041107"/>
    <w:rsid w:val="00041552"/>
    <w:rsid w:val="00041656"/>
    <w:rsid w:val="000416D1"/>
    <w:rsid w:val="00041AA2"/>
    <w:rsid w:val="00041FF5"/>
    <w:rsid w:val="0004210A"/>
    <w:rsid w:val="00042135"/>
    <w:rsid w:val="0004232C"/>
    <w:rsid w:val="00042D0B"/>
    <w:rsid w:val="00043DCB"/>
    <w:rsid w:val="000443E5"/>
    <w:rsid w:val="00044891"/>
    <w:rsid w:val="00044A05"/>
    <w:rsid w:val="00045537"/>
    <w:rsid w:val="0004584B"/>
    <w:rsid w:val="00045B5F"/>
    <w:rsid w:val="00045FA5"/>
    <w:rsid w:val="0004617A"/>
    <w:rsid w:val="0004617C"/>
    <w:rsid w:val="000461DC"/>
    <w:rsid w:val="0004635B"/>
    <w:rsid w:val="00046747"/>
    <w:rsid w:val="00046A7C"/>
    <w:rsid w:val="00046C33"/>
    <w:rsid w:val="00047AEC"/>
    <w:rsid w:val="00047B6B"/>
    <w:rsid w:val="00047F68"/>
    <w:rsid w:val="0005001E"/>
    <w:rsid w:val="000506BF"/>
    <w:rsid w:val="00050A80"/>
    <w:rsid w:val="00050A9F"/>
    <w:rsid w:val="000510D2"/>
    <w:rsid w:val="000515F3"/>
    <w:rsid w:val="000519D1"/>
    <w:rsid w:val="00051EFA"/>
    <w:rsid w:val="00051FDA"/>
    <w:rsid w:val="000525DA"/>
    <w:rsid w:val="000529E5"/>
    <w:rsid w:val="00052B79"/>
    <w:rsid w:val="00052F83"/>
    <w:rsid w:val="00053460"/>
    <w:rsid w:val="00053E13"/>
    <w:rsid w:val="00053EE2"/>
    <w:rsid w:val="00053FCE"/>
    <w:rsid w:val="000547BE"/>
    <w:rsid w:val="00054974"/>
    <w:rsid w:val="00054C4E"/>
    <w:rsid w:val="0005528A"/>
    <w:rsid w:val="000552AE"/>
    <w:rsid w:val="000552F4"/>
    <w:rsid w:val="0005530B"/>
    <w:rsid w:val="000558FB"/>
    <w:rsid w:val="00055B59"/>
    <w:rsid w:val="00055BC5"/>
    <w:rsid w:val="00056029"/>
    <w:rsid w:val="000573D4"/>
    <w:rsid w:val="00057BAE"/>
    <w:rsid w:val="00057BF9"/>
    <w:rsid w:val="00057E31"/>
    <w:rsid w:val="00057E33"/>
    <w:rsid w:val="00060016"/>
    <w:rsid w:val="0006018D"/>
    <w:rsid w:val="00060D20"/>
    <w:rsid w:val="000612BA"/>
    <w:rsid w:val="000617CF"/>
    <w:rsid w:val="0006191B"/>
    <w:rsid w:val="000620AB"/>
    <w:rsid w:val="000621FA"/>
    <w:rsid w:val="00063C03"/>
    <w:rsid w:val="00063C25"/>
    <w:rsid w:val="000644C4"/>
    <w:rsid w:val="000651C3"/>
    <w:rsid w:val="00065BD5"/>
    <w:rsid w:val="000660A2"/>
    <w:rsid w:val="00066516"/>
    <w:rsid w:val="00066530"/>
    <w:rsid w:val="00067149"/>
    <w:rsid w:val="000676B1"/>
    <w:rsid w:val="000679B6"/>
    <w:rsid w:val="00067A11"/>
    <w:rsid w:val="00067EAB"/>
    <w:rsid w:val="00067F31"/>
    <w:rsid w:val="00070BF8"/>
    <w:rsid w:val="0007123E"/>
    <w:rsid w:val="00072014"/>
    <w:rsid w:val="00072748"/>
    <w:rsid w:val="00072B30"/>
    <w:rsid w:val="000733AF"/>
    <w:rsid w:val="00073465"/>
    <w:rsid w:val="00073911"/>
    <w:rsid w:val="000739F9"/>
    <w:rsid w:val="00074560"/>
    <w:rsid w:val="00074C0F"/>
    <w:rsid w:val="000755AD"/>
    <w:rsid w:val="00076042"/>
    <w:rsid w:val="00076417"/>
    <w:rsid w:val="000765D5"/>
    <w:rsid w:val="000768C9"/>
    <w:rsid w:val="00076988"/>
    <w:rsid w:val="000801CB"/>
    <w:rsid w:val="00080761"/>
    <w:rsid w:val="0008087D"/>
    <w:rsid w:val="00080B65"/>
    <w:rsid w:val="00080B9A"/>
    <w:rsid w:val="00081081"/>
    <w:rsid w:val="000813A8"/>
    <w:rsid w:val="000814C3"/>
    <w:rsid w:val="00081766"/>
    <w:rsid w:val="00082134"/>
    <w:rsid w:val="000823D0"/>
    <w:rsid w:val="00082533"/>
    <w:rsid w:val="0008255A"/>
    <w:rsid w:val="0008257A"/>
    <w:rsid w:val="00083359"/>
    <w:rsid w:val="0008340A"/>
    <w:rsid w:val="000836A1"/>
    <w:rsid w:val="0008374F"/>
    <w:rsid w:val="0008563C"/>
    <w:rsid w:val="000859D4"/>
    <w:rsid w:val="00085D65"/>
    <w:rsid w:val="000866EA"/>
    <w:rsid w:val="000869CD"/>
    <w:rsid w:val="00086DC7"/>
    <w:rsid w:val="00090CCD"/>
    <w:rsid w:val="00091332"/>
    <w:rsid w:val="00091737"/>
    <w:rsid w:val="000919F5"/>
    <w:rsid w:val="00091B3F"/>
    <w:rsid w:val="00091E7E"/>
    <w:rsid w:val="000920F9"/>
    <w:rsid w:val="000922AD"/>
    <w:rsid w:val="0009290B"/>
    <w:rsid w:val="00092B6B"/>
    <w:rsid w:val="000930A2"/>
    <w:rsid w:val="0009325B"/>
    <w:rsid w:val="00093420"/>
    <w:rsid w:val="000948EF"/>
    <w:rsid w:val="00094DE4"/>
    <w:rsid w:val="000950F7"/>
    <w:rsid w:val="00095451"/>
    <w:rsid w:val="000955E7"/>
    <w:rsid w:val="00095865"/>
    <w:rsid w:val="00095FCF"/>
    <w:rsid w:val="000962D8"/>
    <w:rsid w:val="00096692"/>
    <w:rsid w:val="000967E5"/>
    <w:rsid w:val="00096AD3"/>
    <w:rsid w:val="00097384"/>
    <w:rsid w:val="00097491"/>
    <w:rsid w:val="00097FAF"/>
    <w:rsid w:val="000A01BC"/>
    <w:rsid w:val="000A0E81"/>
    <w:rsid w:val="000A137F"/>
    <w:rsid w:val="000A1799"/>
    <w:rsid w:val="000A1B97"/>
    <w:rsid w:val="000A1DF1"/>
    <w:rsid w:val="000A267E"/>
    <w:rsid w:val="000A26AE"/>
    <w:rsid w:val="000A2A0A"/>
    <w:rsid w:val="000A2F8B"/>
    <w:rsid w:val="000A3184"/>
    <w:rsid w:val="000A3283"/>
    <w:rsid w:val="000A338D"/>
    <w:rsid w:val="000A4E28"/>
    <w:rsid w:val="000A4E4D"/>
    <w:rsid w:val="000A5392"/>
    <w:rsid w:val="000A580D"/>
    <w:rsid w:val="000A62F0"/>
    <w:rsid w:val="000A6365"/>
    <w:rsid w:val="000A6594"/>
    <w:rsid w:val="000A6DE7"/>
    <w:rsid w:val="000A70B1"/>
    <w:rsid w:val="000A7DB5"/>
    <w:rsid w:val="000B00FC"/>
    <w:rsid w:val="000B0572"/>
    <w:rsid w:val="000B0682"/>
    <w:rsid w:val="000B0B4F"/>
    <w:rsid w:val="000B11DE"/>
    <w:rsid w:val="000B1517"/>
    <w:rsid w:val="000B15D5"/>
    <w:rsid w:val="000B17AD"/>
    <w:rsid w:val="000B1878"/>
    <w:rsid w:val="000B1889"/>
    <w:rsid w:val="000B1918"/>
    <w:rsid w:val="000B1AB5"/>
    <w:rsid w:val="000B1B7D"/>
    <w:rsid w:val="000B2429"/>
    <w:rsid w:val="000B274C"/>
    <w:rsid w:val="000B2913"/>
    <w:rsid w:val="000B2DA8"/>
    <w:rsid w:val="000B30A0"/>
    <w:rsid w:val="000B32B5"/>
    <w:rsid w:val="000B37A1"/>
    <w:rsid w:val="000B3ECD"/>
    <w:rsid w:val="000B4A97"/>
    <w:rsid w:val="000B4BAB"/>
    <w:rsid w:val="000B4C04"/>
    <w:rsid w:val="000B5008"/>
    <w:rsid w:val="000B5103"/>
    <w:rsid w:val="000B6034"/>
    <w:rsid w:val="000B648B"/>
    <w:rsid w:val="000B6D99"/>
    <w:rsid w:val="000B72F0"/>
    <w:rsid w:val="000B74E2"/>
    <w:rsid w:val="000B7989"/>
    <w:rsid w:val="000B7F8A"/>
    <w:rsid w:val="000C0025"/>
    <w:rsid w:val="000C1893"/>
    <w:rsid w:val="000C1F5C"/>
    <w:rsid w:val="000C2629"/>
    <w:rsid w:val="000C2AFD"/>
    <w:rsid w:val="000C2E99"/>
    <w:rsid w:val="000C31FF"/>
    <w:rsid w:val="000C3BE6"/>
    <w:rsid w:val="000C3C8F"/>
    <w:rsid w:val="000C4287"/>
    <w:rsid w:val="000C4312"/>
    <w:rsid w:val="000C4909"/>
    <w:rsid w:val="000C4D19"/>
    <w:rsid w:val="000C4D48"/>
    <w:rsid w:val="000C4D80"/>
    <w:rsid w:val="000C4DC0"/>
    <w:rsid w:val="000C5158"/>
    <w:rsid w:val="000C516E"/>
    <w:rsid w:val="000C5CD8"/>
    <w:rsid w:val="000C600E"/>
    <w:rsid w:val="000C63C8"/>
    <w:rsid w:val="000C69E1"/>
    <w:rsid w:val="000C6AF2"/>
    <w:rsid w:val="000C6B21"/>
    <w:rsid w:val="000C7090"/>
    <w:rsid w:val="000C763C"/>
    <w:rsid w:val="000C77CB"/>
    <w:rsid w:val="000C7B13"/>
    <w:rsid w:val="000C7F81"/>
    <w:rsid w:val="000D0128"/>
    <w:rsid w:val="000D064F"/>
    <w:rsid w:val="000D071B"/>
    <w:rsid w:val="000D14D4"/>
    <w:rsid w:val="000D1A41"/>
    <w:rsid w:val="000D1A67"/>
    <w:rsid w:val="000D1EFE"/>
    <w:rsid w:val="000D2440"/>
    <w:rsid w:val="000D27CE"/>
    <w:rsid w:val="000D29F6"/>
    <w:rsid w:val="000D2A8D"/>
    <w:rsid w:val="000D3C71"/>
    <w:rsid w:val="000D3E66"/>
    <w:rsid w:val="000D42C9"/>
    <w:rsid w:val="000D4370"/>
    <w:rsid w:val="000D4A72"/>
    <w:rsid w:val="000D4C18"/>
    <w:rsid w:val="000D4C9C"/>
    <w:rsid w:val="000D4EE9"/>
    <w:rsid w:val="000D59FE"/>
    <w:rsid w:val="000D5C7A"/>
    <w:rsid w:val="000D6006"/>
    <w:rsid w:val="000D6086"/>
    <w:rsid w:val="000D639C"/>
    <w:rsid w:val="000D6CBA"/>
    <w:rsid w:val="000D6CC4"/>
    <w:rsid w:val="000D7B5C"/>
    <w:rsid w:val="000D7CA9"/>
    <w:rsid w:val="000E0185"/>
    <w:rsid w:val="000E075D"/>
    <w:rsid w:val="000E0A5B"/>
    <w:rsid w:val="000E0AE0"/>
    <w:rsid w:val="000E0C87"/>
    <w:rsid w:val="000E1027"/>
    <w:rsid w:val="000E10BA"/>
    <w:rsid w:val="000E1E90"/>
    <w:rsid w:val="000E36E2"/>
    <w:rsid w:val="000E39C2"/>
    <w:rsid w:val="000E39C5"/>
    <w:rsid w:val="000E4703"/>
    <w:rsid w:val="000E4AA9"/>
    <w:rsid w:val="000E51A8"/>
    <w:rsid w:val="000E5850"/>
    <w:rsid w:val="000E6231"/>
    <w:rsid w:val="000E62DC"/>
    <w:rsid w:val="000E662C"/>
    <w:rsid w:val="000E6883"/>
    <w:rsid w:val="000E7A9C"/>
    <w:rsid w:val="000E7DFF"/>
    <w:rsid w:val="000E7E4D"/>
    <w:rsid w:val="000F0920"/>
    <w:rsid w:val="000F1E61"/>
    <w:rsid w:val="000F1F7C"/>
    <w:rsid w:val="000F1FAA"/>
    <w:rsid w:val="000F25D1"/>
    <w:rsid w:val="000F2E08"/>
    <w:rsid w:val="000F341E"/>
    <w:rsid w:val="000F3528"/>
    <w:rsid w:val="000F3778"/>
    <w:rsid w:val="000F37B3"/>
    <w:rsid w:val="000F3DE3"/>
    <w:rsid w:val="000F4DB0"/>
    <w:rsid w:val="000F5217"/>
    <w:rsid w:val="000F53E6"/>
    <w:rsid w:val="000F552F"/>
    <w:rsid w:val="000F57D0"/>
    <w:rsid w:val="000F5C47"/>
    <w:rsid w:val="000F5F0B"/>
    <w:rsid w:val="000F5FF4"/>
    <w:rsid w:val="000F650D"/>
    <w:rsid w:val="000F798D"/>
    <w:rsid w:val="001010A8"/>
    <w:rsid w:val="001015B1"/>
    <w:rsid w:val="001020AB"/>
    <w:rsid w:val="00102497"/>
    <w:rsid w:val="00102919"/>
    <w:rsid w:val="00102D46"/>
    <w:rsid w:val="00102E4B"/>
    <w:rsid w:val="00103B48"/>
    <w:rsid w:val="00103E7D"/>
    <w:rsid w:val="00104816"/>
    <w:rsid w:val="00105061"/>
    <w:rsid w:val="0010563A"/>
    <w:rsid w:val="001056ED"/>
    <w:rsid w:val="00105AAD"/>
    <w:rsid w:val="00105D50"/>
    <w:rsid w:val="00105D92"/>
    <w:rsid w:val="00106106"/>
    <w:rsid w:val="00106206"/>
    <w:rsid w:val="001066CB"/>
    <w:rsid w:val="00106AB4"/>
    <w:rsid w:val="0010712D"/>
    <w:rsid w:val="00107179"/>
    <w:rsid w:val="001072D1"/>
    <w:rsid w:val="001072E7"/>
    <w:rsid w:val="001074E0"/>
    <w:rsid w:val="00107609"/>
    <w:rsid w:val="00107A36"/>
    <w:rsid w:val="001109DF"/>
    <w:rsid w:val="00111A62"/>
    <w:rsid w:val="00111B15"/>
    <w:rsid w:val="00112172"/>
    <w:rsid w:val="001121B6"/>
    <w:rsid w:val="00112AD5"/>
    <w:rsid w:val="001143F8"/>
    <w:rsid w:val="0011463E"/>
    <w:rsid w:val="0011467E"/>
    <w:rsid w:val="001147A9"/>
    <w:rsid w:val="001147B1"/>
    <w:rsid w:val="00114D6F"/>
    <w:rsid w:val="00114FAA"/>
    <w:rsid w:val="00115244"/>
    <w:rsid w:val="001152AB"/>
    <w:rsid w:val="00115414"/>
    <w:rsid w:val="00115770"/>
    <w:rsid w:val="00116558"/>
    <w:rsid w:val="001165CA"/>
    <w:rsid w:val="00116710"/>
    <w:rsid w:val="00117037"/>
    <w:rsid w:val="0011704E"/>
    <w:rsid w:val="001173BC"/>
    <w:rsid w:val="001179D4"/>
    <w:rsid w:val="001179E6"/>
    <w:rsid w:val="00117C7F"/>
    <w:rsid w:val="001200C7"/>
    <w:rsid w:val="0012052F"/>
    <w:rsid w:val="00121058"/>
    <w:rsid w:val="001211E9"/>
    <w:rsid w:val="00121513"/>
    <w:rsid w:val="00121672"/>
    <w:rsid w:val="0012212D"/>
    <w:rsid w:val="001223FA"/>
    <w:rsid w:val="001227A2"/>
    <w:rsid w:val="001227C1"/>
    <w:rsid w:val="0012334B"/>
    <w:rsid w:val="0012368B"/>
    <w:rsid w:val="00123AF0"/>
    <w:rsid w:val="00123EF2"/>
    <w:rsid w:val="00123FAD"/>
    <w:rsid w:val="00124BE6"/>
    <w:rsid w:val="001252F6"/>
    <w:rsid w:val="0012592A"/>
    <w:rsid w:val="00125A6E"/>
    <w:rsid w:val="00126462"/>
    <w:rsid w:val="00126815"/>
    <w:rsid w:val="00127049"/>
    <w:rsid w:val="00127066"/>
    <w:rsid w:val="00127524"/>
    <w:rsid w:val="00127F12"/>
    <w:rsid w:val="00130226"/>
    <w:rsid w:val="00130758"/>
    <w:rsid w:val="001308DC"/>
    <w:rsid w:val="00130A32"/>
    <w:rsid w:val="0013123E"/>
    <w:rsid w:val="001319E5"/>
    <w:rsid w:val="00131E20"/>
    <w:rsid w:val="001320A3"/>
    <w:rsid w:val="001320B4"/>
    <w:rsid w:val="00132188"/>
    <w:rsid w:val="001323D0"/>
    <w:rsid w:val="001328DA"/>
    <w:rsid w:val="00132C73"/>
    <w:rsid w:val="00132C80"/>
    <w:rsid w:val="00132F41"/>
    <w:rsid w:val="00133091"/>
    <w:rsid w:val="001330EF"/>
    <w:rsid w:val="00134241"/>
    <w:rsid w:val="00134480"/>
    <w:rsid w:val="00134FC5"/>
    <w:rsid w:val="00135229"/>
    <w:rsid w:val="0013594C"/>
    <w:rsid w:val="00135D5E"/>
    <w:rsid w:val="0013682C"/>
    <w:rsid w:val="00136FFB"/>
    <w:rsid w:val="00137594"/>
    <w:rsid w:val="00140337"/>
    <w:rsid w:val="001407FD"/>
    <w:rsid w:val="001408CE"/>
    <w:rsid w:val="00140F68"/>
    <w:rsid w:val="0014121F"/>
    <w:rsid w:val="00141694"/>
    <w:rsid w:val="00141EF8"/>
    <w:rsid w:val="001421BE"/>
    <w:rsid w:val="0014232C"/>
    <w:rsid w:val="00142CDE"/>
    <w:rsid w:val="001430B8"/>
    <w:rsid w:val="0014325E"/>
    <w:rsid w:val="00143A84"/>
    <w:rsid w:val="00143C99"/>
    <w:rsid w:val="001445AC"/>
    <w:rsid w:val="00144629"/>
    <w:rsid w:val="001447BD"/>
    <w:rsid w:val="001448D9"/>
    <w:rsid w:val="001451EF"/>
    <w:rsid w:val="0014522E"/>
    <w:rsid w:val="001457E9"/>
    <w:rsid w:val="00145EE8"/>
    <w:rsid w:val="001470AD"/>
    <w:rsid w:val="001475C3"/>
    <w:rsid w:val="00147E0B"/>
    <w:rsid w:val="0015020C"/>
    <w:rsid w:val="00150928"/>
    <w:rsid w:val="00151F40"/>
    <w:rsid w:val="0015208C"/>
    <w:rsid w:val="001520E4"/>
    <w:rsid w:val="00152336"/>
    <w:rsid w:val="001525BE"/>
    <w:rsid w:val="00152726"/>
    <w:rsid w:val="001531AB"/>
    <w:rsid w:val="001532D2"/>
    <w:rsid w:val="0015361A"/>
    <w:rsid w:val="001539D8"/>
    <w:rsid w:val="00153A35"/>
    <w:rsid w:val="00153F7C"/>
    <w:rsid w:val="00154BF8"/>
    <w:rsid w:val="00154F66"/>
    <w:rsid w:val="0015576E"/>
    <w:rsid w:val="00155DD5"/>
    <w:rsid w:val="001561E7"/>
    <w:rsid w:val="00156C9E"/>
    <w:rsid w:val="00156CCA"/>
    <w:rsid w:val="00157360"/>
    <w:rsid w:val="00157419"/>
    <w:rsid w:val="001575E4"/>
    <w:rsid w:val="001576EC"/>
    <w:rsid w:val="00157757"/>
    <w:rsid w:val="00160044"/>
    <w:rsid w:val="00160541"/>
    <w:rsid w:val="00160F26"/>
    <w:rsid w:val="00161570"/>
    <w:rsid w:val="001619C7"/>
    <w:rsid w:val="001620C3"/>
    <w:rsid w:val="00162681"/>
    <w:rsid w:val="00162D3E"/>
    <w:rsid w:val="001632D8"/>
    <w:rsid w:val="001636FE"/>
    <w:rsid w:val="0016376C"/>
    <w:rsid w:val="00163EA9"/>
    <w:rsid w:val="0016499F"/>
    <w:rsid w:val="001649CA"/>
    <w:rsid w:val="00164AB8"/>
    <w:rsid w:val="00164D92"/>
    <w:rsid w:val="00165125"/>
    <w:rsid w:val="0016581B"/>
    <w:rsid w:val="00165B4F"/>
    <w:rsid w:val="00165D78"/>
    <w:rsid w:val="001662F2"/>
    <w:rsid w:val="00166719"/>
    <w:rsid w:val="001670AF"/>
    <w:rsid w:val="00167132"/>
    <w:rsid w:val="001675A4"/>
    <w:rsid w:val="00167690"/>
    <w:rsid w:val="001678E8"/>
    <w:rsid w:val="00167A67"/>
    <w:rsid w:val="00167AFC"/>
    <w:rsid w:val="00167E82"/>
    <w:rsid w:val="0017048B"/>
    <w:rsid w:val="0017064C"/>
    <w:rsid w:val="00170BC1"/>
    <w:rsid w:val="00171C34"/>
    <w:rsid w:val="00171EC0"/>
    <w:rsid w:val="00171F33"/>
    <w:rsid w:val="001735C8"/>
    <w:rsid w:val="00173D62"/>
    <w:rsid w:val="00173F8B"/>
    <w:rsid w:val="00174292"/>
    <w:rsid w:val="00174C4B"/>
    <w:rsid w:val="001754A7"/>
    <w:rsid w:val="001757C2"/>
    <w:rsid w:val="00175856"/>
    <w:rsid w:val="00175CF6"/>
    <w:rsid w:val="0017605E"/>
    <w:rsid w:val="0017667A"/>
    <w:rsid w:val="00176DFA"/>
    <w:rsid w:val="00177A6F"/>
    <w:rsid w:val="00180136"/>
    <w:rsid w:val="001802C3"/>
    <w:rsid w:val="001808E3"/>
    <w:rsid w:val="00181467"/>
    <w:rsid w:val="0018147A"/>
    <w:rsid w:val="001816C6"/>
    <w:rsid w:val="00181A94"/>
    <w:rsid w:val="00181B72"/>
    <w:rsid w:val="00181DFE"/>
    <w:rsid w:val="00181E20"/>
    <w:rsid w:val="00182095"/>
    <w:rsid w:val="0018212C"/>
    <w:rsid w:val="00182148"/>
    <w:rsid w:val="00182E08"/>
    <w:rsid w:val="00182FE3"/>
    <w:rsid w:val="001838A3"/>
    <w:rsid w:val="00183C05"/>
    <w:rsid w:val="00183DA6"/>
    <w:rsid w:val="00183F8A"/>
    <w:rsid w:val="00184580"/>
    <w:rsid w:val="00184BF9"/>
    <w:rsid w:val="00184C94"/>
    <w:rsid w:val="00184CD9"/>
    <w:rsid w:val="00185881"/>
    <w:rsid w:val="001859F8"/>
    <w:rsid w:val="00185D0C"/>
    <w:rsid w:val="0018651D"/>
    <w:rsid w:val="00186E7F"/>
    <w:rsid w:val="0019016B"/>
    <w:rsid w:val="00190321"/>
    <w:rsid w:val="00190B07"/>
    <w:rsid w:val="0019185D"/>
    <w:rsid w:val="001918A0"/>
    <w:rsid w:val="00192655"/>
    <w:rsid w:val="00192774"/>
    <w:rsid w:val="0019309F"/>
    <w:rsid w:val="00193ADF"/>
    <w:rsid w:val="00194527"/>
    <w:rsid w:val="00194C36"/>
    <w:rsid w:val="00195C2F"/>
    <w:rsid w:val="00196122"/>
    <w:rsid w:val="001962D7"/>
    <w:rsid w:val="0019646F"/>
    <w:rsid w:val="001966CA"/>
    <w:rsid w:val="00196B54"/>
    <w:rsid w:val="00196B7D"/>
    <w:rsid w:val="00196B89"/>
    <w:rsid w:val="00197FE5"/>
    <w:rsid w:val="001A0A65"/>
    <w:rsid w:val="001A0E25"/>
    <w:rsid w:val="001A136F"/>
    <w:rsid w:val="001A139A"/>
    <w:rsid w:val="001A1452"/>
    <w:rsid w:val="001A1646"/>
    <w:rsid w:val="001A1B05"/>
    <w:rsid w:val="001A1EDB"/>
    <w:rsid w:val="001A2278"/>
    <w:rsid w:val="001A2549"/>
    <w:rsid w:val="001A290E"/>
    <w:rsid w:val="001A2A1A"/>
    <w:rsid w:val="001A31F0"/>
    <w:rsid w:val="001A36FA"/>
    <w:rsid w:val="001A37F1"/>
    <w:rsid w:val="001A3A68"/>
    <w:rsid w:val="001A45DC"/>
    <w:rsid w:val="001A46BF"/>
    <w:rsid w:val="001A581B"/>
    <w:rsid w:val="001A5C40"/>
    <w:rsid w:val="001A6294"/>
    <w:rsid w:val="001A631B"/>
    <w:rsid w:val="001A66CC"/>
    <w:rsid w:val="001A6A11"/>
    <w:rsid w:val="001A6E37"/>
    <w:rsid w:val="001A730C"/>
    <w:rsid w:val="001A7A75"/>
    <w:rsid w:val="001A7E16"/>
    <w:rsid w:val="001B0071"/>
    <w:rsid w:val="001B17CA"/>
    <w:rsid w:val="001B18FF"/>
    <w:rsid w:val="001B2321"/>
    <w:rsid w:val="001B23F3"/>
    <w:rsid w:val="001B252A"/>
    <w:rsid w:val="001B2FBE"/>
    <w:rsid w:val="001B303A"/>
    <w:rsid w:val="001B40C6"/>
    <w:rsid w:val="001B4666"/>
    <w:rsid w:val="001B4733"/>
    <w:rsid w:val="001B52BB"/>
    <w:rsid w:val="001B5F0D"/>
    <w:rsid w:val="001B6028"/>
    <w:rsid w:val="001B6123"/>
    <w:rsid w:val="001B6248"/>
    <w:rsid w:val="001B6F7F"/>
    <w:rsid w:val="001B719C"/>
    <w:rsid w:val="001B734E"/>
    <w:rsid w:val="001B7C1F"/>
    <w:rsid w:val="001B7C22"/>
    <w:rsid w:val="001B7DAC"/>
    <w:rsid w:val="001C0B9D"/>
    <w:rsid w:val="001C1033"/>
    <w:rsid w:val="001C236C"/>
    <w:rsid w:val="001C285A"/>
    <w:rsid w:val="001C29B8"/>
    <w:rsid w:val="001C2DD8"/>
    <w:rsid w:val="001C3F98"/>
    <w:rsid w:val="001C3FE6"/>
    <w:rsid w:val="001C4766"/>
    <w:rsid w:val="001C51E6"/>
    <w:rsid w:val="001C6F1D"/>
    <w:rsid w:val="001C6FC7"/>
    <w:rsid w:val="001C705F"/>
    <w:rsid w:val="001C793F"/>
    <w:rsid w:val="001D0014"/>
    <w:rsid w:val="001D02E2"/>
    <w:rsid w:val="001D08FE"/>
    <w:rsid w:val="001D0D1F"/>
    <w:rsid w:val="001D2AFB"/>
    <w:rsid w:val="001D2C2F"/>
    <w:rsid w:val="001D2F8D"/>
    <w:rsid w:val="001D2FF6"/>
    <w:rsid w:val="001D32DE"/>
    <w:rsid w:val="001D37F6"/>
    <w:rsid w:val="001D38EA"/>
    <w:rsid w:val="001D493F"/>
    <w:rsid w:val="001D49A8"/>
    <w:rsid w:val="001D4A00"/>
    <w:rsid w:val="001D5DEA"/>
    <w:rsid w:val="001D6037"/>
    <w:rsid w:val="001D617F"/>
    <w:rsid w:val="001D6F26"/>
    <w:rsid w:val="001E01B9"/>
    <w:rsid w:val="001E0250"/>
    <w:rsid w:val="001E02F9"/>
    <w:rsid w:val="001E133B"/>
    <w:rsid w:val="001E1779"/>
    <w:rsid w:val="001E1C23"/>
    <w:rsid w:val="001E1DAE"/>
    <w:rsid w:val="001E1DC3"/>
    <w:rsid w:val="001E20A2"/>
    <w:rsid w:val="001E2769"/>
    <w:rsid w:val="001E28A0"/>
    <w:rsid w:val="001E295D"/>
    <w:rsid w:val="001E2FB0"/>
    <w:rsid w:val="001E31E2"/>
    <w:rsid w:val="001E3212"/>
    <w:rsid w:val="001E3B75"/>
    <w:rsid w:val="001E3F11"/>
    <w:rsid w:val="001E496C"/>
    <w:rsid w:val="001E52F9"/>
    <w:rsid w:val="001E59E2"/>
    <w:rsid w:val="001E5A14"/>
    <w:rsid w:val="001E5B1D"/>
    <w:rsid w:val="001E5E74"/>
    <w:rsid w:val="001E662B"/>
    <w:rsid w:val="001E6838"/>
    <w:rsid w:val="001E685C"/>
    <w:rsid w:val="001E6B2C"/>
    <w:rsid w:val="001E6FD8"/>
    <w:rsid w:val="001E787A"/>
    <w:rsid w:val="001E7E1F"/>
    <w:rsid w:val="001F0580"/>
    <w:rsid w:val="001F07EA"/>
    <w:rsid w:val="001F0C4B"/>
    <w:rsid w:val="001F0DC5"/>
    <w:rsid w:val="001F17C9"/>
    <w:rsid w:val="001F185D"/>
    <w:rsid w:val="001F1A66"/>
    <w:rsid w:val="001F1A87"/>
    <w:rsid w:val="001F1E2C"/>
    <w:rsid w:val="001F22B0"/>
    <w:rsid w:val="001F2DD2"/>
    <w:rsid w:val="001F394C"/>
    <w:rsid w:val="001F3964"/>
    <w:rsid w:val="001F3C01"/>
    <w:rsid w:val="001F3CF5"/>
    <w:rsid w:val="001F4120"/>
    <w:rsid w:val="001F5A96"/>
    <w:rsid w:val="001F5E1A"/>
    <w:rsid w:val="001F6651"/>
    <w:rsid w:val="001F7B42"/>
    <w:rsid w:val="001F7C45"/>
    <w:rsid w:val="001F7FA9"/>
    <w:rsid w:val="0020008E"/>
    <w:rsid w:val="002001C1"/>
    <w:rsid w:val="00200391"/>
    <w:rsid w:val="0020084B"/>
    <w:rsid w:val="002008FD"/>
    <w:rsid w:val="00200B1D"/>
    <w:rsid w:val="00200EC9"/>
    <w:rsid w:val="00201C89"/>
    <w:rsid w:val="00203019"/>
    <w:rsid w:val="00204117"/>
    <w:rsid w:val="00204143"/>
    <w:rsid w:val="0020474F"/>
    <w:rsid w:val="00205063"/>
    <w:rsid w:val="00205986"/>
    <w:rsid w:val="00205997"/>
    <w:rsid w:val="00205C37"/>
    <w:rsid w:val="002062F9"/>
    <w:rsid w:val="002065EE"/>
    <w:rsid w:val="00206693"/>
    <w:rsid w:val="00206746"/>
    <w:rsid w:val="00206A00"/>
    <w:rsid w:val="00206B34"/>
    <w:rsid w:val="00206FC4"/>
    <w:rsid w:val="00207132"/>
    <w:rsid w:val="00207D0E"/>
    <w:rsid w:val="002102DA"/>
    <w:rsid w:val="0021097A"/>
    <w:rsid w:val="00210A16"/>
    <w:rsid w:val="00210A93"/>
    <w:rsid w:val="00210FE4"/>
    <w:rsid w:val="0021100A"/>
    <w:rsid w:val="00211450"/>
    <w:rsid w:val="00211BD7"/>
    <w:rsid w:val="0021274B"/>
    <w:rsid w:val="00212795"/>
    <w:rsid w:val="00213569"/>
    <w:rsid w:val="002142BE"/>
    <w:rsid w:val="002147C2"/>
    <w:rsid w:val="00214F73"/>
    <w:rsid w:val="002158B0"/>
    <w:rsid w:val="00215AB7"/>
    <w:rsid w:val="00215AE7"/>
    <w:rsid w:val="002161DD"/>
    <w:rsid w:val="00216EC9"/>
    <w:rsid w:val="002171EF"/>
    <w:rsid w:val="0021756A"/>
    <w:rsid w:val="00217617"/>
    <w:rsid w:val="00217750"/>
    <w:rsid w:val="00217A50"/>
    <w:rsid w:val="00217E2B"/>
    <w:rsid w:val="002208DF"/>
    <w:rsid w:val="002209E8"/>
    <w:rsid w:val="00220A8E"/>
    <w:rsid w:val="002211CA"/>
    <w:rsid w:val="00221A0A"/>
    <w:rsid w:val="00221B96"/>
    <w:rsid w:val="00221EE5"/>
    <w:rsid w:val="00222178"/>
    <w:rsid w:val="002224E1"/>
    <w:rsid w:val="00222DC8"/>
    <w:rsid w:val="002230AA"/>
    <w:rsid w:val="002232B4"/>
    <w:rsid w:val="0022335F"/>
    <w:rsid w:val="002233C6"/>
    <w:rsid w:val="0022345C"/>
    <w:rsid w:val="002239AF"/>
    <w:rsid w:val="00223A71"/>
    <w:rsid w:val="00223BC5"/>
    <w:rsid w:val="002241B7"/>
    <w:rsid w:val="00224226"/>
    <w:rsid w:val="00224411"/>
    <w:rsid w:val="00224690"/>
    <w:rsid w:val="00224701"/>
    <w:rsid w:val="00224B61"/>
    <w:rsid w:val="002255DD"/>
    <w:rsid w:val="00225A32"/>
    <w:rsid w:val="00225D66"/>
    <w:rsid w:val="00225EBC"/>
    <w:rsid w:val="002270C2"/>
    <w:rsid w:val="0022711B"/>
    <w:rsid w:val="00227150"/>
    <w:rsid w:val="0022796C"/>
    <w:rsid w:val="00230136"/>
    <w:rsid w:val="0023073D"/>
    <w:rsid w:val="00230B45"/>
    <w:rsid w:val="00231270"/>
    <w:rsid w:val="002312F1"/>
    <w:rsid w:val="00231678"/>
    <w:rsid w:val="00231C0B"/>
    <w:rsid w:val="0023298B"/>
    <w:rsid w:val="002331AB"/>
    <w:rsid w:val="00233926"/>
    <w:rsid w:val="002340EB"/>
    <w:rsid w:val="0023483B"/>
    <w:rsid w:val="002348E5"/>
    <w:rsid w:val="00234F00"/>
    <w:rsid w:val="0023555B"/>
    <w:rsid w:val="002355AC"/>
    <w:rsid w:val="00235E5F"/>
    <w:rsid w:val="002360FE"/>
    <w:rsid w:val="002367F4"/>
    <w:rsid w:val="002371DF"/>
    <w:rsid w:val="0023723C"/>
    <w:rsid w:val="00237440"/>
    <w:rsid w:val="00237443"/>
    <w:rsid w:val="00237660"/>
    <w:rsid w:val="0023768D"/>
    <w:rsid w:val="00240329"/>
    <w:rsid w:val="002404E0"/>
    <w:rsid w:val="00240C54"/>
    <w:rsid w:val="00240D25"/>
    <w:rsid w:val="00240F67"/>
    <w:rsid w:val="002412CE"/>
    <w:rsid w:val="00241AA3"/>
    <w:rsid w:val="002427FB"/>
    <w:rsid w:val="00243138"/>
    <w:rsid w:val="0024330F"/>
    <w:rsid w:val="0024348F"/>
    <w:rsid w:val="00243494"/>
    <w:rsid w:val="002436DB"/>
    <w:rsid w:val="002439AB"/>
    <w:rsid w:val="00243B88"/>
    <w:rsid w:val="0024448A"/>
    <w:rsid w:val="002454F9"/>
    <w:rsid w:val="0024555C"/>
    <w:rsid w:val="002459D8"/>
    <w:rsid w:val="00245CCB"/>
    <w:rsid w:val="0024637B"/>
    <w:rsid w:val="00246755"/>
    <w:rsid w:val="0024796C"/>
    <w:rsid w:val="00250662"/>
    <w:rsid w:val="002506C7"/>
    <w:rsid w:val="002506E7"/>
    <w:rsid w:val="00250A0F"/>
    <w:rsid w:val="00250A66"/>
    <w:rsid w:val="00251CAC"/>
    <w:rsid w:val="00251DE2"/>
    <w:rsid w:val="00251E37"/>
    <w:rsid w:val="00251F1C"/>
    <w:rsid w:val="00252305"/>
    <w:rsid w:val="00252335"/>
    <w:rsid w:val="00252FA2"/>
    <w:rsid w:val="00252FC5"/>
    <w:rsid w:val="00253E2B"/>
    <w:rsid w:val="0025402B"/>
    <w:rsid w:val="00254869"/>
    <w:rsid w:val="00254D6B"/>
    <w:rsid w:val="00254ECD"/>
    <w:rsid w:val="00254F08"/>
    <w:rsid w:val="002558CB"/>
    <w:rsid w:val="00255B3E"/>
    <w:rsid w:val="00255CE4"/>
    <w:rsid w:val="002568A4"/>
    <w:rsid w:val="002568AA"/>
    <w:rsid w:val="00257039"/>
    <w:rsid w:val="00257407"/>
    <w:rsid w:val="00257A3C"/>
    <w:rsid w:val="002600BC"/>
    <w:rsid w:val="00260145"/>
    <w:rsid w:val="00260780"/>
    <w:rsid w:val="002607DF"/>
    <w:rsid w:val="00260FC9"/>
    <w:rsid w:val="0026201E"/>
    <w:rsid w:val="0026249D"/>
    <w:rsid w:val="002624C5"/>
    <w:rsid w:val="00262D0A"/>
    <w:rsid w:val="0026303B"/>
    <w:rsid w:val="0026312E"/>
    <w:rsid w:val="00263139"/>
    <w:rsid w:val="00263623"/>
    <w:rsid w:val="00263A46"/>
    <w:rsid w:val="0026493C"/>
    <w:rsid w:val="00264AD2"/>
    <w:rsid w:val="00264C07"/>
    <w:rsid w:val="00265285"/>
    <w:rsid w:val="00265492"/>
    <w:rsid w:val="00265C1B"/>
    <w:rsid w:val="00265F43"/>
    <w:rsid w:val="00266A76"/>
    <w:rsid w:val="00266D03"/>
    <w:rsid w:val="00266FA9"/>
    <w:rsid w:val="00267203"/>
    <w:rsid w:val="00267283"/>
    <w:rsid w:val="002678E0"/>
    <w:rsid w:val="0027001D"/>
    <w:rsid w:val="002702A9"/>
    <w:rsid w:val="00271503"/>
    <w:rsid w:val="00271775"/>
    <w:rsid w:val="00271CEA"/>
    <w:rsid w:val="00271D15"/>
    <w:rsid w:val="0027228E"/>
    <w:rsid w:val="0027235D"/>
    <w:rsid w:val="00272A7B"/>
    <w:rsid w:val="002743BC"/>
    <w:rsid w:val="002754DA"/>
    <w:rsid w:val="002759B3"/>
    <w:rsid w:val="00275FF5"/>
    <w:rsid w:val="002768F5"/>
    <w:rsid w:val="00276ABF"/>
    <w:rsid w:val="002771D6"/>
    <w:rsid w:val="00277338"/>
    <w:rsid w:val="00277361"/>
    <w:rsid w:val="002776AC"/>
    <w:rsid w:val="00277EF0"/>
    <w:rsid w:val="00277F24"/>
    <w:rsid w:val="00281086"/>
    <w:rsid w:val="002813BF"/>
    <w:rsid w:val="00281615"/>
    <w:rsid w:val="002819DB"/>
    <w:rsid w:val="00281AA8"/>
    <w:rsid w:val="00282323"/>
    <w:rsid w:val="002823F4"/>
    <w:rsid w:val="002824AF"/>
    <w:rsid w:val="00282697"/>
    <w:rsid w:val="002829F4"/>
    <w:rsid w:val="00283132"/>
    <w:rsid w:val="00283676"/>
    <w:rsid w:val="00283A2B"/>
    <w:rsid w:val="00283D94"/>
    <w:rsid w:val="0028420B"/>
    <w:rsid w:val="00284D19"/>
    <w:rsid w:val="00285097"/>
    <w:rsid w:val="002866FC"/>
    <w:rsid w:val="00286767"/>
    <w:rsid w:val="00286962"/>
    <w:rsid w:val="0028703B"/>
    <w:rsid w:val="0029047A"/>
    <w:rsid w:val="00290669"/>
    <w:rsid w:val="00290D0F"/>
    <w:rsid w:val="00290D4F"/>
    <w:rsid w:val="00290D56"/>
    <w:rsid w:val="00290F22"/>
    <w:rsid w:val="00291052"/>
    <w:rsid w:val="002916CE"/>
    <w:rsid w:val="0029227F"/>
    <w:rsid w:val="0029389E"/>
    <w:rsid w:val="00293906"/>
    <w:rsid w:val="0029398F"/>
    <w:rsid w:val="00293EEA"/>
    <w:rsid w:val="002945A3"/>
    <w:rsid w:val="00294713"/>
    <w:rsid w:val="00294F12"/>
    <w:rsid w:val="002950E3"/>
    <w:rsid w:val="002950FF"/>
    <w:rsid w:val="0029595C"/>
    <w:rsid w:val="00295CB1"/>
    <w:rsid w:val="0029617E"/>
    <w:rsid w:val="002968BC"/>
    <w:rsid w:val="00296A48"/>
    <w:rsid w:val="00296E31"/>
    <w:rsid w:val="00296F5D"/>
    <w:rsid w:val="00297548"/>
    <w:rsid w:val="00297D4B"/>
    <w:rsid w:val="002A0177"/>
    <w:rsid w:val="002A02AA"/>
    <w:rsid w:val="002A06BE"/>
    <w:rsid w:val="002A09BB"/>
    <w:rsid w:val="002A0A5A"/>
    <w:rsid w:val="002A0A9A"/>
    <w:rsid w:val="002A1388"/>
    <w:rsid w:val="002A17F0"/>
    <w:rsid w:val="002A249D"/>
    <w:rsid w:val="002A2899"/>
    <w:rsid w:val="002A3B93"/>
    <w:rsid w:val="002A3DB5"/>
    <w:rsid w:val="002A4511"/>
    <w:rsid w:val="002A530F"/>
    <w:rsid w:val="002A534A"/>
    <w:rsid w:val="002A55B8"/>
    <w:rsid w:val="002A586E"/>
    <w:rsid w:val="002A623F"/>
    <w:rsid w:val="002A63ED"/>
    <w:rsid w:val="002A67D0"/>
    <w:rsid w:val="002A6FC1"/>
    <w:rsid w:val="002A7416"/>
    <w:rsid w:val="002B0388"/>
    <w:rsid w:val="002B04FC"/>
    <w:rsid w:val="002B085B"/>
    <w:rsid w:val="002B09C1"/>
    <w:rsid w:val="002B0C20"/>
    <w:rsid w:val="002B0D5F"/>
    <w:rsid w:val="002B0D6F"/>
    <w:rsid w:val="002B111A"/>
    <w:rsid w:val="002B11E2"/>
    <w:rsid w:val="002B1600"/>
    <w:rsid w:val="002B1E00"/>
    <w:rsid w:val="002B237D"/>
    <w:rsid w:val="002B297E"/>
    <w:rsid w:val="002B2A93"/>
    <w:rsid w:val="002B2B19"/>
    <w:rsid w:val="002B2EDC"/>
    <w:rsid w:val="002B304E"/>
    <w:rsid w:val="002B3244"/>
    <w:rsid w:val="002B343E"/>
    <w:rsid w:val="002B39A1"/>
    <w:rsid w:val="002B4630"/>
    <w:rsid w:val="002B5013"/>
    <w:rsid w:val="002B5671"/>
    <w:rsid w:val="002B5B79"/>
    <w:rsid w:val="002B5C32"/>
    <w:rsid w:val="002B5C9D"/>
    <w:rsid w:val="002B6395"/>
    <w:rsid w:val="002B67A0"/>
    <w:rsid w:val="002B7ECD"/>
    <w:rsid w:val="002C0220"/>
    <w:rsid w:val="002C0287"/>
    <w:rsid w:val="002C05F3"/>
    <w:rsid w:val="002C1DA1"/>
    <w:rsid w:val="002C2587"/>
    <w:rsid w:val="002C2729"/>
    <w:rsid w:val="002C2737"/>
    <w:rsid w:val="002C287B"/>
    <w:rsid w:val="002C2C92"/>
    <w:rsid w:val="002C324B"/>
    <w:rsid w:val="002C35A9"/>
    <w:rsid w:val="002C48ED"/>
    <w:rsid w:val="002C6777"/>
    <w:rsid w:val="002C6C1B"/>
    <w:rsid w:val="002C6D06"/>
    <w:rsid w:val="002C6F5E"/>
    <w:rsid w:val="002C7732"/>
    <w:rsid w:val="002C7D77"/>
    <w:rsid w:val="002C7E68"/>
    <w:rsid w:val="002C7F8F"/>
    <w:rsid w:val="002D0852"/>
    <w:rsid w:val="002D10DD"/>
    <w:rsid w:val="002D1180"/>
    <w:rsid w:val="002D1195"/>
    <w:rsid w:val="002D11B4"/>
    <w:rsid w:val="002D11D2"/>
    <w:rsid w:val="002D1372"/>
    <w:rsid w:val="002D2786"/>
    <w:rsid w:val="002D4284"/>
    <w:rsid w:val="002D43F5"/>
    <w:rsid w:val="002D4DAF"/>
    <w:rsid w:val="002D4DB4"/>
    <w:rsid w:val="002D553F"/>
    <w:rsid w:val="002D5A34"/>
    <w:rsid w:val="002D6089"/>
    <w:rsid w:val="002D733C"/>
    <w:rsid w:val="002D745C"/>
    <w:rsid w:val="002D77BD"/>
    <w:rsid w:val="002D790E"/>
    <w:rsid w:val="002E0BA5"/>
    <w:rsid w:val="002E1915"/>
    <w:rsid w:val="002E1B3B"/>
    <w:rsid w:val="002E1C5C"/>
    <w:rsid w:val="002E23E6"/>
    <w:rsid w:val="002E2B57"/>
    <w:rsid w:val="002E2BC7"/>
    <w:rsid w:val="002E2DD1"/>
    <w:rsid w:val="002E3559"/>
    <w:rsid w:val="002E3755"/>
    <w:rsid w:val="002E3771"/>
    <w:rsid w:val="002E3851"/>
    <w:rsid w:val="002E3C5F"/>
    <w:rsid w:val="002E3F62"/>
    <w:rsid w:val="002E40B1"/>
    <w:rsid w:val="002E4631"/>
    <w:rsid w:val="002E51BC"/>
    <w:rsid w:val="002E54A9"/>
    <w:rsid w:val="002E6700"/>
    <w:rsid w:val="002E7688"/>
    <w:rsid w:val="002E7C94"/>
    <w:rsid w:val="002F0C24"/>
    <w:rsid w:val="002F0E41"/>
    <w:rsid w:val="002F1025"/>
    <w:rsid w:val="002F10A5"/>
    <w:rsid w:val="002F15C8"/>
    <w:rsid w:val="002F1BF2"/>
    <w:rsid w:val="002F1C30"/>
    <w:rsid w:val="002F20A2"/>
    <w:rsid w:val="002F28CF"/>
    <w:rsid w:val="002F2BD4"/>
    <w:rsid w:val="002F3953"/>
    <w:rsid w:val="002F3A83"/>
    <w:rsid w:val="002F404B"/>
    <w:rsid w:val="002F4127"/>
    <w:rsid w:val="002F4226"/>
    <w:rsid w:val="002F4FE3"/>
    <w:rsid w:val="002F5692"/>
    <w:rsid w:val="002F60F6"/>
    <w:rsid w:val="002F68AC"/>
    <w:rsid w:val="002F699F"/>
    <w:rsid w:val="002F762F"/>
    <w:rsid w:val="002F7A65"/>
    <w:rsid w:val="002F7B44"/>
    <w:rsid w:val="002F7F98"/>
    <w:rsid w:val="00300070"/>
    <w:rsid w:val="00300384"/>
    <w:rsid w:val="003003A4"/>
    <w:rsid w:val="00300559"/>
    <w:rsid w:val="00300A84"/>
    <w:rsid w:val="00300CDE"/>
    <w:rsid w:val="00300F9C"/>
    <w:rsid w:val="0030113A"/>
    <w:rsid w:val="00302B79"/>
    <w:rsid w:val="00302E87"/>
    <w:rsid w:val="003034FE"/>
    <w:rsid w:val="003039E3"/>
    <w:rsid w:val="003046A1"/>
    <w:rsid w:val="003047D8"/>
    <w:rsid w:val="00304938"/>
    <w:rsid w:val="00304C2D"/>
    <w:rsid w:val="003055A0"/>
    <w:rsid w:val="003058FC"/>
    <w:rsid w:val="00305BB5"/>
    <w:rsid w:val="00305DF4"/>
    <w:rsid w:val="003064C9"/>
    <w:rsid w:val="00307326"/>
    <w:rsid w:val="00307940"/>
    <w:rsid w:val="003104E8"/>
    <w:rsid w:val="0031156A"/>
    <w:rsid w:val="0031180A"/>
    <w:rsid w:val="00311FCF"/>
    <w:rsid w:val="00312031"/>
    <w:rsid w:val="00312AE5"/>
    <w:rsid w:val="00312C59"/>
    <w:rsid w:val="00312D92"/>
    <w:rsid w:val="00313043"/>
    <w:rsid w:val="003131C9"/>
    <w:rsid w:val="003131CA"/>
    <w:rsid w:val="003136EA"/>
    <w:rsid w:val="0031393A"/>
    <w:rsid w:val="00315D26"/>
    <w:rsid w:val="003160CA"/>
    <w:rsid w:val="003161E8"/>
    <w:rsid w:val="00317040"/>
    <w:rsid w:val="0031718A"/>
    <w:rsid w:val="00317817"/>
    <w:rsid w:val="003179B9"/>
    <w:rsid w:val="00320E53"/>
    <w:rsid w:val="00320E98"/>
    <w:rsid w:val="00321268"/>
    <w:rsid w:val="003212C4"/>
    <w:rsid w:val="0032137D"/>
    <w:rsid w:val="00321EC5"/>
    <w:rsid w:val="00321F37"/>
    <w:rsid w:val="00322049"/>
    <w:rsid w:val="003223EE"/>
    <w:rsid w:val="003227F3"/>
    <w:rsid w:val="00322DAC"/>
    <w:rsid w:val="003231FD"/>
    <w:rsid w:val="00323804"/>
    <w:rsid w:val="0032389C"/>
    <w:rsid w:val="003239EC"/>
    <w:rsid w:val="00324131"/>
    <w:rsid w:val="003242DD"/>
    <w:rsid w:val="0032433B"/>
    <w:rsid w:val="003246AB"/>
    <w:rsid w:val="00324932"/>
    <w:rsid w:val="00324A92"/>
    <w:rsid w:val="00325A22"/>
    <w:rsid w:val="00325AFC"/>
    <w:rsid w:val="0032604F"/>
    <w:rsid w:val="003262BF"/>
    <w:rsid w:val="003264F9"/>
    <w:rsid w:val="00326BC7"/>
    <w:rsid w:val="00326DEF"/>
    <w:rsid w:val="00326EB4"/>
    <w:rsid w:val="00326FD4"/>
    <w:rsid w:val="0033027D"/>
    <w:rsid w:val="0033045C"/>
    <w:rsid w:val="00331124"/>
    <w:rsid w:val="00331871"/>
    <w:rsid w:val="00331F6D"/>
    <w:rsid w:val="00332570"/>
    <w:rsid w:val="003327B4"/>
    <w:rsid w:val="00332B96"/>
    <w:rsid w:val="00332EBD"/>
    <w:rsid w:val="00333980"/>
    <w:rsid w:val="00334192"/>
    <w:rsid w:val="00334A66"/>
    <w:rsid w:val="00334AD7"/>
    <w:rsid w:val="00334FC7"/>
    <w:rsid w:val="003356B3"/>
    <w:rsid w:val="00335765"/>
    <w:rsid w:val="003358BD"/>
    <w:rsid w:val="00335BA6"/>
    <w:rsid w:val="003364C7"/>
    <w:rsid w:val="00337515"/>
    <w:rsid w:val="003375CE"/>
    <w:rsid w:val="00337DF0"/>
    <w:rsid w:val="0034081A"/>
    <w:rsid w:val="0034231E"/>
    <w:rsid w:val="003424EF"/>
    <w:rsid w:val="00342850"/>
    <w:rsid w:val="00342C03"/>
    <w:rsid w:val="00342E60"/>
    <w:rsid w:val="00343B2F"/>
    <w:rsid w:val="00343E4A"/>
    <w:rsid w:val="00344051"/>
    <w:rsid w:val="003444CE"/>
    <w:rsid w:val="003444D8"/>
    <w:rsid w:val="00344FA3"/>
    <w:rsid w:val="003456E2"/>
    <w:rsid w:val="00345FB4"/>
    <w:rsid w:val="00346586"/>
    <w:rsid w:val="0034702F"/>
    <w:rsid w:val="003470C5"/>
    <w:rsid w:val="00347C96"/>
    <w:rsid w:val="003508EE"/>
    <w:rsid w:val="00350B92"/>
    <w:rsid w:val="0035149A"/>
    <w:rsid w:val="0035163F"/>
    <w:rsid w:val="00351684"/>
    <w:rsid w:val="0035187E"/>
    <w:rsid w:val="0035189E"/>
    <w:rsid w:val="0035190A"/>
    <w:rsid w:val="00351D68"/>
    <w:rsid w:val="00351E21"/>
    <w:rsid w:val="00351F78"/>
    <w:rsid w:val="00352243"/>
    <w:rsid w:val="00352C61"/>
    <w:rsid w:val="003532C3"/>
    <w:rsid w:val="00353814"/>
    <w:rsid w:val="00353970"/>
    <w:rsid w:val="00353A03"/>
    <w:rsid w:val="00353AE0"/>
    <w:rsid w:val="00354523"/>
    <w:rsid w:val="003546E3"/>
    <w:rsid w:val="003549C4"/>
    <w:rsid w:val="00354BCE"/>
    <w:rsid w:val="00354DF2"/>
    <w:rsid w:val="00354E64"/>
    <w:rsid w:val="00354F01"/>
    <w:rsid w:val="0035516C"/>
    <w:rsid w:val="003556EF"/>
    <w:rsid w:val="003559AE"/>
    <w:rsid w:val="003563CE"/>
    <w:rsid w:val="003564DD"/>
    <w:rsid w:val="00356B5B"/>
    <w:rsid w:val="0035709B"/>
    <w:rsid w:val="0035727B"/>
    <w:rsid w:val="003573B4"/>
    <w:rsid w:val="003574C8"/>
    <w:rsid w:val="00357C29"/>
    <w:rsid w:val="00360933"/>
    <w:rsid w:val="00360D3E"/>
    <w:rsid w:val="003613C0"/>
    <w:rsid w:val="0036232A"/>
    <w:rsid w:val="003626A3"/>
    <w:rsid w:val="00362805"/>
    <w:rsid w:val="0036335C"/>
    <w:rsid w:val="0036391D"/>
    <w:rsid w:val="00364397"/>
    <w:rsid w:val="003645AA"/>
    <w:rsid w:val="00364848"/>
    <w:rsid w:val="00364859"/>
    <w:rsid w:val="003649F2"/>
    <w:rsid w:val="003652C7"/>
    <w:rsid w:val="00365B98"/>
    <w:rsid w:val="00365D0D"/>
    <w:rsid w:val="00365DF4"/>
    <w:rsid w:val="003662B5"/>
    <w:rsid w:val="00366B8D"/>
    <w:rsid w:val="00367B5B"/>
    <w:rsid w:val="00367BCF"/>
    <w:rsid w:val="003701D6"/>
    <w:rsid w:val="00370709"/>
    <w:rsid w:val="003707E1"/>
    <w:rsid w:val="0037090F"/>
    <w:rsid w:val="00370A79"/>
    <w:rsid w:val="00370E11"/>
    <w:rsid w:val="00370F6B"/>
    <w:rsid w:val="00371055"/>
    <w:rsid w:val="003712E5"/>
    <w:rsid w:val="003713D4"/>
    <w:rsid w:val="00371EE7"/>
    <w:rsid w:val="00371FBC"/>
    <w:rsid w:val="0037319E"/>
    <w:rsid w:val="003745D5"/>
    <w:rsid w:val="0037487F"/>
    <w:rsid w:val="00374975"/>
    <w:rsid w:val="00375DD3"/>
    <w:rsid w:val="0037600B"/>
    <w:rsid w:val="00376071"/>
    <w:rsid w:val="00376A2B"/>
    <w:rsid w:val="00376DA3"/>
    <w:rsid w:val="003771C7"/>
    <w:rsid w:val="003772D7"/>
    <w:rsid w:val="0037743D"/>
    <w:rsid w:val="00377A89"/>
    <w:rsid w:val="00377C50"/>
    <w:rsid w:val="00377D2D"/>
    <w:rsid w:val="00377FD0"/>
    <w:rsid w:val="00380ACA"/>
    <w:rsid w:val="00380C48"/>
    <w:rsid w:val="00380D7D"/>
    <w:rsid w:val="00380EAA"/>
    <w:rsid w:val="0038112B"/>
    <w:rsid w:val="0038144E"/>
    <w:rsid w:val="00381976"/>
    <w:rsid w:val="00381BC4"/>
    <w:rsid w:val="00381BD2"/>
    <w:rsid w:val="0038378C"/>
    <w:rsid w:val="003837BC"/>
    <w:rsid w:val="00383CDE"/>
    <w:rsid w:val="003851A6"/>
    <w:rsid w:val="00385388"/>
    <w:rsid w:val="00385FE8"/>
    <w:rsid w:val="0038612F"/>
    <w:rsid w:val="0038674D"/>
    <w:rsid w:val="003867CF"/>
    <w:rsid w:val="0038688F"/>
    <w:rsid w:val="00386C89"/>
    <w:rsid w:val="00386D89"/>
    <w:rsid w:val="00386D9A"/>
    <w:rsid w:val="003871A4"/>
    <w:rsid w:val="003871E6"/>
    <w:rsid w:val="00387298"/>
    <w:rsid w:val="003877FC"/>
    <w:rsid w:val="00390516"/>
    <w:rsid w:val="0039075B"/>
    <w:rsid w:val="00390855"/>
    <w:rsid w:val="00391FAA"/>
    <w:rsid w:val="0039272B"/>
    <w:rsid w:val="00392803"/>
    <w:rsid w:val="003935FA"/>
    <w:rsid w:val="00393E27"/>
    <w:rsid w:val="00393E80"/>
    <w:rsid w:val="00393F3C"/>
    <w:rsid w:val="003941AE"/>
    <w:rsid w:val="003948C4"/>
    <w:rsid w:val="0039491F"/>
    <w:rsid w:val="00394A98"/>
    <w:rsid w:val="003952B6"/>
    <w:rsid w:val="0039595E"/>
    <w:rsid w:val="00396261"/>
    <w:rsid w:val="0039688F"/>
    <w:rsid w:val="00396C57"/>
    <w:rsid w:val="00396F57"/>
    <w:rsid w:val="00397370"/>
    <w:rsid w:val="0039760D"/>
    <w:rsid w:val="00397741"/>
    <w:rsid w:val="0039796D"/>
    <w:rsid w:val="00397AA8"/>
    <w:rsid w:val="00397B91"/>
    <w:rsid w:val="00397C63"/>
    <w:rsid w:val="00397F57"/>
    <w:rsid w:val="00397FAE"/>
    <w:rsid w:val="003A08AF"/>
    <w:rsid w:val="003A08DC"/>
    <w:rsid w:val="003A0CC6"/>
    <w:rsid w:val="003A1A91"/>
    <w:rsid w:val="003A1B11"/>
    <w:rsid w:val="003A1C5A"/>
    <w:rsid w:val="003A243A"/>
    <w:rsid w:val="003A258C"/>
    <w:rsid w:val="003A2E14"/>
    <w:rsid w:val="003A32EC"/>
    <w:rsid w:val="003A33A2"/>
    <w:rsid w:val="003A3B14"/>
    <w:rsid w:val="003A41AB"/>
    <w:rsid w:val="003A5179"/>
    <w:rsid w:val="003A5281"/>
    <w:rsid w:val="003A535C"/>
    <w:rsid w:val="003A55E5"/>
    <w:rsid w:val="003A597A"/>
    <w:rsid w:val="003A59CD"/>
    <w:rsid w:val="003A5AC9"/>
    <w:rsid w:val="003A6239"/>
    <w:rsid w:val="003A634E"/>
    <w:rsid w:val="003A668A"/>
    <w:rsid w:val="003A7585"/>
    <w:rsid w:val="003A79DB"/>
    <w:rsid w:val="003A7C38"/>
    <w:rsid w:val="003A7F58"/>
    <w:rsid w:val="003B080C"/>
    <w:rsid w:val="003B0D0B"/>
    <w:rsid w:val="003B0ED9"/>
    <w:rsid w:val="003B1058"/>
    <w:rsid w:val="003B18D3"/>
    <w:rsid w:val="003B1CCC"/>
    <w:rsid w:val="003B218C"/>
    <w:rsid w:val="003B3FAC"/>
    <w:rsid w:val="003B450D"/>
    <w:rsid w:val="003B4627"/>
    <w:rsid w:val="003B494D"/>
    <w:rsid w:val="003B4CC2"/>
    <w:rsid w:val="003B52D6"/>
    <w:rsid w:val="003B52F6"/>
    <w:rsid w:val="003B5800"/>
    <w:rsid w:val="003B5A39"/>
    <w:rsid w:val="003B5D89"/>
    <w:rsid w:val="003B663F"/>
    <w:rsid w:val="003B66EF"/>
    <w:rsid w:val="003B67E2"/>
    <w:rsid w:val="003B67EF"/>
    <w:rsid w:val="003B6A9F"/>
    <w:rsid w:val="003B6E41"/>
    <w:rsid w:val="003B6F3B"/>
    <w:rsid w:val="003B7396"/>
    <w:rsid w:val="003C0010"/>
    <w:rsid w:val="003C0DC4"/>
    <w:rsid w:val="003C1C21"/>
    <w:rsid w:val="003C1D98"/>
    <w:rsid w:val="003C1EAD"/>
    <w:rsid w:val="003C2AAC"/>
    <w:rsid w:val="003C2B4D"/>
    <w:rsid w:val="003C2E28"/>
    <w:rsid w:val="003C36E4"/>
    <w:rsid w:val="003C37D1"/>
    <w:rsid w:val="003C3C7F"/>
    <w:rsid w:val="003C4270"/>
    <w:rsid w:val="003C4712"/>
    <w:rsid w:val="003C504D"/>
    <w:rsid w:val="003C5204"/>
    <w:rsid w:val="003C5559"/>
    <w:rsid w:val="003C55E7"/>
    <w:rsid w:val="003C5655"/>
    <w:rsid w:val="003C5682"/>
    <w:rsid w:val="003C5DE8"/>
    <w:rsid w:val="003C6ACA"/>
    <w:rsid w:val="003C6E3A"/>
    <w:rsid w:val="003C70AB"/>
    <w:rsid w:val="003C7110"/>
    <w:rsid w:val="003C73CA"/>
    <w:rsid w:val="003C7A77"/>
    <w:rsid w:val="003D052B"/>
    <w:rsid w:val="003D09C2"/>
    <w:rsid w:val="003D0C0C"/>
    <w:rsid w:val="003D149F"/>
    <w:rsid w:val="003D2177"/>
    <w:rsid w:val="003D2751"/>
    <w:rsid w:val="003D2DFE"/>
    <w:rsid w:val="003D3580"/>
    <w:rsid w:val="003D3AF2"/>
    <w:rsid w:val="003D40B2"/>
    <w:rsid w:val="003D4411"/>
    <w:rsid w:val="003D4E4C"/>
    <w:rsid w:val="003D4FC6"/>
    <w:rsid w:val="003D5242"/>
    <w:rsid w:val="003D5607"/>
    <w:rsid w:val="003D5BD3"/>
    <w:rsid w:val="003D6842"/>
    <w:rsid w:val="003D6970"/>
    <w:rsid w:val="003D6A3C"/>
    <w:rsid w:val="003D7303"/>
    <w:rsid w:val="003D7A19"/>
    <w:rsid w:val="003E0341"/>
    <w:rsid w:val="003E0F9C"/>
    <w:rsid w:val="003E1665"/>
    <w:rsid w:val="003E18F2"/>
    <w:rsid w:val="003E195C"/>
    <w:rsid w:val="003E19BD"/>
    <w:rsid w:val="003E1A31"/>
    <w:rsid w:val="003E1F32"/>
    <w:rsid w:val="003E2540"/>
    <w:rsid w:val="003E2859"/>
    <w:rsid w:val="003E2B02"/>
    <w:rsid w:val="003E2ED2"/>
    <w:rsid w:val="003E2EE3"/>
    <w:rsid w:val="003E36D4"/>
    <w:rsid w:val="003E3A20"/>
    <w:rsid w:val="003E3FBA"/>
    <w:rsid w:val="003E4092"/>
    <w:rsid w:val="003E4567"/>
    <w:rsid w:val="003E5C4C"/>
    <w:rsid w:val="003E5F96"/>
    <w:rsid w:val="003E66EB"/>
    <w:rsid w:val="003E681A"/>
    <w:rsid w:val="003E6E58"/>
    <w:rsid w:val="003E6F6A"/>
    <w:rsid w:val="003E703C"/>
    <w:rsid w:val="003E7376"/>
    <w:rsid w:val="003E7920"/>
    <w:rsid w:val="003E7963"/>
    <w:rsid w:val="003F07A3"/>
    <w:rsid w:val="003F0B93"/>
    <w:rsid w:val="003F119D"/>
    <w:rsid w:val="003F121A"/>
    <w:rsid w:val="003F12CC"/>
    <w:rsid w:val="003F12EB"/>
    <w:rsid w:val="003F177F"/>
    <w:rsid w:val="003F1790"/>
    <w:rsid w:val="003F179A"/>
    <w:rsid w:val="003F1F02"/>
    <w:rsid w:val="003F213E"/>
    <w:rsid w:val="003F24F8"/>
    <w:rsid w:val="003F25AF"/>
    <w:rsid w:val="003F2B33"/>
    <w:rsid w:val="003F328B"/>
    <w:rsid w:val="003F333C"/>
    <w:rsid w:val="003F34F5"/>
    <w:rsid w:val="003F3A20"/>
    <w:rsid w:val="003F3CF4"/>
    <w:rsid w:val="003F3E6F"/>
    <w:rsid w:val="003F450B"/>
    <w:rsid w:val="003F4A69"/>
    <w:rsid w:val="003F4DAE"/>
    <w:rsid w:val="003F601B"/>
    <w:rsid w:val="003F612A"/>
    <w:rsid w:val="003F673E"/>
    <w:rsid w:val="003F6EC2"/>
    <w:rsid w:val="003F7184"/>
    <w:rsid w:val="003F777B"/>
    <w:rsid w:val="003F7A47"/>
    <w:rsid w:val="003F7D7F"/>
    <w:rsid w:val="003F7E39"/>
    <w:rsid w:val="00400414"/>
    <w:rsid w:val="004004EB"/>
    <w:rsid w:val="00401183"/>
    <w:rsid w:val="004014B8"/>
    <w:rsid w:val="00401515"/>
    <w:rsid w:val="0040152C"/>
    <w:rsid w:val="0040159A"/>
    <w:rsid w:val="004021D7"/>
    <w:rsid w:val="004025B6"/>
    <w:rsid w:val="00402B5C"/>
    <w:rsid w:val="00404715"/>
    <w:rsid w:val="004047DF"/>
    <w:rsid w:val="00404F72"/>
    <w:rsid w:val="004055BC"/>
    <w:rsid w:val="00406F3B"/>
    <w:rsid w:val="00406FF5"/>
    <w:rsid w:val="00407785"/>
    <w:rsid w:val="004106AF"/>
    <w:rsid w:val="00410EC5"/>
    <w:rsid w:val="0041132E"/>
    <w:rsid w:val="004119FE"/>
    <w:rsid w:val="00412372"/>
    <w:rsid w:val="0041261A"/>
    <w:rsid w:val="0041274E"/>
    <w:rsid w:val="004128A7"/>
    <w:rsid w:val="00412BE5"/>
    <w:rsid w:val="00413631"/>
    <w:rsid w:val="00413B26"/>
    <w:rsid w:val="00414B9B"/>
    <w:rsid w:val="00415C3E"/>
    <w:rsid w:val="00415F71"/>
    <w:rsid w:val="00416807"/>
    <w:rsid w:val="00416CB7"/>
    <w:rsid w:val="004174C0"/>
    <w:rsid w:val="00417D9E"/>
    <w:rsid w:val="00417DB6"/>
    <w:rsid w:val="00417EB4"/>
    <w:rsid w:val="004202A6"/>
    <w:rsid w:val="00420329"/>
    <w:rsid w:val="0042059C"/>
    <w:rsid w:val="00420B1E"/>
    <w:rsid w:val="00420D03"/>
    <w:rsid w:val="00420E60"/>
    <w:rsid w:val="00421AAD"/>
    <w:rsid w:val="00421D9D"/>
    <w:rsid w:val="00421E43"/>
    <w:rsid w:val="0042246B"/>
    <w:rsid w:val="00422E06"/>
    <w:rsid w:val="00423C83"/>
    <w:rsid w:val="0042422D"/>
    <w:rsid w:val="00424579"/>
    <w:rsid w:val="004246CE"/>
    <w:rsid w:val="00424959"/>
    <w:rsid w:val="00424994"/>
    <w:rsid w:val="004256DF"/>
    <w:rsid w:val="00425AAA"/>
    <w:rsid w:val="00426255"/>
    <w:rsid w:val="004267D9"/>
    <w:rsid w:val="00426D04"/>
    <w:rsid w:val="0042764E"/>
    <w:rsid w:val="004276CC"/>
    <w:rsid w:val="00427B47"/>
    <w:rsid w:val="0043024E"/>
    <w:rsid w:val="00430630"/>
    <w:rsid w:val="004312D1"/>
    <w:rsid w:val="00431343"/>
    <w:rsid w:val="00431819"/>
    <w:rsid w:val="004318C2"/>
    <w:rsid w:val="00432037"/>
    <w:rsid w:val="0043263E"/>
    <w:rsid w:val="00432661"/>
    <w:rsid w:val="00433244"/>
    <w:rsid w:val="00433516"/>
    <w:rsid w:val="0043377A"/>
    <w:rsid w:val="004339B6"/>
    <w:rsid w:val="00433BE6"/>
    <w:rsid w:val="004345B3"/>
    <w:rsid w:val="004351AE"/>
    <w:rsid w:val="0043525D"/>
    <w:rsid w:val="004359E8"/>
    <w:rsid w:val="00435C9C"/>
    <w:rsid w:val="004364E7"/>
    <w:rsid w:val="00436598"/>
    <w:rsid w:val="00436A20"/>
    <w:rsid w:val="00436C27"/>
    <w:rsid w:val="00436F83"/>
    <w:rsid w:val="00437207"/>
    <w:rsid w:val="00437562"/>
    <w:rsid w:val="00437742"/>
    <w:rsid w:val="00437943"/>
    <w:rsid w:val="00437B5D"/>
    <w:rsid w:val="00437D66"/>
    <w:rsid w:val="00437D71"/>
    <w:rsid w:val="004401EB"/>
    <w:rsid w:val="0044035F"/>
    <w:rsid w:val="00440530"/>
    <w:rsid w:val="004405D4"/>
    <w:rsid w:val="0044098E"/>
    <w:rsid w:val="00441487"/>
    <w:rsid w:val="00441C02"/>
    <w:rsid w:val="00441EF0"/>
    <w:rsid w:val="00442054"/>
    <w:rsid w:val="00442232"/>
    <w:rsid w:val="0044289F"/>
    <w:rsid w:val="004428B4"/>
    <w:rsid w:val="0044305D"/>
    <w:rsid w:val="00443CF1"/>
    <w:rsid w:val="0044418D"/>
    <w:rsid w:val="004441FF"/>
    <w:rsid w:val="00444474"/>
    <w:rsid w:val="00444492"/>
    <w:rsid w:val="004447E1"/>
    <w:rsid w:val="004447E6"/>
    <w:rsid w:val="00445445"/>
    <w:rsid w:val="00445BEB"/>
    <w:rsid w:val="00445F7F"/>
    <w:rsid w:val="00446116"/>
    <w:rsid w:val="0044668E"/>
    <w:rsid w:val="00446A40"/>
    <w:rsid w:val="00446E17"/>
    <w:rsid w:val="00447593"/>
    <w:rsid w:val="00450CFB"/>
    <w:rsid w:val="00451501"/>
    <w:rsid w:val="004515BB"/>
    <w:rsid w:val="00451EA1"/>
    <w:rsid w:val="00451EF2"/>
    <w:rsid w:val="004520C1"/>
    <w:rsid w:val="0045217F"/>
    <w:rsid w:val="00452394"/>
    <w:rsid w:val="00452828"/>
    <w:rsid w:val="00452C74"/>
    <w:rsid w:val="0045301F"/>
    <w:rsid w:val="004530C5"/>
    <w:rsid w:val="0045387B"/>
    <w:rsid w:val="0045390F"/>
    <w:rsid w:val="00454232"/>
    <w:rsid w:val="00454A8F"/>
    <w:rsid w:val="004552D9"/>
    <w:rsid w:val="0045550F"/>
    <w:rsid w:val="00455542"/>
    <w:rsid w:val="00455BFD"/>
    <w:rsid w:val="00456013"/>
    <w:rsid w:val="004565D6"/>
    <w:rsid w:val="00456633"/>
    <w:rsid w:val="0045668C"/>
    <w:rsid w:val="004567DB"/>
    <w:rsid w:val="00457556"/>
    <w:rsid w:val="00457571"/>
    <w:rsid w:val="004579D8"/>
    <w:rsid w:val="00457C22"/>
    <w:rsid w:val="00460FD9"/>
    <w:rsid w:val="004610F2"/>
    <w:rsid w:val="004612EA"/>
    <w:rsid w:val="00461A78"/>
    <w:rsid w:val="00461B5D"/>
    <w:rsid w:val="00461F32"/>
    <w:rsid w:val="0046298E"/>
    <w:rsid w:val="004630CB"/>
    <w:rsid w:val="004631CD"/>
    <w:rsid w:val="0046340F"/>
    <w:rsid w:val="0046347C"/>
    <w:rsid w:val="004634CD"/>
    <w:rsid w:val="00463D2E"/>
    <w:rsid w:val="0046421D"/>
    <w:rsid w:val="004646A5"/>
    <w:rsid w:val="00465738"/>
    <w:rsid w:val="0046590F"/>
    <w:rsid w:val="00465CF4"/>
    <w:rsid w:val="0046692D"/>
    <w:rsid w:val="00466CA2"/>
    <w:rsid w:val="00466EC1"/>
    <w:rsid w:val="0046707C"/>
    <w:rsid w:val="004670E0"/>
    <w:rsid w:val="00467392"/>
    <w:rsid w:val="00467AE9"/>
    <w:rsid w:val="0047032B"/>
    <w:rsid w:val="00470916"/>
    <w:rsid w:val="00470A5C"/>
    <w:rsid w:val="00470B67"/>
    <w:rsid w:val="00471063"/>
    <w:rsid w:val="0047132A"/>
    <w:rsid w:val="004713CB"/>
    <w:rsid w:val="00471899"/>
    <w:rsid w:val="00471AEC"/>
    <w:rsid w:val="0047272D"/>
    <w:rsid w:val="00472A41"/>
    <w:rsid w:val="00472D9C"/>
    <w:rsid w:val="004730B9"/>
    <w:rsid w:val="00473190"/>
    <w:rsid w:val="00473849"/>
    <w:rsid w:val="00473B45"/>
    <w:rsid w:val="00474B45"/>
    <w:rsid w:val="00474E31"/>
    <w:rsid w:val="00474EFF"/>
    <w:rsid w:val="00475619"/>
    <w:rsid w:val="004759BB"/>
    <w:rsid w:val="00475AA5"/>
    <w:rsid w:val="00475D92"/>
    <w:rsid w:val="00476101"/>
    <w:rsid w:val="00476977"/>
    <w:rsid w:val="00476A98"/>
    <w:rsid w:val="0047708B"/>
    <w:rsid w:val="004773F9"/>
    <w:rsid w:val="004775FE"/>
    <w:rsid w:val="0047794A"/>
    <w:rsid w:val="00477DDE"/>
    <w:rsid w:val="00480119"/>
    <w:rsid w:val="0048020A"/>
    <w:rsid w:val="00481CA8"/>
    <w:rsid w:val="00482042"/>
    <w:rsid w:val="004821C3"/>
    <w:rsid w:val="0048226D"/>
    <w:rsid w:val="00482816"/>
    <w:rsid w:val="004828D4"/>
    <w:rsid w:val="00482E42"/>
    <w:rsid w:val="004831B3"/>
    <w:rsid w:val="004837C8"/>
    <w:rsid w:val="0048381E"/>
    <w:rsid w:val="00483A1C"/>
    <w:rsid w:val="00483E1D"/>
    <w:rsid w:val="0048401B"/>
    <w:rsid w:val="00484933"/>
    <w:rsid w:val="004858EE"/>
    <w:rsid w:val="0048670D"/>
    <w:rsid w:val="004867B0"/>
    <w:rsid w:val="00486D4B"/>
    <w:rsid w:val="0048708C"/>
    <w:rsid w:val="00487C52"/>
    <w:rsid w:val="00487D92"/>
    <w:rsid w:val="00487E99"/>
    <w:rsid w:val="00490E6A"/>
    <w:rsid w:val="004914F6"/>
    <w:rsid w:val="00491757"/>
    <w:rsid w:val="00491F40"/>
    <w:rsid w:val="00492339"/>
    <w:rsid w:val="0049280F"/>
    <w:rsid w:val="004929D1"/>
    <w:rsid w:val="00492B17"/>
    <w:rsid w:val="0049322D"/>
    <w:rsid w:val="004933B2"/>
    <w:rsid w:val="0049368A"/>
    <w:rsid w:val="0049436F"/>
    <w:rsid w:val="004946C2"/>
    <w:rsid w:val="004948DB"/>
    <w:rsid w:val="00494C50"/>
    <w:rsid w:val="0049539C"/>
    <w:rsid w:val="0049550D"/>
    <w:rsid w:val="00495FFB"/>
    <w:rsid w:val="004964DE"/>
    <w:rsid w:val="0049674B"/>
    <w:rsid w:val="00497064"/>
    <w:rsid w:val="0049782E"/>
    <w:rsid w:val="004979F2"/>
    <w:rsid w:val="00497CC0"/>
    <w:rsid w:val="00497DCA"/>
    <w:rsid w:val="004A05B5"/>
    <w:rsid w:val="004A0A4F"/>
    <w:rsid w:val="004A0DEC"/>
    <w:rsid w:val="004A0F52"/>
    <w:rsid w:val="004A12F8"/>
    <w:rsid w:val="004A19D1"/>
    <w:rsid w:val="004A1C93"/>
    <w:rsid w:val="004A1E20"/>
    <w:rsid w:val="004A33FF"/>
    <w:rsid w:val="004A3546"/>
    <w:rsid w:val="004A3E5F"/>
    <w:rsid w:val="004A400B"/>
    <w:rsid w:val="004A4182"/>
    <w:rsid w:val="004A42A1"/>
    <w:rsid w:val="004A49FF"/>
    <w:rsid w:val="004A4D3D"/>
    <w:rsid w:val="004A55B1"/>
    <w:rsid w:val="004A5E3D"/>
    <w:rsid w:val="004A608B"/>
    <w:rsid w:val="004A6A30"/>
    <w:rsid w:val="004A6D01"/>
    <w:rsid w:val="004A733C"/>
    <w:rsid w:val="004A748A"/>
    <w:rsid w:val="004A7907"/>
    <w:rsid w:val="004A7C74"/>
    <w:rsid w:val="004B02EE"/>
    <w:rsid w:val="004B09E1"/>
    <w:rsid w:val="004B0B6D"/>
    <w:rsid w:val="004B0DB8"/>
    <w:rsid w:val="004B0DD5"/>
    <w:rsid w:val="004B1066"/>
    <w:rsid w:val="004B123A"/>
    <w:rsid w:val="004B1841"/>
    <w:rsid w:val="004B1C0E"/>
    <w:rsid w:val="004B232D"/>
    <w:rsid w:val="004B2AB0"/>
    <w:rsid w:val="004B2E2C"/>
    <w:rsid w:val="004B315D"/>
    <w:rsid w:val="004B34DF"/>
    <w:rsid w:val="004B3E4E"/>
    <w:rsid w:val="004B47B7"/>
    <w:rsid w:val="004B4E43"/>
    <w:rsid w:val="004B5370"/>
    <w:rsid w:val="004B5464"/>
    <w:rsid w:val="004B5665"/>
    <w:rsid w:val="004B5675"/>
    <w:rsid w:val="004B5962"/>
    <w:rsid w:val="004B5DAE"/>
    <w:rsid w:val="004B5FA7"/>
    <w:rsid w:val="004B6509"/>
    <w:rsid w:val="004B6937"/>
    <w:rsid w:val="004B7016"/>
    <w:rsid w:val="004B7026"/>
    <w:rsid w:val="004B71AA"/>
    <w:rsid w:val="004B73E9"/>
    <w:rsid w:val="004B751F"/>
    <w:rsid w:val="004B7612"/>
    <w:rsid w:val="004B7B49"/>
    <w:rsid w:val="004B7FCB"/>
    <w:rsid w:val="004C1EE5"/>
    <w:rsid w:val="004C1EFD"/>
    <w:rsid w:val="004C21B6"/>
    <w:rsid w:val="004C2603"/>
    <w:rsid w:val="004C2709"/>
    <w:rsid w:val="004C34C6"/>
    <w:rsid w:val="004C3DAC"/>
    <w:rsid w:val="004C4B3B"/>
    <w:rsid w:val="004C4E94"/>
    <w:rsid w:val="004C4FF9"/>
    <w:rsid w:val="004C5BE9"/>
    <w:rsid w:val="004C5C75"/>
    <w:rsid w:val="004C68CF"/>
    <w:rsid w:val="004C730B"/>
    <w:rsid w:val="004C7461"/>
    <w:rsid w:val="004C75A5"/>
    <w:rsid w:val="004C7932"/>
    <w:rsid w:val="004C7AA4"/>
    <w:rsid w:val="004C7DFA"/>
    <w:rsid w:val="004C7EE1"/>
    <w:rsid w:val="004C7EFE"/>
    <w:rsid w:val="004D0E1F"/>
    <w:rsid w:val="004D0F39"/>
    <w:rsid w:val="004D184F"/>
    <w:rsid w:val="004D1896"/>
    <w:rsid w:val="004D1A48"/>
    <w:rsid w:val="004D1DC3"/>
    <w:rsid w:val="004D247C"/>
    <w:rsid w:val="004D2C1E"/>
    <w:rsid w:val="004D30E4"/>
    <w:rsid w:val="004D33EE"/>
    <w:rsid w:val="004D422E"/>
    <w:rsid w:val="004D480B"/>
    <w:rsid w:val="004D4DA9"/>
    <w:rsid w:val="004D4FDC"/>
    <w:rsid w:val="004D512D"/>
    <w:rsid w:val="004D557C"/>
    <w:rsid w:val="004D574C"/>
    <w:rsid w:val="004D597F"/>
    <w:rsid w:val="004D5A10"/>
    <w:rsid w:val="004D5E3F"/>
    <w:rsid w:val="004D5EB4"/>
    <w:rsid w:val="004D5FBB"/>
    <w:rsid w:val="004D630F"/>
    <w:rsid w:val="004D65F8"/>
    <w:rsid w:val="004D65FE"/>
    <w:rsid w:val="004D6814"/>
    <w:rsid w:val="004D69B4"/>
    <w:rsid w:val="004D6B09"/>
    <w:rsid w:val="004D7328"/>
    <w:rsid w:val="004E0094"/>
    <w:rsid w:val="004E04A1"/>
    <w:rsid w:val="004E04A3"/>
    <w:rsid w:val="004E096B"/>
    <w:rsid w:val="004E0A0F"/>
    <w:rsid w:val="004E0D6E"/>
    <w:rsid w:val="004E187F"/>
    <w:rsid w:val="004E1AD3"/>
    <w:rsid w:val="004E2AC5"/>
    <w:rsid w:val="004E2C25"/>
    <w:rsid w:val="004E31A3"/>
    <w:rsid w:val="004E376A"/>
    <w:rsid w:val="004E3783"/>
    <w:rsid w:val="004E3C2E"/>
    <w:rsid w:val="004E44F7"/>
    <w:rsid w:val="004E4536"/>
    <w:rsid w:val="004E4537"/>
    <w:rsid w:val="004E4DAD"/>
    <w:rsid w:val="004E5874"/>
    <w:rsid w:val="004E60A7"/>
    <w:rsid w:val="004E66B9"/>
    <w:rsid w:val="004E6D1C"/>
    <w:rsid w:val="004E72D3"/>
    <w:rsid w:val="004E7F37"/>
    <w:rsid w:val="004F04B3"/>
    <w:rsid w:val="004F0534"/>
    <w:rsid w:val="004F07ED"/>
    <w:rsid w:val="004F14F8"/>
    <w:rsid w:val="004F1777"/>
    <w:rsid w:val="004F2A05"/>
    <w:rsid w:val="004F3A9A"/>
    <w:rsid w:val="004F3CE7"/>
    <w:rsid w:val="004F412F"/>
    <w:rsid w:val="004F4399"/>
    <w:rsid w:val="004F44B1"/>
    <w:rsid w:val="004F4C15"/>
    <w:rsid w:val="004F58DF"/>
    <w:rsid w:val="004F5B11"/>
    <w:rsid w:val="004F5E5D"/>
    <w:rsid w:val="004F610A"/>
    <w:rsid w:val="004F6876"/>
    <w:rsid w:val="004F687A"/>
    <w:rsid w:val="004F6DF9"/>
    <w:rsid w:val="004F77EC"/>
    <w:rsid w:val="004F7AAE"/>
    <w:rsid w:val="004F7CE8"/>
    <w:rsid w:val="00500087"/>
    <w:rsid w:val="0050014E"/>
    <w:rsid w:val="005004E4"/>
    <w:rsid w:val="005009D2"/>
    <w:rsid w:val="00500B94"/>
    <w:rsid w:val="005015F2"/>
    <w:rsid w:val="00501862"/>
    <w:rsid w:val="00501A75"/>
    <w:rsid w:val="00502068"/>
    <w:rsid w:val="00502F42"/>
    <w:rsid w:val="00503178"/>
    <w:rsid w:val="0050338A"/>
    <w:rsid w:val="00503FB4"/>
    <w:rsid w:val="00504222"/>
    <w:rsid w:val="00504DCA"/>
    <w:rsid w:val="00505054"/>
    <w:rsid w:val="0050510B"/>
    <w:rsid w:val="005053C9"/>
    <w:rsid w:val="005056CE"/>
    <w:rsid w:val="00506624"/>
    <w:rsid w:val="005067EB"/>
    <w:rsid w:val="00506D89"/>
    <w:rsid w:val="00506DE9"/>
    <w:rsid w:val="005076C2"/>
    <w:rsid w:val="0051050A"/>
    <w:rsid w:val="005115DC"/>
    <w:rsid w:val="00511CEA"/>
    <w:rsid w:val="00511DFB"/>
    <w:rsid w:val="0051223D"/>
    <w:rsid w:val="005126F4"/>
    <w:rsid w:val="005129E4"/>
    <w:rsid w:val="00512ACE"/>
    <w:rsid w:val="00512FF1"/>
    <w:rsid w:val="00513307"/>
    <w:rsid w:val="005135E8"/>
    <w:rsid w:val="005135F3"/>
    <w:rsid w:val="005139E6"/>
    <w:rsid w:val="0051522B"/>
    <w:rsid w:val="00515EB2"/>
    <w:rsid w:val="00515F22"/>
    <w:rsid w:val="0051611D"/>
    <w:rsid w:val="00516305"/>
    <w:rsid w:val="0051667F"/>
    <w:rsid w:val="0051694A"/>
    <w:rsid w:val="00516DCF"/>
    <w:rsid w:val="00516EFD"/>
    <w:rsid w:val="00516F30"/>
    <w:rsid w:val="00516FA3"/>
    <w:rsid w:val="0051728A"/>
    <w:rsid w:val="00517AFD"/>
    <w:rsid w:val="0051FDE2"/>
    <w:rsid w:val="00520D92"/>
    <w:rsid w:val="005210F6"/>
    <w:rsid w:val="005217BC"/>
    <w:rsid w:val="0052194C"/>
    <w:rsid w:val="0052279F"/>
    <w:rsid w:val="00522900"/>
    <w:rsid w:val="00522D02"/>
    <w:rsid w:val="00522F9A"/>
    <w:rsid w:val="005240D2"/>
    <w:rsid w:val="00524333"/>
    <w:rsid w:val="00525548"/>
    <w:rsid w:val="005262A4"/>
    <w:rsid w:val="005262BA"/>
    <w:rsid w:val="00526307"/>
    <w:rsid w:val="00526CEA"/>
    <w:rsid w:val="0052706C"/>
    <w:rsid w:val="005271A4"/>
    <w:rsid w:val="00527618"/>
    <w:rsid w:val="0053040E"/>
    <w:rsid w:val="00530D4C"/>
    <w:rsid w:val="00530DE8"/>
    <w:rsid w:val="00530F7D"/>
    <w:rsid w:val="00531120"/>
    <w:rsid w:val="00531EA4"/>
    <w:rsid w:val="00532263"/>
    <w:rsid w:val="00533772"/>
    <w:rsid w:val="0053593C"/>
    <w:rsid w:val="00535AFE"/>
    <w:rsid w:val="00535C22"/>
    <w:rsid w:val="00535D4E"/>
    <w:rsid w:val="00536428"/>
    <w:rsid w:val="0053650C"/>
    <w:rsid w:val="00536590"/>
    <w:rsid w:val="00536F0C"/>
    <w:rsid w:val="00537190"/>
    <w:rsid w:val="0053767C"/>
    <w:rsid w:val="005402B1"/>
    <w:rsid w:val="00540DEB"/>
    <w:rsid w:val="00540FA3"/>
    <w:rsid w:val="005416EB"/>
    <w:rsid w:val="00541924"/>
    <w:rsid w:val="00541D91"/>
    <w:rsid w:val="005431CC"/>
    <w:rsid w:val="005432BA"/>
    <w:rsid w:val="00543868"/>
    <w:rsid w:val="00544596"/>
    <w:rsid w:val="00544C01"/>
    <w:rsid w:val="00544D03"/>
    <w:rsid w:val="00545733"/>
    <w:rsid w:val="005458B0"/>
    <w:rsid w:val="00545958"/>
    <w:rsid w:val="00545AE5"/>
    <w:rsid w:val="00545DBF"/>
    <w:rsid w:val="00546C18"/>
    <w:rsid w:val="00546F66"/>
    <w:rsid w:val="0054732A"/>
    <w:rsid w:val="00547D09"/>
    <w:rsid w:val="0055009F"/>
    <w:rsid w:val="0055019C"/>
    <w:rsid w:val="005502F4"/>
    <w:rsid w:val="005504D3"/>
    <w:rsid w:val="00550880"/>
    <w:rsid w:val="005510C9"/>
    <w:rsid w:val="0055154A"/>
    <w:rsid w:val="005516A6"/>
    <w:rsid w:val="00551789"/>
    <w:rsid w:val="00551B9C"/>
    <w:rsid w:val="00552180"/>
    <w:rsid w:val="0055297F"/>
    <w:rsid w:val="00553478"/>
    <w:rsid w:val="005534CD"/>
    <w:rsid w:val="005538F2"/>
    <w:rsid w:val="005540D2"/>
    <w:rsid w:val="00554137"/>
    <w:rsid w:val="00554533"/>
    <w:rsid w:val="00554D3B"/>
    <w:rsid w:val="00554F8F"/>
    <w:rsid w:val="005551EE"/>
    <w:rsid w:val="0055559B"/>
    <w:rsid w:val="00555633"/>
    <w:rsid w:val="005557D1"/>
    <w:rsid w:val="005560DE"/>
    <w:rsid w:val="005569B4"/>
    <w:rsid w:val="00556C43"/>
    <w:rsid w:val="00556D69"/>
    <w:rsid w:val="00556E8B"/>
    <w:rsid w:val="00557395"/>
    <w:rsid w:val="00557F87"/>
    <w:rsid w:val="00560002"/>
    <w:rsid w:val="0056030E"/>
    <w:rsid w:val="00560406"/>
    <w:rsid w:val="00560B5F"/>
    <w:rsid w:val="005615BC"/>
    <w:rsid w:val="005615F8"/>
    <w:rsid w:val="00561E15"/>
    <w:rsid w:val="00562392"/>
    <w:rsid w:val="005624B3"/>
    <w:rsid w:val="005629EB"/>
    <w:rsid w:val="00562BD3"/>
    <w:rsid w:val="00562C7B"/>
    <w:rsid w:val="00562E1C"/>
    <w:rsid w:val="00563FEC"/>
    <w:rsid w:val="005643EB"/>
    <w:rsid w:val="00564F85"/>
    <w:rsid w:val="005653DF"/>
    <w:rsid w:val="00565E99"/>
    <w:rsid w:val="00566B02"/>
    <w:rsid w:val="00566E6A"/>
    <w:rsid w:val="00567046"/>
    <w:rsid w:val="00567453"/>
    <w:rsid w:val="00567812"/>
    <w:rsid w:val="00567D21"/>
    <w:rsid w:val="00567E4C"/>
    <w:rsid w:val="00567EB7"/>
    <w:rsid w:val="00570478"/>
    <w:rsid w:val="00570FB9"/>
    <w:rsid w:val="00571288"/>
    <w:rsid w:val="00571C52"/>
    <w:rsid w:val="00571E07"/>
    <w:rsid w:val="00571E5C"/>
    <w:rsid w:val="00572698"/>
    <w:rsid w:val="005727BD"/>
    <w:rsid w:val="00572D80"/>
    <w:rsid w:val="005731F9"/>
    <w:rsid w:val="0057336B"/>
    <w:rsid w:val="00574081"/>
    <w:rsid w:val="00574A49"/>
    <w:rsid w:val="00574BB5"/>
    <w:rsid w:val="0057573D"/>
    <w:rsid w:val="005757BD"/>
    <w:rsid w:val="00576934"/>
    <w:rsid w:val="00577036"/>
    <w:rsid w:val="005774D1"/>
    <w:rsid w:val="00577866"/>
    <w:rsid w:val="0058059E"/>
    <w:rsid w:val="00580A62"/>
    <w:rsid w:val="00581250"/>
    <w:rsid w:val="005812AB"/>
    <w:rsid w:val="00581847"/>
    <w:rsid w:val="005819CF"/>
    <w:rsid w:val="00582177"/>
    <w:rsid w:val="0058228E"/>
    <w:rsid w:val="005823C6"/>
    <w:rsid w:val="0058252B"/>
    <w:rsid w:val="00583465"/>
    <w:rsid w:val="00583A6A"/>
    <w:rsid w:val="00583BBC"/>
    <w:rsid w:val="00583CE7"/>
    <w:rsid w:val="00584558"/>
    <w:rsid w:val="00584E82"/>
    <w:rsid w:val="0058520F"/>
    <w:rsid w:val="00585D04"/>
    <w:rsid w:val="00585FA5"/>
    <w:rsid w:val="00586B80"/>
    <w:rsid w:val="005870C9"/>
    <w:rsid w:val="005872AE"/>
    <w:rsid w:val="00587A61"/>
    <w:rsid w:val="00590239"/>
    <w:rsid w:val="00590285"/>
    <w:rsid w:val="005905A4"/>
    <w:rsid w:val="005912BC"/>
    <w:rsid w:val="0059163A"/>
    <w:rsid w:val="005918D8"/>
    <w:rsid w:val="00592797"/>
    <w:rsid w:val="00592873"/>
    <w:rsid w:val="00592A2C"/>
    <w:rsid w:val="00593382"/>
    <w:rsid w:val="0059369E"/>
    <w:rsid w:val="00593B6A"/>
    <w:rsid w:val="00593C84"/>
    <w:rsid w:val="005944BE"/>
    <w:rsid w:val="00594517"/>
    <w:rsid w:val="0059459D"/>
    <w:rsid w:val="00594F92"/>
    <w:rsid w:val="005954EB"/>
    <w:rsid w:val="00595653"/>
    <w:rsid w:val="00595BF5"/>
    <w:rsid w:val="00596213"/>
    <w:rsid w:val="00596392"/>
    <w:rsid w:val="00596BB0"/>
    <w:rsid w:val="00596D8B"/>
    <w:rsid w:val="00597547"/>
    <w:rsid w:val="005A034C"/>
    <w:rsid w:val="005A0388"/>
    <w:rsid w:val="005A0B09"/>
    <w:rsid w:val="005A0E7D"/>
    <w:rsid w:val="005A148D"/>
    <w:rsid w:val="005A1970"/>
    <w:rsid w:val="005A25C9"/>
    <w:rsid w:val="005A27D8"/>
    <w:rsid w:val="005A2896"/>
    <w:rsid w:val="005A2C60"/>
    <w:rsid w:val="005A2D6E"/>
    <w:rsid w:val="005A2E17"/>
    <w:rsid w:val="005A2F5D"/>
    <w:rsid w:val="005A364B"/>
    <w:rsid w:val="005A3828"/>
    <w:rsid w:val="005A3CA6"/>
    <w:rsid w:val="005A4039"/>
    <w:rsid w:val="005A40AE"/>
    <w:rsid w:val="005A4792"/>
    <w:rsid w:val="005A48F9"/>
    <w:rsid w:val="005A4F88"/>
    <w:rsid w:val="005A533B"/>
    <w:rsid w:val="005A5CEA"/>
    <w:rsid w:val="005A705D"/>
    <w:rsid w:val="005B02B4"/>
    <w:rsid w:val="005B16C0"/>
    <w:rsid w:val="005B19AD"/>
    <w:rsid w:val="005B1F82"/>
    <w:rsid w:val="005B2306"/>
    <w:rsid w:val="005B3740"/>
    <w:rsid w:val="005B399D"/>
    <w:rsid w:val="005B3ACB"/>
    <w:rsid w:val="005B41DF"/>
    <w:rsid w:val="005B4695"/>
    <w:rsid w:val="005B47A0"/>
    <w:rsid w:val="005B4C3F"/>
    <w:rsid w:val="005B50DB"/>
    <w:rsid w:val="005B521C"/>
    <w:rsid w:val="005B5228"/>
    <w:rsid w:val="005B568B"/>
    <w:rsid w:val="005B5785"/>
    <w:rsid w:val="005B584E"/>
    <w:rsid w:val="005B5EC0"/>
    <w:rsid w:val="005B5F43"/>
    <w:rsid w:val="005B671A"/>
    <w:rsid w:val="005B7920"/>
    <w:rsid w:val="005B7935"/>
    <w:rsid w:val="005C01AF"/>
    <w:rsid w:val="005C0634"/>
    <w:rsid w:val="005C0A95"/>
    <w:rsid w:val="005C0FDD"/>
    <w:rsid w:val="005C1837"/>
    <w:rsid w:val="005C1AA6"/>
    <w:rsid w:val="005C1BEC"/>
    <w:rsid w:val="005C1F0B"/>
    <w:rsid w:val="005C2558"/>
    <w:rsid w:val="005C258A"/>
    <w:rsid w:val="005C2A2D"/>
    <w:rsid w:val="005C4138"/>
    <w:rsid w:val="005C4570"/>
    <w:rsid w:val="005C4753"/>
    <w:rsid w:val="005C4FD7"/>
    <w:rsid w:val="005C5218"/>
    <w:rsid w:val="005C571E"/>
    <w:rsid w:val="005C60E6"/>
    <w:rsid w:val="005C6BB9"/>
    <w:rsid w:val="005C70D0"/>
    <w:rsid w:val="005C74B2"/>
    <w:rsid w:val="005C7790"/>
    <w:rsid w:val="005D085F"/>
    <w:rsid w:val="005D0DB0"/>
    <w:rsid w:val="005D1234"/>
    <w:rsid w:val="005D16C6"/>
    <w:rsid w:val="005D188D"/>
    <w:rsid w:val="005D1BD3"/>
    <w:rsid w:val="005D25F8"/>
    <w:rsid w:val="005D2848"/>
    <w:rsid w:val="005D2B9C"/>
    <w:rsid w:val="005D34A3"/>
    <w:rsid w:val="005D377F"/>
    <w:rsid w:val="005D3AF4"/>
    <w:rsid w:val="005D4977"/>
    <w:rsid w:val="005D4B06"/>
    <w:rsid w:val="005D4D7D"/>
    <w:rsid w:val="005D4D89"/>
    <w:rsid w:val="005D4E8C"/>
    <w:rsid w:val="005D55B0"/>
    <w:rsid w:val="005D6850"/>
    <w:rsid w:val="005D6E2F"/>
    <w:rsid w:val="005D7329"/>
    <w:rsid w:val="005D764D"/>
    <w:rsid w:val="005D7A69"/>
    <w:rsid w:val="005D7E63"/>
    <w:rsid w:val="005E03B4"/>
    <w:rsid w:val="005E0567"/>
    <w:rsid w:val="005E0B79"/>
    <w:rsid w:val="005E1193"/>
    <w:rsid w:val="005E12B6"/>
    <w:rsid w:val="005E1346"/>
    <w:rsid w:val="005E15B5"/>
    <w:rsid w:val="005E168D"/>
    <w:rsid w:val="005E19A6"/>
    <w:rsid w:val="005E1C76"/>
    <w:rsid w:val="005E21C3"/>
    <w:rsid w:val="005E21ED"/>
    <w:rsid w:val="005E2671"/>
    <w:rsid w:val="005E2722"/>
    <w:rsid w:val="005E2B8E"/>
    <w:rsid w:val="005E2BD6"/>
    <w:rsid w:val="005E2C2C"/>
    <w:rsid w:val="005E2D61"/>
    <w:rsid w:val="005E3254"/>
    <w:rsid w:val="005E372F"/>
    <w:rsid w:val="005E398B"/>
    <w:rsid w:val="005E4253"/>
    <w:rsid w:val="005E4327"/>
    <w:rsid w:val="005E457A"/>
    <w:rsid w:val="005E459B"/>
    <w:rsid w:val="005E57E8"/>
    <w:rsid w:val="005E5C77"/>
    <w:rsid w:val="005E63DF"/>
    <w:rsid w:val="005E6B7C"/>
    <w:rsid w:val="005E77C3"/>
    <w:rsid w:val="005F04E9"/>
    <w:rsid w:val="005F0827"/>
    <w:rsid w:val="005F0B18"/>
    <w:rsid w:val="005F108A"/>
    <w:rsid w:val="005F14DD"/>
    <w:rsid w:val="005F1ED9"/>
    <w:rsid w:val="005F1FB6"/>
    <w:rsid w:val="005F242B"/>
    <w:rsid w:val="005F2677"/>
    <w:rsid w:val="005F286E"/>
    <w:rsid w:val="005F2E43"/>
    <w:rsid w:val="005F3BB9"/>
    <w:rsid w:val="005F3CF4"/>
    <w:rsid w:val="005F3E36"/>
    <w:rsid w:val="005F420B"/>
    <w:rsid w:val="005F423A"/>
    <w:rsid w:val="005F483E"/>
    <w:rsid w:val="005F4C83"/>
    <w:rsid w:val="005F502D"/>
    <w:rsid w:val="005F740E"/>
    <w:rsid w:val="00600194"/>
    <w:rsid w:val="00600925"/>
    <w:rsid w:val="00600B70"/>
    <w:rsid w:val="00600D4C"/>
    <w:rsid w:val="00600DA4"/>
    <w:rsid w:val="00600F3F"/>
    <w:rsid w:val="00601251"/>
    <w:rsid w:val="0060129F"/>
    <w:rsid w:val="00601750"/>
    <w:rsid w:val="00601CCD"/>
    <w:rsid w:val="00601DB9"/>
    <w:rsid w:val="0060203E"/>
    <w:rsid w:val="00602551"/>
    <w:rsid w:val="00602B16"/>
    <w:rsid w:val="00602F43"/>
    <w:rsid w:val="00603630"/>
    <w:rsid w:val="00603DC8"/>
    <w:rsid w:val="006040C9"/>
    <w:rsid w:val="00604456"/>
    <w:rsid w:val="00604573"/>
    <w:rsid w:val="0060534C"/>
    <w:rsid w:val="0060588C"/>
    <w:rsid w:val="006058DD"/>
    <w:rsid w:val="00605DFE"/>
    <w:rsid w:val="006062BF"/>
    <w:rsid w:val="00606575"/>
    <w:rsid w:val="006076C8"/>
    <w:rsid w:val="00607EE9"/>
    <w:rsid w:val="00610108"/>
    <w:rsid w:val="00610120"/>
    <w:rsid w:val="00610163"/>
    <w:rsid w:val="00610896"/>
    <w:rsid w:val="00610919"/>
    <w:rsid w:val="00610BB2"/>
    <w:rsid w:val="00610CDE"/>
    <w:rsid w:val="00610CF1"/>
    <w:rsid w:val="00611094"/>
    <w:rsid w:val="00611422"/>
    <w:rsid w:val="00611DE0"/>
    <w:rsid w:val="006127D6"/>
    <w:rsid w:val="00613FCA"/>
    <w:rsid w:val="006140F2"/>
    <w:rsid w:val="00614274"/>
    <w:rsid w:val="00614861"/>
    <w:rsid w:val="00614A05"/>
    <w:rsid w:val="00614A5E"/>
    <w:rsid w:val="00614C0C"/>
    <w:rsid w:val="00614E41"/>
    <w:rsid w:val="00615385"/>
    <w:rsid w:val="00615812"/>
    <w:rsid w:val="00615BAA"/>
    <w:rsid w:val="00615D3F"/>
    <w:rsid w:val="006160E5"/>
    <w:rsid w:val="006163F1"/>
    <w:rsid w:val="00616928"/>
    <w:rsid w:val="00616A44"/>
    <w:rsid w:val="00616E24"/>
    <w:rsid w:val="00617293"/>
    <w:rsid w:val="00617580"/>
    <w:rsid w:val="00617F43"/>
    <w:rsid w:val="00620837"/>
    <w:rsid w:val="0062089D"/>
    <w:rsid w:val="00620D5F"/>
    <w:rsid w:val="00620F7B"/>
    <w:rsid w:val="00621550"/>
    <w:rsid w:val="00621573"/>
    <w:rsid w:val="00622AC1"/>
    <w:rsid w:val="00622B09"/>
    <w:rsid w:val="00622C6A"/>
    <w:rsid w:val="00622C91"/>
    <w:rsid w:val="00622D6C"/>
    <w:rsid w:val="00622DE3"/>
    <w:rsid w:val="00623786"/>
    <w:rsid w:val="00623918"/>
    <w:rsid w:val="00623ADE"/>
    <w:rsid w:val="00623FA3"/>
    <w:rsid w:val="00623FBF"/>
    <w:rsid w:val="00624036"/>
    <w:rsid w:val="00624DF4"/>
    <w:rsid w:val="006250BC"/>
    <w:rsid w:val="00625347"/>
    <w:rsid w:val="00625654"/>
    <w:rsid w:val="0062585D"/>
    <w:rsid w:val="00625F51"/>
    <w:rsid w:val="0062667A"/>
    <w:rsid w:val="00626786"/>
    <w:rsid w:val="0062751A"/>
    <w:rsid w:val="00627D5D"/>
    <w:rsid w:val="00630444"/>
    <w:rsid w:val="006317BA"/>
    <w:rsid w:val="00632B9A"/>
    <w:rsid w:val="006333C2"/>
    <w:rsid w:val="006335DE"/>
    <w:rsid w:val="006336BC"/>
    <w:rsid w:val="00633D2D"/>
    <w:rsid w:val="00634C3E"/>
    <w:rsid w:val="00634FBD"/>
    <w:rsid w:val="006352E3"/>
    <w:rsid w:val="00635340"/>
    <w:rsid w:val="006356F6"/>
    <w:rsid w:val="00635B24"/>
    <w:rsid w:val="00635BF9"/>
    <w:rsid w:val="0063629D"/>
    <w:rsid w:val="00636347"/>
    <w:rsid w:val="00636BD9"/>
    <w:rsid w:val="00636DDA"/>
    <w:rsid w:val="00636E05"/>
    <w:rsid w:val="00636FBF"/>
    <w:rsid w:val="006371C2"/>
    <w:rsid w:val="006372B0"/>
    <w:rsid w:val="00637CE6"/>
    <w:rsid w:val="00640AC4"/>
    <w:rsid w:val="00641037"/>
    <w:rsid w:val="006412BF"/>
    <w:rsid w:val="006416A0"/>
    <w:rsid w:val="00641924"/>
    <w:rsid w:val="00641A6F"/>
    <w:rsid w:val="00641DFF"/>
    <w:rsid w:val="006429FC"/>
    <w:rsid w:val="00642C03"/>
    <w:rsid w:val="0064304F"/>
    <w:rsid w:val="0064327E"/>
    <w:rsid w:val="006436BB"/>
    <w:rsid w:val="00643BC8"/>
    <w:rsid w:val="006447EA"/>
    <w:rsid w:val="00644EDC"/>
    <w:rsid w:val="00644FF9"/>
    <w:rsid w:val="006457B8"/>
    <w:rsid w:val="00645817"/>
    <w:rsid w:val="006458F6"/>
    <w:rsid w:val="00646492"/>
    <w:rsid w:val="006468D5"/>
    <w:rsid w:val="00646C85"/>
    <w:rsid w:val="0064706B"/>
    <w:rsid w:val="006470C8"/>
    <w:rsid w:val="0064715F"/>
    <w:rsid w:val="006471F1"/>
    <w:rsid w:val="006473B7"/>
    <w:rsid w:val="00647E71"/>
    <w:rsid w:val="00647E82"/>
    <w:rsid w:val="00650289"/>
    <w:rsid w:val="00650B7C"/>
    <w:rsid w:val="00650BBE"/>
    <w:rsid w:val="0065149D"/>
    <w:rsid w:val="0065185F"/>
    <w:rsid w:val="00651AE9"/>
    <w:rsid w:val="00651C00"/>
    <w:rsid w:val="00651C2E"/>
    <w:rsid w:val="00651E8A"/>
    <w:rsid w:val="00651F06"/>
    <w:rsid w:val="00652109"/>
    <w:rsid w:val="00652949"/>
    <w:rsid w:val="00652CA6"/>
    <w:rsid w:val="00652E14"/>
    <w:rsid w:val="00652FAE"/>
    <w:rsid w:val="0065300D"/>
    <w:rsid w:val="00653351"/>
    <w:rsid w:val="00653EF5"/>
    <w:rsid w:val="006540B4"/>
    <w:rsid w:val="00654775"/>
    <w:rsid w:val="00654D8D"/>
    <w:rsid w:val="00655527"/>
    <w:rsid w:val="0065554A"/>
    <w:rsid w:val="00656084"/>
    <w:rsid w:val="006567FB"/>
    <w:rsid w:val="006570CB"/>
    <w:rsid w:val="00657373"/>
    <w:rsid w:val="006574EA"/>
    <w:rsid w:val="00657AD9"/>
    <w:rsid w:val="00657D69"/>
    <w:rsid w:val="00657E52"/>
    <w:rsid w:val="00660422"/>
    <w:rsid w:val="00660813"/>
    <w:rsid w:val="00660B3F"/>
    <w:rsid w:val="00660B50"/>
    <w:rsid w:val="00660C08"/>
    <w:rsid w:val="00660DD8"/>
    <w:rsid w:val="00660E27"/>
    <w:rsid w:val="006616B2"/>
    <w:rsid w:val="00661A87"/>
    <w:rsid w:val="00662610"/>
    <w:rsid w:val="00662AF6"/>
    <w:rsid w:val="00662DE3"/>
    <w:rsid w:val="00663917"/>
    <w:rsid w:val="00663C48"/>
    <w:rsid w:val="00664365"/>
    <w:rsid w:val="00664599"/>
    <w:rsid w:val="00665082"/>
    <w:rsid w:val="006654F4"/>
    <w:rsid w:val="00665561"/>
    <w:rsid w:val="0066629D"/>
    <w:rsid w:val="00666851"/>
    <w:rsid w:val="00666B8A"/>
    <w:rsid w:val="006673BF"/>
    <w:rsid w:val="00667554"/>
    <w:rsid w:val="00667C6E"/>
    <w:rsid w:val="00667D3C"/>
    <w:rsid w:val="0067008C"/>
    <w:rsid w:val="006702B6"/>
    <w:rsid w:val="006702BB"/>
    <w:rsid w:val="006702E0"/>
    <w:rsid w:val="0067063D"/>
    <w:rsid w:val="00670BA6"/>
    <w:rsid w:val="00671367"/>
    <w:rsid w:val="00671925"/>
    <w:rsid w:val="0067199F"/>
    <w:rsid w:val="00671B2F"/>
    <w:rsid w:val="006720FE"/>
    <w:rsid w:val="00672667"/>
    <w:rsid w:val="00672908"/>
    <w:rsid w:val="00672A97"/>
    <w:rsid w:val="00672B87"/>
    <w:rsid w:val="00672BD7"/>
    <w:rsid w:val="00672E3D"/>
    <w:rsid w:val="00673015"/>
    <w:rsid w:val="006742CA"/>
    <w:rsid w:val="006745A1"/>
    <w:rsid w:val="006750F4"/>
    <w:rsid w:val="00675885"/>
    <w:rsid w:val="006759BD"/>
    <w:rsid w:val="00675AD7"/>
    <w:rsid w:val="00675ADE"/>
    <w:rsid w:val="00675ECB"/>
    <w:rsid w:val="00676541"/>
    <w:rsid w:val="0067672E"/>
    <w:rsid w:val="006774B8"/>
    <w:rsid w:val="0067761F"/>
    <w:rsid w:val="00677C80"/>
    <w:rsid w:val="00680A82"/>
    <w:rsid w:val="00680E0D"/>
    <w:rsid w:val="00681678"/>
    <w:rsid w:val="0068183D"/>
    <w:rsid w:val="006818E7"/>
    <w:rsid w:val="00681A61"/>
    <w:rsid w:val="00682009"/>
    <w:rsid w:val="00682055"/>
    <w:rsid w:val="0068229F"/>
    <w:rsid w:val="0068234B"/>
    <w:rsid w:val="00682580"/>
    <w:rsid w:val="00682842"/>
    <w:rsid w:val="00682AAC"/>
    <w:rsid w:val="00683525"/>
    <w:rsid w:val="006837CE"/>
    <w:rsid w:val="00683C37"/>
    <w:rsid w:val="00683E05"/>
    <w:rsid w:val="0068499F"/>
    <w:rsid w:val="00684C23"/>
    <w:rsid w:val="006852D1"/>
    <w:rsid w:val="0068537D"/>
    <w:rsid w:val="00685444"/>
    <w:rsid w:val="006861A0"/>
    <w:rsid w:val="0068628F"/>
    <w:rsid w:val="006869EE"/>
    <w:rsid w:val="00686AD1"/>
    <w:rsid w:val="00686E85"/>
    <w:rsid w:val="00686ECD"/>
    <w:rsid w:val="00687D66"/>
    <w:rsid w:val="00687E3C"/>
    <w:rsid w:val="00690470"/>
    <w:rsid w:val="00690695"/>
    <w:rsid w:val="00690A90"/>
    <w:rsid w:val="006913C9"/>
    <w:rsid w:val="00691C1D"/>
    <w:rsid w:val="00691FCF"/>
    <w:rsid w:val="0069216B"/>
    <w:rsid w:val="006924C9"/>
    <w:rsid w:val="006925A7"/>
    <w:rsid w:val="0069295C"/>
    <w:rsid w:val="006929BB"/>
    <w:rsid w:val="00692CE5"/>
    <w:rsid w:val="00692E86"/>
    <w:rsid w:val="0069302D"/>
    <w:rsid w:val="0069306C"/>
    <w:rsid w:val="00693154"/>
    <w:rsid w:val="00694318"/>
    <w:rsid w:val="00694677"/>
    <w:rsid w:val="006946E5"/>
    <w:rsid w:val="00694CCC"/>
    <w:rsid w:val="00694F8B"/>
    <w:rsid w:val="0069530A"/>
    <w:rsid w:val="00695CDC"/>
    <w:rsid w:val="00695DA7"/>
    <w:rsid w:val="00695F68"/>
    <w:rsid w:val="006963D1"/>
    <w:rsid w:val="0069681F"/>
    <w:rsid w:val="00697587"/>
    <w:rsid w:val="00697C0D"/>
    <w:rsid w:val="006A0305"/>
    <w:rsid w:val="006A04C6"/>
    <w:rsid w:val="006A081D"/>
    <w:rsid w:val="006A0AEA"/>
    <w:rsid w:val="006A14A9"/>
    <w:rsid w:val="006A179A"/>
    <w:rsid w:val="006A190A"/>
    <w:rsid w:val="006A20AD"/>
    <w:rsid w:val="006A2835"/>
    <w:rsid w:val="006A2F9F"/>
    <w:rsid w:val="006A3ACC"/>
    <w:rsid w:val="006A3CC1"/>
    <w:rsid w:val="006A40E1"/>
    <w:rsid w:val="006A4131"/>
    <w:rsid w:val="006A437E"/>
    <w:rsid w:val="006A43BB"/>
    <w:rsid w:val="006A4AB7"/>
    <w:rsid w:val="006A4AF9"/>
    <w:rsid w:val="006A4C25"/>
    <w:rsid w:val="006A4E2B"/>
    <w:rsid w:val="006A5158"/>
    <w:rsid w:val="006A5C13"/>
    <w:rsid w:val="006A5F62"/>
    <w:rsid w:val="006A61CD"/>
    <w:rsid w:val="006A6469"/>
    <w:rsid w:val="006A68A0"/>
    <w:rsid w:val="006A6DA1"/>
    <w:rsid w:val="006A6E93"/>
    <w:rsid w:val="006A6FF3"/>
    <w:rsid w:val="006A704E"/>
    <w:rsid w:val="006A71A9"/>
    <w:rsid w:val="006A758A"/>
    <w:rsid w:val="006A79DB"/>
    <w:rsid w:val="006A7C95"/>
    <w:rsid w:val="006A7D53"/>
    <w:rsid w:val="006A7DE6"/>
    <w:rsid w:val="006A7F3E"/>
    <w:rsid w:val="006B0217"/>
    <w:rsid w:val="006B023B"/>
    <w:rsid w:val="006B067E"/>
    <w:rsid w:val="006B0A34"/>
    <w:rsid w:val="006B0EAD"/>
    <w:rsid w:val="006B0FF0"/>
    <w:rsid w:val="006B15C4"/>
    <w:rsid w:val="006B195E"/>
    <w:rsid w:val="006B1C93"/>
    <w:rsid w:val="006B234C"/>
    <w:rsid w:val="006B2AD9"/>
    <w:rsid w:val="006B2DBB"/>
    <w:rsid w:val="006B2DD5"/>
    <w:rsid w:val="006B2EB0"/>
    <w:rsid w:val="006B2FE0"/>
    <w:rsid w:val="006B33CC"/>
    <w:rsid w:val="006B33D5"/>
    <w:rsid w:val="006B3CE0"/>
    <w:rsid w:val="006B3D64"/>
    <w:rsid w:val="006B4E56"/>
    <w:rsid w:val="006B5266"/>
    <w:rsid w:val="006B5733"/>
    <w:rsid w:val="006B5C2A"/>
    <w:rsid w:val="006B6226"/>
    <w:rsid w:val="006B651D"/>
    <w:rsid w:val="006B6639"/>
    <w:rsid w:val="006B674B"/>
    <w:rsid w:val="006B679A"/>
    <w:rsid w:val="006B6899"/>
    <w:rsid w:val="006B6ACB"/>
    <w:rsid w:val="006B718E"/>
    <w:rsid w:val="006B7484"/>
    <w:rsid w:val="006B78E1"/>
    <w:rsid w:val="006B7B0A"/>
    <w:rsid w:val="006C0055"/>
    <w:rsid w:val="006C06F1"/>
    <w:rsid w:val="006C117B"/>
    <w:rsid w:val="006C12FD"/>
    <w:rsid w:val="006C147F"/>
    <w:rsid w:val="006C1651"/>
    <w:rsid w:val="006C1CAD"/>
    <w:rsid w:val="006C1F95"/>
    <w:rsid w:val="006C221B"/>
    <w:rsid w:val="006C2AEE"/>
    <w:rsid w:val="006C301A"/>
    <w:rsid w:val="006C3191"/>
    <w:rsid w:val="006C3A21"/>
    <w:rsid w:val="006C3B41"/>
    <w:rsid w:val="006C3EEF"/>
    <w:rsid w:val="006C4588"/>
    <w:rsid w:val="006C45FF"/>
    <w:rsid w:val="006C4697"/>
    <w:rsid w:val="006C4D96"/>
    <w:rsid w:val="006C4E06"/>
    <w:rsid w:val="006C4FE4"/>
    <w:rsid w:val="006C5577"/>
    <w:rsid w:val="006C59C6"/>
    <w:rsid w:val="006C5D96"/>
    <w:rsid w:val="006C5EF4"/>
    <w:rsid w:val="006C6204"/>
    <w:rsid w:val="006C6430"/>
    <w:rsid w:val="006C6646"/>
    <w:rsid w:val="006C672C"/>
    <w:rsid w:val="006C6B6F"/>
    <w:rsid w:val="006C71D9"/>
    <w:rsid w:val="006C7256"/>
    <w:rsid w:val="006C7523"/>
    <w:rsid w:val="006C7ACF"/>
    <w:rsid w:val="006C7C50"/>
    <w:rsid w:val="006D0755"/>
    <w:rsid w:val="006D0911"/>
    <w:rsid w:val="006D0974"/>
    <w:rsid w:val="006D1003"/>
    <w:rsid w:val="006D1BAE"/>
    <w:rsid w:val="006D200D"/>
    <w:rsid w:val="006D2071"/>
    <w:rsid w:val="006D23D2"/>
    <w:rsid w:val="006D3428"/>
    <w:rsid w:val="006D392C"/>
    <w:rsid w:val="006D3C0B"/>
    <w:rsid w:val="006D3E25"/>
    <w:rsid w:val="006D3F7E"/>
    <w:rsid w:val="006D41AF"/>
    <w:rsid w:val="006D42DC"/>
    <w:rsid w:val="006D46AC"/>
    <w:rsid w:val="006D4CC0"/>
    <w:rsid w:val="006D4DC9"/>
    <w:rsid w:val="006D5054"/>
    <w:rsid w:val="006D57B2"/>
    <w:rsid w:val="006D5846"/>
    <w:rsid w:val="006D5DC8"/>
    <w:rsid w:val="006D654F"/>
    <w:rsid w:val="006D65A4"/>
    <w:rsid w:val="006D6906"/>
    <w:rsid w:val="006D6A8D"/>
    <w:rsid w:val="006D6C4E"/>
    <w:rsid w:val="006D7417"/>
    <w:rsid w:val="006D769E"/>
    <w:rsid w:val="006D7B1C"/>
    <w:rsid w:val="006E0021"/>
    <w:rsid w:val="006E00AD"/>
    <w:rsid w:val="006E0C44"/>
    <w:rsid w:val="006E127E"/>
    <w:rsid w:val="006E1470"/>
    <w:rsid w:val="006E170B"/>
    <w:rsid w:val="006E1A9D"/>
    <w:rsid w:val="006E1B42"/>
    <w:rsid w:val="006E1F5F"/>
    <w:rsid w:val="006E2210"/>
    <w:rsid w:val="006E2A08"/>
    <w:rsid w:val="006E2B2E"/>
    <w:rsid w:val="006E2D26"/>
    <w:rsid w:val="006E3513"/>
    <w:rsid w:val="006E3626"/>
    <w:rsid w:val="006E3EE5"/>
    <w:rsid w:val="006E4C7F"/>
    <w:rsid w:val="006E5319"/>
    <w:rsid w:val="006E5726"/>
    <w:rsid w:val="006E5BB2"/>
    <w:rsid w:val="006E6159"/>
    <w:rsid w:val="006E61B1"/>
    <w:rsid w:val="006E636A"/>
    <w:rsid w:val="006E6A16"/>
    <w:rsid w:val="006E6AD1"/>
    <w:rsid w:val="006E6B99"/>
    <w:rsid w:val="006E6BDA"/>
    <w:rsid w:val="006E7610"/>
    <w:rsid w:val="006F03DD"/>
    <w:rsid w:val="006F0721"/>
    <w:rsid w:val="006F0EB3"/>
    <w:rsid w:val="006F1790"/>
    <w:rsid w:val="006F1E1A"/>
    <w:rsid w:val="006F241F"/>
    <w:rsid w:val="006F2A9F"/>
    <w:rsid w:val="006F2D54"/>
    <w:rsid w:val="006F30B6"/>
    <w:rsid w:val="006F3A5E"/>
    <w:rsid w:val="006F3F1E"/>
    <w:rsid w:val="006F47F0"/>
    <w:rsid w:val="006F48D7"/>
    <w:rsid w:val="006F4D64"/>
    <w:rsid w:val="006F50FE"/>
    <w:rsid w:val="006F6438"/>
    <w:rsid w:val="006F6B87"/>
    <w:rsid w:val="006F6E85"/>
    <w:rsid w:val="006F751C"/>
    <w:rsid w:val="006F76E2"/>
    <w:rsid w:val="006F7CC8"/>
    <w:rsid w:val="006F7EEA"/>
    <w:rsid w:val="0070036E"/>
    <w:rsid w:val="00700F89"/>
    <w:rsid w:val="0070111D"/>
    <w:rsid w:val="00701127"/>
    <w:rsid w:val="00701211"/>
    <w:rsid w:val="007012C3"/>
    <w:rsid w:val="007014F4"/>
    <w:rsid w:val="00701717"/>
    <w:rsid w:val="00701957"/>
    <w:rsid w:val="00702558"/>
    <w:rsid w:val="00702779"/>
    <w:rsid w:val="00702BAB"/>
    <w:rsid w:val="00702E1C"/>
    <w:rsid w:val="00702EC0"/>
    <w:rsid w:val="00703052"/>
    <w:rsid w:val="00703A89"/>
    <w:rsid w:val="00703E78"/>
    <w:rsid w:val="00703FC6"/>
    <w:rsid w:val="00704030"/>
    <w:rsid w:val="00704945"/>
    <w:rsid w:val="007049E8"/>
    <w:rsid w:val="00704B4C"/>
    <w:rsid w:val="00704D81"/>
    <w:rsid w:val="007053B6"/>
    <w:rsid w:val="007054B6"/>
    <w:rsid w:val="007055EB"/>
    <w:rsid w:val="00705E8E"/>
    <w:rsid w:val="00705FC8"/>
    <w:rsid w:val="007061CC"/>
    <w:rsid w:val="00706735"/>
    <w:rsid w:val="00706831"/>
    <w:rsid w:val="007068E8"/>
    <w:rsid w:val="007068FD"/>
    <w:rsid w:val="007071BA"/>
    <w:rsid w:val="00710418"/>
    <w:rsid w:val="00710769"/>
    <w:rsid w:val="00710943"/>
    <w:rsid w:val="00710A02"/>
    <w:rsid w:val="00711F62"/>
    <w:rsid w:val="00712179"/>
    <w:rsid w:val="00713567"/>
    <w:rsid w:val="0071363B"/>
    <w:rsid w:val="00713748"/>
    <w:rsid w:val="00713AA0"/>
    <w:rsid w:val="00714292"/>
    <w:rsid w:val="007145EE"/>
    <w:rsid w:val="0071481A"/>
    <w:rsid w:val="00714DC2"/>
    <w:rsid w:val="00714E4D"/>
    <w:rsid w:val="00715ED0"/>
    <w:rsid w:val="00715FE5"/>
    <w:rsid w:val="00716CA4"/>
    <w:rsid w:val="0071705F"/>
    <w:rsid w:val="00717202"/>
    <w:rsid w:val="00717239"/>
    <w:rsid w:val="0071745F"/>
    <w:rsid w:val="00717F6D"/>
    <w:rsid w:val="0072021F"/>
    <w:rsid w:val="0072049C"/>
    <w:rsid w:val="00721F42"/>
    <w:rsid w:val="0072238D"/>
    <w:rsid w:val="0072276A"/>
    <w:rsid w:val="00722911"/>
    <w:rsid w:val="00723105"/>
    <w:rsid w:val="007231F3"/>
    <w:rsid w:val="00723712"/>
    <w:rsid w:val="00723A4B"/>
    <w:rsid w:val="00723E2C"/>
    <w:rsid w:val="0072464A"/>
    <w:rsid w:val="00724A65"/>
    <w:rsid w:val="00724CF5"/>
    <w:rsid w:val="00724ED5"/>
    <w:rsid w:val="007255A5"/>
    <w:rsid w:val="00725679"/>
    <w:rsid w:val="00725973"/>
    <w:rsid w:val="007259C2"/>
    <w:rsid w:val="00725D49"/>
    <w:rsid w:val="00725EFA"/>
    <w:rsid w:val="00726366"/>
    <w:rsid w:val="00726B42"/>
    <w:rsid w:val="007270FA"/>
    <w:rsid w:val="007272E6"/>
    <w:rsid w:val="00727C18"/>
    <w:rsid w:val="00727FC7"/>
    <w:rsid w:val="00730303"/>
    <w:rsid w:val="007308A7"/>
    <w:rsid w:val="00730B03"/>
    <w:rsid w:val="00730F88"/>
    <w:rsid w:val="00731074"/>
    <w:rsid w:val="007317E0"/>
    <w:rsid w:val="00731DB9"/>
    <w:rsid w:val="0073238B"/>
    <w:rsid w:val="007323AF"/>
    <w:rsid w:val="00732738"/>
    <w:rsid w:val="00732A7C"/>
    <w:rsid w:val="00733A15"/>
    <w:rsid w:val="00733B9C"/>
    <w:rsid w:val="00733CF3"/>
    <w:rsid w:val="0073449D"/>
    <w:rsid w:val="00734716"/>
    <w:rsid w:val="00734A1F"/>
    <w:rsid w:val="00735144"/>
    <w:rsid w:val="00735242"/>
    <w:rsid w:val="0073566B"/>
    <w:rsid w:val="007366E7"/>
    <w:rsid w:val="007376E5"/>
    <w:rsid w:val="00737DB3"/>
    <w:rsid w:val="00740280"/>
    <w:rsid w:val="007407A9"/>
    <w:rsid w:val="007408EB"/>
    <w:rsid w:val="00741249"/>
    <w:rsid w:val="007413D0"/>
    <w:rsid w:val="007417D3"/>
    <w:rsid w:val="0074202D"/>
    <w:rsid w:val="007422E5"/>
    <w:rsid w:val="00742401"/>
    <w:rsid w:val="007424BA"/>
    <w:rsid w:val="007424C6"/>
    <w:rsid w:val="00742AFD"/>
    <w:rsid w:val="00742EE1"/>
    <w:rsid w:val="00743866"/>
    <w:rsid w:val="00743A4C"/>
    <w:rsid w:val="00743D68"/>
    <w:rsid w:val="007443FF"/>
    <w:rsid w:val="0074488F"/>
    <w:rsid w:val="007449DD"/>
    <w:rsid w:val="00744A6D"/>
    <w:rsid w:val="00744C4E"/>
    <w:rsid w:val="00744D0D"/>
    <w:rsid w:val="00745546"/>
    <w:rsid w:val="007456B8"/>
    <w:rsid w:val="00745854"/>
    <w:rsid w:val="00745E2D"/>
    <w:rsid w:val="00745E9A"/>
    <w:rsid w:val="0074629A"/>
    <w:rsid w:val="007463A0"/>
    <w:rsid w:val="00746851"/>
    <w:rsid w:val="00746A2F"/>
    <w:rsid w:val="00747253"/>
    <w:rsid w:val="007475B4"/>
    <w:rsid w:val="00747B29"/>
    <w:rsid w:val="00747BDA"/>
    <w:rsid w:val="0075007F"/>
    <w:rsid w:val="0075037A"/>
    <w:rsid w:val="00750643"/>
    <w:rsid w:val="00750788"/>
    <w:rsid w:val="007509FD"/>
    <w:rsid w:val="00750E28"/>
    <w:rsid w:val="00751366"/>
    <w:rsid w:val="0075159A"/>
    <w:rsid w:val="0075166F"/>
    <w:rsid w:val="00751998"/>
    <w:rsid w:val="0075234F"/>
    <w:rsid w:val="00752804"/>
    <w:rsid w:val="00752B7F"/>
    <w:rsid w:val="007536AA"/>
    <w:rsid w:val="007537F8"/>
    <w:rsid w:val="007539E8"/>
    <w:rsid w:val="007547E4"/>
    <w:rsid w:val="007548CB"/>
    <w:rsid w:val="00754C35"/>
    <w:rsid w:val="00754F21"/>
    <w:rsid w:val="00755508"/>
    <w:rsid w:val="007556F7"/>
    <w:rsid w:val="00755E6A"/>
    <w:rsid w:val="007561B1"/>
    <w:rsid w:val="00756616"/>
    <w:rsid w:val="00756A3B"/>
    <w:rsid w:val="00756F67"/>
    <w:rsid w:val="00757231"/>
    <w:rsid w:val="00757F60"/>
    <w:rsid w:val="00760025"/>
    <w:rsid w:val="0076020B"/>
    <w:rsid w:val="007602AE"/>
    <w:rsid w:val="00760790"/>
    <w:rsid w:val="00760F7C"/>
    <w:rsid w:val="00760F90"/>
    <w:rsid w:val="007611DE"/>
    <w:rsid w:val="0076160A"/>
    <w:rsid w:val="00761DF0"/>
    <w:rsid w:val="0076279A"/>
    <w:rsid w:val="007638EE"/>
    <w:rsid w:val="00763A33"/>
    <w:rsid w:val="00763D10"/>
    <w:rsid w:val="00763EF8"/>
    <w:rsid w:val="00764046"/>
    <w:rsid w:val="00764422"/>
    <w:rsid w:val="0076474A"/>
    <w:rsid w:val="00764BCC"/>
    <w:rsid w:val="0076505D"/>
    <w:rsid w:val="007651EA"/>
    <w:rsid w:val="00765952"/>
    <w:rsid w:val="0076623B"/>
    <w:rsid w:val="0076651A"/>
    <w:rsid w:val="00766822"/>
    <w:rsid w:val="00766A76"/>
    <w:rsid w:val="0076783D"/>
    <w:rsid w:val="00767C54"/>
    <w:rsid w:val="007704A7"/>
    <w:rsid w:val="00770EE9"/>
    <w:rsid w:val="007712A7"/>
    <w:rsid w:val="007713CF"/>
    <w:rsid w:val="0077148B"/>
    <w:rsid w:val="007719D7"/>
    <w:rsid w:val="0077207D"/>
    <w:rsid w:val="00772116"/>
    <w:rsid w:val="0077290A"/>
    <w:rsid w:val="0077294B"/>
    <w:rsid w:val="00772EA6"/>
    <w:rsid w:val="00773075"/>
    <w:rsid w:val="0077352B"/>
    <w:rsid w:val="00773B4E"/>
    <w:rsid w:val="00773D7F"/>
    <w:rsid w:val="00774603"/>
    <w:rsid w:val="007746E3"/>
    <w:rsid w:val="00774B38"/>
    <w:rsid w:val="0077565F"/>
    <w:rsid w:val="00775E07"/>
    <w:rsid w:val="00776245"/>
    <w:rsid w:val="00776BFD"/>
    <w:rsid w:val="00776F13"/>
    <w:rsid w:val="00776F77"/>
    <w:rsid w:val="0077743A"/>
    <w:rsid w:val="0077781F"/>
    <w:rsid w:val="0078131B"/>
    <w:rsid w:val="0078148C"/>
    <w:rsid w:val="007819A9"/>
    <w:rsid w:val="00781B79"/>
    <w:rsid w:val="00781CE4"/>
    <w:rsid w:val="00782296"/>
    <w:rsid w:val="007822BE"/>
    <w:rsid w:val="00782620"/>
    <w:rsid w:val="00782888"/>
    <w:rsid w:val="00782BA6"/>
    <w:rsid w:val="00782EE0"/>
    <w:rsid w:val="00783026"/>
    <w:rsid w:val="0078318F"/>
    <w:rsid w:val="00783357"/>
    <w:rsid w:val="00783767"/>
    <w:rsid w:val="00783A4E"/>
    <w:rsid w:val="00784CD1"/>
    <w:rsid w:val="0078508F"/>
    <w:rsid w:val="007851B9"/>
    <w:rsid w:val="007852DA"/>
    <w:rsid w:val="00785328"/>
    <w:rsid w:val="007854F1"/>
    <w:rsid w:val="007855BF"/>
    <w:rsid w:val="007856F3"/>
    <w:rsid w:val="007859A3"/>
    <w:rsid w:val="00785B71"/>
    <w:rsid w:val="00785F30"/>
    <w:rsid w:val="0078661C"/>
    <w:rsid w:val="00786C22"/>
    <w:rsid w:val="00786ED5"/>
    <w:rsid w:val="00787C2E"/>
    <w:rsid w:val="00787DF7"/>
    <w:rsid w:val="00787E76"/>
    <w:rsid w:val="00790384"/>
    <w:rsid w:val="00790D96"/>
    <w:rsid w:val="00790E1C"/>
    <w:rsid w:val="007910F6"/>
    <w:rsid w:val="00791469"/>
    <w:rsid w:val="007914BE"/>
    <w:rsid w:val="0079186A"/>
    <w:rsid w:val="00791FD2"/>
    <w:rsid w:val="00792421"/>
    <w:rsid w:val="00792458"/>
    <w:rsid w:val="0079286C"/>
    <w:rsid w:val="00792A4C"/>
    <w:rsid w:val="00792B62"/>
    <w:rsid w:val="0079303D"/>
    <w:rsid w:val="0079391F"/>
    <w:rsid w:val="00794793"/>
    <w:rsid w:val="00795465"/>
    <w:rsid w:val="007957E7"/>
    <w:rsid w:val="00795B07"/>
    <w:rsid w:val="00796297"/>
    <w:rsid w:val="00796ED5"/>
    <w:rsid w:val="00797E03"/>
    <w:rsid w:val="00797F9D"/>
    <w:rsid w:val="007A0C46"/>
    <w:rsid w:val="007A1071"/>
    <w:rsid w:val="007A1352"/>
    <w:rsid w:val="007A1359"/>
    <w:rsid w:val="007A168C"/>
    <w:rsid w:val="007A1E97"/>
    <w:rsid w:val="007A2A8A"/>
    <w:rsid w:val="007A2B32"/>
    <w:rsid w:val="007A3A3B"/>
    <w:rsid w:val="007A3A42"/>
    <w:rsid w:val="007A3B50"/>
    <w:rsid w:val="007A3BA0"/>
    <w:rsid w:val="007A3F3D"/>
    <w:rsid w:val="007A41C9"/>
    <w:rsid w:val="007A423E"/>
    <w:rsid w:val="007A4DB6"/>
    <w:rsid w:val="007A50F5"/>
    <w:rsid w:val="007A5569"/>
    <w:rsid w:val="007A55E5"/>
    <w:rsid w:val="007A5AEB"/>
    <w:rsid w:val="007A5B93"/>
    <w:rsid w:val="007A65AE"/>
    <w:rsid w:val="007A6747"/>
    <w:rsid w:val="007A67C9"/>
    <w:rsid w:val="007A6A80"/>
    <w:rsid w:val="007A6DF6"/>
    <w:rsid w:val="007A6F7A"/>
    <w:rsid w:val="007A72B9"/>
    <w:rsid w:val="007A7445"/>
    <w:rsid w:val="007A7B8D"/>
    <w:rsid w:val="007A7EDA"/>
    <w:rsid w:val="007B058E"/>
    <w:rsid w:val="007B06A5"/>
    <w:rsid w:val="007B1074"/>
    <w:rsid w:val="007B1142"/>
    <w:rsid w:val="007B115D"/>
    <w:rsid w:val="007B17D6"/>
    <w:rsid w:val="007B17E5"/>
    <w:rsid w:val="007B18BB"/>
    <w:rsid w:val="007B1CD9"/>
    <w:rsid w:val="007B27D9"/>
    <w:rsid w:val="007B2B94"/>
    <w:rsid w:val="007B32C4"/>
    <w:rsid w:val="007B40E3"/>
    <w:rsid w:val="007B42EE"/>
    <w:rsid w:val="007B45BD"/>
    <w:rsid w:val="007B4901"/>
    <w:rsid w:val="007B5880"/>
    <w:rsid w:val="007B5892"/>
    <w:rsid w:val="007B63DC"/>
    <w:rsid w:val="007B6499"/>
    <w:rsid w:val="007B68C3"/>
    <w:rsid w:val="007B6FC6"/>
    <w:rsid w:val="007B7449"/>
    <w:rsid w:val="007B7BD4"/>
    <w:rsid w:val="007C01C2"/>
    <w:rsid w:val="007C0712"/>
    <w:rsid w:val="007C0F06"/>
    <w:rsid w:val="007C186E"/>
    <w:rsid w:val="007C2145"/>
    <w:rsid w:val="007C2394"/>
    <w:rsid w:val="007C27CC"/>
    <w:rsid w:val="007C2864"/>
    <w:rsid w:val="007C28B0"/>
    <w:rsid w:val="007C2A90"/>
    <w:rsid w:val="007C3077"/>
    <w:rsid w:val="007C33D2"/>
    <w:rsid w:val="007C3501"/>
    <w:rsid w:val="007C3F51"/>
    <w:rsid w:val="007C4446"/>
    <w:rsid w:val="007C4587"/>
    <w:rsid w:val="007C46CA"/>
    <w:rsid w:val="007C5163"/>
    <w:rsid w:val="007C591A"/>
    <w:rsid w:val="007C5930"/>
    <w:rsid w:val="007C668E"/>
    <w:rsid w:val="007C75CE"/>
    <w:rsid w:val="007D0528"/>
    <w:rsid w:val="007D0611"/>
    <w:rsid w:val="007D06E2"/>
    <w:rsid w:val="007D06F9"/>
    <w:rsid w:val="007D096A"/>
    <w:rsid w:val="007D1E6B"/>
    <w:rsid w:val="007D226B"/>
    <w:rsid w:val="007D2AD6"/>
    <w:rsid w:val="007D2DF2"/>
    <w:rsid w:val="007D31EE"/>
    <w:rsid w:val="007D3306"/>
    <w:rsid w:val="007D3342"/>
    <w:rsid w:val="007D3D55"/>
    <w:rsid w:val="007D40C8"/>
    <w:rsid w:val="007D42B2"/>
    <w:rsid w:val="007D463C"/>
    <w:rsid w:val="007D48B6"/>
    <w:rsid w:val="007D640F"/>
    <w:rsid w:val="007D6754"/>
    <w:rsid w:val="007D6860"/>
    <w:rsid w:val="007D68B7"/>
    <w:rsid w:val="007D694C"/>
    <w:rsid w:val="007D7E43"/>
    <w:rsid w:val="007E01E2"/>
    <w:rsid w:val="007E03F5"/>
    <w:rsid w:val="007E059B"/>
    <w:rsid w:val="007E0962"/>
    <w:rsid w:val="007E0C56"/>
    <w:rsid w:val="007E0EF4"/>
    <w:rsid w:val="007E1214"/>
    <w:rsid w:val="007E1EED"/>
    <w:rsid w:val="007E2133"/>
    <w:rsid w:val="007E2658"/>
    <w:rsid w:val="007E3148"/>
    <w:rsid w:val="007E332C"/>
    <w:rsid w:val="007E3847"/>
    <w:rsid w:val="007E4643"/>
    <w:rsid w:val="007E4F86"/>
    <w:rsid w:val="007E54DC"/>
    <w:rsid w:val="007E5DC6"/>
    <w:rsid w:val="007E639F"/>
    <w:rsid w:val="007E63CF"/>
    <w:rsid w:val="007E65CF"/>
    <w:rsid w:val="007E6666"/>
    <w:rsid w:val="007E6B22"/>
    <w:rsid w:val="007E72C4"/>
    <w:rsid w:val="007E75BC"/>
    <w:rsid w:val="007F0028"/>
    <w:rsid w:val="007F002D"/>
    <w:rsid w:val="007F00E0"/>
    <w:rsid w:val="007F0180"/>
    <w:rsid w:val="007F0295"/>
    <w:rsid w:val="007F068C"/>
    <w:rsid w:val="007F0750"/>
    <w:rsid w:val="007F0919"/>
    <w:rsid w:val="007F0C45"/>
    <w:rsid w:val="007F0E42"/>
    <w:rsid w:val="007F1474"/>
    <w:rsid w:val="007F1832"/>
    <w:rsid w:val="007F19E3"/>
    <w:rsid w:val="007F1E7E"/>
    <w:rsid w:val="007F1F0B"/>
    <w:rsid w:val="007F21B9"/>
    <w:rsid w:val="007F2969"/>
    <w:rsid w:val="007F2C1B"/>
    <w:rsid w:val="007F2EE7"/>
    <w:rsid w:val="007F30E4"/>
    <w:rsid w:val="007F324E"/>
    <w:rsid w:val="007F3802"/>
    <w:rsid w:val="007F3CD1"/>
    <w:rsid w:val="007F41A6"/>
    <w:rsid w:val="007F440C"/>
    <w:rsid w:val="007F4422"/>
    <w:rsid w:val="007F4937"/>
    <w:rsid w:val="007F4FA9"/>
    <w:rsid w:val="007F56C6"/>
    <w:rsid w:val="007F5BE7"/>
    <w:rsid w:val="007F6019"/>
    <w:rsid w:val="007F614E"/>
    <w:rsid w:val="007F6A29"/>
    <w:rsid w:val="007F729A"/>
    <w:rsid w:val="007F7779"/>
    <w:rsid w:val="007F7A8B"/>
    <w:rsid w:val="007F7BC7"/>
    <w:rsid w:val="007F7D55"/>
    <w:rsid w:val="008003F6"/>
    <w:rsid w:val="008015B7"/>
    <w:rsid w:val="00802002"/>
    <w:rsid w:val="00802C21"/>
    <w:rsid w:val="00802EBD"/>
    <w:rsid w:val="008034D4"/>
    <w:rsid w:val="008038A3"/>
    <w:rsid w:val="00803EEF"/>
    <w:rsid w:val="00804034"/>
    <w:rsid w:val="00804575"/>
    <w:rsid w:val="00804625"/>
    <w:rsid w:val="0080482B"/>
    <w:rsid w:val="00804889"/>
    <w:rsid w:val="00804A11"/>
    <w:rsid w:val="00804A71"/>
    <w:rsid w:val="00805587"/>
    <w:rsid w:val="00805A42"/>
    <w:rsid w:val="00805BF0"/>
    <w:rsid w:val="00805EF4"/>
    <w:rsid w:val="00806B88"/>
    <w:rsid w:val="0080753D"/>
    <w:rsid w:val="00807637"/>
    <w:rsid w:val="008078D5"/>
    <w:rsid w:val="0080794E"/>
    <w:rsid w:val="00807D39"/>
    <w:rsid w:val="00810128"/>
    <w:rsid w:val="008105DF"/>
    <w:rsid w:val="00810BDF"/>
    <w:rsid w:val="0081120E"/>
    <w:rsid w:val="00811A06"/>
    <w:rsid w:val="00811D98"/>
    <w:rsid w:val="00811FB8"/>
    <w:rsid w:val="00812696"/>
    <w:rsid w:val="008127F1"/>
    <w:rsid w:val="00812C6A"/>
    <w:rsid w:val="00812E70"/>
    <w:rsid w:val="008131AD"/>
    <w:rsid w:val="0081321F"/>
    <w:rsid w:val="00814357"/>
    <w:rsid w:val="008143D6"/>
    <w:rsid w:val="00814B31"/>
    <w:rsid w:val="00814D5F"/>
    <w:rsid w:val="0081567B"/>
    <w:rsid w:val="00815AC2"/>
    <w:rsid w:val="00815BD0"/>
    <w:rsid w:val="00815D6D"/>
    <w:rsid w:val="0081600F"/>
    <w:rsid w:val="008163FC"/>
    <w:rsid w:val="00816855"/>
    <w:rsid w:val="00816B55"/>
    <w:rsid w:val="00816D70"/>
    <w:rsid w:val="0081716B"/>
    <w:rsid w:val="0081736D"/>
    <w:rsid w:val="008173D5"/>
    <w:rsid w:val="00817E08"/>
    <w:rsid w:val="00817FC7"/>
    <w:rsid w:val="008200E2"/>
    <w:rsid w:val="008202C5"/>
    <w:rsid w:val="008204DC"/>
    <w:rsid w:val="00820A3D"/>
    <w:rsid w:val="00820E6F"/>
    <w:rsid w:val="00821253"/>
    <w:rsid w:val="008218CA"/>
    <w:rsid w:val="00821CB2"/>
    <w:rsid w:val="00822187"/>
    <w:rsid w:val="0082236C"/>
    <w:rsid w:val="00822539"/>
    <w:rsid w:val="008226DF"/>
    <w:rsid w:val="00822B63"/>
    <w:rsid w:val="00822C7E"/>
    <w:rsid w:val="00823224"/>
    <w:rsid w:val="00823593"/>
    <w:rsid w:val="0082375C"/>
    <w:rsid w:val="00823A19"/>
    <w:rsid w:val="00823CE7"/>
    <w:rsid w:val="00823FDF"/>
    <w:rsid w:val="0082469A"/>
    <w:rsid w:val="00824CB5"/>
    <w:rsid w:val="00824E76"/>
    <w:rsid w:val="00824F07"/>
    <w:rsid w:val="00824F51"/>
    <w:rsid w:val="008252D2"/>
    <w:rsid w:val="0082531D"/>
    <w:rsid w:val="00825543"/>
    <w:rsid w:val="00827A4F"/>
    <w:rsid w:val="00827AED"/>
    <w:rsid w:val="00827B5C"/>
    <w:rsid w:val="00827E00"/>
    <w:rsid w:val="00827E83"/>
    <w:rsid w:val="00827F4C"/>
    <w:rsid w:val="00830F66"/>
    <w:rsid w:val="00830F9F"/>
    <w:rsid w:val="008314F4"/>
    <w:rsid w:val="0083191C"/>
    <w:rsid w:val="008319D1"/>
    <w:rsid w:val="00832691"/>
    <w:rsid w:val="0083275E"/>
    <w:rsid w:val="00832FD5"/>
    <w:rsid w:val="008335D5"/>
    <w:rsid w:val="008338A9"/>
    <w:rsid w:val="00833C83"/>
    <w:rsid w:val="00833E96"/>
    <w:rsid w:val="008344C9"/>
    <w:rsid w:val="00834D2F"/>
    <w:rsid w:val="008351C4"/>
    <w:rsid w:val="00835545"/>
    <w:rsid w:val="0083557F"/>
    <w:rsid w:val="0083651B"/>
    <w:rsid w:val="008370D3"/>
    <w:rsid w:val="00837974"/>
    <w:rsid w:val="00837D4C"/>
    <w:rsid w:val="00837DB5"/>
    <w:rsid w:val="00840353"/>
    <w:rsid w:val="00840936"/>
    <w:rsid w:val="00840CB8"/>
    <w:rsid w:val="00840F48"/>
    <w:rsid w:val="00841023"/>
    <w:rsid w:val="00841602"/>
    <w:rsid w:val="00841856"/>
    <w:rsid w:val="00841BAE"/>
    <w:rsid w:val="00841E94"/>
    <w:rsid w:val="00842249"/>
    <w:rsid w:val="008426BD"/>
    <w:rsid w:val="008428E4"/>
    <w:rsid w:val="00842A80"/>
    <w:rsid w:val="00843186"/>
    <w:rsid w:val="008431DE"/>
    <w:rsid w:val="008435E5"/>
    <w:rsid w:val="008439ED"/>
    <w:rsid w:val="00843BD9"/>
    <w:rsid w:val="00843C7B"/>
    <w:rsid w:val="00843CB5"/>
    <w:rsid w:val="00843D7C"/>
    <w:rsid w:val="00843E5A"/>
    <w:rsid w:val="00844387"/>
    <w:rsid w:val="008446D9"/>
    <w:rsid w:val="0084499B"/>
    <w:rsid w:val="00844A11"/>
    <w:rsid w:val="008455CE"/>
    <w:rsid w:val="00845729"/>
    <w:rsid w:val="0084584B"/>
    <w:rsid w:val="00845E21"/>
    <w:rsid w:val="00845F52"/>
    <w:rsid w:val="00846761"/>
    <w:rsid w:val="00846B27"/>
    <w:rsid w:val="008471D6"/>
    <w:rsid w:val="00847B58"/>
    <w:rsid w:val="00847E32"/>
    <w:rsid w:val="00847E9D"/>
    <w:rsid w:val="00847ECD"/>
    <w:rsid w:val="00847F40"/>
    <w:rsid w:val="00847FAC"/>
    <w:rsid w:val="00850747"/>
    <w:rsid w:val="00850B3E"/>
    <w:rsid w:val="008522CF"/>
    <w:rsid w:val="008527B6"/>
    <w:rsid w:val="0085284D"/>
    <w:rsid w:val="008529DC"/>
    <w:rsid w:val="00852A87"/>
    <w:rsid w:val="00852DE6"/>
    <w:rsid w:val="0085314B"/>
    <w:rsid w:val="00853371"/>
    <w:rsid w:val="008534C5"/>
    <w:rsid w:val="00853F17"/>
    <w:rsid w:val="00854A5C"/>
    <w:rsid w:val="00854BCF"/>
    <w:rsid w:val="00854CFA"/>
    <w:rsid w:val="00855B33"/>
    <w:rsid w:val="0085766F"/>
    <w:rsid w:val="0085786C"/>
    <w:rsid w:val="00857903"/>
    <w:rsid w:val="00860148"/>
    <w:rsid w:val="00861011"/>
    <w:rsid w:val="00861138"/>
    <w:rsid w:val="008616CD"/>
    <w:rsid w:val="00861B10"/>
    <w:rsid w:val="0086223D"/>
    <w:rsid w:val="00862331"/>
    <w:rsid w:val="0086253A"/>
    <w:rsid w:val="008626F4"/>
    <w:rsid w:val="00862DA3"/>
    <w:rsid w:val="008630FF"/>
    <w:rsid w:val="00863F39"/>
    <w:rsid w:val="008644FF"/>
    <w:rsid w:val="0086461A"/>
    <w:rsid w:val="00864623"/>
    <w:rsid w:val="0086574C"/>
    <w:rsid w:val="00865B68"/>
    <w:rsid w:val="00865F37"/>
    <w:rsid w:val="008663A4"/>
    <w:rsid w:val="00866428"/>
    <w:rsid w:val="008665ED"/>
    <w:rsid w:val="00866772"/>
    <w:rsid w:val="008667C8"/>
    <w:rsid w:val="008668C6"/>
    <w:rsid w:val="00866ACB"/>
    <w:rsid w:val="00866B6E"/>
    <w:rsid w:val="00866C50"/>
    <w:rsid w:val="00867999"/>
    <w:rsid w:val="00867A94"/>
    <w:rsid w:val="00867E22"/>
    <w:rsid w:val="00870672"/>
    <w:rsid w:val="00870861"/>
    <w:rsid w:val="0087088E"/>
    <w:rsid w:val="008717E0"/>
    <w:rsid w:val="0087184E"/>
    <w:rsid w:val="008718A9"/>
    <w:rsid w:val="00871AD0"/>
    <w:rsid w:val="00871C52"/>
    <w:rsid w:val="00871C77"/>
    <w:rsid w:val="008722F1"/>
    <w:rsid w:val="00872EE9"/>
    <w:rsid w:val="00873397"/>
    <w:rsid w:val="0087417B"/>
    <w:rsid w:val="00874244"/>
    <w:rsid w:val="008744F3"/>
    <w:rsid w:val="0087461D"/>
    <w:rsid w:val="00874910"/>
    <w:rsid w:val="00875130"/>
    <w:rsid w:val="008751B7"/>
    <w:rsid w:val="00875235"/>
    <w:rsid w:val="00875362"/>
    <w:rsid w:val="008754AC"/>
    <w:rsid w:val="00875AAF"/>
    <w:rsid w:val="0087664C"/>
    <w:rsid w:val="0087684E"/>
    <w:rsid w:val="00876966"/>
    <w:rsid w:val="00876A4D"/>
    <w:rsid w:val="00877136"/>
    <w:rsid w:val="00877326"/>
    <w:rsid w:val="00877341"/>
    <w:rsid w:val="008773D9"/>
    <w:rsid w:val="008774ED"/>
    <w:rsid w:val="00877A57"/>
    <w:rsid w:val="00877AF3"/>
    <w:rsid w:val="00877D85"/>
    <w:rsid w:val="00880B74"/>
    <w:rsid w:val="008811A9"/>
    <w:rsid w:val="008818D4"/>
    <w:rsid w:val="00881A2A"/>
    <w:rsid w:val="00882466"/>
    <w:rsid w:val="0088281E"/>
    <w:rsid w:val="00882B50"/>
    <w:rsid w:val="00883ABD"/>
    <w:rsid w:val="00884199"/>
    <w:rsid w:val="0088500E"/>
    <w:rsid w:val="00885128"/>
    <w:rsid w:val="00885555"/>
    <w:rsid w:val="008860D6"/>
    <w:rsid w:val="008869CA"/>
    <w:rsid w:val="00886AB7"/>
    <w:rsid w:val="00886D15"/>
    <w:rsid w:val="008874BF"/>
    <w:rsid w:val="008879C9"/>
    <w:rsid w:val="00887D23"/>
    <w:rsid w:val="00887E6C"/>
    <w:rsid w:val="00887E70"/>
    <w:rsid w:val="00887EEB"/>
    <w:rsid w:val="00890247"/>
    <w:rsid w:val="0089164D"/>
    <w:rsid w:val="00891FB7"/>
    <w:rsid w:val="00892BFF"/>
    <w:rsid w:val="00892DE7"/>
    <w:rsid w:val="00892E95"/>
    <w:rsid w:val="008932AE"/>
    <w:rsid w:val="008932C4"/>
    <w:rsid w:val="008939B7"/>
    <w:rsid w:val="00893CBB"/>
    <w:rsid w:val="008940D9"/>
    <w:rsid w:val="00894A06"/>
    <w:rsid w:val="00894B3C"/>
    <w:rsid w:val="00894F65"/>
    <w:rsid w:val="00896B01"/>
    <w:rsid w:val="00896BB6"/>
    <w:rsid w:val="008979F2"/>
    <w:rsid w:val="008A084E"/>
    <w:rsid w:val="008A0D85"/>
    <w:rsid w:val="008A12D1"/>
    <w:rsid w:val="008A2007"/>
    <w:rsid w:val="008A2B39"/>
    <w:rsid w:val="008A3060"/>
    <w:rsid w:val="008A30AF"/>
    <w:rsid w:val="008A3332"/>
    <w:rsid w:val="008A398F"/>
    <w:rsid w:val="008A4609"/>
    <w:rsid w:val="008A46FF"/>
    <w:rsid w:val="008A47CC"/>
    <w:rsid w:val="008A4CEA"/>
    <w:rsid w:val="008A5052"/>
    <w:rsid w:val="008A57A3"/>
    <w:rsid w:val="008A581D"/>
    <w:rsid w:val="008A5D56"/>
    <w:rsid w:val="008A68F5"/>
    <w:rsid w:val="008A78DF"/>
    <w:rsid w:val="008A7A1C"/>
    <w:rsid w:val="008A7F7A"/>
    <w:rsid w:val="008B00EF"/>
    <w:rsid w:val="008B022A"/>
    <w:rsid w:val="008B0849"/>
    <w:rsid w:val="008B092F"/>
    <w:rsid w:val="008B0DCA"/>
    <w:rsid w:val="008B11E8"/>
    <w:rsid w:val="008B1495"/>
    <w:rsid w:val="008B1F23"/>
    <w:rsid w:val="008B28BE"/>
    <w:rsid w:val="008B2D23"/>
    <w:rsid w:val="008B2FF7"/>
    <w:rsid w:val="008B3336"/>
    <w:rsid w:val="008B3665"/>
    <w:rsid w:val="008B3972"/>
    <w:rsid w:val="008B3A78"/>
    <w:rsid w:val="008B40FD"/>
    <w:rsid w:val="008B43C0"/>
    <w:rsid w:val="008B46CD"/>
    <w:rsid w:val="008B48D0"/>
    <w:rsid w:val="008B4AB8"/>
    <w:rsid w:val="008B5023"/>
    <w:rsid w:val="008B5269"/>
    <w:rsid w:val="008B57D6"/>
    <w:rsid w:val="008B5A96"/>
    <w:rsid w:val="008B64B4"/>
    <w:rsid w:val="008B74E5"/>
    <w:rsid w:val="008B760F"/>
    <w:rsid w:val="008B7CE8"/>
    <w:rsid w:val="008B7E62"/>
    <w:rsid w:val="008B7E7C"/>
    <w:rsid w:val="008C0418"/>
    <w:rsid w:val="008C04A4"/>
    <w:rsid w:val="008C06ED"/>
    <w:rsid w:val="008C06FE"/>
    <w:rsid w:val="008C0862"/>
    <w:rsid w:val="008C10F0"/>
    <w:rsid w:val="008C164F"/>
    <w:rsid w:val="008C1B22"/>
    <w:rsid w:val="008C1C95"/>
    <w:rsid w:val="008C1DAC"/>
    <w:rsid w:val="008C27E4"/>
    <w:rsid w:val="008C29CF"/>
    <w:rsid w:val="008C2D6A"/>
    <w:rsid w:val="008C2E3A"/>
    <w:rsid w:val="008C30C8"/>
    <w:rsid w:val="008C38DB"/>
    <w:rsid w:val="008C39FB"/>
    <w:rsid w:val="008C3BEE"/>
    <w:rsid w:val="008C3D0F"/>
    <w:rsid w:val="008C3DCA"/>
    <w:rsid w:val="008C46B4"/>
    <w:rsid w:val="008C4B40"/>
    <w:rsid w:val="008C5027"/>
    <w:rsid w:val="008C54F3"/>
    <w:rsid w:val="008C571F"/>
    <w:rsid w:val="008C5F01"/>
    <w:rsid w:val="008C6259"/>
    <w:rsid w:val="008C7293"/>
    <w:rsid w:val="008C76AE"/>
    <w:rsid w:val="008D004F"/>
    <w:rsid w:val="008D05EF"/>
    <w:rsid w:val="008D1409"/>
    <w:rsid w:val="008D1A70"/>
    <w:rsid w:val="008D243F"/>
    <w:rsid w:val="008D2851"/>
    <w:rsid w:val="008D286C"/>
    <w:rsid w:val="008D2EFB"/>
    <w:rsid w:val="008D32D7"/>
    <w:rsid w:val="008D36B7"/>
    <w:rsid w:val="008D395F"/>
    <w:rsid w:val="008D4266"/>
    <w:rsid w:val="008D4A7E"/>
    <w:rsid w:val="008D4B8D"/>
    <w:rsid w:val="008D4DEF"/>
    <w:rsid w:val="008D5243"/>
    <w:rsid w:val="008D6C2C"/>
    <w:rsid w:val="008D6C4A"/>
    <w:rsid w:val="008D70D3"/>
    <w:rsid w:val="008D75CA"/>
    <w:rsid w:val="008D7610"/>
    <w:rsid w:val="008E0217"/>
    <w:rsid w:val="008E04D8"/>
    <w:rsid w:val="008E0E7C"/>
    <w:rsid w:val="008E106A"/>
    <w:rsid w:val="008E1084"/>
    <w:rsid w:val="008E10D5"/>
    <w:rsid w:val="008E17E9"/>
    <w:rsid w:val="008E24E1"/>
    <w:rsid w:val="008E252B"/>
    <w:rsid w:val="008E2A29"/>
    <w:rsid w:val="008E309B"/>
    <w:rsid w:val="008E31C9"/>
    <w:rsid w:val="008E34D3"/>
    <w:rsid w:val="008E34F6"/>
    <w:rsid w:val="008E362B"/>
    <w:rsid w:val="008E371F"/>
    <w:rsid w:val="008E3A32"/>
    <w:rsid w:val="008E3A4E"/>
    <w:rsid w:val="008E403D"/>
    <w:rsid w:val="008E425D"/>
    <w:rsid w:val="008E49AE"/>
    <w:rsid w:val="008E4CC2"/>
    <w:rsid w:val="008E4CDF"/>
    <w:rsid w:val="008E585F"/>
    <w:rsid w:val="008E5C8F"/>
    <w:rsid w:val="008E5D89"/>
    <w:rsid w:val="008E6640"/>
    <w:rsid w:val="008E676C"/>
    <w:rsid w:val="008E67CC"/>
    <w:rsid w:val="008E6985"/>
    <w:rsid w:val="008E69CD"/>
    <w:rsid w:val="008E7287"/>
    <w:rsid w:val="008E736B"/>
    <w:rsid w:val="008E73AB"/>
    <w:rsid w:val="008E7562"/>
    <w:rsid w:val="008E7D96"/>
    <w:rsid w:val="008F06F1"/>
    <w:rsid w:val="008F0E48"/>
    <w:rsid w:val="008F0F03"/>
    <w:rsid w:val="008F1F7F"/>
    <w:rsid w:val="008F238D"/>
    <w:rsid w:val="008F26E6"/>
    <w:rsid w:val="008F2C4B"/>
    <w:rsid w:val="008F2CB3"/>
    <w:rsid w:val="008F32A7"/>
    <w:rsid w:val="008F3F24"/>
    <w:rsid w:val="008F43A3"/>
    <w:rsid w:val="008F5227"/>
    <w:rsid w:val="008F549B"/>
    <w:rsid w:val="008F56B1"/>
    <w:rsid w:val="008F5C19"/>
    <w:rsid w:val="008F6013"/>
    <w:rsid w:val="0090010E"/>
    <w:rsid w:val="009008AA"/>
    <w:rsid w:val="009009A0"/>
    <w:rsid w:val="00900B7D"/>
    <w:rsid w:val="00901A48"/>
    <w:rsid w:val="00901BE0"/>
    <w:rsid w:val="00901C75"/>
    <w:rsid w:val="00901E11"/>
    <w:rsid w:val="009021EE"/>
    <w:rsid w:val="009022CD"/>
    <w:rsid w:val="00902352"/>
    <w:rsid w:val="009026EA"/>
    <w:rsid w:val="00902927"/>
    <w:rsid w:val="00902E16"/>
    <w:rsid w:val="009031C9"/>
    <w:rsid w:val="00903741"/>
    <w:rsid w:val="00903E93"/>
    <w:rsid w:val="00903E95"/>
    <w:rsid w:val="00904425"/>
    <w:rsid w:val="0090483E"/>
    <w:rsid w:val="00904891"/>
    <w:rsid w:val="00904EF8"/>
    <w:rsid w:val="00905094"/>
    <w:rsid w:val="00905381"/>
    <w:rsid w:val="009064CA"/>
    <w:rsid w:val="009065CB"/>
    <w:rsid w:val="00906AFF"/>
    <w:rsid w:val="00906B95"/>
    <w:rsid w:val="00907582"/>
    <w:rsid w:val="00907633"/>
    <w:rsid w:val="00907682"/>
    <w:rsid w:val="0090795C"/>
    <w:rsid w:val="00907A98"/>
    <w:rsid w:val="00907E05"/>
    <w:rsid w:val="0091003D"/>
    <w:rsid w:val="00910388"/>
    <w:rsid w:val="00910F79"/>
    <w:rsid w:val="009117DE"/>
    <w:rsid w:val="00911DF9"/>
    <w:rsid w:val="00912132"/>
    <w:rsid w:val="009123FD"/>
    <w:rsid w:val="00912728"/>
    <w:rsid w:val="00912B04"/>
    <w:rsid w:val="00912B22"/>
    <w:rsid w:val="00912C05"/>
    <w:rsid w:val="00912C33"/>
    <w:rsid w:val="00912E4E"/>
    <w:rsid w:val="00912E86"/>
    <w:rsid w:val="00913133"/>
    <w:rsid w:val="009131E6"/>
    <w:rsid w:val="00913435"/>
    <w:rsid w:val="009135A7"/>
    <w:rsid w:val="00913669"/>
    <w:rsid w:val="00913AB0"/>
    <w:rsid w:val="00913ACF"/>
    <w:rsid w:val="00913F5B"/>
    <w:rsid w:val="00914768"/>
    <w:rsid w:val="009147D5"/>
    <w:rsid w:val="00914B8B"/>
    <w:rsid w:val="00914E3C"/>
    <w:rsid w:val="00914F6C"/>
    <w:rsid w:val="00915A61"/>
    <w:rsid w:val="00915F4B"/>
    <w:rsid w:val="00916460"/>
    <w:rsid w:val="00916BF7"/>
    <w:rsid w:val="00916F0F"/>
    <w:rsid w:val="00916F5B"/>
    <w:rsid w:val="009171FB"/>
    <w:rsid w:val="00917AD7"/>
    <w:rsid w:val="00917B6B"/>
    <w:rsid w:val="00920483"/>
    <w:rsid w:val="00920522"/>
    <w:rsid w:val="00920638"/>
    <w:rsid w:val="0092063F"/>
    <w:rsid w:val="009208F3"/>
    <w:rsid w:val="00920929"/>
    <w:rsid w:val="00920CDB"/>
    <w:rsid w:val="00920EC5"/>
    <w:rsid w:val="00921D0B"/>
    <w:rsid w:val="00922497"/>
    <w:rsid w:val="00922629"/>
    <w:rsid w:val="00922DC9"/>
    <w:rsid w:val="0092352C"/>
    <w:rsid w:val="00923755"/>
    <w:rsid w:val="009243BF"/>
    <w:rsid w:val="009249FE"/>
    <w:rsid w:val="00924B7E"/>
    <w:rsid w:val="00924C4A"/>
    <w:rsid w:val="009251CB"/>
    <w:rsid w:val="009254F3"/>
    <w:rsid w:val="00925C66"/>
    <w:rsid w:val="00925FFC"/>
    <w:rsid w:val="009263B2"/>
    <w:rsid w:val="00926424"/>
    <w:rsid w:val="0092772A"/>
    <w:rsid w:val="00927967"/>
    <w:rsid w:val="00927B6C"/>
    <w:rsid w:val="00927C11"/>
    <w:rsid w:val="00927D1A"/>
    <w:rsid w:val="00927F94"/>
    <w:rsid w:val="00930C8E"/>
    <w:rsid w:val="00931318"/>
    <w:rsid w:val="009318F7"/>
    <w:rsid w:val="00932CB0"/>
    <w:rsid w:val="0093356B"/>
    <w:rsid w:val="00933980"/>
    <w:rsid w:val="009340E4"/>
    <w:rsid w:val="00934707"/>
    <w:rsid w:val="0093496F"/>
    <w:rsid w:val="009351FB"/>
    <w:rsid w:val="00935491"/>
    <w:rsid w:val="00935981"/>
    <w:rsid w:val="00935C24"/>
    <w:rsid w:val="00936233"/>
    <w:rsid w:val="009363C2"/>
    <w:rsid w:val="00936B28"/>
    <w:rsid w:val="0094005E"/>
    <w:rsid w:val="009402CC"/>
    <w:rsid w:val="00940AB9"/>
    <w:rsid w:val="00940D07"/>
    <w:rsid w:val="00940FA6"/>
    <w:rsid w:val="009415BF"/>
    <w:rsid w:val="009428F3"/>
    <w:rsid w:val="00942DFA"/>
    <w:rsid w:val="009441D0"/>
    <w:rsid w:val="009451F2"/>
    <w:rsid w:val="009453C6"/>
    <w:rsid w:val="0094544E"/>
    <w:rsid w:val="00945673"/>
    <w:rsid w:val="00945689"/>
    <w:rsid w:val="00945936"/>
    <w:rsid w:val="00945B0B"/>
    <w:rsid w:val="00945CCA"/>
    <w:rsid w:val="00946113"/>
    <w:rsid w:val="009465A0"/>
    <w:rsid w:val="00947237"/>
    <w:rsid w:val="00947C26"/>
    <w:rsid w:val="00950500"/>
    <w:rsid w:val="009505F3"/>
    <w:rsid w:val="00950743"/>
    <w:rsid w:val="00950A2A"/>
    <w:rsid w:val="009518AF"/>
    <w:rsid w:val="00951E52"/>
    <w:rsid w:val="0095253B"/>
    <w:rsid w:val="00953D67"/>
    <w:rsid w:val="0095405C"/>
    <w:rsid w:val="009540EF"/>
    <w:rsid w:val="00954104"/>
    <w:rsid w:val="00954297"/>
    <w:rsid w:val="0095430D"/>
    <w:rsid w:val="00954721"/>
    <w:rsid w:val="00954C67"/>
    <w:rsid w:val="00954E33"/>
    <w:rsid w:val="009559E1"/>
    <w:rsid w:val="00955B4E"/>
    <w:rsid w:val="00956347"/>
    <w:rsid w:val="00957821"/>
    <w:rsid w:val="00957DD1"/>
    <w:rsid w:val="00960317"/>
    <w:rsid w:val="009609D9"/>
    <w:rsid w:val="00960C15"/>
    <w:rsid w:val="0096156C"/>
    <w:rsid w:val="0096163A"/>
    <w:rsid w:val="00961AE5"/>
    <w:rsid w:val="00961C14"/>
    <w:rsid w:val="00961FF2"/>
    <w:rsid w:val="009624B0"/>
    <w:rsid w:val="00962D47"/>
    <w:rsid w:val="00962E6C"/>
    <w:rsid w:val="009636CA"/>
    <w:rsid w:val="00963F9E"/>
    <w:rsid w:val="009640D6"/>
    <w:rsid w:val="00964443"/>
    <w:rsid w:val="0096463C"/>
    <w:rsid w:val="0096494E"/>
    <w:rsid w:val="00964AD5"/>
    <w:rsid w:val="009654F7"/>
    <w:rsid w:val="00965F99"/>
    <w:rsid w:val="009668C0"/>
    <w:rsid w:val="00966E39"/>
    <w:rsid w:val="009674C1"/>
    <w:rsid w:val="00967712"/>
    <w:rsid w:val="009705C6"/>
    <w:rsid w:val="009711E6"/>
    <w:rsid w:val="009711ED"/>
    <w:rsid w:val="0097126E"/>
    <w:rsid w:val="0097131C"/>
    <w:rsid w:val="00971379"/>
    <w:rsid w:val="00971D3A"/>
    <w:rsid w:val="00971EF0"/>
    <w:rsid w:val="009724AD"/>
    <w:rsid w:val="00972D87"/>
    <w:rsid w:val="00973149"/>
    <w:rsid w:val="009731CE"/>
    <w:rsid w:val="00973743"/>
    <w:rsid w:val="00973BFD"/>
    <w:rsid w:val="00973C2E"/>
    <w:rsid w:val="00973F28"/>
    <w:rsid w:val="009746B6"/>
    <w:rsid w:val="00974CD5"/>
    <w:rsid w:val="0097543F"/>
    <w:rsid w:val="00975667"/>
    <w:rsid w:val="009764EB"/>
    <w:rsid w:val="00976648"/>
    <w:rsid w:val="00976EF2"/>
    <w:rsid w:val="00976F94"/>
    <w:rsid w:val="009776E4"/>
    <w:rsid w:val="00977778"/>
    <w:rsid w:val="00980FDF"/>
    <w:rsid w:val="00981086"/>
    <w:rsid w:val="009810BA"/>
    <w:rsid w:val="009810E2"/>
    <w:rsid w:val="00981A45"/>
    <w:rsid w:val="009822E0"/>
    <w:rsid w:val="0098250D"/>
    <w:rsid w:val="00982683"/>
    <w:rsid w:val="0098294C"/>
    <w:rsid w:val="0098300C"/>
    <w:rsid w:val="009834E0"/>
    <w:rsid w:val="009838AF"/>
    <w:rsid w:val="00983F56"/>
    <w:rsid w:val="00984863"/>
    <w:rsid w:val="009871CF"/>
    <w:rsid w:val="009875EA"/>
    <w:rsid w:val="00987622"/>
    <w:rsid w:val="0098776C"/>
    <w:rsid w:val="00987828"/>
    <w:rsid w:val="00991398"/>
    <w:rsid w:val="00991645"/>
    <w:rsid w:val="009916E4"/>
    <w:rsid w:val="00991817"/>
    <w:rsid w:val="00991982"/>
    <w:rsid w:val="009919B4"/>
    <w:rsid w:val="00991D47"/>
    <w:rsid w:val="00991FE9"/>
    <w:rsid w:val="00992002"/>
    <w:rsid w:val="009926E0"/>
    <w:rsid w:val="00992C2D"/>
    <w:rsid w:val="00992E0A"/>
    <w:rsid w:val="00993038"/>
    <w:rsid w:val="00993756"/>
    <w:rsid w:val="00993ADD"/>
    <w:rsid w:val="00995582"/>
    <w:rsid w:val="00995E28"/>
    <w:rsid w:val="00996833"/>
    <w:rsid w:val="00996C2B"/>
    <w:rsid w:val="00997819"/>
    <w:rsid w:val="00997ED1"/>
    <w:rsid w:val="009A12F9"/>
    <w:rsid w:val="009A1CDE"/>
    <w:rsid w:val="009A204A"/>
    <w:rsid w:val="009A2180"/>
    <w:rsid w:val="009A21D8"/>
    <w:rsid w:val="009A24D7"/>
    <w:rsid w:val="009A25DE"/>
    <w:rsid w:val="009A2863"/>
    <w:rsid w:val="009A2904"/>
    <w:rsid w:val="009A2BEF"/>
    <w:rsid w:val="009A3F57"/>
    <w:rsid w:val="009A4228"/>
    <w:rsid w:val="009A482B"/>
    <w:rsid w:val="009A4CC5"/>
    <w:rsid w:val="009A4E8A"/>
    <w:rsid w:val="009A5025"/>
    <w:rsid w:val="009A57BF"/>
    <w:rsid w:val="009A5CF8"/>
    <w:rsid w:val="009A61A0"/>
    <w:rsid w:val="009A637B"/>
    <w:rsid w:val="009A6F9A"/>
    <w:rsid w:val="009A731A"/>
    <w:rsid w:val="009A769A"/>
    <w:rsid w:val="009A7887"/>
    <w:rsid w:val="009A797D"/>
    <w:rsid w:val="009A7B15"/>
    <w:rsid w:val="009A7CF7"/>
    <w:rsid w:val="009A7E69"/>
    <w:rsid w:val="009A7F6D"/>
    <w:rsid w:val="009B0395"/>
    <w:rsid w:val="009B095A"/>
    <w:rsid w:val="009B0A81"/>
    <w:rsid w:val="009B0ABB"/>
    <w:rsid w:val="009B0B8A"/>
    <w:rsid w:val="009B0CE8"/>
    <w:rsid w:val="009B119F"/>
    <w:rsid w:val="009B1352"/>
    <w:rsid w:val="009B138D"/>
    <w:rsid w:val="009B1692"/>
    <w:rsid w:val="009B1A8C"/>
    <w:rsid w:val="009B2042"/>
    <w:rsid w:val="009B2497"/>
    <w:rsid w:val="009B3072"/>
    <w:rsid w:val="009B358D"/>
    <w:rsid w:val="009B376A"/>
    <w:rsid w:val="009B3B15"/>
    <w:rsid w:val="009B3DA3"/>
    <w:rsid w:val="009B41C9"/>
    <w:rsid w:val="009B4815"/>
    <w:rsid w:val="009B4CDA"/>
    <w:rsid w:val="009B56D9"/>
    <w:rsid w:val="009B6285"/>
    <w:rsid w:val="009B65CC"/>
    <w:rsid w:val="009B6C38"/>
    <w:rsid w:val="009B7228"/>
    <w:rsid w:val="009B7432"/>
    <w:rsid w:val="009B7C80"/>
    <w:rsid w:val="009C02CA"/>
    <w:rsid w:val="009C0B9D"/>
    <w:rsid w:val="009C0D95"/>
    <w:rsid w:val="009C19A7"/>
    <w:rsid w:val="009C1EC9"/>
    <w:rsid w:val="009C2060"/>
    <w:rsid w:val="009C2448"/>
    <w:rsid w:val="009C26FF"/>
    <w:rsid w:val="009C2B76"/>
    <w:rsid w:val="009C2BE4"/>
    <w:rsid w:val="009C2C75"/>
    <w:rsid w:val="009C340D"/>
    <w:rsid w:val="009C43FE"/>
    <w:rsid w:val="009C4E6B"/>
    <w:rsid w:val="009C4F7C"/>
    <w:rsid w:val="009C5027"/>
    <w:rsid w:val="009C5ABB"/>
    <w:rsid w:val="009C6D28"/>
    <w:rsid w:val="009C726B"/>
    <w:rsid w:val="009C7350"/>
    <w:rsid w:val="009C7A71"/>
    <w:rsid w:val="009D01D8"/>
    <w:rsid w:val="009D03AF"/>
    <w:rsid w:val="009D080C"/>
    <w:rsid w:val="009D0868"/>
    <w:rsid w:val="009D0A36"/>
    <w:rsid w:val="009D163C"/>
    <w:rsid w:val="009D1C61"/>
    <w:rsid w:val="009D2D48"/>
    <w:rsid w:val="009D2E06"/>
    <w:rsid w:val="009D41B1"/>
    <w:rsid w:val="009D4731"/>
    <w:rsid w:val="009D492A"/>
    <w:rsid w:val="009D4A10"/>
    <w:rsid w:val="009D5506"/>
    <w:rsid w:val="009D5725"/>
    <w:rsid w:val="009D5DFC"/>
    <w:rsid w:val="009D61B9"/>
    <w:rsid w:val="009D713F"/>
    <w:rsid w:val="009D7C84"/>
    <w:rsid w:val="009E0023"/>
    <w:rsid w:val="009E028C"/>
    <w:rsid w:val="009E0668"/>
    <w:rsid w:val="009E0E97"/>
    <w:rsid w:val="009E184C"/>
    <w:rsid w:val="009E1A09"/>
    <w:rsid w:val="009E1C34"/>
    <w:rsid w:val="009E1CCC"/>
    <w:rsid w:val="009E1F69"/>
    <w:rsid w:val="009E22AC"/>
    <w:rsid w:val="009E244A"/>
    <w:rsid w:val="009E247C"/>
    <w:rsid w:val="009E33B7"/>
    <w:rsid w:val="009E35C6"/>
    <w:rsid w:val="009E3A1F"/>
    <w:rsid w:val="009E4010"/>
    <w:rsid w:val="009E40CB"/>
    <w:rsid w:val="009E42BE"/>
    <w:rsid w:val="009E4821"/>
    <w:rsid w:val="009E4881"/>
    <w:rsid w:val="009E4BE2"/>
    <w:rsid w:val="009E4EA7"/>
    <w:rsid w:val="009E5332"/>
    <w:rsid w:val="009E556A"/>
    <w:rsid w:val="009E5CD9"/>
    <w:rsid w:val="009E5DA6"/>
    <w:rsid w:val="009E5F48"/>
    <w:rsid w:val="009E6118"/>
    <w:rsid w:val="009E61E6"/>
    <w:rsid w:val="009E64E8"/>
    <w:rsid w:val="009E6C55"/>
    <w:rsid w:val="009E6D11"/>
    <w:rsid w:val="009E6ED9"/>
    <w:rsid w:val="009E77A9"/>
    <w:rsid w:val="009E786A"/>
    <w:rsid w:val="009E78D7"/>
    <w:rsid w:val="009E7A3C"/>
    <w:rsid w:val="009E7DBF"/>
    <w:rsid w:val="009F0438"/>
    <w:rsid w:val="009F09C7"/>
    <w:rsid w:val="009F0B9B"/>
    <w:rsid w:val="009F0C20"/>
    <w:rsid w:val="009F1E1C"/>
    <w:rsid w:val="009F2BE5"/>
    <w:rsid w:val="009F2DFE"/>
    <w:rsid w:val="009F2EC8"/>
    <w:rsid w:val="009F3164"/>
    <w:rsid w:val="009F339B"/>
    <w:rsid w:val="009F3512"/>
    <w:rsid w:val="009F3D11"/>
    <w:rsid w:val="009F44B5"/>
    <w:rsid w:val="009F485C"/>
    <w:rsid w:val="009F487D"/>
    <w:rsid w:val="009F4CE2"/>
    <w:rsid w:val="009F4DAF"/>
    <w:rsid w:val="009F577F"/>
    <w:rsid w:val="009F590E"/>
    <w:rsid w:val="009F6153"/>
    <w:rsid w:val="009F6235"/>
    <w:rsid w:val="009F6781"/>
    <w:rsid w:val="009F6BA3"/>
    <w:rsid w:val="009F71D8"/>
    <w:rsid w:val="009F763B"/>
    <w:rsid w:val="009F7870"/>
    <w:rsid w:val="00A00535"/>
    <w:rsid w:val="00A0078A"/>
    <w:rsid w:val="00A00868"/>
    <w:rsid w:val="00A00A0F"/>
    <w:rsid w:val="00A00CEA"/>
    <w:rsid w:val="00A00DA1"/>
    <w:rsid w:val="00A0106B"/>
    <w:rsid w:val="00A01CAD"/>
    <w:rsid w:val="00A01E8D"/>
    <w:rsid w:val="00A01F5F"/>
    <w:rsid w:val="00A0222C"/>
    <w:rsid w:val="00A02B54"/>
    <w:rsid w:val="00A03268"/>
    <w:rsid w:val="00A03697"/>
    <w:rsid w:val="00A03A08"/>
    <w:rsid w:val="00A041E9"/>
    <w:rsid w:val="00A04322"/>
    <w:rsid w:val="00A0552C"/>
    <w:rsid w:val="00A05578"/>
    <w:rsid w:val="00A056BD"/>
    <w:rsid w:val="00A05BDB"/>
    <w:rsid w:val="00A05DBE"/>
    <w:rsid w:val="00A05F3E"/>
    <w:rsid w:val="00A05FC0"/>
    <w:rsid w:val="00A060A1"/>
    <w:rsid w:val="00A06273"/>
    <w:rsid w:val="00A063F5"/>
    <w:rsid w:val="00A06757"/>
    <w:rsid w:val="00A067D7"/>
    <w:rsid w:val="00A0686F"/>
    <w:rsid w:val="00A06FB3"/>
    <w:rsid w:val="00A0710D"/>
    <w:rsid w:val="00A0717B"/>
    <w:rsid w:val="00A07433"/>
    <w:rsid w:val="00A078DF"/>
    <w:rsid w:val="00A109A7"/>
    <w:rsid w:val="00A10F82"/>
    <w:rsid w:val="00A1127C"/>
    <w:rsid w:val="00A113B2"/>
    <w:rsid w:val="00A117C1"/>
    <w:rsid w:val="00A11BAC"/>
    <w:rsid w:val="00A1241A"/>
    <w:rsid w:val="00A12481"/>
    <w:rsid w:val="00A12593"/>
    <w:rsid w:val="00A1269F"/>
    <w:rsid w:val="00A14120"/>
    <w:rsid w:val="00A14DF1"/>
    <w:rsid w:val="00A14E68"/>
    <w:rsid w:val="00A1587E"/>
    <w:rsid w:val="00A1598F"/>
    <w:rsid w:val="00A160F4"/>
    <w:rsid w:val="00A16A90"/>
    <w:rsid w:val="00A17062"/>
    <w:rsid w:val="00A1706C"/>
    <w:rsid w:val="00A17203"/>
    <w:rsid w:val="00A17393"/>
    <w:rsid w:val="00A17440"/>
    <w:rsid w:val="00A17A5C"/>
    <w:rsid w:val="00A17EE3"/>
    <w:rsid w:val="00A2016A"/>
    <w:rsid w:val="00A205B2"/>
    <w:rsid w:val="00A207D9"/>
    <w:rsid w:val="00A2086F"/>
    <w:rsid w:val="00A21332"/>
    <w:rsid w:val="00A213A9"/>
    <w:rsid w:val="00A218BE"/>
    <w:rsid w:val="00A21A2B"/>
    <w:rsid w:val="00A21A44"/>
    <w:rsid w:val="00A21A80"/>
    <w:rsid w:val="00A22734"/>
    <w:rsid w:val="00A22B75"/>
    <w:rsid w:val="00A23436"/>
    <w:rsid w:val="00A23694"/>
    <w:rsid w:val="00A238C7"/>
    <w:rsid w:val="00A24EA2"/>
    <w:rsid w:val="00A24FF7"/>
    <w:rsid w:val="00A25077"/>
    <w:rsid w:val="00A25530"/>
    <w:rsid w:val="00A25B7C"/>
    <w:rsid w:val="00A25FF6"/>
    <w:rsid w:val="00A2611E"/>
    <w:rsid w:val="00A261F0"/>
    <w:rsid w:val="00A26CED"/>
    <w:rsid w:val="00A26EF0"/>
    <w:rsid w:val="00A26FFE"/>
    <w:rsid w:val="00A27021"/>
    <w:rsid w:val="00A2736E"/>
    <w:rsid w:val="00A276E1"/>
    <w:rsid w:val="00A3031B"/>
    <w:rsid w:val="00A30739"/>
    <w:rsid w:val="00A307B1"/>
    <w:rsid w:val="00A30D15"/>
    <w:rsid w:val="00A30EB6"/>
    <w:rsid w:val="00A312DB"/>
    <w:rsid w:val="00A3196D"/>
    <w:rsid w:val="00A31CA9"/>
    <w:rsid w:val="00A31E14"/>
    <w:rsid w:val="00A3213F"/>
    <w:rsid w:val="00A32172"/>
    <w:rsid w:val="00A32A86"/>
    <w:rsid w:val="00A32C38"/>
    <w:rsid w:val="00A32E5C"/>
    <w:rsid w:val="00A332DE"/>
    <w:rsid w:val="00A334DD"/>
    <w:rsid w:val="00A336A4"/>
    <w:rsid w:val="00A33B79"/>
    <w:rsid w:val="00A34907"/>
    <w:rsid w:val="00A36124"/>
    <w:rsid w:val="00A365CF"/>
    <w:rsid w:val="00A3662E"/>
    <w:rsid w:val="00A369F1"/>
    <w:rsid w:val="00A373DD"/>
    <w:rsid w:val="00A37486"/>
    <w:rsid w:val="00A40E6B"/>
    <w:rsid w:val="00A417E5"/>
    <w:rsid w:val="00A41B08"/>
    <w:rsid w:val="00A41CC2"/>
    <w:rsid w:val="00A42DC9"/>
    <w:rsid w:val="00A42FE5"/>
    <w:rsid w:val="00A4312D"/>
    <w:rsid w:val="00A431B1"/>
    <w:rsid w:val="00A43840"/>
    <w:rsid w:val="00A44735"/>
    <w:rsid w:val="00A44AC7"/>
    <w:rsid w:val="00A44CC0"/>
    <w:rsid w:val="00A45325"/>
    <w:rsid w:val="00A459B1"/>
    <w:rsid w:val="00A45A62"/>
    <w:rsid w:val="00A46C7D"/>
    <w:rsid w:val="00A46EF7"/>
    <w:rsid w:val="00A46F04"/>
    <w:rsid w:val="00A470DD"/>
    <w:rsid w:val="00A475BC"/>
    <w:rsid w:val="00A47C2D"/>
    <w:rsid w:val="00A500E5"/>
    <w:rsid w:val="00A5021F"/>
    <w:rsid w:val="00A50B39"/>
    <w:rsid w:val="00A50BFA"/>
    <w:rsid w:val="00A50F83"/>
    <w:rsid w:val="00A51FAA"/>
    <w:rsid w:val="00A51FE2"/>
    <w:rsid w:val="00A52529"/>
    <w:rsid w:val="00A52574"/>
    <w:rsid w:val="00A5265E"/>
    <w:rsid w:val="00A528B4"/>
    <w:rsid w:val="00A53207"/>
    <w:rsid w:val="00A53ABC"/>
    <w:rsid w:val="00A56262"/>
    <w:rsid w:val="00A5658E"/>
    <w:rsid w:val="00A5678A"/>
    <w:rsid w:val="00A5678D"/>
    <w:rsid w:val="00A56D8B"/>
    <w:rsid w:val="00A57759"/>
    <w:rsid w:val="00A57977"/>
    <w:rsid w:val="00A57B04"/>
    <w:rsid w:val="00A6044C"/>
    <w:rsid w:val="00A60766"/>
    <w:rsid w:val="00A60C27"/>
    <w:rsid w:val="00A61052"/>
    <w:rsid w:val="00A614F7"/>
    <w:rsid w:val="00A61A2F"/>
    <w:rsid w:val="00A624EB"/>
    <w:rsid w:val="00A62587"/>
    <w:rsid w:val="00A626A8"/>
    <w:rsid w:val="00A627B0"/>
    <w:rsid w:val="00A63490"/>
    <w:rsid w:val="00A637FF"/>
    <w:rsid w:val="00A63B98"/>
    <w:rsid w:val="00A63C1E"/>
    <w:rsid w:val="00A6455F"/>
    <w:rsid w:val="00A65F23"/>
    <w:rsid w:val="00A6609B"/>
    <w:rsid w:val="00A6632F"/>
    <w:rsid w:val="00A66847"/>
    <w:rsid w:val="00A669F8"/>
    <w:rsid w:val="00A66C99"/>
    <w:rsid w:val="00A676A4"/>
    <w:rsid w:val="00A67AC4"/>
    <w:rsid w:val="00A67C1F"/>
    <w:rsid w:val="00A702FB"/>
    <w:rsid w:val="00A7042F"/>
    <w:rsid w:val="00A707CB"/>
    <w:rsid w:val="00A71750"/>
    <w:rsid w:val="00A71FEB"/>
    <w:rsid w:val="00A720F1"/>
    <w:rsid w:val="00A7282C"/>
    <w:rsid w:val="00A72BD2"/>
    <w:rsid w:val="00A73206"/>
    <w:rsid w:val="00A73EAC"/>
    <w:rsid w:val="00A74172"/>
    <w:rsid w:val="00A74403"/>
    <w:rsid w:val="00A745F9"/>
    <w:rsid w:val="00A7497C"/>
    <w:rsid w:val="00A74C93"/>
    <w:rsid w:val="00A74E58"/>
    <w:rsid w:val="00A75A1B"/>
    <w:rsid w:val="00A7692B"/>
    <w:rsid w:val="00A7694C"/>
    <w:rsid w:val="00A76AC1"/>
    <w:rsid w:val="00A76CC8"/>
    <w:rsid w:val="00A76D04"/>
    <w:rsid w:val="00A77141"/>
    <w:rsid w:val="00A77526"/>
    <w:rsid w:val="00A8003D"/>
    <w:rsid w:val="00A80B00"/>
    <w:rsid w:val="00A80CCD"/>
    <w:rsid w:val="00A81118"/>
    <w:rsid w:val="00A81539"/>
    <w:rsid w:val="00A816F3"/>
    <w:rsid w:val="00A81719"/>
    <w:rsid w:val="00A81DDA"/>
    <w:rsid w:val="00A81FF4"/>
    <w:rsid w:val="00A823EF"/>
    <w:rsid w:val="00A8288C"/>
    <w:rsid w:val="00A828C7"/>
    <w:rsid w:val="00A82B3E"/>
    <w:rsid w:val="00A832A7"/>
    <w:rsid w:val="00A83368"/>
    <w:rsid w:val="00A83626"/>
    <w:rsid w:val="00A83E0F"/>
    <w:rsid w:val="00A84054"/>
    <w:rsid w:val="00A84367"/>
    <w:rsid w:val="00A85019"/>
    <w:rsid w:val="00A852D2"/>
    <w:rsid w:val="00A856F8"/>
    <w:rsid w:val="00A85BB5"/>
    <w:rsid w:val="00A85E07"/>
    <w:rsid w:val="00A862F7"/>
    <w:rsid w:val="00A865EC"/>
    <w:rsid w:val="00A865F4"/>
    <w:rsid w:val="00A866D9"/>
    <w:rsid w:val="00A90B78"/>
    <w:rsid w:val="00A919FF"/>
    <w:rsid w:val="00A91CFF"/>
    <w:rsid w:val="00A920E0"/>
    <w:rsid w:val="00A927FA"/>
    <w:rsid w:val="00A9297A"/>
    <w:rsid w:val="00A92A22"/>
    <w:rsid w:val="00A92A97"/>
    <w:rsid w:val="00A92F48"/>
    <w:rsid w:val="00A9351C"/>
    <w:rsid w:val="00A93533"/>
    <w:rsid w:val="00A940BE"/>
    <w:rsid w:val="00A9419B"/>
    <w:rsid w:val="00A94236"/>
    <w:rsid w:val="00A94446"/>
    <w:rsid w:val="00A94485"/>
    <w:rsid w:val="00A945C0"/>
    <w:rsid w:val="00A94DFE"/>
    <w:rsid w:val="00A95498"/>
    <w:rsid w:val="00A95DAD"/>
    <w:rsid w:val="00A95E8A"/>
    <w:rsid w:val="00A96335"/>
    <w:rsid w:val="00A966F9"/>
    <w:rsid w:val="00A97673"/>
    <w:rsid w:val="00A9773B"/>
    <w:rsid w:val="00A977D6"/>
    <w:rsid w:val="00A97852"/>
    <w:rsid w:val="00A9789B"/>
    <w:rsid w:val="00A97EE5"/>
    <w:rsid w:val="00AA036B"/>
    <w:rsid w:val="00AA064F"/>
    <w:rsid w:val="00AA0D6E"/>
    <w:rsid w:val="00AA0F5C"/>
    <w:rsid w:val="00AA1224"/>
    <w:rsid w:val="00AA1634"/>
    <w:rsid w:val="00AA184A"/>
    <w:rsid w:val="00AA1BB7"/>
    <w:rsid w:val="00AA1C9F"/>
    <w:rsid w:val="00AA2167"/>
    <w:rsid w:val="00AA2572"/>
    <w:rsid w:val="00AA2B8E"/>
    <w:rsid w:val="00AA2D09"/>
    <w:rsid w:val="00AA2DDE"/>
    <w:rsid w:val="00AA2F75"/>
    <w:rsid w:val="00AA30C7"/>
    <w:rsid w:val="00AA3B50"/>
    <w:rsid w:val="00AA422A"/>
    <w:rsid w:val="00AA464E"/>
    <w:rsid w:val="00AA4817"/>
    <w:rsid w:val="00AA4D28"/>
    <w:rsid w:val="00AA4DAE"/>
    <w:rsid w:val="00AA4E63"/>
    <w:rsid w:val="00AA5050"/>
    <w:rsid w:val="00AA52FF"/>
    <w:rsid w:val="00AA56C3"/>
    <w:rsid w:val="00AA57AB"/>
    <w:rsid w:val="00AA656F"/>
    <w:rsid w:val="00AA6DF0"/>
    <w:rsid w:val="00AA7784"/>
    <w:rsid w:val="00AB0333"/>
    <w:rsid w:val="00AB05FC"/>
    <w:rsid w:val="00AB0865"/>
    <w:rsid w:val="00AB14C0"/>
    <w:rsid w:val="00AB1B66"/>
    <w:rsid w:val="00AB1C43"/>
    <w:rsid w:val="00AB25A9"/>
    <w:rsid w:val="00AB2A68"/>
    <w:rsid w:val="00AB2D1C"/>
    <w:rsid w:val="00AB30D9"/>
    <w:rsid w:val="00AB3473"/>
    <w:rsid w:val="00AB4339"/>
    <w:rsid w:val="00AB4AEE"/>
    <w:rsid w:val="00AB4BAF"/>
    <w:rsid w:val="00AB4BCF"/>
    <w:rsid w:val="00AB4D11"/>
    <w:rsid w:val="00AB584C"/>
    <w:rsid w:val="00AB58B3"/>
    <w:rsid w:val="00AB63D6"/>
    <w:rsid w:val="00AB67E9"/>
    <w:rsid w:val="00AB6DF1"/>
    <w:rsid w:val="00AB71A2"/>
    <w:rsid w:val="00AB7805"/>
    <w:rsid w:val="00AC01AC"/>
    <w:rsid w:val="00AC03AF"/>
    <w:rsid w:val="00AC090D"/>
    <w:rsid w:val="00AC1340"/>
    <w:rsid w:val="00AC1514"/>
    <w:rsid w:val="00AC1561"/>
    <w:rsid w:val="00AC1683"/>
    <w:rsid w:val="00AC1697"/>
    <w:rsid w:val="00AC171F"/>
    <w:rsid w:val="00AC1F5D"/>
    <w:rsid w:val="00AC2D4B"/>
    <w:rsid w:val="00AC2F95"/>
    <w:rsid w:val="00AC2FA1"/>
    <w:rsid w:val="00AC3030"/>
    <w:rsid w:val="00AC3597"/>
    <w:rsid w:val="00AC37E4"/>
    <w:rsid w:val="00AC3A7A"/>
    <w:rsid w:val="00AC3A92"/>
    <w:rsid w:val="00AC437B"/>
    <w:rsid w:val="00AC4562"/>
    <w:rsid w:val="00AC45D7"/>
    <w:rsid w:val="00AC4ABA"/>
    <w:rsid w:val="00AC4ECB"/>
    <w:rsid w:val="00AC505F"/>
    <w:rsid w:val="00AC5495"/>
    <w:rsid w:val="00AC5B8C"/>
    <w:rsid w:val="00AC6159"/>
    <w:rsid w:val="00AC7156"/>
    <w:rsid w:val="00AC7A13"/>
    <w:rsid w:val="00AC7E34"/>
    <w:rsid w:val="00AD02D2"/>
    <w:rsid w:val="00AD037C"/>
    <w:rsid w:val="00AD093D"/>
    <w:rsid w:val="00AD1517"/>
    <w:rsid w:val="00AD16E0"/>
    <w:rsid w:val="00AD1708"/>
    <w:rsid w:val="00AD1BE6"/>
    <w:rsid w:val="00AD1D3B"/>
    <w:rsid w:val="00AD231F"/>
    <w:rsid w:val="00AD29CE"/>
    <w:rsid w:val="00AD2D49"/>
    <w:rsid w:val="00AD30B3"/>
    <w:rsid w:val="00AD31E2"/>
    <w:rsid w:val="00AD330C"/>
    <w:rsid w:val="00AD3426"/>
    <w:rsid w:val="00AD3CEC"/>
    <w:rsid w:val="00AD45A3"/>
    <w:rsid w:val="00AD50B3"/>
    <w:rsid w:val="00AD5BCF"/>
    <w:rsid w:val="00AD5E7D"/>
    <w:rsid w:val="00AD5EDC"/>
    <w:rsid w:val="00AD602E"/>
    <w:rsid w:val="00AD66D3"/>
    <w:rsid w:val="00AD6880"/>
    <w:rsid w:val="00AD6979"/>
    <w:rsid w:val="00AD6D56"/>
    <w:rsid w:val="00AD71A3"/>
    <w:rsid w:val="00AE0465"/>
    <w:rsid w:val="00AE09CE"/>
    <w:rsid w:val="00AE1B8A"/>
    <w:rsid w:val="00AE1CA6"/>
    <w:rsid w:val="00AE1ECA"/>
    <w:rsid w:val="00AE27F2"/>
    <w:rsid w:val="00AE344E"/>
    <w:rsid w:val="00AE34F3"/>
    <w:rsid w:val="00AE376E"/>
    <w:rsid w:val="00AE4B25"/>
    <w:rsid w:val="00AE4B61"/>
    <w:rsid w:val="00AE4D18"/>
    <w:rsid w:val="00AE541D"/>
    <w:rsid w:val="00AE54F4"/>
    <w:rsid w:val="00AE56B3"/>
    <w:rsid w:val="00AE5B66"/>
    <w:rsid w:val="00AE5F03"/>
    <w:rsid w:val="00AE629C"/>
    <w:rsid w:val="00AE6506"/>
    <w:rsid w:val="00AE68B7"/>
    <w:rsid w:val="00AE6C90"/>
    <w:rsid w:val="00AE7040"/>
    <w:rsid w:val="00AE7584"/>
    <w:rsid w:val="00AE768F"/>
    <w:rsid w:val="00AE79D3"/>
    <w:rsid w:val="00AE7ABE"/>
    <w:rsid w:val="00AE7EFA"/>
    <w:rsid w:val="00AE7F97"/>
    <w:rsid w:val="00AF002F"/>
    <w:rsid w:val="00AF049B"/>
    <w:rsid w:val="00AF0CED"/>
    <w:rsid w:val="00AF17AA"/>
    <w:rsid w:val="00AF2827"/>
    <w:rsid w:val="00AF2C0C"/>
    <w:rsid w:val="00AF2CA2"/>
    <w:rsid w:val="00AF34C9"/>
    <w:rsid w:val="00AF3525"/>
    <w:rsid w:val="00AF378D"/>
    <w:rsid w:val="00AF389B"/>
    <w:rsid w:val="00AF46DB"/>
    <w:rsid w:val="00AF4A9E"/>
    <w:rsid w:val="00AF4FB6"/>
    <w:rsid w:val="00AF53C2"/>
    <w:rsid w:val="00AF5604"/>
    <w:rsid w:val="00AF5AF6"/>
    <w:rsid w:val="00AF5E1A"/>
    <w:rsid w:val="00AF6E88"/>
    <w:rsid w:val="00AF7500"/>
    <w:rsid w:val="00B001A6"/>
    <w:rsid w:val="00B00579"/>
    <w:rsid w:val="00B008A0"/>
    <w:rsid w:val="00B00C80"/>
    <w:rsid w:val="00B00CA9"/>
    <w:rsid w:val="00B00CEB"/>
    <w:rsid w:val="00B01207"/>
    <w:rsid w:val="00B01DFD"/>
    <w:rsid w:val="00B02456"/>
    <w:rsid w:val="00B02503"/>
    <w:rsid w:val="00B02886"/>
    <w:rsid w:val="00B02CDE"/>
    <w:rsid w:val="00B031A1"/>
    <w:rsid w:val="00B0334C"/>
    <w:rsid w:val="00B03618"/>
    <w:rsid w:val="00B03ED4"/>
    <w:rsid w:val="00B049D4"/>
    <w:rsid w:val="00B04DB7"/>
    <w:rsid w:val="00B059A3"/>
    <w:rsid w:val="00B05D07"/>
    <w:rsid w:val="00B0676C"/>
    <w:rsid w:val="00B071CC"/>
    <w:rsid w:val="00B077C4"/>
    <w:rsid w:val="00B10669"/>
    <w:rsid w:val="00B1067F"/>
    <w:rsid w:val="00B108FF"/>
    <w:rsid w:val="00B10BED"/>
    <w:rsid w:val="00B1182A"/>
    <w:rsid w:val="00B118F8"/>
    <w:rsid w:val="00B12182"/>
    <w:rsid w:val="00B12644"/>
    <w:rsid w:val="00B12959"/>
    <w:rsid w:val="00B12B7E"/>
    <w:rsid w:val="00B12BDD"/>
    <w:rsid w:val="00B13309"/>
    <w:rsid w:val="00B134BB"/>
    <w:rsid w:val="00B134E0"/>
    <w:rsid w:val="00B136CA"/>
    <w:rsid w:val="00B13900"/>
    <w:rsid w:val="00B13D1E"/>
    <w:rsid w:val="00B14168"/>
    <w:rsid w:val="00B14216"/>
    <w:rsid w:val="00B14372"/>
    <w:rsid w:val="00B14685"/>
    <w:rsid w:val="00B146E6"/>
    <w:rsid w:val="00B149A0"/>
    <w:rsid w:val="00B14AE4"/>
    <w:rsid w:val="00B14E11"/>
    <w:rsid w:val="00B158A9"/>
    <w:rsid w:val="00B1606E"/>
    <w:rsid w:val="00B16133"/>
    <w:rsid w:val="00B16183"/>
    <w:rsid w:val="00B162A7"/>
    <w:rsid w:val="00B16465"/>
    <w:rsid w:val="00B16D3A"/>
    <w:rsid w:val="00B16D9E"/>
    <w:rsid w:val="00B1717F"/>
    <w:rsid w:val="00B17348"/>
    <w:rsid w:val="00B174AB"/>
    <w:rsid w:val="00B175A5"/>
    <w:rsid w:val="00B179E5"/>
    <w:rsid w:val="00B2014A"/>
    <w:rsid w:val="00B20360"/>
    <w:rsid w:val="00B20556"/>
    <w:rsid w:val="00B20779"/>
    <w:rsid w:val="00B208A2"/>
    <w:rsid w:val="00B2142C"/>
    <w:rsid w:val="00B21535"/>
    <w:rsid w:val="00B21ED3"/>
    <w:rsid w:val="00B220E6"/>
    <w:rsid w:val="00B22598"/>
    <w:rsid w:val="00B2292E"/>
    <w:rsid w:val="00B23237"/>
    <w:rsid w:val="00B240DE"/>
    <w:rsid w:val="00B2411C"/>
    <w:rsid w:val="00B24512"/>
    <w:rsid w:val="00B246F5"/>
    <w:rsid w:val="00B24743"/>
    <w:rsid w:val="00B24950"/>
    <w:rsid w:val="00B249A5"/>
    <w:rsid w:val="00B24A94"/>
    <w:rsid w:val="00B24C91"/>
    <w:rsid w:val="00B24CBC"/>
    <w:rsid w:val="00B25202"/>
    <w:rsid w:val="00B2546D"/>
    <w:rsid w:val="00B255B9"/>
    <w:rsid w:val="00B25785"/>
    <w:rsid w:val="00B262DD"/>
    <w:rsid w:val="00B265C8"/>
    <w:rsid w:val="00B26924"/>
    <w:rsid w:val="00B26D3E"/>
    <w:rsid w:val="00B26DB3"/>
    <w:rsid w:val="00B27082"/>
    <w:rsid w:val="00B27474"/>
    <w:rsid w:val="00B300EB"/>
    <w:rsid w:val="00B3027B"/>
    <w:rsid w:val="00B30381"/>
    <w:rsid w:val="00B3089B"/>
    <w:rsid w:val="00B30BB7"/>
    <w:rsid w:val="00B30DC1"/>
    <w:rsid w:val="00B30F12"/>
    <w:rsid w:val="00B30FE7"/>
    <w:rsid w:val="00B310C9"/>
    <w:rsid w:val="00B31126"/>
    <w:rsid w:val="00B31733"/>
    <w:rsid w:val="00B31977"/>
    <w:rsid w:val="00B320CA"/>
    <w:rsid w:val="00B32131"/>
    <w:rsid w:val="00B32320"/>
    <w:rsid w:val="00B329F7"/>
    <w:rsid w:val="00B331A3"/>
    <w:rsid w:val="00B332B4"/>
    <w:rsid w:val="00B34FDE"/>
    <w:rsid w:val="00B35097"/>
    <w:rsid w:val="00B351DD"/>
    <w:rsid w:val="00B3521F"/>
    <w:rsid w:val="00B35687"/>
    <w:rsid w:val="00B35940"/>
    <w:rsid w:val="00B359DC"/>
    <w:rsid w:val="00B35C35"/>
    <w:rsid w:val="00B35E25"/>
    <w:rsid w:val="00B36280"/>
    <w:rsid w:val="00B37236"/>
    <w:rsid w:val="00B372AA"/>
    <w:rsid w:val="00B37889"/>
    <w:rsid w:val="00B4022B"/>
    <w:rsid w:val="00B408AD"/>
    <w:rsid w:val="00B40963"/>
    <w:rsid w:val="00B40982"/>
    <w:rsid w:val="00B40B4E"/>
    <w:rsid w:val="00B40CFE"/>
    <w:rsid w:val="00B41435"/>
    <w:rsid w:val="00B418FF"/>
    <w:rsid w:val="00B420FD"/>
    <w:rsid w:val="00B4253D"/>
    <w:rsid w:val="00B43DF5"/>
    <w:rsid w:val="00B44531"/>
    <w:rsid w:val="00B4534C"/>
    <w:rsid w:val="00B46AD1"/>
    <w:rsid w:val="00B474E3"/>
    <w:rsid w:val="00B47A77"/>
    <w:rsid w:val="00B47A82"/>
    <w:rsid w:val="00B47E75"/>
    <w:rsid w:val="00B50F0A"/>
    <w:rsid w:val="00B50F4C"/>
    <w:rsid w:val="00B51197"/>
    <w:rsid w:val="00B51489"/>
    <w:rsid w:val="00B5252F"/>
    <w:rsid w:val="00B528DF"/>
    <w:rsid w:val="00B535A6"/>
    <w:rsid w:val="00B54016"/>
    <w:rsid w:val="00B544CA"/>
    <w:rsid w:val="00B55025"/>
    <w:rsid w:val="00B550A8"/>
    <w:rsid w:val="00B55612"/>
    <w:rsid w:val="00B5593D"/>
    <w:rsid w:val="00B55F55"/>
    <w:rsid w:val="00B56109"/>
    <w:rsid w:val="00B56789"/>
    <w:rsid w:val="00B57038"/>
    <w:rsid w:val="00B5706A"/>
    <w:rsid w:val="00B5710C"/>
    <w:rsid w:val="00B5721C"/>
    <w:rsid w:val="00B57533"/>
    <w:rsid w:val="00B57705"/>
    <w:rsid w:val="00B57A98"/>
    <w:rsid w:val="00B600A1"/>
    <w:rsid w:val="00B600E7"/>
    <w:rsid w:val="00B60180"/>
    <w:rsid w:val="00B602E2"/>
    <w:rsid w:val="00B605BA"/>
    <w:rsid w:val="00B608EE"/>
    <w:rsid w:val="00B617B6"/>
    <w:rsid w:val="00B61860"/>
    <w:rsid w:val="00B62029"/>
    <w:rsid w:val="00B622BE"/>
    <w:rsid w:val="00B625CA"/>
    <w:rsid w:val="00B627DF"/>
    <w:rsid w:val="00B62BEE"/>
    <w:rsid w:val="00B631E9"/>
    <w:rsid w:val="00B63D14"/>
    <w:rsid w:val="00B64181"/>
    <w:rsid w:val="00B64662"/>
    <w:rsid w:val="00B64F37"/>
    <w:rsid w:val="00B6526C"/>
    <w:rsid w:val="00B652C2"/>
    <w:rsid w:val="00B65659"/>
    <w:rsid w:val="00B666FF"/>
    <w:rsid w:val="00B66B75"/>
    <w:rsid w:val="00B67222"/>
    <w:rsid w:val="00B67880"/>
    <w:rsid w:val="00B67B10"/>
    <w:rsid w:val="00B70739"/>
    <w:rsid w:val="00B709C0"/>
    <w:rsid w:val="00B70FBF"/>
    <w:rsid w:val="00B70FC4"/>
    <w:rsid w:val="00B71988"/>
    <w:rsid w:val="00B71F81"/>
    <w:rsid w:val="00B727A9"/>
    <w:rsid w:val="00B72E6D"/>
    <w:rsid w:val="00B73006"/>
    <w:rsid w:val="00B73311"/>
    <w:rsid w:val="00B7515F"/>
    <w:rsid w:val="00B75185"/>
    <w:rsid w:val="00B75420"/>
    <w:rsid w:val="00B75C3E"/>
    <w:rsid w:val="00B75CFD"/>
    <w:rsid w:val="00B76367"/>
    <w:rsid w:val="00B76612"/>
    <w:rsid w:val="00B77020"/>
    <w:rsid w:val="00B77B8D"/>
    <w:rsid w:val="00B800C2"/>
    <w:rsid w:val="00B8056A"/>
    <w:rsid w:val="00B80A5B"/>
    <w:rsid w:val="00B80B9E"/>
    <w:rsid w:val="00B8186A"/>
    <w:rsid w:val="00B819F9"/>
    <w:rsid w:val="00B82368"/>
    <w:rsid w:val="00B825C8"/>
    <w:rsid w:val="00B8283C"/>
    <w:rsid w:val="00B8294F"/>
    <w:rsid w:val="00B83465"/>
    <w:rsid w:val="00B834F0"/>
    <w:rsid w:val="00B836D0"/>
    <w:rsid w:val="00B83940"/>
    <w:rsid w:val="00B83EA0"/>
    <w:rsid w:val="00B841C6"/>
    <w:rsid w:val="00B84D45"/>
    <w:rsid w:val="00B84DB2"/>
    <w:rsid w:val="00B84DE8"/>
    <w:rsid w:val="00B84E54"/>
    <w:rsid w:val="00B85235"/>
    <w:rsid w:val="00B855CE"/>
    <w:rsid w:val="00B856CE"/>
    <w:rsid w:val="00B85A2F"/>
    <w:rsid w:val="00B85F74"/>
    <w:rsid w:val="00B86700"/>
    <w:rsid w:val="00B870B5"/>
    <w:rsid w:val="00B87805"/>
    <w:rsid w:val="00B878DC"/>
    <w:rsid w:val="00B87C9A"/>
    <w:rsid w:val="00B9032E"/>
    <w:rsid w:val="00B903A5"/>
    <w:rsid w:val="00B9096C"/>
    <w:rsid w:val="00B90E69"/>
    <w:rsid w:val="00B911AB"/>
    <w:rsid w:val="00B912FB"/>
    <w:rsid w:val="00B91469"/>
    <w:rsid w:val="00B91A35"/>
    <w:rsid w:val="00B92704"/>
    <w:rsid w:val="00B92831"/>
    <w:rsid w:val="00B93AB2"/>
    <w:rsid w:val="00B93C8C"/>
    <w:rsid w:val="00B93DE9"/>
    <w:rsid w:val="00B9415C"/>
    <w:rsid w:val="00B943CC"/>
    <w:rsid w:val="00B9519D"/>
    <w:rsid w:val="00B952C8"/>
    <w:rsid w:val="00B957C8"/>
    <w:rsid w:val="00B961FE"/>
    <w:rsid w:val="00B96446"/>
    <w:rsid w:val="00B96482"/>
    <w:rsid w:val="00B964FD"/>
    <w:rsid w:val="00B96A16"/>
    <w:rsid w:val="00B96F73"/>
    <w:rsid w:val="00B97629"/>
    <w:rsid w:val="00B976F2"/>
    <w:rsid w:val="00B97B7D"/>
    <w:rsid w:val="00B97E2E"/>
    <w:rsid w:val="00B97FCB"/>
    <w:rsid w:val="00BA0ED4"/>
    <w:rsid w:val="00BA0EDC"/>
    <w:rsid w:val="00BA18A5"/>
    <w:rsid w:val="00BA1D50"/>
    <w:rsid w:val="00BA2573"/>
    <w:rsid w:val="00BA27FC"/>
    <w:rsid w:val="00BA28DD"/>
    <w:rsid w:val="00BA2D2A"/>
    <w:rsid w:val="00BA2E9B"/>
    <w:rsid w:val="00BA2F9A"/>
    <w:rsid w:val="00BA32B5"/>
    <w:rsid w:val="00BA3950"/>
    <w:rsid w:val="00BA3984"/>
    <w:rsid w:val="00BA3A65"/>
    <w:rsid w:val="00BA3A90"/>
    <w:rsid w:val="00BA3BB3"/>
    <w:rsid w:val="00BA3FE9"/>
    <w:rsid w:val="00BA45F1"/>
    <w:rsid w:val="00BA4A7D"/>
    <w:rsid w:val="00BA4E41"/>
    <w:rsid w:val="00BA52BC"/>
    <w:rsid w:val="00BA5A97"/>
    <w:rsid w:val="00BA5D88"/>
    <w:rsid w:val="00BA6081"/>
    <w:rsid w:val="00BA6476"/>
    <w:rsid w:val="00BA6805"/>
    <w:rsid w:val="00BA6A6C"/>
    <w:rsid w:val="00BA7401"/>
    <w:rsid w:val="00BB00AA"/>
    <w:rsid w:val="00BB01A6"/>
    <w:rsid w:val="00BB046F"/>
    <w:rsid w:val="00BB0541"/>
    <w:rsid w:val="00BB08FE"/>
    <w:rsid w:val="00BB11B0"/>
    <w:rsid w:val="00BB1707"/>
    <w:rsid w:val="00BB1A6E"/>
    <w:rsid w:val="00BB20F5"/>
    <w:rsid w:val="00BB22F7"/>
    <w:rsid w:val="00BB261E"/>
    <w:rsid w:val="00BB2792"/>
    <w:rsid w:val="00BB2A71"/>
    <w:rsid w:val="00BB2AFF"/>
    <w:rsid w:val="00BB2DD8"/>
    <w:rsid w:val="00BB36F4"/>
    <w:rsid w:val="00BB3CB2"/>
    <w:rsid w:val="00BB42ED"/>
    <w:rsid w:val="00BB46F0"/>
    <w:rsid w:val="00BB4E78"/>
    <w:rsid w:val="00BB5506"/>
    <w:rsid w:val="00BB5AC2"/>
    <w:rsid w:val="00BB5BB2"/>
    <w:rsid w:val="00BB6086"/>
    <w:rsid w:val="00BB6B8C"/>
    <w:rsid w:val="00BB70F9"/>
    <w:rsid w:val="00BB71FD"/>
    <w:rsid w:val="00BB7640"/>
    <w:rsid w:val="00BB7927"/>
    <w:rsid w:val="00BB7AB6"/>
    <w:rsid w:val="00BB7AC4"/>
    <w:rsid w:val="00BB7F46"/>
    <w:rsid w:val="00BB7FC7"/>
    <w:rsid w:val="00BC0865"/>
    <w:rsid w:val="00BC0CA3"/>
    <w:rsid w:val="00BC0EA8"/>
    <w:rsid w:val="00BC139A"/>
    <w:rsid w:val="00BC1664"/>
    <w:rsid w:val="00BC18E2"/>
    <w:rsid w:val="00BC1A29"/>
    <w:rsid w:val="00BC1B1F"/>
    <w:rsid w:val="00BC1B8E"/>
    <w:rsid w:val="00BC20FF"/>
    <w:rsid w:val="00BC29BA"/>
    <w:rsid w:val="00BC2F64"/>
    <w:rsid w:val="00BC341A"/>
    <w:rsid w:val="00BC358E"/>
    <w:rsid w:val="00BC3AF0"/>
    <w:rsid w:val="00BC3C03"/>
    <w:rsid w:val="00BC4062"/>
    <w:rsid w:val="00BC4132"/>
    <w:rsid w:val="00BC4345"/>
    <w:rsid w:val="00BC4806"/>
    <w:rsid w:val="00BC484E"/>
    <w:rsid w:val="00BC4AD6"/>
    <w:rsid w:val="00BC4CAA"/>
    <w:rsid w:val="00BC4E01"/>
    <w:rsid w:val="00BC4EDB"/>
    <w:rsid w:val="00BC5504"/>
    <w:rsid w:val="00BC5668"/>
    <w:rsid w:val="00BC5811"/>
    <w:rsid w:val="00BC59CD"/>
    <w:rsid w:val="00BC5BFC"/>
    <w:rsid w:val="00BC5D57"/>
    <w:rsid w:val="00BC61E7"/>
    <w:rsid w:val="00BC66A3"/>
    <w:rsid w:val="00BC6729"/>
    <w:rsid w:val="00BC67B5"/>
    <w:rsid w:val="00BC6829"/>
    <w:rsid w:val="00BC6D69"/>
    <w:rsid w:val="00BC7253"/>
    <w:rsid w:val="00BC76D8"/>
    <w:rsid w:val="00BC780E"/>
    <w:rsid w:val="00BC7BBD"/>
    <w:rsid w:val="00BC7C47"/>
    <w:rsid w:val="00BD088E"/>
    <w:rsid w:val="00BD1430"/>
    <w:rsid w:val="00BD1DC5"/>
    <w:rsid w:val="00BD1F7C"/>
    <w:rsid w:val="00BD247A"/>
    <w:rsid w:val="00BD24D6"/>
    <w:rsid w:val="00BD2AB8"/>
    <w:rsid w:val="00BD2CF4"/>
    <w:rsid w:val="00BD2D89"/>
    <w:rsid w:val="00BD2E56"/>
    <w:rsid w:val="00BD320A"/>
    <w:rsid w:val="00BD3C59"/>
    <w:rsid w:val="00BD3E1D"/>
    <w:rsid w:val="00BD40D8"/>
    <w:rsid w:val="00BD4A3E"/>
    <w:rsid w:val="00BD4D1A"/>
    <w:rsid w:val="00BD5C39"/>
    <w:rsid w:val="00BD6668"/>
    <w:rsid w:val="00BD7084"/>
    <w:rsid w:val="00BD7323"/>
    <w:rsid w:val="00BD76B9"/>
    <w:rsid w:val="00BD7CC0"/>
    <w:rsid w:val="00BD7F53"/>
    <w:rsid w:val="00BE040E"/>
    <w:rsid w:val="00BE051A"/>
    <w:rsid w:val="00BE09E7"/>
    <w:rsid w:val="00BE0A98"/>
    <w:rsid w:val="00BE0B6A"/>
    <w:rsid w:val="00BE1054"/>
    <w:rsid w:val="00BE127C"/>
    <w:rsid w:val="00BE15E3"/>
    <w:rsid w:val="00BE1960"/>
    <w:rsid w:val="00BE2059"/>
    <w:rsid w:val="00BE2BCF"/>
    <w:rsid w:val="00BE33D6"/>
    <w:rsid w:val="00BE37B8"/>
    <w:rsid w:val="00BE3A66"/>
    <w:rsid w:val="00BE3C6E"/>
    <w:rsid w:val="00BE3D94"/>
    <w:rsid w:val="00BE44AC"/>
    <w:rsid w:val="00BE4A02"/>
    <w:rsid w:val="00BE4D0E"/>
    <w:rsid w:val="00BE4E52"/>
    <w:rsid w:val="00BE4F3E"/>
    <w:rsid w:val="00BE5689"/>
    <w:rsid w:val="00BE76E8"/>
    <w:rsid w:val="00BE784A"/>
    <w:rsid w:val="00BE7B5B"/>
    <w:rsid w:val="00BE7F11"/>
    <w:rsid w:val="00BF0338"/>
    <w:rsid w:val="00BF038F"/>
    <w:rsid w:val="00BF0597"/>
    <w:rsid w:val="00BF092B"/>
    <w:rsid w:val="00BF158B"/>
    <w:rsid w:val="00BF2C75"/>
    <w:rsid w:val="00BF3686"/>
    <w:rsid w:val="00BF4D6E"/>
    <w:rsid w:val="00BF586E"/>
    <w:rsid w:val="00BF5DD0"/>
    <w:rsid w:val="00BF5F37"/>
    <w:rsid w:val="00BF607A"/>
    <w:rsid w:val="00BF699A"/>
    <w:rsid w:val="00BF6BE8"/>
    <w:rsid w:val="00BF6FDF"/>
    <w:rsid w:val="00BF7424"/>
    <w:rsid w:val="00BF7975"/>
    <w:rsid w:val="00BF7DB8"/>
    <w:rsid w:val="00C00672"/>
    <w:rsid w:val="00C009B7"/>
    <w:rsid w:val="00C00EA4"/>
    <w:rsid w:val="00C01216"/>
    <w:rsid w:val="00C01E03"/>
    <w:rsid w:val="00C01F6A"/>
    <w:rsid w:val="00C02CFE"/>
    <w:rsid w:val="00C02DAF"/>
    <w:rsid w:val="00C0308F"/>
    <w:rsid w:val="00C0340D"/>
    <w:rsid w:val="00C036EA"/>
    <w:rsid w:val="00C03859"/>
    <w:rsid w:val="00C03D51"/>
    <w:rsid w:val="00C04245"/>
    <w:rsid w:val="00C04CD5"/>
    <w:rsid w:val="00C04D10"/>
    <w:rsid w:val="00C04D18"/>
    <w:rsid w:val="00C04F37"/>
    <w:rsid w:val="00C050CA"/>
    <w:rsid w:val="00C05222"/>
    <w:rsid w:val="00C06488"/>
    <w:rsid w:val="00C06772"/>
    <w:rsid w:val="00C06B5C"/>
    <w:rsid w:val="00C0718F"/>
    <w:rsid w:val="00C07C6C"/>
    <w:rsid w:val="00C11204"/>
    <w:rsid w:val="00C11751"/>
    <w:rsid w:val="00C11829"/>
    <w:rsid w:val="00C11E9B"/>
    <w:rsid w:val="00C12204"/>
    <w:rsid w:val="00C124EB"/>
    <w:rsid w:val="00C12516"/>
    <w:rsid w:val="00C12F68"/>
    <w:rsid w:val="00C1370D"/>
    <w:rsid w:val="00C1452D"/>
    <w:rsid w:val="00C17168"/>
    <w:rsid w:val="00C171DC"/>
    <w:rsid w:val="00C176AC"/>
    <w:rsid w:val="00C177F4"/>
    <w:rsid w:val="00C1780B"/>
    <w:rsid w:val="00C1791F"/>
    <w:rsid w:val="00C17E8C"/>
    <w:rsid w:val="00C201E9"/>
    <w:rsid w:val="00C20210"/>
    <w:rsid w:val="00C206C7"/>
    <w:rsid w:val="00C20973"/>
    <w:rsid w:val="00C211B1"/>
    <w:rsid w:val="00C21E45"/>
    <w:rsid w:val="00C21F87"/>
    <w:rsid w:val="00C22390"/>
    <w:rsid w:val="00C2254D"/>
    <w:rsid w:val="00C228CD"/>
    <w:rsid w:val="00C237B5"/>
    <w:rsid w:val="00C23DA4"/>
    <w:rsid w:val="00C25F42"/>
    <w:rsid w:val="00C25F82"/>
    <w:rsid w:val="00C264FD"/>
    <w:rsid w:val="00C26A00"/>
    <w:rsid w:val="00C275B9"/>
    <w:rsid w:val="00C276D6"/>
    <w:rsid w:val="00C2783A"/>
    <w:rsid w:val="00C279BA"/>
    <w:rsid w:val="00C27C6C"/>
    <w:rsid w:val="00C27FF9"/>
    <w:rsid w:val="00C3052A"/>
    <w:rsid w:val="00C31649"/>
    <w:rsid w:val="00C31F5F"/>
    <w:rsid w:val="00C31FCF"/>
    <w:rsid w:val="00C32982"/>
    <w:rsid w:val="00C329E1"/>
    <w:rsid w:val="00C32DF2"/>
    <w:rsid w:val="00C33848"/>
    <w:rsid w:val="00C33DF4"/>
    <w:rsid w:val="00C3432B"/>
    <w:rsid w:val="00C34576"/>
    <w:rsid w:val="00C34B74"/>
    <w:rsid w:val="00C35110"/>
    <w:rsid w:val="00C3521D"/>
    <w:rsid w:val="00C35265"/>
    <w:rsid w:val="00C35A0B"/>
    <w:rsid w:val="00C35EE3"/>
    <w:rsid w:val="00C35F47"/>
    <w:rsid w:val="00C36163"/>
    <w:rsid w:val="00C362CD"/>
    <w:rsid w:val="00C36D21"/>
    <w:rsid w:val="00C36F84"/>
    <w:rsid w:val="00C3774F"/>
    <w:rsid w:val="00C40368"/>
    <w:rsid w:val="00C404EF"/>
    <w:rsid w:val="00C40669"/>
    <w:rsid w:val="00C406D5"/>
    <w:rsid w:val="00C4098A"/>
    <w:rsid w:val="00C409A4"/>
    <w:rsid w:val="00C41053"/>
    <w:rsid w:val="00C41326"/>
    <w:rsid w:val="00C41A8D"/>
    <w:rsid w:val="00C41ED2"/>
    <w:rsid w:val="00C428A7"/>
    <w:rsid w:val="00C42992"/>
    <w:rsid w:val="00C42C20"/>
    <w:rsid w:val="00C42CC7"/>
    <w:rsid w:val="00C42DF4"/>
    <w:rsid w:val="00C43479"/>
    <w:rsid w:val="00C43706"/>
    <w:rsid w:val="00C4376D"/>
    <w:rsid w:val="00C44114"/>
    <w:rsid w:val="00C4414F"/>
    <w:rsid w:val="00C44D33"/>
    <w:rsid w:val="00C453E0"/>
    <w:rsid w:val="00C453F1"/>
    <w:rsid w:val="00C461CE"/>
    <w:rsid w:val="00C462F8"/>
    <w:rsid w:val="00C47C99"/>
    <w:rsid w:val="00C5013E"/>
    <w:rsid w:val="00C50516"/>
    <w:rsid w:val="00C50B1B"/>
    <w:rsid w:val="00C50B64"/>
    <w:rsid w:val="00C5106A"/>
    <w:rsid w:val="00C513B9"/>
    <w:rsid w:val="00C51509"/>
    <w:rsid w:val="00C51949"/>
    <w:rsid w:val="00C51DC9"/>
    <w:rsid w:val="00C51E67"/>
    <w:rsid w:val="00C52196"/>
    <w:rsid w:val="00C5263A"/>
    <w:rsid w:val="00C52883"/>
    <w:rsid w:val="00C52978"/>
    <w:rsid w:val="00C52A4F"/>
    <w:rsid w:val="00C52BF9"/>
    <w:rsid w:val="00C53327"/>
    <w:rsid w:val="00C54293"/>
    <w:rsid w:val="00C54A37"/>
    <w:rsid w:val="00C54F55"/>
    <w:rsid w:val="00C54FE4"/>
    <w:rsid w:val="00C558A8"/>
    <w:rsid w:val="00C559CB"/>
    <w:rsid w:val="00C55FD5"/>
    <w:rsid w:val="00C5613F"/>
    <w:rsid w:val="00C56785"/>
    <w:rsid w:val="00C5686A"/>
    <w:rsid w:val="00C56ACB"/>
    <w:rsid w:val="00C57261"/>
    <w:rsid w:val="00C573E2"/>
    <w:rsid w:val="00C57AA0"/>
    <w:rsid w:val="00C57C03"/>
    <w:rsid w:val="00C57F5D"/>
    <w:rsid w:val="00C60118"/>
    <w:rsid w:val="00C605B6"/>
    <w:rsid w:val="00C60964"/>
    <w:rsid w:val="00C60CCC"/>
    <w:rsid w:val="00C60F1B"/>
    <w:rsid w:val="00C61B18"/>
    <w:rsid w:val="00C62514"/>
    <w:rsid w:val="00C62940"/>
    <w:rsid w:val="00C633A9"/>
    <w:rsid w:val="00C63527"/>
    <w:rsid w:val="00C63F00"/>
    <w:rsid w:val="00C64100"/>
    <w:rsid w:val="00C645CD"/>
    <w:rsid w:val="00C646DC"/>
    <w:rsid w:val="00C647F6"/>
    <w:rsid w:val="00C65534"/>
    <w:rsid w:val="00C65562"/>
    <w:rsid w:val="00C656F3"/>
    <w:rsid w:val="00C65752"/>
    <w:rsid w:val="00C65909"/>
    <w:rsid w:val="00C65B26"/>
    <w:rsid w:val="00C65FCC"/>
    <w:rsid w:val="00C662B3"/>
    <w:rsid w:val="00C669CA"/>
    <w:rsid w:val="00C66A6A"/>
    <w:rsid w:val="00C66DB3"/>
    <w:rsid w:val="00C67DEB"/>
    <w:rsid w:val="00C70146"/>
    <w:rsid w:val="00C70651"/>
    <w:rsid w:val="00C70680"/>
    <w:rsid w:val="00C70AB4"/>
    <w:rsid w:val="00C70D4B"/>
    <w:rsid w:val="00C7180C"/>
    <w:rsid w:val="00C71E7F"/>
    <w:rsid w:val="00C71FA3"/>
    <w:rsid w:val="00C72B7F"/>
    <w:rsid w:val="00C7320F"/>
    <w:rsid w:val="00C73688"/>
    <w:rsid w:val="00C7393C"/>
    <w:rsid w:val="00C73987"/>
    <w:rsid w:val="00C73F9D"/>
    <w:rsid w:val="00C743C2"/>
    <w:rsid w:val="00C74B5F"/>
    <w:rsid w:val="00C74CC8"/>
    <w:rsid w:val="00C754B2"/>
    <w:rsid w:val="00C75622"/>
    <w:rsid w:val="00C75734"/>
    <w:rsid w:val="00C7584F"/>
    <w:rsid w:val="00C75BA9"/>
    <w:rsid w:val="00C75D7F"/>
    <w:rsid w:val="00C76755"/>
    <w:rsid w:val="00C77255"/>
    <w:rsid w:val="00C773F4"/>
    <w:rsid w:val="00C779E2"/>
    <w:rsid w:val="00C77EB3"/>
    <w:rsid w:val="00C77FE5"/>
    <w:rsid w:val="00C8023D"/>
    <w:rsid w:val="00C8030A"/>
    <w:rsid w:val="00C805FF"/>
    <w:rsid w:val="00C807F1"/>
    <w:rsid w:val="00C80B76"/>
    <w:rsid w:val="00C80F02"/>
    <w:rsid w:val="00C80F07"/>
    <w:rsid w:val="00C811CE"/>
    <w:rsid w:val="00C81DDC"/>
    <w:rsid w:val="00C83BAA"/>
    <w:rsid w:val="00C83FCD"/>
    <w:rsid w:val="00C8452B"/>
    <w:rsid w:val="00C84B33"/>
    <w:rsid w:val="00C85284"/>
    <w:rsid w:val="00C85775"/>
    <w:rsid w:val="00C85AE1"/>
    <w:rsid w:val="00C85C04"/>
    <w:rsid w:val="00C86085"/>
    <w:rsid w:val="00C864BB"/>
    <w:rsid w:val="00C8689B"/>
    <w:rsid w:val="00C868A1"/>
    <w:rsid w:val="00C86CA2"/>
    <w:rsid w:val="00C86D92"/>
    <w:rsid w:val="00C8758B"/>
    <w:rsid w:val="00C8759F"/>
    <w:rsid w:val="00C878B8"/>
    <w:rsid w:val="00C9013E"/>
    <w:rsid w:val="00C904AD"/>
    <w:rsid w:val="00C90F6E"/>
    <w:rsid w:val="00C91136"/>
    <w:rsid w:val="00C91867"/>
    <w:rsid w:val="00C922F0"/>
    <w:rsid w:val="00C930D7"/>
    <w:rsid w:val="00C93D01"/>
    <w:rsid w:val="00C9402B"/>
    <w:rsid w:val="00C941DA"/>
    <w:rsid w:val="00C9431D"/>
    <w:rsid w:val="00C94667"/>
    <w:rsid w:val="00C94D1E"/>
    <w:rsid w:val="00C94DA5"/>
    <w:rsid w:val="00C94F87"/>
    <w:rsid w:val="00C952DF"/>
    <w:rsid w:val="00C96077"/>
    <w:rsid w:val="00C96923"/>
    <w:rsid w:val="00C97032"/>
    <w:rsid w:val="00C972D0"/>
    <w:rsid w:val="00C97327"/>
    <w:rsid w:val="00C975D7"/>
    <w:rsid w:val="00C97D4F"/>
    <w:rsid w:val="00CA0388"/>
    <w:rsid w:val="00CA03CE"/>
    <w:rsid w:val="00CA11C9"/>
    <w:rsid w:val="00CA1444"/>
    <w:rsid w:val="00CA14EB"/>
    <w:rsid w:val="00CA159F"/>
    <w:rsid w:val="00CA1BB6"/>
    <w:rsid w:val="00CA1F18"/>
    <w:rsid w:val="00CA1FA7"/>
    <w:rsid w:val="00CA1FF4"/>
    <w:rsid w:val="00CA2A4F"/>
    <w:rsid w:val="00CA32D0"/>
    <w:rsid w:val="00CA336C"/>
    <w:rsid w:val="00CA3430"/>
    <w:rsid w:val="00CA3B1B"/>
    <w:rsid w:val="00CA443A"/>
    <w:rsid w:val="00CA4932"/>
    <w:rsid w:val="00CA4964"/>
    <w:rsid w:val="00CA4B40"/>
    <w:rsid w:val="00CA4F24"/>
    <w:rsid w:val="00CA4F2D"/>
    <w:rsid w:val="00CA58E6"/>
    <w:rsid w:val="00CA59B3"/>
    <w:rsid w:val="00CA5AB1"/>
    <w:rsid w:val="00CA66AA"/>
    <w:rsid w:val="00CA6D76"/>
    <w:rsid w:val="00CA7285"/>
    <w:rsid w:val="00CA77CE"/>
    <w:rsid w:val="00CA788C"/>
    <w:rsid w:val="00CB00D9"/>
    <w:rsid w:val="00CB010E"/>
    <w:rsid w:val="00CB06FA"/>
    <w:rsid w:val="00CB0AAA"/>
    <w:rsid w:val="00CB0C5C"/>
    <w:rsid w:val="00CB0DC2"/>
    <w:rsid w:val="00CB18A9"/>
    <w:rsid w:val="00CB1FF2"/>
    <w:rsid w:val="00CB20B6"/>
    <w:rsid w:val="00CB28C0"/>
    <w:rsid w:val="00CB29BF"/>
    <w:rsid w:val="00CB2C2D"/>
    <w:rsid w:val="00CB2C76"/>
    <w:rsid w:val="00CB4331"/>
    <w:rsid w:val="00CB45C2"/>
    <w:rsid w:val="00CB5081"/>
    <w:rsid w:val="00CB5EF2"/>
    <w:rsid w:val="00CB5FBF"/>
    <w:rsid w:val="00CB63A8"/>
    <w:rsid w:val="00CB684B"/>
    <w:rsid w:val="00CB6CCF"/>
    <w:rsid w:val="00CB76DD"/>
    <w:rsid w:val="00CB797D"/>
    <w:rsid w:val="00CC05A1"/>
    <w:rsid w:val="00CC05FC"/>
    <w:rsid w:val="00CC0728"/>
    <w:rsid w:val="00CC086D"/>
    <w:rsid w:val="00CC0C81"/>
    <w:rsid w:val="00CC17FE"/>
    <w:rsid w:val="00CC18FE"/>
    <w:rsid w:val="00CC1C03"/>
    <w:rsid w:val="00CC2E39"/>
    <w:rsid w:val="00CC2F43"/>
    <w:rsid w:val="00CC2F58"/>
    <w:rsid w:val="00CC3B37"/>
    <w:rsid w:val="00CC41A8"/>
    <w:rsid w:val="00CC4534"/>
    <w:rsid w:val="00CC51E9"/>
    <w:rsid w:val="00CC5F84"/>
    <w:rsid w:val="00CC6858"/>
    <w:rsid w:val="00CC6AF8"/>
    <w:rsid w:val="00CC6E2C"/>
    <w:rsid w:val="00CC72C2"/>
    <w:rsid w:val="00CC7379"/>
    <w:rsid w:val="00CC7867"/>
    <w:rsid w:val="00CC7DB5"/>
    <w:rsid w:val="00CC7F33"/>
    <w:rsid w:val="00CD02A7"/>
    <w:rsid w:val="00CD04DB"/>
    <w:rsid w:val="00CD05CD"/>
    <w:rsid w:val="00CD0601"/>
    <w:rsid w:val="00CD0C99"/>
    <w:rsid w:val="00CD1307"/>
    <w:rsid w:val="00CD1ABB"/>
    <w:rsid w:val="00CD1D7E"/>
    <w:rsid w:val="00CD2322"/>
    <w:rsid w:val="00CD337F"/>
    <w:rsid w:val="00CD3565"/>
    <w:rsid w:val="00CD3A32"/>
    <w:rsid w:val="00CD3B44"/>
    <w:rsid w:val="00CD402B"/>
    <w:rsid w:val="00CD4DEE"/>
    <w:rsid w:val="00CD530F"/>
    <w:rsid w:val="00CD6215"/>
    <w:rsid w:val="00CD69FC"/>
    <w:rsid w:val="00CD6ED5"/>
    <w:rsid w:val="00CE0325"/>
    <w:rsid w:val="00CE07FD"/>
    <w:rsid w:val="00CE0C1F"/>
    <w:rsid w:val="00CE0E26"/>
    <w:rsid w:val="00CE0F4B"/>
    <w:rsid w:val="00CE11EA"/>
    <w:rsid w:val="00CE11F9"/>
    <w:rsid w:val="00CE13CB"/>
    <w:rsid w:val="00CE1B8A"/>
    <w:rsid w:val="00CE1C12"/>
    <w:rsid w:val="00CE1E04"/>
    <w:rsid w:val="00CE2F6E"/>
    <w:rsid w:val="00CE3369"/>
    <w:rsid w:val="00CE34B2"/>
    <w:rsid w:val="00CE3AFF"/>
    <w:rsid w:val="00CE405F"/>
    <w:rsid w:val="00CE4D5E"/>
    <w:rsid w:val="00CE50E8"/>
    <w:rsid w:val="00CE51EB"/>
    <w:rsid w:val="00CE51ED"/>
    <w:rsid w:val="00CE59FF"/>
    <w:rsid w:val="00CE61E9"/>
    <w:rsid w:val="00CE6550"/>
    <w:rsid w:val="00CE67D2"/>
    <w:rsid w:val="00CE68A7"/>
    <w:rsid w:val="00CE6E7F"/>
    <w:rsid w:val="00CE7000"/>
    <w:rsid w:val="00CE7859"/>
    <w:rsid w:val="00CF0CE1"/>
    <w:rsid w:val="00CF1556"/>
    <w:rsid w:val="00CF17C5"/>
    <w:rsid w:val="00CF26B1"/>
    <w:rsid w:val="00CF2FEB"/>
    <w:rsid w:val="00CF3248"/>
    <w:rsid w:val="00CF3504"/>
    <w:rsid w:val="00CF3729"/>
    <w:rsid w:val="00CF4129"/>
    <w:rsid w:val="00CF4314"/>
    <w:rsid w:val="00CF4913"/>
    <w:rsid w:val="00CF4C79"/>
    <w:rsid w:val="00CF501F"/>
    <w:rsid w:val="00CF5A70"/>
    <w:rsid w:val="00CF5C2B"/>
    <w:rsid w:val="00CF61BF"/>
    <w:rsid w:val="00CF6326"/>
    <w:rsid w:val="00CF64C4"/>
    <w:rsid w:val="00CF744C"/>
    <w:rsid w:val="00CF7DD9"/>
    <w:rsid w:val="00CF7FB0"/>
    <w:rsid w:val="00D0040B"/>
    <w:rsid w:val="00D00CDD"/>
    <w:rsid w:val="00D01C99"/>
    <w:rsid w:val="00D022D8"/>
    <w:rsid w:val="00D02826"/>
    <w:rsid w:val="00D02AA0"/>
    <w:rsid w:val="00D02B43"/>
    <w:rsid w:val="00D02C53"/>
    <w:rsid w:val="00D02CEA"/>
    <w:rsid w:val="00D03344"/>
    <w:rsid w:val="00D03AB5"/>
    <w:rsid w:val="00D03C48"/>
    <w:rsid w:val="00D03EA6"/>
    <w:rsid w:val="00D03EFB"/>
    <w:rsid w:val="00D04129"/>
    <w:rsid w:val="00D049E7"/>
    <w:rsid w:val="00D04FF6"/>
    <w:rsid w:val="00D05195"/>
    <w:rsid w:val="00D059FC"/>
    <w:rsid w:val="00D066C7"/>
    <w:rsid w:val="00D06DE2"/>
    <w:rsid w:val="00D10720"/>
    <w:rsid w:val="00D10DA3"/>
    <w:rsid w:val="00D121C9"/>
    <w:rsid w:val="00D1289D"/>
    <w:rsid w:val="00D130B6"/>
    <w:rsid w:val="00D13A00"/>
    <w:rsid w:val="00D13A6B"/>
    <w:rsid w:val="00D14010"/>
    <w:rsid w:val="00D142CD"/>
    <w:rsid w:val="00D1443F"/>
    <w:rsid w:val="00D1464E"/>
    <w:rsid w:val="00D14B3C"/>
    <w:rsid w:val="00D14B86"/>
    <w:rsid w:val="00D14CA7"/>
    <w:rsid w:val="00D15DC7"/>
    <w:rsid w:val="00D1612E"/>
    <w:rsid w:val="00D161A2"/>
    <w:rsid w:val="00D16730"/>
    <w:rsid w:val="00D16A18"/>
    <w:rsid w:val="00D16B02"/>
    <w:rsid w:val="00D16B0E"/>
    <w:rsid w:val="00D17551"/>
    <w:rsid w:val="00D176EE"/>
    <w:rsid w:val="00D17B44"/>
    <w:rsid w:val="00D17BA2"/>
    <w:rsid w:val="00D20342"/>
    <w:rsid w:val="00D20537"/>
    <w:rsid w:val="00D20E5A"/>
    <w:rsid w:val="00D21F38"/>
    <w:rsid w:val="00D233AE"/>
    <w:rsid w:val="00D2344A"/>
    <w:rsid w:val="00D242C4"/>
    <w:rsid w:val="00D2449B"/>
    <w:rsid w:val="00D2468B"/>
    <w:rsid w:val="00D2478C"/>
    <w:rsid w:val="00D24B55"/>
    <w:rsid w:val="00D24D39"/>
    <w:rsid w:val="00D25265"/>
    <w:rsid w:val="00D25651"/>
    <w:rsid w:val="00D256A3"/>
    <w:rsid w:val="00D261DF"/>
    <w:rsid w:val="00D26C4F"/>
    <w:rsid w:val="00D27022"/>
    <w:rsid w:val="00D27187"/>
    <w:rsid w:val="00D27AB3"/>
    <w:rsid w:val="00D30FB5"/>
    <w:rsid w:val="00D31880"/>
    <w:rsid w:val="00D31BBA"/>
    <w:rsid w:val="00D31C63"/>
    <w:rsid w:val="00D32B52"/>
    <w:rsid w:val="00D32E2A"/>
    <w:rsid w:val="00D3311F"/>
    <w:rsid w:val="00D339A7"/>
    <w:rsid w:val="00D33C13"/>
    <w:rsid w:val="00D33EA1"/>
    <w:rsid w:val="00D33F65"/>
    <w:rsid w:val="00D348C6"/>
    <w:rsid w:val="00D34951"/>
    <w:rsid w:val="00D34BDB"/>
    <w:rsid w:val="00D3520E"/>
    <w:rsid w:val="00D35768"/>
    <w:rsid w:val="00D35934"/>
    <w:rsid w:val="00D359BA"/>
    <w:rsid w:val="00D368EA"/>
    <w:rsid w:val="00D36947"/>
    <w:rsid w:val="00D36AA9"/>
    <w:rsid w:val="00D37279"/>
    <w:rsid w:val="00D37303"/>
    <w:rsid w:val="00D374FD"/>
    <w:rsid w:val="00D375A6"/>
    <w:rsid w:val="00D37877"/>
    <w:rsid w:val="00D37A4C"/>
    <w:rsid w:val="00D40649"/>
    <w:rsid w:val="00D4076A"/>
    <w:rsid w:val="00D40C54"/>
    <w:rsid w:val="00D4127F"/>
    <w:rsid w:val="00D41300"/>
    <w:rsid w:val="00D4157A"/>
    <w:rsid w:val="00D416F0"/>
    <w:rsid w:val="00D42037"/>
    <w:rsid w:val="00D422F3"/>
    <w:rsid w:val="00D4339A"/>
    <w:rsid w:val="00D433B7"/>
    <w:rsid w:val="00D43C59"/>
    <w:rsid w:val="00D43E1F"/>
    <w:rsid w:val="00D4408A"/>
    <w:rsid w:val="00D44096"/>
    <w:rsid w:val="00D44233"/>
    <w:rsid w:val="00D44936"/>
    <w:rsid w:val="00D44C38"/>
    <w:rsid w:val="00D44CCE"/>
    <w:rsid w:val="00D450AF"/>
    <w:rsid w:val="00D45776"/>
    <w:rsid w:val="00D45F40"/>
    <w:rsid w:val="00D461E4"/>
    <w:rsid w:val="00D462C4"/>
    <w:rsid w:val="00D46A53"/>
    <w:rsid w:val="00D47471"/>
    <w:rsid w:val="00D4773A"/>
    <w:rsid w:val="00D47C7D"/>
    <w:rsid w:val="00D47F02"/>
    <w:rsid w:val="00D50080"/>
    <w:rsid w:val="00D5028E"/>
    <w:rsid w:val="00D5058F"/>
    <w:rsid w:val="00D50684"/>
    <w:rsid w:val="00D506C1"/>
    <w:rsid w:val="00D51359"/>
    <w:rsid w:val="00D51708"/>
    <w:rsid w:val="00D51F37"/>
    <w:rsid w:val="00D5223A"/>
    <w:rsid w:val="00D52610"/>
    <w:rsid w:val="00D52786"/>
    <w:rsid w:val="00D5280B"/>
    <w:rsid w:val="00D52F54"/>
    <w:rsid w:val="00D5310E"/>
    <w:rsid w:val="00D535A7"/>
    <w:rsid w:val="00D53FA3"/>
    <w:rsid w:val="00D5447A"/>
    <w:rsid w:val="00D544BD"/>
    <w:rsid w:val="00D545AD"/>
    <w:rsid w:val="00D5466B"/>
    <w:rsid w:val="00D546AF"/>
    <w:rsid w:val="00D54A1A"/>
    <w:rsid w:val="00D54C8C"/>
    <w:rsid w:val="00D54DC3"/>
    <w:rsid w:val="00D55951"/>
    <w:rsid w:val="00D55A51"/>
    <w:rsid w:val="00D56D03"/>
    <w:rsid w:val="00D578DF"/>
    <w:rsid w:val="00D579DD"/>
    <w:rsid w:val="00D57F88"/>
    <w:rsid w:val="00D60016"/>
    <w:rsid w:val="00D6055B"/>
    <w:rsid w:val="00D6083B"/>
    <w:rsid w:val="00D60AE1"/>
    <w:rsid w:val="00D60E2C"/>
    <w:rsid w:val="00D60EE3"/>
    <w:rsid w:val="00D616E0"/>
    <w:rsid w:val="00D61B9D"/>
    <w:rsid w:val="00D61C71"/>
    <w:rsid w:val="00D62301"/>
    <w:rsid w:val="00D629B4"/>
    <w:rsid w:val="00D629C6"/>
    <w:rsid w:val="00D62A88"/>
    <w:rsid w:val="00D632F5"/>
    <w:rsid w:val="00D6377F"/>
    <w:rsid w:val="00D63980"/>
    <w:rsid w:val="00D63DC1"/>
    <w:rsid w:val="00D64141"/>
    <w:rsid w:val="00D646BC"/>
    <w:rsid w:val="00D646F3"/>
    <w:rsid w:val="00D64975"/>
    <w:rsid w:val="00D64B42"/>
    <w:rsid w:val="00D65002"/>
    <w:rsid w:val="00D650CD"/>
    <w:rsid w:val="00D65A6E"/>
    <w:rsid w:val="00D65D59"/>
    <w:rsid w:val="00D66BA7"/>
    <w:rsid w:val="00D677D0"/>
    <w:rsid w:val="00D67CF3"/>
    <w:rsid w:val="00D708D4"/>
    <w:rsid w:val="00D70919"/>
    <w:rsid w:val="00D70AEB"/>
    <w:rsid w:val="00D70CD9"/>
    <w:rsid w:val="00D7187C"/>
    <w:rsid w:val="00D71BA6"/>
    <w:rsid w:val="00D72199"/>
    <w:rsid w:val="00D72364"/>
    <w:rsid w:val="00D72397"/>
    <w:rsid w:val="00D724C2"/>
    <w:rsid w:val="00D72911"/>
    <w:rsid w:val="00D729A4"/>
    <w:rsid w:val="00D72B7E"/>
    <w:rsid w:val="00D72D60"/>
    <w:rsid w:val="00D72DFD"/>
    <w:rsid w:val="00D736D3"/>
    <w:rsid w:val="00D738CC"/>
    <w:rsid w:val="00D73961"/>
    <w:rsid w:val="00D73C5B"/>
    <w:rsid w:val="00D74671"/>
    <w:rsid w:val="00D753E0"/>
    <w:rsid w:val="00D754DE"/>
    <w:rsid w:val="00D75AF5"/>
    <w:rsid w:val="00D75AFA"/>
    <w:rsid w:val="00D75C2B"/>
    <w:rsid w:val="00D75F2E"/>
    <w:rsid w:val="00D761CC"/>
    <w:rsid w:val="00D7626A"/>
    <w:rsid w:val="00D76284"/>
    <w:rsid w:val="00D769A1"/>
    <w:rsid w:val="00D77303"/>
    <w:rsid w:val="00D77696"/>
    <w:rsid w:val="00D77715"/>
    <w:rsid w:val="00D779C1"/>
    <w:rsid w:val="00D77FCD"/>
    <w:rsid w:val="00D804D4"/>
    <w:rsid w:val="00D80D94"/>
    <w:rsid w:val="00D81095"/>
    <w:rsid w:val="00D81264"/>
    <w:rsid w:val="00D81296"/>
    <w:rsid w:val="00D816CF"/>
    <w:rsid w:val="00D8173F"/>
    <w:rsid w:val="00D8176B"/>
    <w:rsid w:val="00D81A8D"/>
    <w:rsid w:val="00D824A8"/>
    <w:rsid w:val="00D82A4C"/>
    <w:rsid w:val="00D82AD0"/>
    <w:rsid w:val="00D82EDD"/>
    <w:rsid w:val="00D82EEE"/>
    <w:rsid w:val="00D83388"/>
    <w:rsid w:val="00D834F4"/>
    <w:rsid w:val="00D83CC6"/>
    <w:rsid w:val="00D84197"/>
    <w:rsid w:val="00D843E6"/>
    <w:rsid w:val="00D84619"/>
    <w:rsid w:val="00D848B7"/>
    <w:rsid w:val="00D84A0A"/>
    <w:rsid w:val="00D853FC"/>
    <w:rsid w:val="00D85521"/>
    <w:rsid w:val="00D85ACC"/>
    <w:rsid w:val="00D86A14"/>
    <w:rsid w:val="00D86C36"/>
    <w:rsid w:val="00D86FAA"/>
    <w:rsid w:val="00D87068"/>
    <w:rsid w:val="00D8725C"/>
    <w:rsid w:val="00D872BF"/>
    <w:rsid w:val="00D87508"/>
    <w:rsid w:val="00D8757E"/>
    <w:rsid w:val="00D8760F"/>
    <w:rsid w:val="00D87A46"/>
    <w:rsid w:val="00D87B30"/>
    <w:rsid w:val="00D87EDE"/>
    <w:rsid w:val="00D9007C"/>
    <w:rsid w:val="00D90117"/>
    <w:rsid w:val="00D90161"/>
    <w:rsid w:val="00D90190"/>
    <w:rsid w:val="00D90349"/>
    <w:rsid w:val="00D90831"/>
    <w:rsid w:val="00D90981"/>
    <w:rsid w:val="00D9106A"/>
    <w:rsid w:val="00D91A0F"/>
    <w:rsid w:val="00D93058"/>
    <w:rsid w:val="00D932E0"/>
    <w:rsid w:val="00D9403D"/>
    <w:rsid w:val="00D94087"/>
    <w:rsid w:val="00D942FC"/>
    <w:rsid w:val="00D9469E"/>
    <w:rsid w:val="00D94706"/>
    <w:rsid w:val="00D94C23"/>
    <w:rsid w:val="00D9513C"/>
    <w:rsid w:val="00D954B7"/>
    <w:rsid w:val="00D96584"/>
    <w:rsid w:val="00D96E4C"/>
    <w:rsid w:val="00D96F7B"/>
    <w:rsid w:val="00D97125"/>
    <w:rsid w:val="00DA0973"/>
    <w:rsid w:val="00DA0CA6"/>
    <w:rsid w:val="00DA0F81"/>
    <w:rsid w:val="00DA1144"/>
    <w:rsid w:val="00DA1462"/>
    <w:rsid w:val="00DA1D0F"/>
    <w:rsid w:val="00DA23B4"/>
    <w:rsid w:val="00DA24D6"/>
    <w:rsid w:val="00DA258E"/>
    <w:rsid w:val="00DA29ED"/>
    <w:rsid w:val="00DA3594"/>
    <w:rsid w:val="00DA3752"/>
    <w:rsid w:val="00DA3A95"/>
    <w:rsid w:val="00DA3E3B"/>
    <w:rsid w:val="00DA4058"/>
    <w:rsid w:val="00DA40D1"/>
    <w:rsid w:val="00DA41A6"/>
    <w:rsid w:val="00DA5120"/>
    <w:rsid w:val="00DA52CE"/>
    <w:rsid w:val="00DA572B"/>
    <w:rsid w:val="00DA5DA3"/>
    <w:rsid w:val="00DA60BE"/>
    <w:rsid w:val="00DA61A2"/>
    <w:rsid w:val="00DA6828"/>
    <w:rsid w:val="00DA6934"/>
    <w:rsid w:val="00DA7687"/>
    <w:rsid w:val="00DA7729"/>
    <w:rsid w:val="00DA7AD9"/>
    <w:rsid w:val="00DB0521"/>
    <w:rsid w:val="00DB099C"/>
    <w:rsid w:val="00DB10FA"/>
    <w:rsid w:val="00DB1CA7"/>
    <w:rsid w:val="00DB23EC"/>
    <w:rsid w:val="00DB2975"/>
    <w:rsid w:val="00DB332D"/>
    <w:rsid w:val="00DB33BD"/>
    <w:rsid w:val="00DB3C94"/>
    <w:rsid w:val="00DB430A"/>
    <w:rsid w:val="00DB44E3"/>
    <w:rsid w:val="00DB49FC"/>
    <w:rsid w:val="00DB52BA"/>
    <w:rsid w:val="00DB54BC"/>
    <w:rsid w:val="00DB5767"/>
    <w:rsid w:val="00DB5D66"/>
    <w:rsid w:val="00DB5FC9"/>
    <w:rsid w:val="00DB6445"/>
    <w:rsid w:val="00DB675E"/>
    <w:rsid w:val="00DB69A7"/>
    <w:rsid w:val="00DB6F37"/>
    <w:rsid w:val="00DB74E5"/>
    <w:rsid w:val="00DB75E2"/>
    <w:rsid w:val="00DB7C84"/>
    <w:rsid w:val="00DB7F05"/>
    <w:rsid w:val="00DC04CE"/>
    <w:rsid w:val="00DC0840"/>
    <w:rsid w:val="00DC14B3"/>
    <w:rsid w:val="00DC15A7"/>
    <w:rsid w:val="00DC1877"/>
    <w:rsid w:val="00DC1FA1"/>
    <w:rsid w:val="00DC203A"/>
    <w:rsid w:val="00DC2ECB"/>
    <w:rsid w:val="00DC3113"/>
    <w:rsid w:val="00DC40C8"/>
    <w:rsid w:val="00DC41EB"/>
    <w:rsid w:val="00DC428E"/>
    <w:rsid w:val="00DC44FE"/>
    <w:rsid w:val="00DC4655"/>
    <w:rsid w:val="00DC47DA"/>
    <w:rsid w:val="00DC48F3"/>
    <w:rsid w:val="00DC55F9"/>
    <w:rsid w:val="00DC5B09"/>
    <w:rsid w:val="00DC6482"/>
    <w:rsid w:val="00DC6C11"/>
    <w:rsid w:val="00DC73B8"/>
    <w:rsid w:val="00DC7F04"/>
    <w:rsid w:val="00DD044D"/>
    <w:rsid w:val="00DD05ED"/>
    <w:rsid w:val="00DD1413"/>
    <w:rsid w:val="00DD142A"/>
    <w:rsid w:val="00DD2056"/>
    <w:rsid w:val="00DD2797"/>
    <w:rsid w:val="00DD27D2"/>
    <w:rsid w:val="00DD2D6A"/>
    <w:rsid w:val="00DD2D8B"/>
    <w:rsid w:val="00DD39DE"/>
    <w:rsid w:val="00DD45C1"/>
    <w:rsid w:val="00DD4714"/>
    <w:rsid w:val="00DD4DFA"/>
    <w:rsid w:val="00DD6A68"/>
    <w:rsid w:val="00DD6AC0"/>
    <w:rsid w:val="00DD6BBA"/>
    <w:rsid w:val="00DD6C73"/>
    <w:rsid w:val="00DD7267"/>
    <w:rsid w:val="00DD76F5"/>
    <w:rsid w:val="00DD7900"/>
    <w:rsid w:val="00DD7BDB"/>
    <w:rsid w:val="00DD7E72"/>
    <w:rsid w:val="00DE0592"/>
    <w:rsid w:val="00DE0655"/>
    <w:rsid w:val="00DE0F84"/>
    <w:rsid w:val="00DE131F"/>
    <w:rsid w:val="00DE136E"/>
    <w:rsid w:val="00DE1805"/>
    <w:rsid w:val="00DE1F25"/>
    <w:rsid w:val="00DE2C2F"/>
    <w:rsid w:val="00DE2DF5"/>
    <w:rsid w:val="00DE3BF4"/>
    <w:rsid w:val="00DE3E51"/>
    <w:rsid w:val="00DE4F4B"/>
    <w:rsid w:val="00DE64A7"/>
    <w:rsid w:val="00DE6539"/>
    <w:rsid w:val="00DE6BEF"/>
    <w:rsid w:val="00DE6D60"/>
    <w:rsid w:val="00DE6D8C"/>
    <w:rsid w:val="00DE7068"/>
    <w:rsid w:val="00DE71DE"/>
    <w:rsid w:val="00DE7273"/>
    <w:rsid w:val="00DE7287"/>
    <w:rsid w:val="00DE79AD"/>
    <w:rsid w:val="00DE7ACB"/>
    <w:rsid w:val="00DF045A"/>
    <w:rsid w:val="00DF0460"/>
    <w:rsid w:val="00DF0659"/>
    <w:rsid w:val="00DF0C21"/>
    <w:rsid w:val="00DF0D2D"/>
    <w:rsid w:val="00DF0FA1"/>
    <w:rsid w:val="00DF0FB7"/>
    <w:rsid w:val="00DF139E"/>
    <w:rsid w:val="00DF14E1"/>
    <w:rsid w:val="00DF1645"/>
    <w:rsid w:val="00DF1AE1"/>
    <w:rsid w:val="00DF2024"/>
    <w:rsid w:val="00DF230E"/>
    <w:rsid w:val="00DF288E"/>
    <w:rsid w:val="00DF29AB"/>
    <w:rsid w:val="00DF3ABD"/>
    <w:rsid w:val="00DF468D"/>
    <w:rsid w:val="00DF4927"/>
    <w:rsid w:val="00DF4FF2"/>
    <w:rsid w:val="00DF5674"/>
    <w:rsid w:val="00DF58CA"/>
    <w:rsid w:val="00DF5EB1"/>
    <w:rsid w:val="00DF5F37"/>
    <w:rsid w:val="00DF64CB"/>
    <w:rsid w:val="00DF65F1"/>
    <w:rsid w:val="00DF6912"/>
    <w:rsid w:val="00DF6BB1"/>
    <w:rsid w:val="00DF7307"/>
    <w:rsid w:val="00DF7879"/>
    <w:rsid w:val="00DF7BAD"/>
    <w:rsid w:val="00E002AB"/>
    <w:rsid w:val="00E00E5D"/>
    <w:rsid w:val="00E01225"/>
    <w:rsid w:val="00E01421"/>
    <w:rsid w:val="00E018F7"/>
    <w:rsid w:val="00E02245"/>
    <w:rsid w:val="00E02400"/>
    <w:rsid w:val="00E02B41"/>
    <w:rsid w:val="00E02D2B"/>
    <w:rsid w:val="00E03071"/>
    <w:rsid w:val="00E0343A"/>
    <w:rsid w:val="00E03DFF"/>
    <w:rsid w:val="00E04437"/>
    <w:rsid w:val="00E044E5"/>
    <w:rsid w:val="00E04F35"/>
    <w:rsid w:val="00E0522C"/>
    <w:rsid w:val="00E056FA"/>
    <w:rsid w:val="00E05E40"/>
    <w:rsid w:val="00E0631E"/>
    <w:rsid w:val="00E06629"/>
    <w:rsid w:val="00E071B8"/>
    <w:rsid w:val="00E07474"/>
    <w:rsid w:val="00E07727"/>
    <w:rsid w:val="00E07758"/>
    <w:rsid w:val="00E07DFB"/>
    <w:rsid w:val="00E100D6"/>
    <w:rsid w:val="00E10404"/>
    <w:rsid w:val="00E1094D"/>
    <w:rsid w:val="00E10A3B"/>
    <w:rsid w:val="00E10D18"/>
    <w:rsid w:val="00E112D9"/>
    <w:rsid w:val="00E121E2"/>
    <w:rsid w:val="00E12419"/>
    <w:rsid w:val="00E12B53"/>
    <w:rsid w:val="00E12BE1"/>
    <w:rsid w:val="00E132C9"/>
    <w:rsid w:val="00E13577"/>
    <w:rsid w:val="00E138D5"/>
    <w:rsid w:val="00E13F4E"/>
    <w:rsid w:val="00E140B7"/>
    <w:rsid w:val="00E14118"/>
    <w:rsid w:val="00E148E8"/>
    <w:rsid w:val="00E14A2D"/>
    <w:rsid w:val="00E15293"/>
    <w:rsid w:val="00E153C6"/>
    <w:rsid w:val="00E15572"/>
    <w:rsid w:val="00E168DB"/>
    <w:rsid w:val="00E16F95"/>
    <w:rsid w:val="00E1710F"/>
    <w:rsid w:val="00E1773B"/>
    <w:rsid w:val="00E17B1F"/>
    <w:rsid w:val="00E17CC9"/>
    <w:rsid w:val="00E202DE"/>
    <w:rsid w:val="00E203E1"/>
    <w:rsid w:val="00E208AF"/>
    <w:rsid w:val="00E20C7E"/>
    <w:rsid w:val="00E20D0F"/>
    <w:rsid w:val="00E210D2"/>
    <w:rsid w:val="00E210D8"/>
    <w:rsid w:val="00E219CA"/>
    <w:rsid w:val="00E22201"/>
    <w:rsid w:val="00E227B4"/>
    <w:rsid w:val="00E22891"/>
    <w:rsid w:val="00E22AFE"/>
    <w:rsid w:val="00E2301C"/>
    <w:rsid w:val="00E23631"/>
    <w:rsid w:val="00E237BA"/>
    <w:rsid w:val="00E23F85"/>
    <w:rsid w:val="00E24483"/>
    <w:rsid w:val="00E24872"/>
    <w:rsid w:val="00E24C05"/>
    <w:rsid w:val="00E24D5D"/>
    <w:rsid w:val="00E24EAB"/>
    <w:rsid w:val="00E25955"/>
    <w:rsid w:val="00E2693F"/>
    <w:rsid w:val="00E26E3E"/>
    <w:rsid w:val="00E27B5A"/>
    <w:rsid w:val="00E27FA6"/>
    <w:rsid w:val="00E309EF"/>
    <w:rsid w:val="00E31609"/>
    <w:rsid w:val="00E316FE"/>
    <w:rsid w:val="00E33309"/>
    <w:rsid w:val="00E3333D"/>
    <w:rsid w:val="00E33A4A"/>
    <w:rsid w:val="00E33C1C"/>
    <w:rsid w:val="00E33CEC"/>
    <w:rsid w:val="00E33F01"/>
    <w:rsid w:val="00E341FF"/>
    <w:rsid w:val="00E34706"/>
    <w:rsid w:val="00E34A43"/>
    <w:rsid w:val="00E35031"/>
    <w:rsid w:val="00E35137"/>
    <w:rsid w:val="00E35520"/>
    <w:rsid w:val="00E3553E"/>
    <w:rsid w:val="00E35A48"/>
    <w:rsid w:val="00E36365"/>
    <w:rsid w:val="00E37034"/>
    <w:rsid w:val="00E372E2"/>
    <w:rsid w:val="00E3785A"/>
    <w:rsid w:val="00E37A4D"/>
    <w:rsid w:val="00E37ECB"/>
    <w:rsid w:val="00E37FB8"/>
    <w:rsid w:val="00E4017B"/>
    <w:rsid w:val="00E40E0B"/>
    <w:rsid w:val="00E41532"/>
    <w:rsid w:val="00E41621"/>
    <w:rsid w:val="00E41832"/>
    <w:rsid w:val="00E428E2"/>
    <w:rsid w:val="00E42F0E"/>
    <w:rsid w:val="00E4360B"/>
    <w:rsid w:val="00E43CC5"/>
    <w:rsid w:val="00E44243"/>
    <w:rsid w:val="00E44566"/>
    <w:rsid w:val="00E45F82"/>
    <w:rsid w:val="00E4607B"/>
    <w:rsid w:val="00E46238"/>
    <w:rsid w:val="00E462A6"/>
    <w:rsid w:val="00E4646A"/>
    <w:rsid w:val="00E4699D"/>
    <w:rsid w:val="00E46C11"/>
    <w:rsid w:val="00E46FE4"/>
    <w:rsid w:val="00E4704A"/>
    <w:rsid w:val="00E47DB9"/>
    <w:rsid w:val="00E503BB"/>
    <w:rsid w:val="00E5086E"/>
    <w:rsid w:val="00E50AAB"/>
    <w:rsid w:val="00E50B98"/>
    <w:rsid w:val="00E5142A"/>
    <w:rsid w:val="00E518A9"/>
    <w:rsid w:val="00E51923"/>
    <w:rsid w:val="00E51A5D"/>
    <w:rsid w:val="00E523D6"/>
    <w:rsid w:val="00E525CD"/>
    <w:rsid w:val="00E53039"/>
    <w:rsid w:val="00E53101"/>
    <w:rsid w:val="00E53438"/>
    <w:rsid w:val="00E5369D"/>
    <w:rsid w:val="00E53DA3"/>
    <w:rsid w:val="00E53DB4"/>
    <w:rsid w:val="00E54714"/>
    <w:rsid w:val="00E54B53"/>
    <w:rsid w:val="00E54C7F"/>
    <w:rsid w:val="00E54CC1"/>
    <w:rsid w:val="00E54E24"/>
    <w:rsid w:val="00E552D0"/>
    <w:rsid w:val="00E55757"/>
    <w:rsid w:val="00E55A9D"/>
    <w:rsid w:val="00E56276"/>
    <w:rsid w:val="00E568E7"/>
    <w:rsid w:val="00E56C86"/>
    <w:rsid w:val="00E56F36"/>
    <w:rsid w:val="00E5772F"/>
    <w:rsid w:val="00E57877"/>
    <w:rsid w:val="00E57FE2"/>
    <w:rsid w:val="00E5D184"/>
    <w:rsid w:val="00E6054C"/>
    <w:rsid w:val="00E60596"/>
    <w:rsid w:val="00E60859"/>
    <w:rsid w:val="00E60D23"/>
    <w:rsid w:val="00E60E04"/>
    <w:rsid w:val="00E60EA5"/>
    <w:rsid w:val="00E61508"/>
    <w:rsid w:val="00E618FF"/>
    <w:rsid w:val="00E62761"/>
    <w:rsid w:val="00E63A99"/>
    <w:rsid w:val="00E63FA8"/>
    <w:rsid w:val="00E642BB"/>
    <w:rsid w:val="00E64348"/>
    <w:rsid w:val="00E646B7"/>
    <w:rsid w:val="00E64A61"/>
    <w:rsid w:val="00E64C57"/>
    <w:rsid w:val="00E6524E"/>
    <w:rsid w:val="00E65713"/>
    <w:rsid w:val="00E65E16"/>
    <w:rsid w:val="00E66578"/>
    <w:rsid w:val="00E667FF"/>
    <w:rsid w:val="00E66970"/>
    <w:rsid w:val="00E66DBA"/>
    <w:rsid w:val="00E66E28"/>
    <w:rsid w:val="00E66F71"/>
    <w:rsid w:val="00E6721D"/>
    <w:rsid w:val="00E67A84"/>
    <w:rsid w:val="00E67B6B"/>
    <w:rsid w:val="00E70091"/>
    <w:rsid w:val="00E70CAE"/>
    <w:rsid w:val="00E71025"/>
    <w:rsid w:val="00E71230"/>
    <w:rsid w:val="00E7137D"/>
    <w:rsid w:val="00E7213D"/>
    <w:rsid w:val="00E72B39"/>
    <w:rsid w:val="00E72DE8"/>
    <w:rsid w:val="00E730F6"/>
    <w:rsid w:val="00E73222"/>
    <w:rsid w:val="00E73A66"/>
    <w:rsid w:val="00E745F8"/>
    <w:rsid w:val="00E746CB"/>
    <w:rsid w:val="00E75668"/>
    <w:rsid w:val="00E757CC"/>
    <w:rsid w:val="00E75BC1"/>
    <w:rsid w:val="00E75CFE"/>
    <w:rsid w:val="00E75E6C"/>
    <w:rsid w:val="00E7629D"/>
    <w:rsid w:val="00E764D4"/>
    <w:rsid w:val="00E76E0E"/>
    <w:rsid w:val="00E770FE"/>
    <w:rsid w:val="00E776CB"/>
    <w:rsid w:val="00E77704"/>
    <w:rsid w:val="00E77773"/>
    <w:rsid w:val="00E80337"/>
    <w:rsid w:val="00E80751"/>
    <w:rsid w:val="00E807BA"/>
    <w:rsid w:val="00E80B43"/>
    <w:rsid w:val="00E81E3E"/>
    <w:rsid w:val="00E8210E"/>
    <w:rsid w:val="00E823B5"/>
    <w:rsid w:val="00E8267E"/>
    <w:rsid w:val="00E828D3"/>
    <w:rsid w:val="00E82B7D"/>
    <w:rsid w:val="00E8320C"/>
    <w:rsid w:val="00E83507"/>
    <w:rsid w:val="00E83A42"/>
    <w:rsid w:val="00E83AF1"/>
    <w:rsid w:val="00E83DDB"/>
    <w:rsid w:val="00E84007"/>
    <w:rsid w:val="00E8493C"/>
    <w:rsid w:val="00E84A7E"/>
    <w:rsid w:val="00E84D89"/>
    <w:rsid w:val="00E86648"/>
    <w:rsid w:val="00E87108"/>
    <w:rsid w:val="00E87986"/>
    <w:rsid w:val="00E87C3A"/>
    <w:rsid w:val="00E87E71"/>
    <w:rsid w:val="00E87E98"/>
    <w:rsid w:val="00E87FC2"/>
    <w:rsid w:val="00E9069D"/>
    <w:rsid w:val="00E90B3E"/>
    <w:rsid w:val="00E9143E"/>
    <w:rsid w:val="00E91AB3"/>
    <w:rsid w:val="00E91C09"/>
    <w:rsid w:val="00E91DD3"/>
    <w:rsid w:val="00E9201D"/>
    <w:rsid w:val="00E922DE"/>
    <w:rsid w:val="00E928F9"/>
    <w:rsid w:val="00E928FA"/>
    <w:rsid w:val="00E9375D"/>
    <w:rsid w:val="00E937E1"/>
    <w:rsid w:val="00E94176"/>
    <w:rsid w:val="00E9459D"/>
    <w:rsid w:val="00E94F2A"/>
    <w:rsid w:val="00E951EA"/>
    <w:rsid w:val="00E9647C"/>
    <w:rsid w:val="00E96B10"/>
    <w:rsid w:val="00E96E62"/>
    <w:rsid w:val="00E96EF6"/>
    <w:rsid w:val="00E9742D"/>
    <w:rsid w:val="00E975CC"/>
    <w:rsid w:val="00E976B8"/>
    <w:rsid w:val="00E97903"/>
    <w:rsid w:val="00E97995"/>
    <w:rsid w:val="00E97AA1"/>
    <w:rsid w:val="00E97C90"/>
    <w:rsid w:val="00E97F1F"/>
    <w:rsid w:val="00E97FCC"/>
    <w:rsid w:val="00EA0511"/>
    <w:rsid w:val="00EA05B2"/>
    <w:rsid w:val="00EA0A00"/>
    <w:rsid w:val="00EA0B24"/>
    <w:rsid w:val="00EA0F88"/>
    <w:rsid w:val="00EA0FBD"/>
    <w:rsid w:val="00EA11A8"/>
    <w:rsid w:val="00EA1418"/>
    <w:rsid w:val="00EA1CBF"/>
    <w:rsid w:val="00EA1D36"/>
    <w:rsid w:val="00EA22FB"/>
    <w:rsid w:val="00EA24FE"/>
    <w:rsid w:val="00EA265C"/>
    <w:rsid w:val="00EA2DF4"/>
    <w:rsid w:val="00EA311A"/>
    <w:rsid w:val="00EA43D9"/>
    <w:rsid w:val="00EA4551"/>
    <w:rsid w:val="00EA4BFC"/>
    <w:rsid w:val="00EA4E13"/>
    <w:rsid w:val="00EA553F"/>
    <w:rsid w:val="00EA5788"/>
    <w:rsid w:val="00EA59FA"/>
    <w:rsid w:val="00EA5B9E"/>
    <w:rsid w:val="00EA5C2C"/>
    <w:rsid w:val="00EA5CD2"/>
    <w:rsid w:val="00EA641D"/>
    <w:rsid w:val="00EA6C57"/>
    <w:rsid w:val="00EA6DD4"/>
    <w:rsid w:val="00EB006B"/>
    <w:rsid w:val="00EB00ED"/>
    <w:rsid w:val="00EB0384"/>
    <w:rsid w:val="00EB0690"/>
    <w:rsid w:val="00EB0BA6"/>
    <w:rsid w:val="00EB0F27"/>
    <w:rsid w:val="00EB181C"/>
    <w:rsid w:val="00EB189E"/>
    <w:rsid w:val="00EB18B9"/>
    <w:rsid w:val="00EB1B46"/>
    <w:rsid w:val="00EB1C8A"/>
    <w:rsid w:val="00EB274E"/>
    <w:rsid w:val="00EB28DA"/>
    <w:rsid w:val="00EB3092"/>
    <w:rsid w:val="00EB3337"/>
    <w:rsid w:val="00EB34B0"/>
    <w:rsid w:val="00EB36BD"/>
    <w:rsid w:val="00EB378B"/>
    <w:rsid w:val="00EB3B41"/>
    <w:rsid w:val="00EB3B81"/>
    <w:rsid w:val="00EB3D97"/>
    <w:rsid w:val="00EB43E4"/>
    <w:rsid w:val="00EB5005"/>
    <w:rsid w:val="00EB50BF"/>
    <w:rsid w:val="00EB5794"/>
    <w:rsid w:val="00EB57CF"/>
    <w:rsid w:val="00EB5FFB"/>
    <w:rsid w:val="00EB6136"/>
    <w:rsid w:val="00EB660E"/>
    <w:rsid w:val="00EB7BEA"/>
    <w:rsid w:val="00EC117C"/>
    <w:rsid w:val="00EC14D7"/>
    <w:rsid w:val="00EC14F5"/>
    <w:rsid w:val="00EC1957"/>
    <w:rsid w:val="00EC24C4"/>
    <w:rsid w:val="00EC3757"/>
    <w:rsid w:val="00EC3788"/>
    <w:rsid w:val="00EC3A1E"/>
    <w:rsid w:val="00EC3D6F"/>
    <w:rsid w:val="00EC3DE2"/>
    <w:rsid w:val="00EC4D59"/>
    <w:rsid w:val="00EC5351"/>
    <w:rsid w:val="00EC5D4E"/>
    <w:rsid w:val="00EC688C"/>
    <w:rsid w:val="00EC6B90"/>
    <w:rsid w:val="00EC6DED"/>
    <w:rsid w:val="00EC75C7"/>
    <w:rsid w:val="00EC7A06"/>
    <w:rsid w:val="00EC7A88"/>
    <w:rsid w:val="00EC7E7C"/>
    <w:rsid w:val="00ED0031"/>
    <w:rsid w:val="00ED09A0"/>
    <w:rsid w:val="00ED0CC7"/>
    <w:rsid w:val="00ED0FFC"/>
    <w:rsid w:val="00ED130C"/>
    <w:rsid w:val="00ED1333"/>
    <w:rsid w:val="00ED1621"/>
    <w:rsid w:val="00ED194C"/>
    <w:rsid w:val="00ED21E9"/>
    <w:rsid w:val="00ED2334"/>
    <w:rsid w:val="00ED2347"/>
    <w:rsid w:val="00ED26A2"/>
    <w:rsid w:val="00ED3260"/>
    <w:rsid w:val="00ED3AD8"/>
    <w:rsid w:val="00ED3C9F"/>
    <w:rsid w:val="00ED44A5"/>
    <w:rsid w:val="00ED4942"/>
    <w:rsid w:val="00ED4C65"/>
    <w:rsid w:val="00ED5213"/>
    <w:rsid w:val="00ED54AE"/>
    <w:rsid w:val="00ED5D61"/>
    <w:rsid w:val="00ED6152"/>
    <w:rsid w:val="00ED6389"/>
    <w:rsid w:val="00ED68E3"/>
    <w:rsid w:val="00ED7037"/>
    <w:rsid w:val="00ED77D7"/>
    <w:rsid w:val="00EE00E5"/>
    <w:rsid w:val="00EE022F"/>
    <w:rsid w:val="00EE043D"/>
    <w:rsid w:val="00EE071B"/>
    <w:rsid w:val="00EE0CC5"/>
    <w:rsid w:val="00EE110A"/>
    <w:rsid w:val="00EE153D"/>
    <w:rsid w:val="00EE18E8"/>
    <w:rsid w:val="00EE1D90"/>
    <w:rsid w:val="00EE1E24"/>
    <w:rsid w:val="00EE1FE5"/>
    <w:rsid w:val="00EE213C"/>
    <w:rsid w:val="00EE23DD"/>
    <w:rsid w:val="00EE2EE8"/>
    <w:rsid w:val="00EE3059"/>
    <w:rsid w:val="00EE3CA8"/>
    <w:rsid w:val="00EE3D4E"/>
    <w:rsid w:val="00EE3E73"/>
    <w:rsid w:val="00EE3F38"/>
    <w:rsid w:val="00EE48C5"/>
    <w:rsid w:val="00EE51DD"/>
    <w:rsid w:val="00EE5D84"/>
    <w:rsid w:val="00EE5D87"/>
    <w:rsid w:val="00EE61F5"/>
    <w:rsid w:val="00EE67EE"/>
    <w:rsid w:val="00EE7320"/>
    <w:rsid w:val="00EE7662"/>
    <w:rsid w:val="00EE7683"/>
    <w:rsid w:val="00EE7B49"/>
    <w:rsid w:val="00EE7C24"/>
    <w:rsid w:val="00EF0200"/>
    <w:rsid w:val="00EF0345"/>
    <w:rsid w:val="00EF047C"/>
    <w:rsid w:val="00EF0B0F"/>
    <w:rsid w:val="00EF0DB4"/>
    <w:rsid w:val="00EF0EB5"/>
    <w:rsid w:val="00EF105F"/>
    <w:rsid w:val="00EF1212"/>
    <w:rsid w:val="00EF16CA"/>
    <w:rsid w:val="00EF18E0"/>
    <w:rsid w:val="00EF258A"/>
    <w:rsid w:val="00EF3586"/>
    <w:rsid w:val="00EF36D0"/>
    <w:rsid w:val="00EF3725"/>
    <w:rsid w:val="00EF3829"/>
    <w:rsid w:val="00EF3C67"/>
    <w:rsid w:val="00EF3DD4"/>
    <w:rsid w:val="00EF3E0C"/>
    <w:rsid w:val="00EF3FF4"/>
    <w:rsid w:val="00EF467A"/>
    <w:rsid w:val="00EF4695"/>
    <w:rsid w:val="00EF4A0A"/>
    <w:rsid w:val="00EF4B89"/>
    <w:rsid w:val="00EF4D4A"/>
    <w:rsid w:val="00EF520F"/>
    <w:rsid w:val="00EF57AA"/>
    <w:rsid w:val="00EF57AD"/>
    <w:rsid w:val="00EF5AF1"/>
    <w:rsid w:val="00EF608D"/>
    <w:rsid w:val="00EF61A3"/>
    <w:rsid w:val="00EF66E3"/>
    <w:rsid w:val="00EF6B04"/>
    <w:rsid w:val="00EF6EDE"/>
    <w:rsid w:val="00EF7585"/>
    <w:rsid w:val="00EF7C3A"/>
    <w:rsid w:val="00EF7DB5"/>
    <w:rsid w:val="00F00303"/>
    <w:rsid w:val="00F00631"/>
    <w:rsid w:val="00F00826"/>
    <w:rsid w:val="00F00990"/>
    <w:rsid w:val="00F00A93"/>
    <w:rsid w:val="00F00C0E"/>
    <w:rsid w:val="00F00D9B"/>
    <w:rsid w:val="00F016E1"/>
    <w:rsid w:val="00F01BDD"/>
    <w:rsid w:val="00F023A5"/>
    <w:rsid w:val="00F0245C"/>
    <w:rsid w:val="00F02629"/>
    <w:rsid w:val="00F0282C"/>
    <w:rsid w:val="00F02B1B"/>
    <w:rsid w:val="00F02B79"/>
    <w:rsid w:val="00F02C66"/>
    <w:rsid w:val="00F03117"/>
    <w:rsid w:val="00F036D8"/>
    <w:rsid w:val="00F03764"/>
    <w:rsid w:val="00F03B32"/>
    <w:rsid w:val="00F046E4"/>
    <w:rsid w:val="00F04D75"/>
    <w:rsid w:val="00F04F5B"/>
    <w:rsid w:val="00F05478"/>
    <w:rsid w:val="00F0585A"/>
    <w:rsid w:val="00F05E19"/>
    <w:rsid w:val="00F062E2"/>
    <w:rsid w:val="00F0690C"/>
    <w:rsid w:val="00F06938"/>
    <w:rsid w:val="00F06952"/>
    <w:rsid w:val="00F0708B"/>
    <w:rsid w:val="00F100F0"/>
    <w:rsid w:val="00F10281"/>
    <w:rsid w:val="00F108E3"/>
    <w:rsid w:val="00F10F67"/>
    <w:rsid w:val="00F111AB"/>
    <w:rsid w:val="00F11598"/>
    <w:rsid w:val="00F11CB5"/>
    <w:rsid w:val="00F1270D"/>
    <w:rsid w:val="00F13981"/>
    <w:rsid w:val="00F14070"/>
    <w:rsid w:val="00F1420A"/>
    <w:rsid w:val="00F15110"/>
    <w:rsid w:val="00F15374"/>
    <w:rsid w:val="00F1582B"/>
    <w:rsid w:val="00F15D52"/>
    <w:rsid w:val="00F15EEC"/>
    <w:rsid w:val="00F168A0"/>
    <w:rsid w:val="00F16BAC"/>
    <w:rsid w:val="00F172DB"/>
    <w:rsid w:val="00F17C33"/>
    <w:rsid w:val="00F17E4B"/>
    <w:rsid w:val="00F201D5"/>
    <w:rsid w:val="00F211A5"/>
    <w:rsid w:val="00F213C1"/>
    <w:rsid w:val="00F22482"/>
    <w:rsid w:val="00F22646"/>
    <w:rsid w:val="00F2293B"/>
    <w:rsid w:val="00F22953"/>
    <w:rsid w:val="00F22EE3"/>
    <w:rsid w:val="00F22F94"/>
    <w:rsid w:val="00F23337"/>
    <w:rsid w:val="00F23558"/>
    <w:rsid w:val="00F23A7F"/>
    <w:rsid w:val="00F24154"/>
    <w:rsid w:val="00F24220"/>
    <w:rsid w:val="00F24838"/>
    <w:rsid w:val="00F24D98"/>
    <w:rsid w:val="00F24E4F"/>
    <w:rsid w:val="00F25473"/>
    <w:rsid w:val="00F270D1"/>
    <w:rsid w:val="00F27B4A"/>
    <w:rsid w:val="00F30294"/>
    <w:rsid w:val="00F30453"/>
    <w:rsid w:val="00F30684"/>
    <w:rsid w:val="00F30842"/>
    <w:rsid w:val="00F30926"/>
    <w:rsid w:val="00F30CAF"/>
    <w:rsid w:val="00F310CA"/>
    <w:rsid w:val="00F31354"/>
    <w:rsid w:val="00F3144F"/>
    <w:rsid w:val="00F3184C"/>
    <w:rsid w:val="00F318C9"/>
    <w:rsid w:val="00F31F70"/>
    <w:rsid w:val="00F321BC"/>
    <w:rsid w:val="00F321C2"/>
    <w:rsid w:val="00F32C1D"/>
    <w:rsid w:val="00F32CE7"/>
    <w:rsid w:val="00F32E42"/>
    <w:rsid w:val="00F33F0E"/>
    <w:rsid w:val="00F3485F"/>
    <w:rsid w:val="00F34B58"/>
    <w:rsid w:val="00F352BE"/>
    <w:rsid w:val="00F35B70"/>
    <w:rsid w:val="00F35F25"/>
    <w:rsid w:val="00F35F4C"/>
    <w:rsid w:val="00F362F6"/>
    <w:rsid w:val="00F371B9"/>
    <w:rsid w:val="00F37370"/>
    <w:rsid w:val="00F376CE"/>
    <w:rsid w:val="00F400C5"/>
    <w:rsid w:val="00F40E4E"/>
    <w:rsid w:val="00F412BD"/>
    <w:rsid w:val="00F413CD"/>
    <w:rsid w:val="00F41515"/>
    <w:rsid w:val="00F41A3E"/>
    <w:rsid w:val="00F41C82"/>
    <w:rsid w:val="00F426E8"/>
    <w:rsid w:val="00F42B18"/>
    <w:rsid w:val="00F42D82"/>
    <w:rsid w:val="00F42F01"/>
    <w:rsid w:val="00F439C3"/>
    <w:rsid w:val="00F43DCB"/>
    <w:rsid w:val="00F4430E"/>
    <w:rsid w:val="00F45D71"/>
    <w:rsid w:val="00F45E6B"/>
    <w:rsid w:val="00F46C79"/>
    <w:rsid w:val="00F47948"/>
    <w:rsid w:val="00F47B96"/>
    <w:rsid w:val="00F47FD2"/>
    <w:rsid w:val="00F5022C"/>
    <w:rsid w:val="00F50554"/>
    <w:rsid w:val="00F5124F"/>
    <w:rsid w:val="00F51DDE"/>
    <w:rsid w:val="00F52158"/>
    <w:rsid w:val="00F5261F"/>
    <w:rsid w:val="00F52851"/>
    <w:rsid w:val="00F52B02"/>
    <w:rsid w:val="00F5331E"/>
    <w:rsid w:val="00F535EA"/>
    <w:rsid w:val="00F53630"/>
    <w:rsid w:val="00F53AB3"/>
    <w:rsid w:val="00F53E77"/>
    <w:rsid w:val="00F54387"/>
    <w:rsid w:val="00F54917"/>
    <w:rsid w:val="00F552C7"/>
    <w:rsid w:val="00F55507"/>
    <w:rsid w:val="00F55CFE"/>
    <w:rsid w:val="00F56806"/>
    <w:rsid w:val="00F57D44"/>
    <w:rsid w:val="00F57E9D"/>
    <w:rsid w:val="00F60350"/>
    <w:rsid w:val="00F60538"/>
    <w:rsid w:val="00F6163B"/>
    <w:rsid w:val="00F6173A"/>
    <w:rsid w:val="00F61895"/>
    <w:rsid w:val="00F61986"/>
    <w:rsid w:val="00F6265A"/>
    <w:rsid w:val="00F627E2"/>
    <w:rsid w:val="00F62A05"/>
    <w:rsid w:val="00F6313B"/>
    <w:rsid w:val="00F6316A"/>
    <w:rsid w:val="00F63518"/>
    <w:rsid w:val="00F6384A"/>
    <w:rsid w:val="00F6465D"/>
    <w:rsid w:val="00F64BD5"/>
    <w:rsid w:val="00F64BE2"/>
    <w:rsid w:val="00F652A2"/>
    <w:rsid w:val="00F65528"/>
    <w:rsid w:val="00F655C6"/>
    <w:rsid w:val="00F65D08"/>
    <w:rsid w:val="00F65D1E"/>
    <w:rsid w:val="00F66406"/>
    <w:rsid w:val="00F66441"/>
    <w:rsid w:val="00F66B06"/>
    <w:rsid w:val="00F66C0D"/>
    <w:rsid w:val="00F66DFC"/>
    <w:rsid w:val="00F67039"/>
    <w:rsid w:val="00F67081"/>
    <w:rsid w:val="00F67296"/>
    <w:rsid w:val="00F673E0"/>
    <w:rsid w:val="00F676BD"/>
    <w:rsid w:val="00F67E6A"/>
    <w:rsid w:val="00F701DC"/>
    <w:rsid w:val="00F7084D"/>
    <w:rsid w:val="00F70EC3"/>
    <w:rsid w:val="00F71075"/>
    <w:rsid w:val="00F7124C"/>
    <w:rsid w:val="00F7162E"/>
    <w:rsid w:val="00F71A48"/>
    <w:rsid w:val="00F71E67"/>
    <w:rsid w:val="00F71E9C"/>
    <w:rsid w:val="00F72913"/>
    <w:rsid w:val="00F72C62"/>
    <w:rsid w:val="00F732B3"/>
    <w:rsid w:val="00F733B9"/>
    <w:rsid w:val="00F735E3"/>
    <w:rsid w:val="00F73687"/>
    <w:rsid w:val="00F741E2"/>
    <w:rsid w:val="00F74711"/>
    <w:rsid w:val="00F747B7"/>
    <w:rsid w:val="00F74FE3"/>
    <w:rsid w:val="00F7519D"/>
    <w:rsid w:val="00F751DF"/>
    <w:rsid w:val="00F7533B"/>
    <w:rsid w:val="00F75D64"/>
    <w:rsid w:val="00F761C2"/>
    <w:rsid w:val="00F761C5"/>
    <w:rsid w:val="00F76401"/>
    <w:rsid w:val="00F76550"/>
    <w:rsid w:val="00F76694"/>
    <w:rsid w:val="00F7677D"/>
    <w:rsid w:val="00F769B9"/>
    <w:rsid w:val="00F76B26"/>
    <w:rsid w:val="00F76B94"/>
    <w:rsid w:val="00F76F04"/>
    <w:rsid w:val="00F7732E"/>
    <w:rsid w:val="00F77AFC"/>
    <w:rsid w:val="00F77B6B"/>
    <w:rsid w:val="00F77D11"/>
    <w:rsid w:val="00F77DAE"/>
    <w:rsid w:val="00F8021E"/>
    <w:rsid w:val="00F805EB"/>
    <w:rsid w:val="00F807FF"/>
    <w:rsid w:val="00F809FA"/>
    <w:rsid w:val="00F81025"/>
    <w:rsid w:val="00F813AB"/>
    <w:rsid w:val="00F813B0"/>
    <w:rsid w:val="00F81709"/>
    <w:rsid w:val="00F819B3"/>
    <w:rsid w:val="00F82412"/>
    <w:rsid w:val="00F82DB5"/>
    <w:rsid w:val="00F83AA6"/>
    <w:rsid w:val="00F848EC"/>
    <w:rsid w:val="00F853EA"/>
    <w:rsid w:val="00F854AD"/>
    <w:rsid w:val="00F854B8"/>
    <w:rsid w:val="00F85BF6"/>
    <w:rsid w:val="00F85E9E"/>
    <w:rsid w:val="00F86030"/>
    <w:rsid w:val="00F86070"/>
    <w:rsid w:val="00F869A2"/>
    <w:rsid w:val="00F869A3"/>
    <w:rsid w:val="00F87001"/>
    <w:rsid w:val="00F874CB"/>
    <w:rsid w:val="00F87679"/>
    <w:rsid w:val="00F87766"/>
    <w:rsid w:val="00F878B6"/>
    <w:rsid w:val="00F90026"/>
    <w:rsid w:val="00F9005B"/>
    <w:rsid w:val="00F90918"/>
    <w:rsid w:val="00F90964"/>
    <w:rsid w:val="00F910B5"/>
    <w:rsid w:val="00F91411"/>
    <w:rsid w:val="00F91996"/>
    <w:rsid w:val="00F91E1A"/>
    <w:rsid w:val="00F91FC5"/>
    <w:rsid w:val="00F92211"/>
    <w:rsid w:val="00F92236"/>
    <w:rsid w:val="00F92A28"/>
    <w:rsid w:val="00F92B1D"/>
    <w:rsid w:val="00F931A5"/>
    <w:rsid w:val="00F93CF6"/>
    <w:rsid w:val="00F93E9A"/>
    <w:rsid w:val="00F93EE1"/>
    <w:rsid w:val="00F941EA"/>
    <w:rsid w:val="00F943DA"/>
    <w:rsid w:val="00F961A8"/>
    <w:rsid w:val="00F96917"/>
    <w:rsid w:val="00F9706A"/>
    <w:rsid w:val="00F97120"/>
    <w:rsid w:val="00F97D0D"/>
    <w:rsid w:val="00F97D51"/>
    <w:rsid w:val="00F97FB1"/>
    <w:rsid w:val="00FA0712"/>
    <w:rsid w:val="00FA071B"/>
    <w:rsid w:val="00FA0E67"/>
    <w:rsid w:val="00FA13E3"/>
    <w:rsid w:val="00FA1B17"/>
    <w:rsid w:val="00FA1CC8"/>
    <w:rsid w:val="00FA1F18"/>
    <w:rsid w:val="00FA243C"/>
    <w:rsid w:val="00FA24F0"/>
    <w:rsid w:val="00FA257F"/>
    <w:rsid w:val="00FA264F"/>
    <w:rsid w:val="00FA3264"/>
    <w:rsid w:val="00FA3650"/>
    <w:rsid w:val="00FA46B0"/>
    <w:rsid w:val="00FA49DB"/>
    <w:rsid w:val="00FA4B57"/>
    <w:rsid w:val="00FA4D22"/>
    <w:rsid w:val="00FA6428"/>
    <w:rsid w:val="00FA6F1C"/>
    <w:rsid w:val="00FA737B"/>
    <w:rsid w:val="00FA7419"/>
    <w:rsid w:val="00FA7633"/>
    <w:rsid w:val="00FA7674"/>
    <w:rsid w:val="00FA7977"/>
    <w:rsid w:val="00FA7E68"/>
    <w:rsid w:val="00FB0613"/>
    <w:rsid w:val="00FB0679"/>
    <w:rsid w:val="00FB0995"/>
    <w:rsid w:val="00FB14CB"/>
    <w:rsid w:val="00FB1D35"/>
    <w:rsid w:val="00FB1E81"/>
    <w:rsid w:val="00FB1F10"/>
    <w:rsid w:val="00FB1F4B"/>
    <w:rsid w:val="00FB309F"/>
    <w:rsid w:val="00FB33C9"/>
    <w:rsid w:val="00FB34B4"/>
    <w:rsid w:val="00FB35AE"/>
    <w:rsid w:val="00FB38FB"/>
    <w:rsid w:val="00FB3B14"/>
    <w:rsid w:val="00FB3D65"/>
    <w:rsid w:val="00FB4169"/>
    <w:rsid w:val="00FB4474"/>
    <w:rsid w:val="00FB4D6B"/>
    <w:rsid w:val="00FB7748"/>
    <w:rsid w:val="00FB7A36"/>
    <w:rsid w:val="00FB7AF9"/>
    <w:rsid w:val="00FB7DB9"/>
    <w:rsid w:val="00FB7FD7"/>
    <w:rsid w:val="00FC033C"/>
    <w:rsid w:val="00FC06D0"/>
    <w:rsid w:val="00FC1211"/>
    <w:rsid w:val="00FC1262"/>
    <w:rsid w:val="00FC1404"/>
    <w:rsid w:val="00FC1A6A"/>
    <w:rsid w:val="00FC23D4"/>
    <w:rsid w:val="00FC2979"/>
    <w:rsid w:val="00FC29B5"/>
    <w:rsid w:val="00FC2A28"/>
    <w:rsid w:val="00FC2CA5"/>
    <w:rsid w:val="00FC3C1D"/>
    <w:rsid w:val="00FC445B"/>
    <w:rsid w:val="00FC4F9F"/>
    <w:rsid w:val="00FC5500"/>
    <w:rsid w:val="00FC5551"/>
    <w:rsid w:val="00FC5715"/>
    <w:rsid w:val="00FC5EA5"/>
    <w:rsid w:val="00FC5FFA"/>
    <w:rsid w:val="00FC6C2A"/>
    <w:rsid w:val="00FC6ED9"/>
    <w:rsid w:val="00FC7A4F"/>
    <w:rsid w:val="00FC7C67"/>
    <w:rsid w:val="00FD0090"/>
    <w:rsid w:val="00FD03A9"/>
    <w:rsid w:val="00FD0719"/>
    <w:rsid w:val="00FD08B8"/>
    <w:rsid w:val="00FD08BA"/>
    <w:rsid w:val="00FD0A96"/>
    <w:rsid w:val="00FD10E6"/>
    <w:rsid w:val="00FD110B"/>
    <w:rsid w:val="00FD1503"/>
    <w:rsid w:val="00FD1B86"/>
    <w:rsid w:val="00FD21D4"/>
    <w:rsid w:val="00FD2269"/>
    <w:rsid w:val="00FD28EC"/>
    <w:rsid w:val="00FD2963"/>
    <w:rsid w:val="00FD29FC"/>
    <w:rsid w:val="00FD2A28"/>
    <w:rsid w:val="00FD2B26"/>
    <w:rsid w:val="00FD2C28"/>
    <w:rsid w:val="00FD2C42"/>
    <w:rsid w:val="00FD2D5C"/>
    <w:rsid w:val="00FD2D67"/>
    <w:rsid w:val="00FD37B1"/>
    <w:rsid w:val="00FD3B2A"/>
    <w:rsid w:val="00FD3CE7"/>
    <w:rsid w:val="00FD3E36"/>
    <w:rsid w:val="00FD4182"/>
    <w:rsid w:val="00FD46B4"/>
    <w:rsid w:val="00FD4BBD"/>
    <w:rsid w:val="00FD5141"/>
    <w:rsid w:val="00FD56AE"/>
    <w:rsid w:val="00FD5BE4"/>
    <w:rsid w:val="00FD5F7E"/>
    <w:rsid w:val="00FD5F80"/>
    <w:rsid w:val="00FD612D"/>
    <w:rsid w:val="00FD6154"/>
    <w:rsid w:val="00FD6A5E"/>
    <w:rsid w:val="00FD7B21"/>
    <w:rsid w:val="00FE01A8"/>
    <w:rsid w:val="00FE03AE"/>
    <w:rsid w:val="00FE061F"/>
    <w:rsid w:val="00FE134D"/>
    <w:rsid w:val="00FE207E"/>
    <w:rsid w:val="00FE2595"/>
    <w:rsid w:val="00FE2C85"/>
    <w:rsid w:val="00FE3C06"/>
    <w:rsid w:val="00FE3CEE"/>
    <w:rsid w:val="00FE3D5A"/>
    <w:rsid w:val="00FE49CF"/>
    <w:rsid w:val="00FE59FE"/>
    <w:rsid w:val="00FE5C95"/>
    <w:rsid w:val="00FE5DEF"/>
    <w:rsid w:val="00FE5F0E"/>
    <w:rsid w:val="00FE605A"/>
    <w:rsid w:val="00FE6353"/>
    <w:rsid w:val="00FE66B2"/>
    <w:rsid w:val="00FE6831"/>
    <w:rsid w:val="00FE6BEC"/>
    <w:rsid w:val="00FE78F3"/>
    <w:rsid w:val="00FE7DF3"/>
    <w:rsid w:val="00FE7E9E"/>
    <w:rsid w:val="00FE7ED7"/>
    <w:rsid w:val="00FF099A"/>
    <w:rsid w:val="00FF10E2"/>
    <w:rsid w:val="00FF1160"/>
    <w:rsid w:val="00FF15AA"/>
    <w:rsid w:val="00FF15C9"/>
    <w:rsid w:val="00FF1DF7"/>
    <w:rsid w:val="00FF26E6"/>
    <w:rsid w:val="00FF2889"/>
    <w:rsid w:val="00FF29DC"/>
    <w:rsid w:val="00FF2D10"/>
    <w:rsid w:val="00FF30A1"/>
    <w:rsid w:val="00FF30A3"/>
    <w:rsid w:val="00FF3697"/>
    <w:rsid w:val="00FF3A5C"/>
    <w:rsid w:val="00FF3A7D"/>
    <w:rsid w:val="00FF4A75"/>
    <w:rsid w:val="00FF4C20"/>
    <w:rsid w:val="00FF5370"/>
    <w:rsid w:val="00FF5C9A"/>
    <w:rsid w:val="00FF6412"/>
    <w:rsid w:val="00FF6D95"/>
    <w:rsid w:val="00FF6E56"/>
    <w:rsid w:val="00FF70A3"/>
    <w:rsid w:val="00FF7285"/>
    <w:rsid w:val="00FF73F5"/>
    <w:rsid w:val="00FF783C"/>
    <w:rsid w:val="00FF7896"/>
    <w:rsid w:val="00FF7D81"/>
    <w:rsid w:val="0102C15A"/>
    <w:rsid w:val="010F4635"/>
    <w:rsid w:val="019CFD88"/>
    <w:rsid w:val="02C4A566"/>
    <w:rsid w:val="030E4C3A"/>
    <w:rsid w:val="03558C6C"/>
    <w:rsid w:val="03D8AE28"/>
    <w:rsid w:val="03E69336"/>
    <w:rsid w:val="03FEB2BC"/>
    <w:rsid w:val="0447BEE8"/>
    <w:rsid w:val="051811EE"/>
    <w:rsid w:val="059EDE7A"/>
    <w:rsid w:val="061BB581"/>
    <w:rsid w:val="0668F199"/>
    <w:rsid w:val="06A4598B"/>
    <w:rsid w:val="06B8F6A2"/>
    <w:rsid w:val="06D615DB"/>
    <w:rsid w:val="07336ADE"/>
    <w:rsid w:val="07380CB2"/>
    <w:rsid w:val="073E32D0"/>
    <w:rsid w:val="07C8B217"/>
    <w:rsid w:val="08311A73"/>
    <w:rsid w:val="08FE8F70"/>
    <w:rsid w:val="09198F03"/>
    <w:rsid w:val="09444D93"/>
    <w:rsid w:val="0B36832E"/>
    <w:rsid w:val="0B4A7A4D"/>
    <w:rsid w:val="0B56923D"/>
    <w:rsid w:val="0B57C624"/>
    <w:rsid w:val="0B8EE927"/>
    <w:rsid w:val="0BD21D8A"/>
    <w:rsid w:val="0BF62B5C"/>
    <w:rsid w:val="0BFAF4CD"/>
    <w:rsid w:val="0C317BA6"/>
    <w:rsid w:val="0CB623B9"/>
    <w:rsid w:val="0CC060C9"/>
    <w:rsid w:val="0D732241"/>
    <w:rsid w:val="0D89C398"/>
    <w:rsid w:val="0D8BAF14"/>
    <w:rsid w:val="0DB49447"/>
    <w:rsid w:val="0F60F465"/>
    <w:rsid w:val="0F6A5910"/>
    <w:rsid w:val="0FA8E950"/>
    <w:rsid w:val="0FD4E3EE"/>
    <w:rsid w:val="101D3AA6"/>
    <w:rsid w:val="104B480A"/>
    <w:rsid w:val="10AF999C"/>
    <w:rsid w:val="110DEC42"/>
    <w:rsid w:val="11709F0C"/>
    <w:rsid w:val="1172B5D4"/>
    <w:rsid w:val="117F34B1"/>
    <w:rsid w:val="11D9DB25"/>
    <w:rsid w:val="12163E94"/>
    <w:rsid w:val="1243BEA8"/>
    <w:rsid w:val="12877B30"/>
    <w:rsid w:val="12EB755B"/>
    <w:rsid w:val="132355F2"/>
    <w:rsid w:val="1326F9DE"/>
    <w:rsid w:val="139E83EC"/>
    <w:rsid w:val="140B9453"/>
    <w:rsid w:val="15B0C617"/>
    <w:rsid w:val="15C3C648"/>
    <w:rsid w:val="17F8BF53"/>
    <w:rsid w:val="17FD0424"/>
    <w:rsid w:val="1805A1F4"/>
    <w:rsid w:val="1845AA53"/>
    <w:rsid w:val="18C1EE70"/>
    <w:rsid w:val="18F63539"/>
    <w:rsid w:val="193941CB"/>
    <w:rsid w:val="1972AA91"/>
    <w:rsid w:val="19CC688C"/>
    <w:rsid w:val="1B0E745D"/>
    <w:rsid w:val="1B13C258"/>
    <w:rsid w:val="1B7717ED"/>
    <w:rsid w:val="1BCD3CD0"/>
    <w:rsid w:val="1BED6A83"/>
    <w:rsid w:val="1C28A531"/>
    <w:rsid w:val="1CE057E9"/>
    <w:rsid w:val="1DAB69CA"/>
    <w:rsid w:val="1E4F0CE0"/>
    <w:rsid w:val="1E741C42"/>
    <w:rsid w:val="1F05D849"/>
    <w:rsid w:val="1F16F08C"/>
    <w:rsid w:val="1FF0339B"/>
    <w:rsid w:val="2038D24D"/>
    <w:rsid w:val="20AC0818"/>
    <w:rsid w:val="20C0AFBD"/>
    <w:rsid w:val="20C64FBB"/>
    <w:rsid w:val="20D00A14"/>
    <w:rsid w:val="21D092B4"/>
    <w:rsid w:val="224C0FBD"/>
    <w:rsid w:val="228753CB"/>
    <w:rsid w:val="2290CBCE"/>
    <w:rsid w:val="22B4D585"/>
    <w:rsid w:val="230AB2EE"/>
    <w:rsid w:val="2395264A"/>
    <w:rsid w:val="23F1FD16"/>
    <w:rsid w:val="2584AF9F"/>
    <w:rsid w:val="25FC482A"/>
    <w:rsid w:val="261D4BBB"/>
    <w:rsid w:val="265301A3"/>
    <w:rsid w:val="2672770E"/>
    <w:rsid w:val="268909A5"/>
    <w:rsid w:val="2738A93D"/>
    <w:rsid w:val="2782FD01"/>
    <w:rsid w:val="28319634"/>
    <w:rsid w:val="28AE237D"/>
    <w:rsid w:val="28DF1D0B"/>
    <w:rsid w:val="29044ED7"/>
    <w:rsid w:val="29281778"/>
    <w:rsid w:val="2951A477"/>
    <w:rsid w:val="2A43F861"/>
    <w:rsid w:val="2B202439"/>
    <w:rsid w:val="2B2A7D47"/>
    <w:rsid w:val="2B341A18"/>
    <w:rsid w:val="2CD89616"/>
    <w:rsid w:val="2E482E0F"/>
    <w:rsid w:val="2E4AC85F"/>
    <w:rsid w:val="2E775CC0"/>
    <w:rsid w:val="2F22661A"/>
    <w:rsid w:val="2F2F8AF3"/>
    <w:rsid w:val="2F3F5967"/>
    <w:rsid w:val="2F6A3E9E"/>
    <w:rsid w:val="306872B2"/>
    <w:rsid w:val="30920C5B"/>
    <w:rsid w:val="313111DB"/>
    <w:rsid w:val="31391DAA"/>
    <w:rsid w:val="31CBACF5"/>
    <w:rsid w:val="3256F1E7"/>
    <w:rsid w:val="32597CB3"/>
    <w:rsid w:val="3279E9C0"/>
    <w:rsid w:val="33F3A7F4"/>
    <w:rsid w:val="340E465F"/>
    <w:rsid w:val="342060C1"/>
    <w:rsid w:val="3431A546"/>
    <w:rsid w:val="34420548"/>
    <w:rsid w:val="34537F78"/>
    <w:rsid w:val="348E0E88"/>
    <w:rsid w:val="3491EE83"/>
    <w:rsid w:val="35ED7223"/>
    <w:rsid w:val="3635C502"/>
    <w:rsid w:val="3798185F"/>
    <w:rsid w:val="37D126FF"/>
    <w:rsid w:val="38733340"/>
    <w:rsid w:val="38D459AA"/>
    <w:rsid w:val="397F2B20"/>
    <w:rsid w:val="3993FE63"/>
    <w:rsid w:val="3A0CF693"/>
    <w:rsid w:val="3A20C719"/>
    <w:rsid w:val="3AD5206B"/>
    <w:rsid w:val="3BBD5D0D"/>
    <w:rsid w:val="3C648320"/>
    <w:rsid w:val="3CA4F669"/>
    <w:rsid w:val="3CD6B3D3"/>
    <w:rsid w:val="3DD79EA0"/>
    <w:rsid w:val="3F67010E"/>
    <w:rsid w:val="3FE93829"/>
    <w:rsid w:val="3FEF62F6"/>
    <w:rsid w:val="4008EBC3"/>
    <w:rsid w:val="40883E00"/>
    <w:rsid w:val="415382E6"/>
    <w:rsid w:val="41CB0F25"/>
    <w:rsid w:val="41EDBA2E"/>
    <w:rsid w:val="423E5870"/>
    <w:rsid w:val="42A8E6E2"/>
    <w:rsid w:val="4300D7D6"/>
    <w:rsid w:val="43167009"/>
    <w:rsid w:val="4323FC27"/>
    <w:rsid w:val="43413105"/>
    <w:rsid w:val="4342EC51"/>
    <w:rsid w:val="434456AA"/>
    <w:rsid w:val="4366C8A6"/>
    <w:rsid w:val="43A6A9CE"/>
    <w:rsid w:val="442988A7"/>
    <w:rsid w:val="443998C6"/>
    <w:rsid w:val="44CEEBA7"/>
    <w:rsid w:val="451A0DB3"/>
    <w:rsid w:val="45515A61"/>
    <w:rsid w:val="4564D1B6"/>
    <w:rsid w:val="45CF9BD2"/>
    <w:rsid w:val="45F50CF5"/>
    <w:rsid w:val="46C7EDD1"/>
    <w:rsid w:val="47070F8D"/>
    <w:rsid w:val="47E7F7F8"/>
    <w:rsid w:val="4814F944"/>
    <w:rsid w:val="483223AF"/>
    <w:rsid w:val="486B1AF1"/>
    <w:rsid w:val="48AB63F1"/>
    <w:rsid w:val="48F2E8CD"/>
    <w:rsid w:val="49CD37BC"/>
    <w:rsid w:val="49E719DE"/>
    <w:rsid w:val="4A0BEE3E"/>
    <w:rsid w:val="4B0C4E28"/>
    <w:rsid w:val="4B5DABBD"/>
    <w:rsid w:val="4C71A5F8"/>
    <w:rsid w:val="4C8E59C6"/>
    <w:rsid w:val="4CBB8AEE"/>
    <w:rsid w:val="4D91AFE1"/>
    <w:rsid w:val="4DCD6A74"/>
    <w:rsid w:val="4E25B622"/>
    <w:rsid w:val="4E2C4DCB"/>
    <w:rsid w:val="4E559755"/>
    <w:rsid w:val="500EA4DC"/>
    <w:rsid w:val="50BB11B2"/>
    <w:rsid w:val="512AA968"/>
    <w:rsid w:val="51F65D58"/>
    <w:rsid w:val="51F9B0F4"/>
    <w:rsid w:val="52087569"/>
    <w:rsid w:val="52326ADF"/>
    <w:rsid w:val="52381D5A"/>
    <w:rsid w:val="5258089A"/>
    <w:rsid w:val="52A05877"/>
    <w:rsid w:val="52A9B9AB"/>
    <w:rsid w:val="52DF0028"/>
    <w:rsid w:val="53099D17"/>
    <w:rsid w:val="5313ECD6"/>
    <w:rsid w:val="532DCE7A"/>
    <w:rsid w:val="5341A7D5"/>
    <w:rsid w:val="53B1EA07"/>
    <w:rsid w:val="53CBECF8"/>
    <w:rsid w:val="54AEFD10"/>
    <w:rsid w:val="551CCF38"/>
    <w:rsid w:val="55AB92BA"/>
    <w:rsid w:val="55C109C3"/>
    <w:rsid w:val="5648D50F"/>
    <w:rsid w:val="56D63475"/>
    <w:rsid w:val="5790C355"/>
    <w:rsid w:val="57A46AFB"/>
    <w:rsid w:val="5852F29F"/>
    <w:rsid w:val="588994EC"/>
    <w:rsid w:val="58A70726"/>
    <w:rsid w:val="59A8F7A3"/>
    <w:rsid w:val="59E69DAF"/>
    <w:rsid w:val="5A4CB25D"/>
    <w:rsid w:val="5AD4C099"/>
    <w:rsid w:val="5BAA6843"/>
    <w:rsid w:val="5CA06166"/>
    <w:rsid w:val="5CA55C41"/>
    <w:rsid w:val="5CAA289D"/>
    <w:rsid w:val="5CC7E60C"/>
    <w:rsid w:val="5CFB648A"/>
    <w:rsid w:val="5D7135F0"/>
    <w:rsid w:val="5D820791"/>
    <w:rsid w:val="5E3A153D"/>
    <w:rsid w:val="5ECC9506"/>
    <w:rsid w:val="5ED986D8"/>
    <w:rsid w:val="5F3654E1"/>
    <w:rsid w:val="5F3B3579"/>
    <w:rsid w:val="5FAC9C7E"/>
    <w:rsid w:val="5FD4C040"/>
    <w:rsid w:val="6177EFAE"/>
    <w:rsid w:val="61FA6232"/>
    <w:rsid w:val="6263E5D1"/>
    <w:rsid w:val="63648563"/>
    <w:rsid w:val="636A06CB"/>
    <w:rsid w:val="63EE6FD7"/>
    <w:rsid w:val="64085E0B"/>
    <w:rsid w:val="646C9A2F"/>
    <w:rsid w:val="648741F7"/>
    <w:rsid w:val="64D171BD"/>
    <w:rsid w:val="65582C57"/>
    <w:rsid w:val="65660F6B"/>
    <w:rsid w:val="65DC9516"/>
    <w:rsid w:val="660BB713"/>
    <w:rsid w:val="66AC3D13"/>
    <w:rsid w:val="672FC611"/>
    <w:rsid w:val="6750FB93"/>
    <w:rsid w:val="67874879"/>
    <w:rsid w:val="6793812D"/>
    <w:rsid w:val="679ACE56"/>
    <w:rsid w:val="68430589"/>
    <w:rsid w:val="6872EC73"/>
    <w:rsid w:val="68D287D8"/>
    <w:rsid w:val="696361B2"/>
    <w:rsid w:val="69FD883F"/>
    <w:rsid w:val="6A4E2817"/>
    <w:rsid w:val="6ABA40C5"/>
    <w:rsid w:val="6B42FFDF"/>
    <w:rsid w:val="6B9AB5FB"/>
    <w:rsid w:val="6BC459FB"/>
    <w:rsid w:val="6BFCAAA5"/>
    <w:rsid w:val="6C95076B"/>
    <w:rsid w:val="6CA2232B"/>
    <w:rsid w:val="6CFD5A7D"/>
    <w:rsid w:val="6CFD7E18"/>
    <w:rsid w:val="6D49BAB6"/>
    <w:rsid w:val="6D93516F"/>
    <w:rsid w:val="6D955400"/>
    <w:rsid w:val="6DDE51EB"/>
    <w:rsid w:val="6E108E57"/>
    <w:rsid w:val="6E2A72AB"/>
    <w:rsid w:val="6E75F119"/>
    <w:rsid w:val="6EDFD07D"/>
    <w:rsid w:val="6EE1B68A"/>
    <w:rsid w:val="6EEEA016"/>
    <w:rsid w:val="6F2AB868"/>
    <w:rsid w:val="700FAF6F"/>
    <w:rsid w:val="7085E382"/>
    <w:rsid w:val="71D2F7D5"/>
    <w:rsid w:val="71DA2B39"/>
    <w:rsid w:val="726880E3"/>
    <w:rsid w:val="72DCD7B1"/>
    <w:rsid w:val="72EFEFEF"/>
    <w:rsid w:val="732EC7D0"/>
    <w:rsid w:val="735B1F23"/>
    <w:rsid w:val="7366EEBA"/>
    <w:rsid w:val="737A699F"/>
    <w:rsid w:val="7385C198"/>
    <w:rsid w:val="73CFD7F3"/>
    <w:rsid w:val="740B5958"/>
    <w:rsid w:val="7418906C"/>
    <w:rsid w:val="74C441B5"/>
    <w:rsid w:val="74DA7606"/>
    <w:rsid w:val="75BF16FC"/>
    <w:rsid w:val="75CE1215"/>
    <w:rsid w:val="75D2D652"/>
    <w:rsid w:val="7672BA7C"/>
    <w:rsid w:val="768A14D1"/>
    <w:rsid w:val="778A1D87"/>
    <w:rsid w:val="779133C2"/>
    <w:rsid w:val="77F39A25"/>
    <w:rsid w:val="7807EADD"/>
    <w:rsid w:val="78BB481D"/>
    <w:rsid w:val="79461FBC"/>
    <w:rsid w:val="7A8EA0FD"/>
    <w:rsid w:val="7C441C24"/>
    <w:rsid w:val="7C5ECF83"/>
    <w:rsid w:val="7C824D97"/>
    <w:rsid w:val="7D60A8A7"/>
    <w:rsid w:val="7DA3DA29"/>
    <w:rsid w:val="7EBB9499"/>
    <w:rsid w:val="7FF5B2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A8D0B"/>
  <w15:chartTrackingRefBased/>
  <w15:docId w15:val="{405B1A3C-3C59-4108-A9BA-E9AAE5C3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C56"/>
    <w:rPr>
      <w:rFonts w:ascii="Calibri" w:eastAsiaTheme="minorEastAsia" w:hAnsi="Calibri"/>
    </w:rPr>
  </w:style>
  <w:style w:type="paragraph" w:styleId="Heading1">
    <w:name w:val="heading 1"/>
    <w:aliases w:val="Sec-name,h1,H1,H11,H12,H111,H13,H112,Heading 0,Level 1 Head,PIM 1,Section Head,l1,1st level,H14,H15,H16,H17,LN,章节,heading 1,Arial 14 Fett,Arial 14 Fett1,Arial 14 Fett2,Head1,Part,DocAltHd,Head 1,Head 11,Head 12,Head 111,Heading 1. (1.0)"/>
    <w:basedOn w:val="Normal"/>
    <w:next w:val="Normal"/>
    <w:link w:val="Heading1Char"/>
    <w:qFormat/>
    <w:rsid w:val="00D94C23"/>
    <w:pPr>
      <w:keepNext/>
      <w:keepLines/>
      <w:pageBreakBefore/>
      <w:numPr>
        <w:numId w:val="4"/>
      </w:numPr>
      <w:pBdr>
        <w:bottom w:val="single" w:sz="12" w:space="1" w:color="262262" w:themeColor="text2"/>
      </w:pBdr>
      <w:spacing w:before="360"/>
      <w:outlineLvl w:val="0"/>
    </w:pPr>
    <w:rPr>
      <w:rFonts w:eastAsiaTheme="majorEastAsia" w:cstheme="majorBidi"/>
      <w:b/>
      <w:bCs/>
      <w:color w:val="262262" w:themeColor="text2"/>
      <w:sz w:val="36"/>
      <w:szCs w:val="36"/>
    </w:rPr>
  </w:style>
  <w:style w:type="paragraph" w:styleId="Heading2">
    <w:name w:val="heading 2"/>
    <w:aliases w:val="Process/Procedure Name,ART"/>
    <w:basedOn w:val="Normal"/>
    <w:next w:val="Normal"/>
    <w:link w:val="Heading2Char"/>
    <w:unhideWhenUsed/>
    <w:qFormat/>
    <w:rsid w:val="00D94C23"/>
    <w:pPr>
      <w:keepNext/>
      <w:keepLines/>
      <w:numPr>
        <w:ilvl w:val="1"/>
        <w:numId w:val="4"/>
      </w:numPr>
      <w:spacing w:before="360" w:after="0"/>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D94C23"/>
    <w:pPr>
      <w:keepNext/>
      <w:keepLines/>
      <w:numPr>
        <w:ilvl w:val="2"/>
        <w:numId w:val="4"/>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D94C23"/>
    <w:pPr>
      <w:keepNext/>
      <w:keepLines/>
      <w:numPr>
        <w:ilvl w:val="3"/>
        <w:numId w:val="4"/>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D94C23"/>
    <w:pPr>
      <w:keepNext/>
      <w:keepLines/>
      <w:numPr>
        <w:ilvl w:val="4"/>
        <w:numId w:val="4"/>
      </w:numPr>
      <w:spacing w:before="200" w:after="0"/>
      <w:outlineLvl w:val="4"/>
    </w:pPr>
    <w:rPr>
      <w:rFonts w:eastAsiaTheme="majorEastAsia" w:cstheme="majorBidi"/>
      <w:color w:val="1C1949" w:themeColor="text2" w:themeShade="BF"/>
    </w:rPr>
  </w:style>
  <w:style w:type="paragraph" w:styleId="Heading6">
    <w:name w:val="heading 6"/>
    <w:basedOn w:val="Normal"/>
    <w:next w:val="Normal"/>
    <w:link w:val="Heading6Char"/>
    <w:uiPriority w:val="9"/>
    <w:unhideWhenUsed/>
    <w:qFormat/>
    <w:rsid w:val="00D94C23"/>
    <w:pPr>
      <w:keepNext/>
      <w:keepLines/>
      <w:numPr>
        <w:ilvl w:val="5"/>
        <w:numId w:val="4"/>
      </w:numPr>
      <w:spacing w:before="200" w:after="0"/>
      <w:outlineLvl w:val="5"/>
    </w:pPr>
    <w:rPr>
      <w:rFonts w:asciiTheme="majorHAnsi" w:eastAsiaTheme="majorEastAsia" w:hAnsiTheme="majorHAnsi" w:cstheme="majorBidi"/>
      <w:i/>
      <w:iCs/>
      <w:color w:val="1C1949" w:themeColor="text2" w:themeShade="BF"/>
    </w:rPr>
  </w:style>
  <w:style w:type="paragraph" w:styleId="Heading7">
    <w:name w:val="heading 7"/>
    <w:basedOn w:val="Normal"/>
    <w:next w:val="Normal"/>
    <w:link w:val="Heading7Char"/>
    <w:uiPriority w:val="9"/>
    <w:unhideWhenUsed/>
    <w:qFormat/>
    <w:rsid w:val="00D94C23"/>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94C23"/>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D94C23"/>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52243"/>
    <w:pPr>
      <w:spacing w:after="140"/>
      <w:jc w:val="center"/>
    </w:pPr>
    <w:rPr>
      <w:rFonts w:ascii="Arial" w:hAnsi="Arial"/>
      <w:b/>
      <w:snapToGrid w:val="0"/>
      <w:color w:val="000000"/>
      <w:sz w:val="28"/>
      <w:szCs w:val="20"/>
    </w:rPr>
  </w:style>
  <w:style w:type="character" w:customStyle="1" w:styleId="BodyTextChar">
    <w:name w:val="Body Text Char"/>
    <w:basedOn w:val="DefaultParagraphFont"/>
    <w:link w:val="BodyText"/>
    <w:rsid w:val="00352243"/>
    <w:rPr>
      <w:rFonts w:ascii="Arial" w:eastAsia="Times New Roman" w:hAnsi="Arial" w:cs="Times New Roman"/>
      <w:b/>
      <w:snapToGrid w:val="0"/>
      <w:color w:val="000000"/>
      <w:sz w:val="28"/>
      <w:szCs w:val="20"/>
    </w:rPr>
  </w:style>
  <w:style w:type="paragraph" w:styleId="BodyText3">
    <w:name w:val="Body Text 3"/>
    <w:basedOn w:val="Normal"/>
    <w:link w:val="BodyText3Char"/>
    <w:uiPriority w:val="99"/>
    <w:semiHidden/>
    <w:unhideWhenUsed/>
    <w:rsid w:val="00352243"/>
    <w:pPr>
      <w:spacing w:line="290" w:lineRule="auto"/>
      <w:jc w:val="both"/>
    </w:pPr>
    <w:rPr>
      <w:rFonts w:ascii="Arial" w:hAnsi="Arial"/>
      <w:sz w:val="16"/>
      <w:szCs w:val="16"/>
    </w:rPr>
  </w:style>
  <w:style w:type="character" w:customStyle="1" w:styleId="BodyText3Char">
    <w:name w:val="Body Text 3 Char"/>
    <w:basedOn w:val="DefaultParagraphFont"/>
    <w:link w:val="BodyText3"/>
    <w:uiPriority w:val="99"/>
    <w:semiHidden/>
    <w:rsid w:val="00352243"/>
    <w:rPr>
      <w:rFonts w:ascii="Arial" w:eastAsia="Times New Roman" w:hAnsi="Arial" w:cs="Times New Roman"/>
      <w:sz w:val="16"/>
      <w:szCs w:val="16"/>
    </w:rPr>
  </w:style>
  <w:style w:type="character" w:styleId="CommentReference">
    <w:name w:val="annotation reference"/>
    <w:basedOn w:val="DefaultParagraphFont"/>
    <w:uiPriority w:val="99"/>
    <w:unhideWhenUsed/>
    <w:rsid w:val="00D94C23"/>
    <w:rPr>
      <w:sz w:val="16"/>
      <w:szCs w:val="16"/>
    </w:rPr>
  </w:style>
  <w:style w:type="paragraph" w:styleId="CommentText">
    <w:name w:val="annotation text"/>
    <w:basedOn w:val="Normal"/>
    <w:link w:val="CommentTextChar"/>
    <w:uiPriority w:val="99"/>
    <w:unhideWhenUsed/>
    <w:rsid w:val="00D94C23"/>
    <w:pPr>
      <w:spacing w:line="240" w:lineRule="auto"/>
    </w:pPr>
    <w:rPr>
      <w:sz w:val="20"/>
      <w:szCs w:val="20"/>
    </w:rPr>
  </w:style>
  <w:style w:type="character" w:customStyle="1" w:styleId="CommentTextChar">
    <w:name w:val="Comment Text Char"/>
    <w:basedOn w:val="DefaultParagraphFont"/>
    <w:link w:val="CommentText"/>
    <w:uiPriority w:val="99"/>
    <w:rsid w:val="00D94C23"/>
    <w:rPr>
      <w:rFonts w:ascii="Calibri" w:eastAsiaTheme="minorEastAsia" w:hAnsi="Calibri"/>
      <w:sz w:val="20"/>
      <w:szCs w:val="20"/>
      <w:lang w:val="en-US"/>
    </w:rPr>
  </w:style>
  <w:style w:type="paragraph" w:styleId="CommentSubject">
    <w:name w:val="annotation subject"/>
    <w:basedOn w:val="CommentText"/>
    <w:next w:val="CommentText"/>
    <w:link w:val="CommentSubjectChar"/>
    <w:uiPriority w:val="99"/>
    <w:semiHidden/>
    <w:unhideWhenUsed/>
    <w:rsid w:val="00D94C23"/>
    <w:rPr>
      <w:b/>
      <w:bCs/>
    </w:rPr>
  </w:style>
  <w:style w:type="character" w:customStyle="1" w:styleId="CommentSubjectChar">
    <w:name w:val="Comment Subject Char"/>
    <w:basedOn w:val="CommentTextChar"/>
    <w:link w:val="CommentSubject"/>
    <w:uiPriority w:val="99"/>
    <w:semiHidden/>
    <w:rsid w:val="00D94C23"/>
    <w:rPr>
      <w:rFonts w:ascii="Calibri" w:eastAsiaTheme="minorEastAsia" w:hAnsi="Calibri"/>
      <w:b/>
      <w:bCs/>
      <w:sz w:val="20"/>
      <w:szCs w:val="20"/>
      <w:lang w:val="en-US"/>
    </w:rPr>
  </w:style>
  <w:style w:type="paragraph" w:styleId="BalloonText">
    <w:name w:val="Balloon Text"/>
    <w:basedOn w:val="Normal"/>
    <w:link w:val="BalloonTextChar"/>
    <w:semiHidden/>
    <w:unhideWhenUsed/>
    <w:rsid w:val="00D94C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C23"/>
    <w:rPr>
      <w:rFonts w:ascii="Segoe UI" w:eastAsiaTheme="minorEastAsia" w:hAnsi="Segoe UI" w:cs="Segoe UI"/>
      <w:sz w:val="18"/>
      <w:szCs w:val="18"/>
      <w:lang w:val="en-US"/>
    </w:rPr>
  </w:style>
  <w:style w:type="character" w:customStyle="1" w:styleId="Heading1Char">
    <w:name w:val="Heading 1 Char"/>
    <w:aliases w:val="Sec-name Char,h1 Char,H1 Char,H11 Char,H12 Char,H111 Char,H13 Char,H112 Char,Heading 0 Char,Level 1 Head Char,PIM 1 Char,Section Head Char,l1 Char,1st level Char,H14 Char,H15 Char,H16 Char,H17 Char,LN Char,章节 Char,heading 1 Char,Part Char"/>
    <w:basedOn w:val="DefaultParagraphFont"/>
    <w:link w:val="Heading1"/>
    <w:rsid w:val="00D94C23"/>
    <w:rPr>
      <w:rFonts w:ascii="Calibri" w:eastAsiaTheme="majorEastAsia" w:hAnsi="Calibri" w:cstheme="majorBidi"/>
      <w:b/>
      <w:bCs/>
      <w:color w:val="262262" w:themeColor="text2"/>
      <w:sz w:val="36"/>
      <w:szCs w:val="36"/>
    </w:rPr>
  </w:style>
  <w:style w:type="character" w:customStyle="1" w:styleId="Heading2Char">
    <w:name w:val="Heading 2 Char"/>
    <w:aliases w:val="Process/Procedure Name Char,ART Char"/>
    <w:basedOn w:val="DefaultParagraphFont"/>
    <w:link w:val="Heading2"/>
    <w:rsid w:val="00D94C23"/>
    <w:rPr>
      <w:rFonts w:ascii="Calibri" w:eastAsiaTheme="majorEastAsia" w:hAnsi="Calibri" w:cstheme="majorBidi"/>
      <w:b/>
      <w:bCs/>
      <w:color w:val="000000" w:themeColor="text1"/>
      <w:sz w:val="28"/>
      <w:szCs w:val="28"/>
    </w:rPr>
  </w:style>
  <w:style w:type="character" w:customStyle="1" w:styleId="Heading3Char">
    <w:name w:val="Heading 3 Char"/>
    <w:basedOn w:val="DefaultParagraphFont"/>
    <w:link w:val="Heading3"/>
    <w:uiPriority w:val="9"/>
    <w:rsid w:val="00D94C23"/>
    <w:rPr>
      <w:rFonts w:ascii="Calibri" w:eastAsiaTheme="majorEastAsia" w:hAnsi="Calibri" w:cstheme="majorBidi"/>
      <w:b/>
      <w:bCs/>
      <w:color w:val="000000" w:themeColor="text1"/>
    </w:rPr>
  </w:style>
  <w:style w:type="character" w:customStyle="1" w:styleId="Heading4Char">
    <w:name w:val="Heading 4 Char"/>
    <w:basedOn w:val="DefaultParagraphFont"/>
    <w:link w:val="Heading4"/>
    <w:uiPriority w:val="9"/>
    <w:rsid w:val="00D94C23"/>
    <w:rPr>
      <w:rFonts w:ascii="Calibri" w:eastAsiaTheme="majorEastAsia" w:hAnsi="Calibri" w:cstheme="majorBidi"/>
      <w:b/>
      <w:bCs/>
      <w:i/>
      <w:iCs/>
      <w:color w:val="000000" w:themeColor="text1"/>
    </w:rPr>
  </w:style>
  <w:style w:type="character" w:customStyle="1" w:styleId="Heading5Char">
    <w:name w:val="Heading 5 Char"/>
    <w:basedOn w:val="DefaultParagraphFont"/>
    <w:link w:val="Heading5"/>
    <w:uiPriority w:val="9"/>
    <w:rsid w:val="00D94C23"/>
    <w:rPr>
      <w:rFonts w:ascii="Calibri" w:eastAsiaTheme="majorEastAsia" w:hAnsi="Calibri" w:cstheme="majorBidi"/>
      <w:color w:val="1C1949" w:themeColor="text2" w:themeShade="BF"/>
    </w:rPr>
  </w:style>
  <w:style w:type="character" w:customStyle="1" w:styleId="Heading6Char">
    <w:name w:val="Heading 6 Char"/>
    <w:basedOn w:val="DefaultParagraphFont"/>
    <w:link w:val="Heading6"/>
    <w:uiPriority w:val="9"/>
    <w:rsid w:val="00D94C23"/>
    <w:rPr>
      <w:rFonts w:asciiTheme="majorHAnsi" w:eastAsiaTheme="majorEastAsia" w:hAnsiTheme="majorHAnsi" w:cstheme="majorBidi"/>
      <w:i/>
      <w:iCs/>
      <w:color w:val="1C1949" w:themeColor="text2" w:themeShade="BF"/>
    </w:rPr>
  </w:style>
  <w:style w:type="character" w:customStyle="1" w:styleId="Heading7Char">
    <w:name w:val="Heading 7 Char"/>
    <w:basedOn w:val="DefaultParagraphFont"/>
    <w:link w:val="Heading7"/>
    <w:uiPriority w:val="9"/>
    <w:rsid w:val="00D94C2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94C2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D94C23"/>
    <w:rPr>
      <w:rFonts w:asciiTheme="majorHAnsi" w:eastAsiaTheme="majorEastAsia" w:hAnsiTheme="majorHAnsi" w:cstheme="majorBidi"/>
      <w:i/>
      <w:iCs/>
      <w:color w:val="404040" w:themeColor="text1" w:themeTint="BF"/>
      <w:sz w:val="20"/>
      <w:szCs w:val="20"/>
    </w:rPr>
  </w:style>
  <w:style w:type="paragraph" w:styleId="ListParagraph">
    <w:name w:val="List Paragraph"/>
    <w:aliases w:val="Figure_name,List Paragraph1,表格正文,Lists,L,List Paragraph11,Recommendation,bullet point list,1 heading,Bullet point,Dot point 1.5 line spacing,List Paragraph - bullets,NFP GP Bulleted List,NAST Quote,DDM Gen Text,List Paragraph Number,lp1"/>
    <w:basedOn w:val="Normal"/>
    <w:link w:val="ListParagraphChar"/>
    <w:uiPriority w:val="34"/>
    <w:qFormat/>
    <w:rsid w:val="00D94C23"/>
    <w:pPr>
      <w:ind w:left="720"/>
      <w:contextualSpacing/>
    </w:pPr>
  </w:style>
  <w:style w:type="paragraph" w:styleId="BodyTextIndent2">
    <w:name w:val="Body Text Indent 2"/>
    <w:basedOn w:val="Normal"/>
    <w:link w:val="BodyTextIndent2Char"/>
    <w:rsid w:val="00846B27"/>
    <w:pPr>
      <w:ind w:left="2160" w:hanging="1440"/>
      <w:jc w:val="both"/>
    </w:pPr>
    <w:rPr>
      <w:rFonts w:ascii="Times New Roman" w:hAnsi="Times New Roman"/>
      <w:sz w:val="24"/>
      <w:szCs w:val="20"/>
    </w:rPr>
  </w:style>
  <w:style w:type="character" w:customStyle="1" w:styleId="BodyTextIndent2Char">
    <w:name w:val="Body Text Indent 2 Char"/>
    <w:basedOn w:val="DefaultParagraphFont"/>
    <w:link w:val="BodyTextIndent2"/>
    <w:rsid w:val="00846B27"/>
    <w:rPr>
      <w:rFonts w:ascii="Times New Roman" w:eastAsia="Times New Roman" w:hAnsi="Times New Roman" w:cs="Times New Roman"/>
      <w:sz w:val="24"/>
      <w:szCs w:val="20"/>
    </w:rPr>
  </w:style>
  <w:style w:type="character" w:customStyle="1" w:styleId="ListParagraphChar">
    <w:name w:val="List Paragraph Char"/>
    <w:aliases w:val="Figure_name Char,List Paragraph1 Char,表格正文 Char,Lists Char,L Char,List Paragraph11 Char,Recommendation Char,bullet point list Char,1 heading Char,Bullet point Char,Dot point 1.5 line spacing Char,List Paragraph - bullets Char"/>
    <w:basedOn w:val="DefaultParagraphFont"/>
    <w:link w:val="ListParagraph"/>
    <w:uiPriority w:val="34"/>
    <w:qFormat/>
    <w:locked/>
    <w:rsid w:val="004401EB"/>
    <w:rPr>
      <w:rFonts w:ascii="Calibri" w:eastAsiaTheme="minorEastAsia" w:hAnsi="Calibri"/>
      <w:lang w:val="en-US"/>
    </w:rPr>
  </w:style>
  <w:style w:type="character" w:styleId="Hyperlink">
    <w:name w:val="Hyperlink"/>
    <w:uiPriority w:val="99"/>
    <w:rsid w:val="00D94C23"/>
    <w:rPr>
      <w:color w:val="0000FF"/>
      <w:u w:val="single"/>
    </w:rPr>
  </w:style>
  <w:style w:type="character" w:customStyle="1" w:styleId="UnresolvedMention1">
    <w:name w:val="Unresolved Mention1"/>
    <w:basedOn w:val="DefaultParagraphFont"/>
    <w:uiPriority w:val="99"/>
    <w:semiHidden/>
    <w:unhideWhenUsed/>
    <w:rsid w:val="004401EB"/>
    <w:rPr>
      <w:color w:val="808080"/>
      <w:shd w:val="clear" w:color="auto" w:fill="E6E6E6"/>
    </w:rPr>
  </w:style>
  <w:style w:type="paragraph" w:styleId="BodyTextIndent">
    <w:name w:val="Body Text Indent"/>
    <w:basedOn w:val="Normal"/>
    <w:link w:val="BodyTextIndentChar"/>
    <w:uiPriority w:val="99"/>
    <w:semiHidden/>
    <w:unhideWhenUsed/>
    <w:rsid w:val="00544D03"/>
    <w:pPr>
      <w:ind w:left="283"/>
    </w:pPr>
  </w:style>
  <w:style w:type="character" w:customStyle="1" w:styleId="BodyTextIndentChar">
    <w:name w:val="Body Text Indent Char"/>
    <w:basedOn w:val="DefaultParagraphFont"/>
    <w:link w:val="BodyTextIndent"/>
    <w:uiPriority w:val="99"/>
    <w:semiHidden/>
    <w:rsid w:val="00544D03"/>
    <w:rPr>
      <w:rFonts w:ascii="Verdana" w:hAnsi="Verdana"/>
      <w:sz w:val="20"/>
    </w:rPr>
  </w:style>
  <w:style w:type="paragraph" w:styleId="Header">
    <w:name w:val="header"/>
    <w:basedOn w:val="Normal"/>
    <w:link w:val="HeaderChar"/>
    <w:uiPriority w:val="99"/>
    <w:unhideWhenUsed/>
    <w:rsid w:val="00D94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C23"/>
    <w:rPr>
      <w:rFonts w:ascii="Calibri" w:eastAsiaTheme="minorEastAsia" w:hAnsi="Calibri"/>
      <w:lang w:val="en-US"/>
    </w:rPr>
  </w:style>
  <w:style w:type="paragraph" w:styleId="NoSpacing">
    <w:name w:val="No Spacing"/>
    <w:uiPriority w:val="1"/>
    <w:qFormat/>
    <w:rsid w:val="00D94C23"/>
    <w:pPr>
      <w:spacing w:after="0" w:line="240" w:lineRule="auto"/>
    </w:pPr>
    <w:rPr>
      <w:rFonts w:ascii="Calibri" w:eastAsiaTheme="minorEastAsia" w:hAnsi="Calibri"/>
      <w:lang w:val="en-US"/>
    </w:rPr>
  </w:style>
  <w:style w:type="paragraph" w:styleId="ListBullet">
    <w:name w:val="List Bullet"/>
    <w:basedOn w:val="Normal"/>
    <w:uiPriority w:val="4"/>
    <w:unhideWhenUsed/>
    <w:qFormat/>
    <w:rsid w:val="00044891"/>
    <w:pPr>
      <w:numPr>
        <w:numId w:val="3"/>
      </w:numPr>
      <w:spacing w:after="320" w:line="300" w:lineRule="auto"/>
      <w:contextualSpacing/>
    </w:pPr>
    <w:rPr>
      <w:szCs w:val="20"/>
      <w:lang w:eastAsia="ja-JP"/>
    </w:rPr>
  </w:style>
  <w:style w:type="paragraph" w:styleId="Caption">
    <w:name w:val="caption"/>
    <w:aliases w:val="图、表标题"/>
    <w:basedOn w:val="Normal"/>
    <w:next w:val="Normal"/>
    <w:link w:val="CaptionChar"/>
    <w:unhideWhenUsed/>
    <w:qFormat/>
    <w:rsid w:val="00D94C23"/>
    <w:pPr>
      <w:spacing w:after="200" w:line="240" w:lineRule="auto"/>
    </w:pPr>
    <w:rPr>
      <w:i/>
      <w:iCs/>
      <w:color w:val="262262" w:themeColor="text2"/>
      <w:sz w:val="18"/>
      <w:szCs w:val="18"/>
    </w:rPr>
  </w:style>
  <w:style w:type="table" w:customStyle="1" w:styleId="DefaultServicesTable">
    <w:name w:val="DefaultServicesTable"/>
    <w:basedOn w:val="TableNormal"/>
    <w:rsid w:val="005B7920"/>
    <w:pPr>
      <w:spacing w:after="0" w:line="240" w:lineRule="auto"/>
    </w:pPr>
    <w:rPr>
      <w:rFonts w:ascii="Verdana" w:eastAsia="Times New Roman" w:hAnsi="Verdana" w:cs="Times New Roman"/>
      <w:sz w:val="16"/>
      <w:szCs w:val="20"/>
      <w:lang w:eastAsia="en-GB"/>
    </w:rPr>
    <w:tblPr>
      <w:tblBorders>
        <w:left w:val="single" w:sz="2" w:space="0" w:color="auto"/>
        <w:right w:val="single" w:sz="12" w:space="0" w:color="auto"/>
        <w:insideH w:val="single" w:sz="4" w:space="0" w:color="auto"/>
      </w:tblBorders>
    </w:tblPr>
    <w:trPr>
      <w:cantSplit/>
    </w:trPr>
    <w:tblStylePr w:type="firstRow">
      <w:rPr>
        <w:rFonts w:ascii="Calibri" w:hAnsi="Calibri"/>
        <w:b/>
        <w:color w:val="auto"/>
        <w:sz w:val="16"/>
      </w:rPr>
      <w:tblPr/>
      <w:trPr>
        <w:cantSplit/>
        <w:tblHeader/>
      </w:trPr>
      <w:tcPr>
        <w:tcBorders>
          <w:top w:val="single" w:sz="2" w:space="0" w:color="auto"/>
          <w:left w:val="single" w:sz="2" w:space="0" w:color="auto"/>
          <w:bottom w:val="nil"/>
          <w:right w:val="single" w:sz="12" w:space="0" w:color="auto"/>
          <w:insideH w:val="nil"/>
          <w:insideV w:val="nil"/>
          <w:tl2br w:val="nil"/>
          <w:tr2bl w:val="nil"/>
        </w:tcBorders>
        <w:shd w:val="clear" w:color="auto" w:fill="BDCBE4"/>
      </w:tcPr>
    </w:tblStylePr>
    <w:tblStylePr w:type="lastRow">
      <w:tblPr/>
      <w:tcPr>
        <w:tcBorders>
          <w:bottom w:val="single" w:sz="12" w:space="0" w:color="auto"/>
        </w:tcBorders>
      </w:tcPr>
    </w:tblStylePr>
  </w:style>
  <w:style w:type="table" w:customStyle="1" w:styleId="DocPropertiesTable">
    <w:name w:val="DocPropertiesTable"/>
    <w:basedOn w:val="TableNormal"/>
    <w:rsid w:val="005B7920"/>
    <w:pPr>
      <w:spacing w:after="0" w:line="240" w:lineRule="auto"/>
    </w:pPr>
    <w:rPr>
      <w:rFonts w:ascii="Verdana" w:eastAsia="Times New Roman" w:hAnsi="Verdana" w:cs="Times New Roman"/>
      <w:sz w:val="16"/>
      <w:szCs w:val="20"/>
      <w:lang w:eastAsia="en-GB"/>
    </w:rPr>
    <w:tblPr>
      <w:tblBorders>
        <w:insideH w:val="single" w:sz="4" w:space="0" w:color="auto"/>
      </w:tblBorders>
    </w:tblPr>
    <w:tblStylePr w:type="firstRow">
      <w:rPr>
        <w:rFonts w:ascii="Calibri" w:hAnsi="Calibri"/>
        <w:sz w:val="16"/>
      </w:rPr>
    </w:tblStylePr>
    <w:tblStylePr w:type="lastRow">
      <w:tblPr/>
      <w:tcPr>
        <w:tcBorders>
          <w:bottom w:val="single" w:sz="4" w:space="0" w:color="auto"/>
        </w:tcBorders>
      </w:tcPr>
    </w:tblStylePr>
    <w:tblStylePr w:type="firstCol">
      <w:pPr>
        <w:wordWrap/>
        <w:spacing w:beforeLines="0" w:beforeAutospacing="0" w:afterLines="0" w:afterAutospacing="0" w:line="240" w:lineRule="auto"/>
        <w:contextualSpacing w:val="0"/>
      </w:pPr>
      <w:rPr>
        <w:rFonts w:ascii="Calibri" w:hAnsi="Calibri"/>
        <w:b/>
        <w:i/>
        <w:sz w:val="16"/>
      </w:rPr>
      <w:tblPr/>
      <w:tcPr>
        <w:tcBorders>
          <w:top w:val="nil"/>
          <w:left w:val="nil"/>
          <w:bottom w:val="nil"/>
          <w:right w:val="nil"/>
          <w:insideH w:val="nil"/>
          <w:insideV w:val="nil"/>
          <w:tl2br w:val="nil"/>
          <w:tr2bl w:val="nil"/>
        </w:tcBorders>
      </w:tcPr>
    </w:tblStylePr>
  </w:style>
  <w:style w:type="table" w:customStyle="1" w:styleId="DocTitleTable">
    <w:name w:val="DocTitleTable"/>
    <w:basedOn w:val="TableNormal"/>
    <w:rsid w:val="005B7920"/>
    <w:pPr>
      <w:spacing w:before="480" w:after="480" w:line="240" w:lineRule="auto"/>
      <w:jc w:val="center"/>
    </w:pPr>
    <w:rPr>
      <w:rFonts w:ascii="Verdana" w:eastAsia="Times New Roman" w:hAnsi="Verdana" w:cs="Times New Roman"/>
      <w:b/>
      <w:sz w:val="44"/>
      <w:szCs w:val="20"/>
      <w:lang w:eastAsia="en-GB"/>
    </w:rPr>
    <w:tblPr/>
    <w:tblStylePr w:type="firstRow">
      <w:pPr>
        <w:wordWrap/>
        <w:jc w:val="center"/>
      </w:pPr>
      <w:rPr>
        <w:rFonts w:ascii="Calibri" w:hAnsi="Calibri"/>
        <w:b w:val="0"/>
        <w:sz w:val="32"/>
      </w:rPr>
      <w:tblPr/>
      <w:tcPr>
        <w:tcBorders>
          <w:top w:val="single" w:sz="4" w:space="0" w:color="auto"/>
          <w:left w:val="nil"/>
          <w:bottom w:val="nil"/>
          <w:right w:val="nil"/>
          <w:insideH w:val="nil"/>
          <w:insideV w:val="nil"/>
        </w:tcBorders>
      </w:tcPr>
    </w:tblStylePr>
    <w:tblStylePr w:type="lastRow">
      <w:pPr>
        <w:wordWrap/>
        <w:jc w:val="center"/>
      </w:pPr>
      <w:rPr>
        <w:rFonts w:ascii="Calibri" w:hAnsi="Calibri"/>
        <w:b w:val="0"/>
        <w:i/>
        <w:sz w:val="28"/>
      </w:rPr>
      <w:tblPr>
        <w:jc w:val="center"/>
      </w:tblPr>
      <w:trPr>
        <w:jc w:val="center"/>
      </w:trPr>
      <w:tcPr>
        <w:tcBorders>
          <w:bottom w:val="single" w:sz="4" w:space="0" w:color="auto"/>
        </w:tcBorders>
      </w:tcPr>
    </w:tblStylePr>
  </w:style>
  <w:style w:type="paragraph" w:styleId="DocumentMap">
    <w:name w:val="Document Map"/>
    <w:basedOn w:val="Normal"/>
    <w:link w:val="DocumentMapChar"/>
    <w:semiHidden/>
    <w:rsid w:val="005B7920"/>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5B7920"/>
    <w:rPr>
      <w:rFonts w:ascii="Tahoma" w:eastAsia="Times New Roman" w:hAnsi="Tahoma" w:cs="Tahoma"/>
      <w:sz w:val="20"/>
      <w:szCs w:val="20"/>
      <w:shd w:val="clear" w:color="auto" w:fill="000080"/>
    </w:rPr>
  </w:style>
  <w:style w:type="paragraph" w:styleId="EnvelopeReturn">
    <w:name w:val="envelope return"/>
    <w:basedOn w:val="Normal"/>
    <w:uiPriority w:val="99"/>
    <w:rsid w:val="005B7920"/>
    <w:pPr>
      <w:spacing w:after="0"/>
    </w:pPr>
    <w:rPr>
      <w:rFonts w:ascii="Arial" w:hAnsi="Arial"/>
      <w:szCs w:val="20"/>
    </w:rPr>
  </w:style>
  <w:style w:type="paragraph" w:customStyle="1" w:styleId="FixedFont">
    <w:name w:val="FixedFont"/>
    <w:rsid w:val="005B7920"/>
    <w:pPr>
      <w:spacing w:after="0" w:line="240" w:lineRule="auto"/>
    </w:pPr>
    <w:rPr>
      <w:rFonts w:ascii="Courier New" w:eastAsia="Times New Roman" w:hAnsi="Courier New" w:cs="Courier New"/>
      <w:noProof/>
      <w:sz w:val="16"/>
      <w:szCs w:val="16"/>
    </w:rPr>
  </w:style>
  <w:style w:type="paragraph" w:styleId="Footer">
    <w:name w:val="footer"/>
    <w:basedOn w:val="Normal"/>
    <w:link w:val="FooterChar"/>
    <w:uiPriority w:val="99"/>
    <w:unhideWhenUsed/>
    <w:rsid w:val="00D94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C23"/>
    <w:rPr>
      <w:rFonts w:ascii="Calibri" w:eastAsiaTheme="minorEastAsia" w:hAnsi="Calibri"/>
      <w:lang w:val="en-US"/>
    </w:rPr>
  </w:style>
  <w:style w:type="character" w:styleId="PlaceholderText">
    <w:name w:val="Placeholder Text"/>
    <w:basedOn w:val="DefaultParagraphFont"/>
    <w:uiPriority w:val="99"/>
    <w:semiHidden/>
    <w:rsid w:val="00D94C23"/>
    <w:rPr>
      <w:color w:val="808080"/>
    </w:rPr>
  </w:style>
  <w:style w:type="paragraph" w:customStyle="1" w:styleId="Quotation">
    <w:name w:val="Quotation"/>
    <w:basedOn w:val="Normal"/>
    <w:rsid w:val="005B7920"/>
    <w:pPr>
      <w:pBdr>
        <w:top w:val="single" w:sz="2" w:space="1" w:color="auto"/>
        <w:left w:val="single" w:sz="2" w:space="4" w:color="auto"/>
        <w:bottom w:val="single" w:sz="2" w:space="1" w:color="auto"/>
        <w:right w:val="single" w:sz="2" w:space="4" w:color="auto"/>
      </w:pBdr>
      <w:spacing w:before="240"/>
      <w:ind w:left="540" w:right="595"/>
      <w:jc w:val="center"/>
    </w:pPr>
    <w:rPr>
      <w:i/>
    </w:rPr>
  </w:style>
  <w:style w:type="table" w:customStyle="1" w:styleId="ServicesTableSideHeading">
    <w:name w:val="ServicesTableSideHeading"/>
    <w:basedOn w:val="TableNormal"/>
    <w:rsid w:val="005B7920"/>
    <w:pPr>
      <w:spacing w:before="120" w:after="120" w:line="240" w:lineRule="auto"/>
    </w:pPr>
    <w:rPr>
      <w:rFonts w:ascii="Verdana" w:eastAsia="Times New Roman" w:hAnsi="Verdana" w:cs="Times New Roman"/>
      <w:sz w:val="16"/>
      <w:szCs w:val="20"/>
      <w:lang w:eastAsia="en-GB"/>
    </w:rPr>
    <w:tblPr>
      <w:tblBorders>
        <w:top w:val="single" w:sz="2" w:space="0" w:color="auto"/>
        <w:left w:val="single" w:sz="2" w:space="0" w:color="auto"/>
        <w:bottom w:val="single" w:sz="12" w:space="0" w:color="auto"/>
        <w:right w:val="single" w:sz="12" w:space="0" w:color="auto"/>
        <w:insideH w:val="single" w:sz="4" w:space="0" w:color="auto"/>
      </w:tblBorders>
    </w:tblPr>
    <w:tblStylePr w:type="lastRow">
      <w:tblPr/>
      <w:tcPr>
        <w:tcBorders>
          <w:top w:val="dotted" w:sz="4" w:space="0" w:color="auto"/>
          <w:left w:val="single" w:sz="2" w:space="0" w:color="auto"/>
          <w:bottom w:val="single" w:sz="12" w:space="0" w:color="auto"/>
          <w:right w:val="single" w:sz="12" w:space="0" w:color="auto"/>
          <w:insideH w:val="nil"/>
          <w:insideV w:val="nil"/>
          <w:tl2br w:val="nil"/>
          <w:tr2bl w:val="nil"/>
        </w:tcBorders>
      </w:tcPr>
    </w:tblStylePr>
    <w:tblStylePr w:type="firstCol">
      <w:rPr>
        <w:rFonts w:ascii="Calibri" w:hAnsi="Calibri"/>
        <w:b/>
        <w:sz w:val="16"/>
      </w:rPr>
      <w:tblPr/>
      <w:tcPr>
        <w:shd w:val="clear" w:color="auto" w:fill="BDCBE4"/>
      </w:tcPr>
    </w:tblStylePr>
  </w:style>
  <w:style w:type="table" w:customStyle="1" w:styleId="SignoffTable">
    <w:name w:val="Signoff Table"/>
    <w:basedOn w:val="DefaultServicesTable"/>
    <w:rsid w:val="005B7920"/>
    <w:tblPr>
      <w:tblBorders>
        <w:left w:val="none" w:sz="0" w:space="0" w:color="auto"/>
        <w:bottom w:val="dotted" w:sz="4" w:space="0" w:color="auto"/>
        <w:right w:val="none" w:sz="0" w:space="0" w:color="auto"/>
        <w:insideH w:val="dotted" w:sz="4" w:space="0" w:color="auto"/>
      </w:tblBorders>
    </w:tblPr>
    <w:tblStylePr w:type="firstRow">
      <w:rPr>
        <w:rFonts w:ascii="Calibri" w:hAnsi="Calibri"/>
        <w:b/>
        <w:color w:val="auto"/>
        <w:sz w:val="16"/>
      </w:rPr>
      <w:tblPr/>
      <w:trPr>
        <w:cantSplit/>
        <w:tblHeader/>
      </w:tr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tblPr/>
      <w:tcPr>
        <w:tcBorders>
          <w:top w:val="nil"/>
          <w:left w:val="nil"/>
          <w:bottom w:val="dotted" w:sz="4" w:space="0" w:color="auto"/>
          <w:right w:val="nil"/>
          <w:insideH w:val="nil"/>
          <w:insideV w:val="nil"/>
          <w:tl2br w:val="nil"/>
          <w:tr2bl w:val="nil"/>
        </w:tcBorders>
      </w:tcPr>
    </w:tblStylePr>
  </w:style>
  <w:style w:type="table" w:styleId="TableGrid">
    <w:name w:val="Table Grid"/>
    <w:basedOn w:val="TableNormal"/>
    <w:uiPriority w:val="39"/>
    <w:rsid w:val="00D94C2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80B43"/>
    <w:pPr>
      <w:tabs>
        <w:tab w:val="left" w:pos="440"/>
        <w:tab w:val="right" w:leader="dot" w:pos="9440"/>
      </w:tabs>
      <w:spacing w:after="100"/>
    </w:pPr>
  </w:style>
  <w:style w:type="paragraph" w:styleId="TOC2">
    <w:name w:val="toc 2"/>
    <w:basedOn w:val="Normal"/>
    <w:next w:val="Normal"/>
    <w:autoRedefine/>
    <w:uiPriority w:val="39"/>
    <w:unhideWhenUsed/>
    <w:rsid w:val="00E41832"/>
    <w:pPr>
      <w:tabs>
        <w:tab w:val="left" w:pos="720"/>
        <w:tab w:val="right" w:leader="dot" w:pos="9440"/>
      </w:tabs>
      <w:spacing w:after="100"/>
      <w:ind w:left="220"/>
    </w:pPr>
  </w:style>
  <w:style w:type="paragraph" w:styleId="TOC3">
    <w:name w:val="toc 3"/>
    <w:basedOn w:val="Normal"/>
    <w:next w:val="Normal"/>
    <w:autoRedefine/>
    <w:uiPriority w:val="39"/>
    <w:unhideWhenUsed/>
    <w:rsid w:val="00000E2B"/>
    <w:pPr>
      <w:tabs>
        <w:tab w:val="left" w:pos="1200"/>
        <w:tab w:val="right" w:leader="dot" w:pos="9440"/>
      </w:tabs>
      <w:spacing w:after="100"/>
      <w:ind w:left="440"/>
    </w:pPr>
  </w:style>
  <w:style w:type="paragraph" w:styleId="TOC4">
    <w:name w:val="toc 4"/>
    <w:basedOn w:val="Normal"/>
    <w:next w:val="Normal"/>
    <w:autoRedefine/>
    <w:semiHidden/>
    <w:rsid w:val="005B7920"/>
    <w:pPr>
      <w:ind w:left="720"/>
    </w:pPr>
    <w:rPr>
      <w:sz w:val="18"/>
      <w:szCs w:val="18"/>
    </w:rPr>
  </w:style>
  <w:style w:type="paragraph" w:styleId="TOC5">
    <w:name w:val="toc 5"/>
    <w:basedOn w:val="Normal"/>
    <w:next w:val="Normal"/>
    <w:autoRedefine/>
    <w:semiHidden/>
    <w:rsid w:val="005B7920"/>
    <w:pPr>
      <w:ind w:left="960"/>
    </w:pPr>
    <w:rPr>
      <w:sz w:val="18"/>
      <w:szCs w:val="18"/>
    </w:rPr>
  </w:style>
  <w:style w:type="paragraph" w:styleId="TOC6">
    <w:name w:val="toc 6"/>
    <w:basedOn w:val="Normal"/>
    <w:next w:val="Normal"/>
    <w:autoRedefine/>
    <w:semiHidden/>
    <w:rsid w:val="005B7920"/>
    <w:pPr>
      <w:ind w:left="1200"/>
    </w:pPr>
    <w:rPr>
      <w:sz w:val="18"/>
      <w:szCs w:val="18"/>
    </w:rPr>
  </w:style>
  <w:style w:type="paragraph" w:styleId="TOC7">
    <w:name w:val="toc 7"/>
    <w:basedOn w:val="Normal"/>
    <w:next w:val="Normal"/>
    <w:autoRedefine/>
    <w:semiHidden/>
    <w:rsid w:val="005B7920"/>
    <w:pPr>
      <w:ind w:left="1440"/>
    </w:pPr>
    <w:rPr>
      <w:sz w:val="18"/>
      <w:szCs w:val="18"/>
    </w:rPr>
  </w:style>
  <w:style w:type="paragraph" w:styleId="TOC8">
    <w:name w:val="toc 8"/>
    <w:basedOn w:val="Normal"/>
    <w:next w:val="Normal"/>
    <w:autoRedefine/>
    <w:semiHidden/>
    <w:rsid w:val="005B7920"/>
    <w:pPr>
      <w:ind w:left="1680"/>
    </w:pPr>
    <w:rPr>
      <w:sz w:val="18"/>
      <w:szCs w:val="18"/>
    </w:rPr>
  </w:style>
  <w:style w:type="paragraph" w:styleId="TOC9">
    <w:name w:val="toc 9"/>
    <w:basedOn w:val="Normal"/>
    <w:next w:val="Normal"/>
    <w:autoRedefine/>
    <w:semiHidden/>
    <w:rsid w:val="005B7920"/>
    <w:pPr>
      <w:ind w:left="1920"/>
    </w:pPr>
    <w:rPr>
      <w:sz w:val="18"/>
      <w:szCs w:val="18"/>
    </w:rPr>
  </w:style>
  <w:style w:type="paragraph" w:customStyle="1" w:styleId="Heading">
    <w:name w:val="Heading"/>
    <w:basedOn w:val="Heading1"/>
    <w:next w:val="Normal"/>
    <w:link w:val="HeadingChar"/>
    <w:qFormat/>
    <w:rsid w:val="0000688A"/>
    <w:pPr>
      <w:numPr>
        <w:numId w:val="0"/>
      </w:numPr>
      <w:spacing w:before="240" w:after="120"/>
    </w:pPr>
    <w:rPr>
      <w:b w:val="0"/>
      <w:color w:val="EE3134"/>
    </w:rPr>
  </w:style>
  <w:style w:type="paragraph" w:styleId="TOCHeading">
    <w:name w:val="TOC Heading"/>
    <w:basedOn w:val="Heading1"/>
    <w:next w:val="Normal"/>
    <w:uiPriority w:val="39"/>
    <w:unhideWhenUsed/>
    <w:qFormat/>
    <w:rsid w:val="00D94C23"/>
    <w:pPr>
      <w:ind w:left="431" w:hanging="431"/>
      <w:outlineLvl w:val="9"/>
    </w:pPr>
  </w:style>
  <w:style w:type="character" w:customStyle="1" w:styleId="HeadingChar">
    <w:name w:val="Heading Char"/>
    <w:basedOn w:val="Heading1Char"/>
    <w:link w:val="Heading"/>
    <w:rsid w:val="0000688A"/>
    <w:rPr>
      <w:rFonts w:ascii="Verdana" w:eastAsia="Times New Roman" w:hAnsi="Verdana" w:cs="Arial"/>
      <w:b w:val="0"/>
      <w:bCs/>
      <w:color w:val="EE3134"/>
      <w:kern w:val="32"/>
      <w:sz w:val="36"/>
      <w:szCs w:val="32"/>
      <w:lang w:val="en-US"/>
    </w:rPr>
  </w:style>
  <w:style w:type="paragraph" w:customStyle="1" w:styleId="Guidance">
    <w:name w:val="Guidance"/>
    <w:basedOn w:val="Normal"/>
    <w:uiPriority w:val="6"/>
    <w:qFormat/>
    <w:rsid w:val="00903E95"/>
    <w:pPr>
      <w:spacing w:after="0" w:line="300" w:lineRule="auto"/>
    </w:pPr>
    <w:rPr>
      <w:rFonts w:asciiTheme="majorHAnsi" w:eastAsia="Cambria" w:hAnsiTheme="majorHAnsi"/>
      <w:color w:val="1B619C" w:themeColor="accent1" w:themeShade="BF"/>
      <w:sz w:val="26"/>
    </w:rPr>
  </w:style>
  <w:style w:type="table" w:customStyle="1" w:styleId="TipTable">
    <w:name w:val="Tip Table"/>
    <w:basedOn w:val="TableNormal"/>
    <w:uiPriority w:val="99"/>
    <w:rsid w:val="00623FA3"/>
    <w:pPr>
      <w:spacing w:after="0" w:line="240" w:lineRule="auto"/>
    </w:pPr>
    <w:rPr>
      <w:rFonts w:eastAsiaTheme="minorEastAsia"/>
      <w:color w:val="404040" w:themeColor="text1" w:themeTint="BF"/>
      <w:sz w:val="18"/>
      <w:szCs w:val="18"/>
      <w:lang w:val="en-US" w:eastAsia="ja-JP"/>
    </w:rPr>
    <w:tblPr>
      <w:tblCellMar>
        <w:top w:w="144" w:type="dxa"/>
        <w:left w:w="0" w:type="dxa"/>
        <w:right w:w="0" w:type="dxa"/>
      </w:tblCellMar>
    </w:tblPr>
    <w:tcPr>
      <w:shd w:val="clear" w:color="auto" w:fill="D1E6F7" w:themeFill="accent1" w:themeFillTint="33"/>
    </w:tcPr>
    <w:tblStylePr w:type="firstCol">
      <w:pPr>
        <w:wordWrap/>
        <w:jc w:val="center"/>
      </w:pPr>
    </w:tblStylePr>
  </w:style>
  <w:style w:type="paragraph" w:customStyle="1" w:styleId="TipText">
    <w:name w:val="Tip Text"/>
    <w:basedOn w:val="Normal"/>
    <w:uiPriority w:val="99"/>
    <w:rsid w:val="00623FA3"/>
    <w:pPr>
      <w:spacing w:before="160" w:line="264" w:lineRule="auto"/>
      <w:ind w:right="576"/>
    </w:pPr>
    <w:rPr>
      <w:rFonts w:asciiTheme="majorHAnsi" w:eastAsiaTheme="majorEastAsia" w:hAnsiTheme="majorHAnsi" w:cstheme="majorBidi"/>
      <w:i/>
      <w:iCs/>
      <w:color w:val="262262" w:themeColor="text2"/>
      <w:sz w:val="16"/>
      <w:szCs w:val="16"/>
      <w:lang w:eastAsia="ja-JP"/>
    </w:rPr>
  </w:style>
  <w:style w:type="paragraph" w:customStyle="1" w:styleId="Body2">
    <w:name w:val="Body 2"/>
    <w:basedOn w:val="Normal"/>
    <w:rsid w:val="00DC55F9"/>
    <w:pPr>
      <w:tabs>
        <w:tab w:val="left" w:pos="1247"/>
      </w:tabs>
      <w:spacing w:after="140" w:line="290" w:lineRule="auto"/>
      <w:ind w:left="1247"/>
      <w:jc w:val="both"/>
    </w:pPr>
    <w:rPr>
      <w:rFonts w:ascii="Arial" w:hAnsi="Arial"/>
      <w:kern w:val="20"/>
      <w:szCs w:val="20"/>
    </w:rPr>
  </w:style>
  <w:style w:type="character" w:customStyle="1" w:styleId="apple-converted-space">
    <w:name w:val="apple-converted-space"/>
    <w:basedOn w:val="DefaultParagraphFont"/>
    <w:rsid w:val="00D94C23"/>
  </w:style>
  <w:style w:type="character" w:styleId="BookTitle">
    <w:name w:val="Book Title"/>
    <w:basedOn w:val="DefaultParagraphFont"/>
    <w:uiPriority w:val="33"/>
    <w:qFormat/>
    <w:rsid w:val="00D94C23"/>
    <w:rPr>
      <w:b w:val="0"/>
      <w:bCs w:val="0"/>
      <w:smallCaps/>
      <w:spacing w:val="5"/>
    </w:rPr>
  </w:style>
  <w:style w:type="character" w:styleId="Emphasis">
    <w:name w:val="Emphasis"/>
    <w:basedOn w:val="DefaultParagraphFont"/>
    <w:uiPriority w:val="20"/>
    <w:qFormat/>
    <w:rsid w:val="00D94C23"/>
    <w:rPr>
      <w:i/>
      <w:iCs/>
      <w:color w:val="auto"/>
    </w:rPr>
  </w:style>
  <w:style w:type="character" w:styleId="IntenseEmphasis">
    <w:name w:val="Intense Emphasis"/>
    <w:basedOn w:val="DefaultParagraphFont"/>
    <w:uiPriority w:val="21"/>
    <w:qFormat/>
    <w:rsid w:val="00D94C23"/>
    <w:rPr>
      <w:b/>
      <w:bCs/>
      <w:i/>
      <w:iCs/>
      <w:caps/>
    </w:rPr>
  </w:style>
  <w:style w:type="paragraph" w:styleId="IntenseQuote">
    <w:name w:val="Intense Quote"/>
    <w:basedOn w:val="Normal"/>
    <w:next w:val="Normal"/>
    <w:link w:val="IntenseQuoteChar"/>
    <w:uiPriority w:val="30"/>
    <w:qFormat/>
    <w:rsid w:val="00D94C2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94C23"/>
    <w:rPr>
      <w:rFonts w:ascii="Calibri" w:eastAsiaTheme="minorEastAsia" w:hAnsi="Calibri"/>
      <w:color w:val="000000" w:themeColor="text1"/>
      <w:shd w:val="clear" w:color="auto" w:fill="F2F2F2" w:themeFill="background1" w:themeFillShade="F2"/>
      <w:lang w:val="en-US"/>
    </w:rPr>
  </w:style>
  <w:style w:type="character" w:styleId="IntenseReference">
    <w:name w:val="Intense Reference"/>
    <w:basedOn w:val="DefaultParagraphFont"/>
    <w:uiPriority w:val="32"/>
    <w:qFormat/>
    <w:rsid w:val="00D94C23"/>
    <w:rPr>
      <w:b/>
      <w:bCs/>
      <w:smallCaps/>
      <w:u w:val="single"/>
    </w:rPr>
  </w:style>
  <w:style w:type="paragraph" w:customStyle="1" w:styleId="normalblock">
    <w:name w:val="normal block"/>
    <w:basedOn w:val="Normal"/>
    <w:rsid w:val="00D94C23"/>
    <w:pPr>
      <w:autoSpaceDE w:val="0"/>
      <w:autoSpaceDN w:val="0"/>
      <w:adjustRightInd w:val="0"/>
      <w:spacing w:before="120" w:line="240" w:lineRule="atLeast"/>
      <w:jc w:val="both"/>
    </w:pPr>
  </w:style>
  <w:style w:type="paragraph" w:customStyle="1" w:styleId="NormalBlock0">
    <w:name w:val="Normal Block"/>
    <w:basedOn w:val="Normal"/>
    <w:rsid w:val="00D94C23"/>
    <w:pPr>
      <w:widowControl w:val="0"/>
      <w:tabs>
        <w:tab w:val="left" w:pos="720"/>
      </w:tabs>
      <w:autoSpaceDE w:val="0"/>
      <w:autoSpaceDN w:val="0"/>
      <w:adjustRightInd w:val="0"/>
      <w:spacing w:before="120"/>
      <w:jc w:val="both"/>
    </w:pPr>
  </w:style>
  <w:style w:type="table" w:customStyle="1" w:styleId="PlainTable51">
    <w:name w:val="Plain Table 51"/>
    <w:basedOn w:val="TableNormal"/>
    <w:uiPriority w:val="45"/>
    <w:rsid w:val="009351FB"/>
    <w:pPr>
      <w:spacing w:after="0" w:line="240" w:lineRule="auto"/>
    </w:pPr>
    <w:rPr>
      <w:rFonts w:eastAsiaTheme="minorEastAsia"/>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D94C23"/>
    <w:pPr>
      <w:spacing w:before="160"/>
      <w:ind w:left="720" w:right="720"/>
    </w:pPr>
    <w:rPr>
      <w:i/>
      <w:iCs/>
      <w:color w:val="000000" w:themeColor="text1"/>
    </w:rPr>
  </w:style>
  <w:style w:type="character" w:customStyle="1" w:styleId="QuoteChar">
    <w:name w:val="Quote Char"/>
    <w:basedOn w:val="DefaultParagraphFont"/>
    <w:link w:val="Quote"/>
    <w:uiPriority w:val="29"/>
    <w:rsid w:val="00D94C23"/>
    <w:rPr>
      <w:rFonts w:ascii="Calibri" w:eastAsiaTheme="minorEastAsia" w:hAnsi="Calibri"/>
      <w:i/>
      <w:iCs/>
      <w:color w:val="000000" w:themeColor="text1"/>
      <w:lang w:val="en-US"/>
    </w:rPr>
  </w:style>
  <w:style w:type="character" w:styleId="Strong">
    <w:name w:val="Strong"/>
    <w:basedOn w:val="DefaultParagraphFont"/>
    <w:uiPriority w:val="22"/>
    <w:qFormat/>
    <w:rsid w:val="00D94C23"/>
    <w:rPr>
      <w:b/>
      <w:bCs/>
      <w:color w:val="000000" w:themeColor="text1"/>
    </w:rPr>
  </w:style>
  <w:style w:type="paragraph" w:styleId="Subtitle">
    <w:name w:val="Subtitle"/>
    <w:basedOn w:val="Normal"/>
    <w:next w:val="Normal"/>
    <w:link w:val="SubtitleChar"/>
    <w:uiPriority w:val="11"/>
    <w:qFormat/>
    <w:rsid w:val="00D94C2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94C23"/>
    <w:rPr>
      <w:rFonts w:ascii="Calibri" w:eastAsiaTheme="minorEastAsia" w:hAnsi="Calibri"/>
      <w:color w:val="5A5A5A" w:themeColor="text1" w:themeTint="A5"/>
      <w:spacing w:val="10"/>
      <w:lang w:val="en-US"/>
    </w:rPr>
  </w:style>
  <w:style w:type="character" w:styleId="SubtleEmphasis">
    <w:name w:val="Subtle Emphasis"/>
    <w:basedOn w:val="DefaultParagraphFont"/>
    <w:uiPriority w:val="19"/>
    <w:qFormat/>
    <w:rsid w:val="00D94C23"/>
    <w:rPr>
      <w:rFonts w:ascii="Calibri" w:hAnsi="Calibri"/>
      <w:i/>
      <w:iCs/>
      <w:color w:val="404040" w:themeColor="text1" w:themeTint="BF"/>
    </w:rPr>
  </w:style>
  <w:style w:type="character" w:styleId="SubtleReference">
    <w:name w:val="Subtle Reference"/>
    <w:basedOn w:val="DefaultParagraphFont"/>
    <w:uiPriority w:val="31"/>
    <w:qFormat/>
    <w:rsid w:val="00D94C23"/>
    <w:rPr>
      <w:smallCaps/>
      <w:color w:val="404040" w:themeColor="text1" w:themeTint="BF"/>
      <w:u w:val="single" w:color="7F7F7F" w:themeColor="text1" w:themeTint="80"/>
    </w:rPr>
  </w:style>
  <w:style w:type="paragraph" w:styleId="Title">
    <w:name w:val="Title"/>
    <w:basedOn w:val="Normal"/>
    <w:next w:val="Normal"/>
    <w:link w:val="TitleChar"/>
    <w:uiPriority w:val="10"/>
    <w:qFormat/>
    <w:rsid w:val="00D94C23"/>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D94C23"/>
    <w:rPr>
      <w:rFonts w:ascii="Calibri" w:eastAsiaTheme="majorEastAsia" w:hAnsi="Calibri" w:cstheme="majorBidi"/>
      <w:color w:val="000000" w:themeColor="text1"/>
      <w:sz w:val="56"/>
      <w:szCs w:val="56"/>
      <w:lang w:val="en-US"/>
    </w:rPr>
  </w:style>
  <w:style w:type="paragraph" w:customStyle="1" w:styleId="TableText">
    <w:name w:val="Table Text"/>
    <w:basedOn w:val="Normal"/>
    <w:link w:val="TableTextChar"/>
    <w:qFormat/>
    <w:rsid w:val="00F535EA"/>
    <w:pPr>
      <w:spacing w:after="0" w:line="240" w:lineRule="auto"/>
    </w:pPr>
    <w:rPr>
      <w:rFonts w:asciiTheme="minorHAnsi" w:eastAsiaTheme="minorHAnsi" w:hAnsiTheme="minorHAnsi"/>
      <w:sz w:val="20"/>
    </w:rPr>
  </w:style>
  <w:style w:type="character" w:customStyle="1" w:styleId="TableTextChar">
    <w:name w:val="Table Text Char"/>
    <w:basedOn w:val="DefaultParagraphFont"/>
    <w:link w:val="TableText"/>
    <w:rsid w:val="00F535EA"/>
    <w:rPr>
      <w:sz w:val="20"/>
    </w:rPr>
  </w:style>
  <w:style w:type="paragraph" w:customStyle="1" w:styleId="TableHead">
    <w:name w:val="Table Head"/>
    <w:basedOn w:val="Normal"/>
    <w:qFormat/>
    <w:rsid w:val="00F535EA"/>
    <w:pPr>
      <w:spacing w:after="0" w:line="240" w:lineRule="auto"/>
      <w:jc w:val="center"/>
    </w:pPr>
    <w:rPr>
      <w:rFonts w:asciiTheme="minorHAnsi" w:eastAsiaTheme="minorHAnsi" w:hAnsiTheme="minorHAnsi"/>
      <w:b/>
      <w:iCs/>
      <w:sz w:val="20"/>
    </w:rPr>
  </w:style>
  <w:style w:type="table" w:styleId="ListTable3-Accent1">
    <w:name w:val="List Table 3 Accent 1"/>
    <w:basedOn w:val="TableNormal"/>
    <w:uiPriority w:val="48"/>
    <w:rsid w:val="00D94C23"/>
    <w:pPr>
      <w:spacing w:after="0" w:line="240" w:lineRule="auto"/>
    </w:pPr>
    <w:tblPr>
      <w:tblStyleRowBandSize w:val="1"/>
      <w:tblStyleColBandSize w:val="1"/>
      <w:tblBorders>
        <w:top w:val="single" w:sz="4" w:space="0" w:color="2583D1" w:themeColor="accent1"/>
        <w:left w:val="single" w:sz="4" w:space="0" w:color="2583D1" w:themeColor="accent1"/>
        <w:bottom w:val="single" w:sz="4" w:space="0" w:color="2583D1" w:themeColor="accent1"/>
        <w:right w:val="single" w:sz="4" w:space="0" w:color="2583D1" w:themeColor="accent1"/>
      </w:tblBorders>
    </w:tblPr>
    <w:tblStylePr w:type="firstRow">
      <w:rPr>
        <w:b/>
        <w:bCs/>
        <w:color w:val="FFFFFF" w:themeColor="background1"/>
      </w:rPr>
      <w:tblPr/>
      <w:tcPr>
        <w:shd w:val="clear" w:color="auto" w:fill="2583D1" w:themeFill="accent1"/>
      </w:tcPr>
    </w:tblStylePr>
    <w:tblStylePr w:type="lastRow">
      <w:rPr>
        <w:b/>
        <w:bCs/>
      </w:rPr>
      <w:tblPr/>
      <w:tcPr>
        <w:tcBorders>
          <w:top w:val="double" w:sz="4" w:space="0" w:color="2583D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83D1" w:themeColor="accent1"/>
          <w:right w:val="single" w:sz="4" w:space="0" w:color="2583D1" w:themeColor="accent1"/>
        </w:tcBorders>
      </w:tcPr>
    </w:tblStylePr>
    <w:tblStylePr w:type="band1Horz">
      <w:tblPr/>
      <w:tcPr>
        <w:tcBorders>
          <w:top w:val="single" w:sz="4" w:space="0" w:color="2583D1" w:themeColor="accent1"/>
          <w:bottom w:val="single" w:sz="4" w:space="0" w:color="2583D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83D1" w:themeColor="accent1"/>
          <w:left w:val="nil"/>
        </w:tcBorders>
      </w:tcPr>
    </w:tblStylePr>
    <w:tblStylePr w:type="swCell">
      <w:tblPr/>
      <w:tcPr>
        <w:tcBorders>
          <w:top w:val="double" w:sz="4" w:space="0" w:color="2583D1" w:themeColor="accent1"/>
          <w:right w:val="nil"/>
        </w:tcBorders>
      </w:tcPr>
    </w:tblStylePr>
  </w:style>
  <w:style w:type="table" w:styleId="ListTable3-Accent3">
    <w:name w:val="List Table 3 Accent 3"/>
    <w:basedOn w:val="TableNormal"/>
    <w:uiPriority w:val="48"/>
    <w:rsid w:val="00D94C23"/>
    <w:pPr>
      <w:spacing w:after="0" w:line="240" w:lineRule="auto"/>
    </w:pPr>
    <w:tblPr>
      <w:tblStyleRowBandSize w:val="1"/>
      <w:tblStyleColBandSize w:val="1"/>
      <w:tblBorders>
        <w:top w:val="single" w:sz="4" w:space="0" w:color="00548B" w:themeColor="accent3"/>
        <w:left w:val="single" w:sz="4" w:space="0" w:color="00548B" w:themeColor="accent3"/>
        <w:bottom w:val="single" w:sz="4" w:space="0" w:color="00548B" w:themeColor="accent3"/>
        <w:right w:val="single" w:sz="4" w:space="0" w:color="00548B" w:themeColor="accent3"/>
      </w:tblBorders>
    </w:tblPr>
    <w:tblStylePr w:type="firstRow">
      <w:rPr>
        <w:b/>
        <w:bCs/>
        <w:color w:val="FFFFFF" w:themeColor="background1"/>
      </w:rPr>
      <w:tblPr/>
      <w:tcPr>
        <w:shd w:val="clear" w:color="auto" w:fill="00548B" w:themeFill="accent3"/>
      </w:tcPr>
    </w:tblStylePr>
    <w:tblStylePr w:type="lastRow">
      <w:rPr>
        <w:b/>
        <w:bCs/>
      </w:rPr>
      <w:tblPr/>
      <w:tcPr>
        <w:tcBorders>
          <w:top w:val="double" w:sz="4" w:space="0" w:color="0054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48B" w:themeColor="accent3"/>
          <w:right w:val="single" w:sz="4" w:space="0" w:color="00548B" w:themeColor="accent3"/>
        </w:tcBorders>
      </w:tcPr>
    </w:tblStylePr>
    <w:tblStylePr w:type="band1Horz">
      <w:tblPr/>
      <w:tcPr>
        <w:tcBorders>
          <w:top w:val="single" w:sz="4" w:space="0" w:color="00548B" w:themeColor="accent3"/>
          <w:bottom w:val="single" w:sz="4" w:space="0" w:color="0054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48B" w:themeColor="accent3"/>
          <w:left w:val="nil"/>
        </w:tcBorders>
      </w:tcPr>
    </w:tblStylePr>
    <w:tblStylePr w:type="swCell">
      <w:tblPr/>
      <w:tcPr>
        <w:tcBorders>
          <w:top w:val="double" w:sz="4" w:space="0" w:color="00548B" w:themeColor="accent3"/>
          <w:right w:val="nil"/>
        </w:tcBorders>
      </w:tcPr>
    </w:tblStylePr>
  </w:style>
  <w:style w:type="table" w:customStyle="1" w:styleId="TFSTable1">
    <w:name w:val="TFS Table 1"/>
    <w:basedOn w:val="TableGrid"/>
    <w:uiPriority w:val="99"/>
    <w:rsid w:val="00D94C23"/>
    <w:rPr>
      <w:sz w:val="20"/>
      <w:szCs w:val="20"/>
      <w:lang w:eastAsia="en-GB"/>
    </w:rPr>
    <w:tblPr>
      <w:tblBorders>
        <w:top w:val="single" w:sz="8" w:space="0" w:color="262262" w:themeColor="text2"/>
        <w:left w:val="single" w:sz="8" w:space="0" w:color="262262" w:themeColor="text2"/>
        <w:bottom w:val="single" w:sz="8" w:space="0" w:color="262262" w:themeColor="text2"/>
        <w:right w:val="single" w:sz="8" w:space="0" w:color="262262" w:themeColor="text2"/>
        <w:insideH w:val="single" w:sz="8" w:space="0" w:color="262262" w:themeColor="text2"/>
        <w:insideV w:val="single" w:sz="8" w:space="0" w:color="262262" w:themeColor="text2"/>
      </w:tblBorders>
    </w:tblPr>
    <w:trPr>
      <w:cantSplit/>
    </w:trPr>
    <w:tcPr>
      <w:shd w:val="clear" w:color="auto" w:fill="FFFFFF" w:themeFill="background1"/>
    </w:tcPr>
    <w:tblStylePr w:type="firstRow">
      <w:rPr>
        <w:b/>
      </w:rPr>
      <w:tblPr/>
      <w:tcPr>
        <w:shd w:val="clear" w:color="auto" w:fill="262262" w:themeFill="text2"/>
      </w:tcPr>
    </w:tblStylePr>
  </w:style>
  <w:style w:type="character" w:styleId="FollowedHyperlink">
    <w:name w:val="FollowedHyperlink"/>
    <w:basedOn w:val="DefaultParagraphFont"/>
    <w:uiPriority w:val="99"/>
    <w:semiHidden/>
    <w:unhideWhenUsed/>
    <w:rsid w:val="000C1F5C"/>
    <w:rPr>
      <w:color w:val="FF0000" w:themeColor="followedHyperlink"/>
      <w:u w:val="single"/>
    </w:rPr>
  </w:style>
  <w:style w:type="character" w:customStyle="1" w:styleId="UnresolvedMention2">
    <w:name w:val="Unresolved Mention2"/>
    <w:basedOn w:val="DefaultParagraphFont"/>
    <w:uiPriority w:val="99"/>
    <w:semiHidden/>
    <w:unhideWhenUsed/>
    <w:rsid w:val="00FF7896"/>
    <w:rPr>
      <w:color w:val="605E5C"/>
      <w:shd w:val="clear" w:color="auto" w:fill="E1DFDD"/>
    </w:rPr>
  </w:style>
  <w:style w:type="table" w:customStyle="1" w:styleId="ProjectTable">
    <w:name w:val="Project Table"/>
    <w:basedOn w:val="TableNormal"/>
    <w:uiPriority w:val="99"/>
    <w:rsid w:val="00FF5C9A"/>
    <w:pPr>
      <w:spacing w:before="120" w:after="120" w:line="240" w:lineRule="auto"/>
    </w:pPr>
    <w:rPr>
      <w:rFonts w:eastAsiaTheme="minorEastAsia"/>
      <w:color w:val="404040" w:themeColor="text1" w:themeTint="BF"/>
      <w:sz w:val="20"/>
      <w:szCs w:val="18"/>
      <w:lang w:val="en-US" w:eastAsia="ja-JP"/>
    </w:rPr>
    <w:tblPr>
      <w:tblStyleColBandSize w:val="1"/>
      <w:tblBorders>
        <w:top w:val="single" w:sz="8" w:space="0" w:color="928ED8" w:themeColor="text2" w:themeTint="66"/>
        <w:left w:val="single" w:sz="8" w:space="0" w:color="928ED8" w:themeColor="text2" w:themeTint="66"/>
        <w:bottom w:val="single" w:sz="8" w:space="0" w:color="928ED8" w:themeColor="text2" w:themeTint="66"/>
        <w:right w:val="single" w:sz="8" w:space="0" w:color="928ED8" w:themeColor="text2" w:themeTint="66"/>
        <w:insideH w:val="single" w:sz="8" w:space="0" w:color="928ED8" w:themeColor="text2" w:themeTint="66"/>
        <w:insideV w:val="single" w:sz="8" w:space="0" w:color="928ED8" w:themeColor="text2" w:themeTint="66"/>
      </w:tblBorders>
      <w:tblCellMar>
        <w:left w:w="144" w:type="dxa"/>
        <w:right w:w="144" w:type="dxa"/>
      </w:tblCellMar>
    </w:tblPr>
    <w:trPr>
      <w:cantSplit/>
    </w:trPr>
    <w:tblStylePr w:type="firstRow">
      <w:pPr>
        <w:keepNext/>
        <w:wordWrap/>
      </w:pPr>
      <w:rPr>
        <w:b/>
      </w:rPr>
      <w:tblPr/>
      <w:tcPr>
        <w:shd w:val="clear" w:color="auto" w:fill="928ED8" w:themeFill="text2" w:themeFillTint="66"/>
      </w:tcPr>
    </w:tblStylePr>
    <w:tblStylePr w:type="lastRow">
      <w:rPr>
        <w:b/>
        <w:color w:val="FFFFFF" w:themeColor="background1"/>
      </w:rPr>
      <w:tblPr/>
      <w:tcPr>
        <w:shd w:val="clear" w:color="auto" w:fill="2583D1" w:themeFill="accent1"/>
      </w:tcPr>
    </w:tblStylePr>
    <w:tblStylePr w:type="band1Vert">
      <w:rPr>
        <w:b/>
      </w:rPr>
      <w:tblPr/>
      <w:tcPr>
        <w:shd w:val="clear" w:color="auto" w:fill="D1E6F7" w:themeFill="accent1" w:themeFillTint="33"/>
      </w:tcPr>
    </w:tblStylePr>
  </w:style>
  <w:style w:type="paragraph" w:customStyle="1" w:styleId="SpaceBefore">
    <w:name w:val="Space Before"/>
    <w:basedOn w:val="Normal"/>
    <w:uiPriority w:val="2"/>
    <w:qFormat/>
    <w:rsid w:val="007B63DC"/>
    <w:pPr>
      <w:spacing w:before="240"/>
    </w:pPr>
  </w:style>
  <w:style w:type="character" w:customStyle="1" w:styleId="UnresolvedMention3">
    <w:name w:val="Unresolved Mention3"/>
    <w:basedOn w:val="DefaultParagraphFont"/>
    <w:uiPriority w:val="99"/>
    <w:semiHidden/>
    <w:unhideWhenUsed/>
    <w:rsid w:val="00204117"/>
    <w:rPr>
      <w:color w:val="605E5C"/>
      <w:shd w:val="clear" w:color="auto" w:fill="E1DFDD"/>
    </w:rPr>
  </w:style>
  <w:style w:type="character" w:customStyle="1" w:styleId="lrzxr">
    <w:name w:val="lrzxr"/>
    <w:basedOn w:val="DefaultParagraphFont"/>
    <w:rsid w:val="00732738"/>
  </w:style>
  <w:style w:type="character" w:customStyle="1" w:styleId="normaltextrun">
    <w:name w:val="normaltextrun"/>
    <w:basedOn w:val="DefaultParagraphFont"/>
    <w:rsid w:val="006E1F5F"/>
  </w:style>
  <w:style w:type="paragraph" w:customStyle="1" w:styleId="paragraph">
    <w:name w:val="paragraph"/>
    <w:basedOn w:val="Normal"/>
    <w:rsid w:val="00E20C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E20C7E"/>
  </w:style>
  <w:style w:type="paragraph" w:customStyle="1" w:styleId="ThermoResponse">
    <w:name w:val="Thermo Response"/>
    <w:basedOn w:val="Normal"/>
    <w:link w:val="ThermoResponseChar"/>
    <w:qFormat/>
    <w:rsid w:val="00F03B32"/>
    <w:pPr>
      <w:spacing w:after="60" w:line="240" w:lineRule="auto"/>
      <w:jc w:val="both"/>
    </w:pPr>
    <w:rPr>
      <w:rFonts w:ascii="Arial" w:eastAsia="SimSun" w:hAnsi="Arial" w:cs="Times New Roman"/>
      <w:szCs w:val="20"/>
      <w:lang w:val="en-US"/>
    </w:rPr>
  </w:style>
  <w:style w:type="character" w:customStyle="1" w:styleId="ThermoResponseChar">
    <w:name w:val="Thermo Response Char"/>
    <w:link w:val="ThermoResponse"/>
    <w:locked/>
    <w:rsid w:val="00F03B32"/>
    <w:rPr>
      <w:rFonts w:ascii="Arial" w:eastAsia="SimSun" w:hAnsi="Arial" w:cs="Times New Roman"/>
      <w:szCs w:val="20"/>
      <w:lang w:val="en-US"/>
    </w:rPr>
  </w:style>
  <w:style w:type="character" w:styleId="UnresolvedMention">
    <w:name w:val="Unresolved Mention"/>
    <w:basedOn w:val="DefaultParagraphFont"/>
    <w:uiPriority w:val="99"/>
    <w:semiHidden/>
    <w:unhideWhenUsed/>
    <w:rsid w:val="000B2429"/>
    <w:rPr>
      <w:color w:val="605E5C"/>
      <w:shd w:val="clear" w:color="auto" w:fill="E1DFDD"/>
    </w:rPr>
  </w:style>
  <w:style w:type="paragraph" w:customStyle="1" w:styleId="TableParagraph">
    <w:name w:val="Table Paragraph"/>
    <w:basedOn w:val="Normal"/>
    <w:uiPriority w:val="1"/>
    <w:qFormat/>
    <w:rsid w:val="00A24EA2"/>
    <w:pPr>
      <w:widowControl w:val="0"/>
      <w:autoSpaceDE w:val="0"/>
      <w:autoSpaceDN w:val="0"/>
      <w:spacing w:after="0" w:line="240" w:lineRule="auto"/>
      <w:ind w:left="107"/>
    </w:pPr>
    <w:rPr>
      <w:rFonts w:eastAsia="Calibri" w:cs="Calibri"/>
      <w:lang w:val="en-US"/>
    </w:rPr>
  </w:style>
  <w:style w:type="character" w:styleId="Mention">
    <w:name w:val="Mention"/>
    <w:basedOn w:val="DefaultParagraphFont"/>
    <w:uiPriority w:val="99"/>
    <w:unhideWhenUsed/>
    <w:rsid w:val="00F6465D"/>
    <w:rPr>
      <w:color w:val="2B579A"/>
      <w:shd w:val="clear" w:color="auto" w:fill="E1DFDD"/>
    </w:rPr>
  </w:style>
  <w:style w:type="paragraph" w:styleId="PlainText">
    <w:name w:val="Plain Text"/>
    <w:basedOn w:val="Normal"/>
    <w:link w:val="PlainTextChar"/>
    <w:uiPriority w:val="99"/>
    <w:rsid w:val="00005E12"/>
    <w:pPr>
      <w:spacing w:after="0" w:line="360" w:lineRule="auto"/>
    </w:pPr>
    <w:rPr>
      <w:rFonts w:ascii="SimSun" w:eastAsia="SimSun" w:hAnsi="Courier New" w:cs="Times New Roman"/>
      <w:kern w:val="2"/>
      <w:sz w:val="21"/>
      <w:szCs w:val="20"/>
      <w:lang w:val="en-US" w:eastAsia="zh-CN"/>
    </w:rPr>
  </w:style>
  <w:style w:type="character" w:customStyle="1" w:styleId="PlainTextChar">
    <w:name w:val="Plain Text Char"/>
    <w:basedOn w:val="DefaultParagraphFont"/>
    <w:link w:val="PlainText"/>
    <w:uiPriority w:val="99"/>
    <w:rsid w:val="00005E12"/>
    <w:rPr>
      <w:rFonts w:ascii="SimSun" w:eastAsia="SimSun" w:hAnsi="Courier New" w:cs="Times New Roman"/>
      <w:kern w:val="2"/>
      <w:sz w:val="21"/>
      <w:szCs w:val="20"/>
      <w:lang w:val="en-US" w:eastAsia="zh-CN"/>
    </w:rPr>
  </w:style>
  <w:style w:type="paragraph" w:customStyle="1" w:styleId="1">
    <w:name w:val="正文1"/>
    <w:basedOn w:val="Normal"/>
    <w:link w:val="CharChar"/>
    <w:rsid w:val="00005E12"/>
    <w:pPr>
      <w:spacing w:after="0" w:line="300" w:lineRule="auto"/>
      <w:ind w:firstLine="567"/>
    </w:pPr>
    <w:rPr>
      <w:rFonts w:ascii="Times New Roman" w:eastAsia="SimSun" w:hAnsi="Times New Roman" w:cs="Times New Roman"/>
      <w:kern w:val="2"/>
      <w:sz w:val="28"/>
      <w:szCs w:val="20"/>
      <w:lang w:val="en-US" w:eastAsia="zh-CN"/>
    </w:rPr>
  </w:style>
  <w:style w:type="character" w:customStyle="1" w:styleId="CharChar">
    <w:name w:val="正文 Char Char"/>
    <w:link w:val="1"/>
    <w:rsid w:val="00005E12"/>
    <w:rPr>
      <w:rFonts w:ascii="Times New Roman" w:eastAsia="SimSun" w:hAnsi="Times New Roman" w:cs="Times New Roman"/>
      <w:kern w:val="2"/>
      <w:sz w:val="28"/>
      <w:szCs w:val="20"/>
      <w:lang w:val="en-US" w:eastAsia="zh-CN"/>
    </w:rPr>
  </w:style>
  <w:style w:type="character" w:customStyle="1" w:styleId="CaptionChar">
    <w:name w:val="Caption Char"/>
    <w:aliases w:val="图、表标题 Char"/>
    <w:link w:val="Caption"/>
    <w:locked/>
    <w:rsid w:val="00005E12"/>
    <w:rPr>
      <w:rFonts w:ascii="Calibri" w:eastAsiaTheme="minorEastAsia" w:hAnsi="Calibri"/>
      <w:i/>
      <w:iCs/>
      <w:color w:val="262262" w:themeColor="text2"/>
      <w:sz w:val="18"/>
      <w:szCs w:val="18"/>
    </w:rPr>
  </w:style>
  <w:style w:type="paragraph" w:customStyle="1" w:styleId="ThermoHeading1">
    <w:name w:val="Thermo Heading 1"/>
    <w:basedOn w:val="Heading1"/>
    <w:next w:val="ThermoResponse"/>
    <w:qFormat/>
    <w:rsid w:val="00005E12"/>
    <w:pPr>
      <w:keepLines w:val="0"/>
      <w:numPr>
        <w:numId w:val="12"/>
      </w:numPr>
      <w:pBdr>
        <w:bottom w:val="single" w:sz="6" w:space="12" w:color="auto"/>
      </w:pBdr>
      <w:spacing w:before="0" w:after="240" w:line="240" w:lineRule="auto"/>
      <w:jc w:val="both"/>
    </w:pPr>
    <w:rPr>
      <w:rFonts w:ascii="Arial" w:eastAsia="SimSun" w:hAnsi="Arial" w:cs="Times New Roman"/>
      <w:bCs w:val="0"/>
      <w:color w:val="000000"/>
      <w:sz w:val="40"/>
      <w:szCs w:val="20"/>
      <w:lang w:val="en-AU"/>
    </w:rPr>
  </w:style>
  <w:style w:type="paragraph" w:customStyle="1" w:styleId="ThermoHeading2">
    <w:name w:val="Thermo Heading 2"/>
    <w:basedOn w:val="Heading2"/>
    <w:next w:val="ThermoResponse"/>
    <w:link w:val="ThermoHeading2CharChar"/>
    <w:rsid w:val="00005E12"/>
    <w:pPr>
      <w:keepLines w:val="0"/>
      <w:numPr>
        <w:numId w:val="12"/>
      </w:numPr>
      <w:spacing w:after="120" w:line="240" w:lineRule="auto"/>
      <w:jc w:val="both"/>
    </w:pPr>
    <w:rPr>
      <w:rFonts w:ascii="Arial" w:eastAsia="SimSun" w:hAnsi="Arial" w:cs="Times New Roman"/>
      <w:bCs w:val="0"/>
      <w:color w:val="000000"/>
      <w:sz w:val="32"/>
      <w:szCs w:val="20"/>
      <w:lang w:val="en-AU"/>
    </w:rPr>
  </w:style>
  <w:style w:type="character" w:customStyle="1" w:styleId="ThermoHeading2CharChar">
    <w:name w:val="Thermo Heading 2 Char Char"/>
    <w:link w:val="ThermoHeading2"/>
    <w:locked/>
    <w:rsid w:val="00005E12"/>
    <w:rPr>
      <w:rFonts w:ascii="Arial" w:hAnsi="Arial" w:cs="Times New Roman"/>
      <w:b/>
      <w:color w:val="000000"/>
      <w:sz w:val="32"/>
      <w:szCs w:val="20"/>
      <w:lang w:val="en-AU"/>
    </w:rPr>
  </w:style>
  <w:style w:type="paragraph" w:customStyle="1" w:styleId="TableText0">
    <w:name w:val="TableText"/>
    <w:basedOn w:val="Normal"/>
    <w:uiPriority w:val="5"/>
    <w:qFormat/>
    <w:rsid w:val="00005E12"/>
    <w:pPr>
      <w:widowControl w:val="0"/>
      <w:spacing w:after="0" w:line="240" w:lineRule="auto"/>
    </w:pPr>
    <w:rPr>
      <w:rFonts w:ascii="Times New Roman" w:eastAsia="Times New Roman" w:hAnsi="Times New Roman" w:cs="Times New Roman"/>
      <w:sz w:val="20"/>
      <w:szCs w:val="20"/>
    </w:rPr>
  </w:style>
  <w:style w:type="paragraph" w:styleId="Revision">
    <w:name w:val="Revision"/>
    <w:hidden/>
    <w:uiPriority w:val="99"/>
    <w:semiHidden/>
    <w:rsid w:val="00076042"/>
    <w:pPr>
      <w:spacing w:after="0" w:line="240" w:lineRule="auto"/>
    </w:pPr>
    <w:rPr>
      <w:rFonts w:ascii="Calibri" w:eastAsiaTheme="minorEastAsia" w:hAnsi="Calibri"/>
    </w:rPr>
  </w:style>
  <w:style w:type="character" w:customStyle="1" w:styleId="ui-provider">
    <w:name w:val="ui-provider"/>
    <w:basedOn w:val="DefaultParagraphFont"/>
    <w:rsid w:val="00665082"/>
  </w:style>
  <w:style w:type="paragraph" w:customStyle="1" w:styleId="pf0">
    <w:name w:val="pf0"/>
    <w:basedOn w:val="Normal"/>
    <w:rsid w:val="00871C5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871C52"/>
    <w:rPr>
      <w:rFonts w:ascii="Segoe UI" w:hAnsi="Segoe UI" w:cs="Segoe UI" w:hint="default"/>
      <w:sz w:val="18"/>
      <w:szCs w:val="18"/>
    </w:rPr>
  </w:style>
  <w:style w:type="character" w:customStyle="1" w:styleId="issue-underline">
    <w:name w:val="issue-underline"/>
    <w:basedOn w:val="DefaultParagraphFont"/>
    <w:rsid w:val="00FA1CC8"/>
  </w:style>
  <w:style w:type="paragraph" w:customStyle="1" w:styleId="ds-markdown-paragraph">
    <w:name w:val="ds-markdown-paragraph"/>
    <w:basedOn w:val="Normal"/>
    <w:rsid w:val="00B528DF"/>
    <w:pPr>
      <w:spacing w:before="100" w:beforeAutospacing="1" w:after="100" w:afterAutospacing="1" w:line="240" w:lineRule="auto"/>
    </w:pPr>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947">
      <w:bodyDiv w:val="1"/>
      <w:marLeft w:val="0"/>
      <w:marRight w:val="0"/>
      <w:marTop w:val="0"/>
      <w:marBottom w:val="0"/>
      <w:divBdr>
        <w:top w:val="none" w:sz="0" w:space="0" w:color="auto"/>
        <w:left w:val="none" w:sz="0" w:space="0" w:color="auto"/>
        <w:bottom w:val="none" w:sz="0" w:space="0" w:color="auto"/>
        <w:right w:val="none" w:sz="0" w:space="0" w:color="auto"/>
      </w:divBdr>
      <w:divsChild>
        <w:div w:id="100491741">
          <w:marLeft w:val="821"/>
          <w:marRight w:val="0"/>
          <w:marTop w:val="40"/>
          <w:marBottom w:val="0"/>
          <w:divBdr>
            <w:top w:val="none" w:sz="0" w:space="0" w:color="auto"/>
            <w:left w:val="none" w:sz="0" w:space="0" w:color="auto"/>
            <w:bottom w:val="none" w:sz="0" w:space="0" w:color="auto"/>
            <w:right w:val="none" w:sz="0" w:space="0" w:color="auto"/>
          </w:divBdr>
        </w:div>
        <w:div w:id="242103604">
          <w:marLeft w:val="821"/>
          <w:marRight w:val="0"/>
          <w:marTop w:val="40"/>
          <w:marBottom w:val="0"/>
          <w:divBdr>
            <w:top w:val="none" w:sz="0" w:space="0" w:color="auto"/>
            <w:left w:val="none" w:sz="0" w:space="0" w:color="auto"/>
            <w:bottom w:val="none" w:sz="0" w:space="0" w:color="auto"/>
            <w:right w:val="none" w:sz="0" w:space="0" w:color="auto"/>
          </w:divBdr>
        </w:div>
        <w:div w:id="691221313">
          <w:marLeft w:val="821"/>
          <w:marRight w:val="0"/>
          <w:marTop w:val="40"/>
          <w:marBottom w:val="0"/>
          <w:divBdr>
            <w:top w:val="none" w:sz="0" w:space="0" w:color="auto"/>
            <w:left w:val="none" w:sz="0" w:space="0" w:color="auto"/>
            <w:bottom w:val="none" w:sz="0" w:space="0" w:color="auto"/>
            <w:right w:val="none" w:sz="0" w:space="0" w:color="auto"/>
          </w:divBdr>
        </w:div>
        <w:div w:id="831260461">
          <w:marLeft w:val="821"/>
          <w:marRight w:val="0"/>
          <w:marTop w:val="40"/>
          <w:marBottom w:val="0"/>
          <w:divBdr>
            <w:top w:val="none" w:sz="0" w:space="0" w:color="auto"/>
            <w:left w:val="none" w:sz="0" w:space="0" w:color="auto"/>
            <w:bottom w:val="none" w:sz="0" w:space="0" w:color="auto"/>
            <w:right w:val="none" w:sz="0" w:space="0" w:color="auto"/>
          </w:divBdr>
        </w:div>
        <w:div w:id="1370642201">
          <w:marLeft w:val="821"/>
          <w:marRight w:val="0"/>
          <w:marTop w:val="40"/>
          <w:marBottom w:val="0"/>
          <w:divBdr>
            <w:top w:val="none" w:sz="0" w:space="0" w:color="auto"/>
            <w:left w:val="none" w:sz="0" w:space="0" w:color="auto"/>
            <w:bottom w:val="none" w:sz="0" w:space="0" w:color="auto"/>
            <w:right w:val="none" w:sz="0" w:space="0" w:color="auto"/>
          </w:divBdr>
        </w:div>
        <w:div w:id="1519081297">
          <w:marLeft w:val="821"/>
          <w:marRight w:val="0"/>
          <w:marTop w:val="40"/>
          <w:marBottom w:val="0"/>
          <w:divBdr>
            <w:top w:val="none" w:sz="0" w:space="0" w:color="auto"/>
            <w:left w:val="none" w:sz="0" w:space="0" w:color="auto"/>
            <w:bottom w:val="none" w:sz="0" w:space="0" w:color="auto"/>
            <w:right w:val="none" w:sz="0" w:space="0" w:color="auto"/>
          </w:divBdr>
        </w:div>
        <w:div w:id="1630477133">
          <w:marLeft w:val="821"/>
          <w:marRight w:val="0"/>
          <w:marTop w:val="40"/>
          <w:marBottom w:val="0"/>
          <w:divBdr>
            <w:top w:val="none" w:sz="0" w:space="0" w:color="auto"/>
            <w:left w:val="none" w:sz="0" w:space="0" w:color="auto"/>
            <w:bottom w:val="none" w:sz="0" w:space="0" w:color="auto"/>
            <w:right w:val="none" w:sz="0" w:space="0" w:color="auto"/>
          </w:divBdr>
        </w:div>
      </w:divsChild>
    </w:div>
    <w:div w:id="50691592">
      <w:bodyDiv w:val="1"/>
      <w:marLeft w:val="0"/>
      <w:marRight w:val="0"/>
      <w:marTop w:val="0"/>
      <w:marBottom w:val="0"/>
      <w:divBdr>
        <w:top w:val="none" w:sz="0" w:space="0" w:color="auto"/>
        <w:left w:val="none" w:sz="0" w:space="0" w:color="auto"/>
        <w:bottom w:val="none" w:sz="0" w:space="0" w:color="auto"/>
        <w:right w:val="none" w:sz="0" w:space="0" w:color="auto"/>
      </w:divBdr>
    </w:div>
    <w:div w:id="57213186">
      <w:bodyDiv w:val="1"/>
      <w:marLeft w:val="0"/>
      <w:marRight w:val="0"/>
      <w:marTop w:val="0"/>
      <w:marBottom w:val="0"/>
      <w:divBdr>
        <w:top w:val="none" w:sz="0" w:space="0" w:color="auto"/>
        <w:left w:val="none" w:sz="0" w:space="0" w:color="auto"/>
        <w:bottom w:val="none" w:sz="0" w:space="0" w:color="auto"/>
        <w:right w:val="none" w:sz="0" w:space="0" w:color="auto"/>
      </w:divBdr>
    </w:div>
    <w:div w:id="113642576">
      <w:bodyDiv w:val="1"/>
      <w:marLeft w:val="0"/>
      <w:marRight w:val="0"/>
      <w:marTop w:val="0"/>
      <w:marBottom w:val="0"/>
      <w:divBdr>
        <w:top w:val="none" w:sz="0" w:space="0" w:color="auto"/>
        <w:left w:val="none" w:sz="0" w:space="0" w:color="auto"/>
        <w:bottom w:val="none" w:sz="0" w:space="0" w:color="auto"/>
        <w:right w:val="none" w:sz="0" w:space="0" w:color="auto"/>
      </w:divBdr>
    </w:div>
    <w:div w:id="156002464">
      <w:bodyDiv w:val="1"/>
      <w:marLeft w:val="0"/>
      <w:marRight w:val="0"/>
      <w:marTop w:val="0"/>
      <w:marBottom w:val="0"/>
      <w:divBdr>
        <w:top w:val="none" w:sz="0" w:space="0" w:color="auto"/>
        <w:left w:val="none" w:sz="0" w:space="0" w:color="auto"/>
        <w:bottom w:val="none" w:sz="0" w:space="0" w:color="auto"/>
        <w:right w:val="none" w:sz="0" w:space="0" w:color="auto"/>
      </w:divBdr>
    </w:div>
    <w:div w:id="267153783">
      <w:bodyDiv w:val="1"/>
      <w:marLeft w:val="0"/>
      <w:marRight w:val="0"/>
      <w:marTop w:val="0"/>
      <w:marBottom w:val="0"/>
      <w:divBdr>
        <w:top w:val="none" w:sz="0" w:space="0" w:color="auto"/>
        <w:left w:val="none" w:sz="0" w:space="0" w:color="auto"/>
        <w:bottom w:val="none" w:sz="0" w:space="0" w:color="auto"/>
        <w:right w:val="none" w:sz="0" w:space="0" w:color="auto"/>
      </w:divBdr>
    </w:div>
    <w:div w:id="342514994">
      <w:bodyDiv w:val="1"/>
      <w:marLeft w:val="0"/>
      <w:marRight w:val="0"/>
      <w:marTop w:val="0"/>
      <w:marBottom w:val="0"/>
      <w:divBdr>
        <w:top w:val="none" w:sz="0" w:space="0" w:color="auto"/>
        <w:left w:val="none" w:sz="0" w:space="0" w:color="auto"/>
        <w:bottom w:val="none" w:sz="0" w:space="0" w:color="auto"/>
        <w:right w:val="none" w:sz="0" w:space="0" w:color="auto"/>
      </w:divBdr>
    </w:div>
    <w:div w:id="344400788">
      <w:bodyDiv w:val="1"/>
      <w:marLeft w:val="0"/>
      <w:marRight w:val="0"/>
      <w:marTop w:val="0"/>
      <w:marBottom w:val="0"/>
      <w:divBdr>
        <w:top w:val="none" w:sz="0" w:space="0" w:color="auto"/>
        <w:left w:val="none" w:sz="0" w:space="0" w:color="auto"/>
        <w:bottom w:val="none" w:sz="0" w:space="0" w:color="auto"/>
        <w:right w:val="none" w:sz="0" w:space="0" w:color="auto"/>
      </w:divBdr>
    </w:div>
    <w:div w:id="360715872">
      <w:bodyDiv w:val="1"/>
      <w:marLeft w:val="0"/>
      <w:marRight w:val="0"/>
      <w:marTop w:val="0"/>
      <w:marBottom w:val="0"/>
      <w:divBdr>
        <w:top w:val="none" w:sz="0" w:space="0" w:color="auto"/>
        <w:left w:val="none" w:sz="0" w:space="0" w:color="auto"/>
        <w:bottom w:val="none" w:sz="0" w:space="0" w:color="auto"/>
        <w:right w:val="none" w:sz="0" w:space="0" w:color="auto"/>
      </w:divBdr>
    </w:div>
    <w:div w:id="362245629">
      <w:bodyDiv w:val="1"/>
      <w:marLeft w:val="0"/>
      <w:marRight w:val="0"/>
      <w:marTop w:val="0"/>
      <w:marBottom w:val="0"/>
      <w:divBdr>
        <w:top w:val="none" w:sz="0" w:space="0" w:color="auto"/>
        <w:left w:val="none" w:sz="0" w:space="0" w:color="auto"/>
        <w:bottom w:val="none" w:sz="0" w:space="0" w:color="auto"/>
        <w:right w:val="none" w:sz="0" w:space="0" w:color="auto"/>
      </w:divBdr>
    </w:div>
    <w:div w:id="450830782">
      <w:bodyDiv w:val="1"/>
      <w:marLeft w:val="0"/>
      <w:marRight w:val="0"/>
      <w:marTop w:val="0"/>
      <w:marBottom w:val="0"/>
      <w:divBdr>
        <w:top w:val="none" w:sz="0" w:space="0" w:color="auto"/>
        <w:left w:val="none" w:sz="0" w:space="0" w:color="auto"/>
        <w:bottom w:val="none" w:sz="0" w:space="0" w:color="auto"/>
        <w:right w:val="none" w:sz="0" w:space="0" w:color="auto"/>
      </w:divBdr>
    </w:div>
    <w:div w:id="474299783">
      <w:bodyDiv w:val="1"/>
      <w:marLeft w:val="0"/>
      <w:marRight w:val="0"/>
      <w:marTop w:val="0"/>
      <w:marBottom w:val="0"/>
      <w:divBdr>
        <w:top w:val="none" w:sz="0" w:space="0" w:color="auto"/>
        <w:left w:val="none" w:sz="0" w:space="0" w:color="auto"/>
        <w:bottom w:val="none" w:sz="0" w:space="0" w:color="auto"/>
        <w:right w:val="none" w:sz="0" w:space="0" w:color="auto"/>
      </w:divBdr>
    </w:div>
    <w:div w:id="510995095">
      <w:bodyDiv w:val="1"/>
      <w:marLeft w:val="0"/>
      <w:marRight w:val="0"/>
      <w:marTop w:val="0"/>
      <w:marBottom w:val="0"/>
      <w:divBdr>
        <w:top w:val="none" w:sz="0" w:space="0" w:color="auto"/>
        <w:left w:val="none" w:sz="0" w:space="0" w:color="auto"/>
        <w:bottom w:val="none" w:sz="0" w:space="0" w:color="auto"/>
        <w:right w:val="none" w:sz="0" w:space="0" w:color="auto"/>
      </w:divBdr>
    </w:div>
    <w:div w:id="541527614">
      <w:bodyDiv w:val="1"/>
      <w:marLeft w:val="0"/>
      <w:marRight w:val="0"/>
      <w:marTop w:val="0"/>
      <w:marBottom w:val="0"/>
      <w:divBdr>
        <w:top w:val="none" w:sz="0" w:space="0" w:color="auto"/>
        <w:left w:val="none" w:sz="0" w:space="0" w:color="auto"/>
        <w:bottom w:val="none" w:sz="0" w:space="0" w:color="auto"/>
        <w:right w:val="none" w:sz="0" w:space="0" w:color="auto"/>
      </w:divBdr>
    </w:div>
    <w:div w:id="544219349">
      <w:bodyDiv w:val="1"/>
      <w:marLeft w:val="0"/>
      <w:marRight w:val="0"/>
      <w:marTop w:val="0"/>
      <w:marBottom w:val="0"/>
      <w:divBdr>
        <w:top w:val="none" w:sz="0" w:space="0" w:color="auto"/>
        <w:left w:val="none" w:sz="0" w:space="0" w:color="auto"/>
        <w:bottom w:val="none" w:sz="0" w:space="0" w:color="auto"/>
        <w:right w:val="none" w:sz="0" w:space="0" w:color="auto"/>
      </w:divBdr>
    </w:div>
    <w:div w:id="559437665">
      <w:bodyDiv w:val="1"/>
      <w:marLeft w:val="0"/>
      <w:marRight w:val="0"/>
      <w:marTop w:val="0"/>
      <w:marBottom w:val="0"/>
      <w:divBdr>
        <w:top w:val="none" w:sz="0" w:space="0" w:color="auto"/>
        <w:left w:val="none" w:sz="0" w:space="0" w:color="auto"/>
        <w:bottom w:val="none" w:sz="0" w:space="0" w:color="auto"/>
        <w:right w:val="none" w:sz="0" w:space="0" w:color="auto"/>
      </w:divBdr>
    </w:div>
    <w:div w:id="653610712">
      <w:bodyDiv w:val="1"/>
      <w:marLeft w:val="0"/>
      <w:marRight w:val="0"/>
      <w:marTop w:val="0"/>
      <w:marBottom w:val="0"/>
      <w:divBdr>
        <w:top w:val="none" w:sz="0" w:space="0" w:color="auto"/>
        <w:left w:val="none" w:sz="0" w:space="0" w:color="auto"/>
        <w:bottom w:val="none" w:sz="0" w:space="0" w:color="auto"/>
        <w:right w:val="none" w:sz="0" w:space="0" w:color="auto"/>
      </w:divBdr>
    </w:div>
    <w:div w:id="658532701">
      <w:bodyDiv w:val="1"/>
      <w:marLeft w:val="0"/>
      <w:marRight w:val="0"/>
      <w:marTop w:val="0"/>
      <w:marBottom w:val="0"/>
      <w:divBdr>
        <w:top w:val="none" w:sz="0" w:space="0" w:color="auto"/>
        <w:left w:val="none" w:sz="0" w:space="0" w:color="auto"/>
        <w:bottom w:val="none" w:sz="0" w:space="0" w:color="auto"/>
        <w:right w:val="none" w:sz="0" w:space="0" w:color="auto"/>
      </w:divBdr>
    </w:div>
    <w:div w:id="716465177">
      <w:bodyDiv w:val="1"/>
      <w:marLeft w:val="0"/>
      <w:marRight w:val="0"/>
      <w:marTop w:val="0"/>
      <w:marBottom w:val="0"/>
      <w:divBdr>
        <w:top w:val="none" w:sz="0" w:space="0" w:color="auto"/>
        <w:left w:val="none" w:sz="0" w:space="0" w:color="auto"/>
        <w:bottom w:val="none" w:sz="0" w:space="0" w:color="auto"/>
        <w:right w:val="none" w:sz="0" w:space="0" w:color="auto"/>
      </w:divBdr>
    </w:div>
    <w:div w:id="770592757">
      <w:bodyDiv w:val="1"/>
      <w:marLeft w:val="0"/>
      <w:marRight w:val="0"/>
      <w:marTop w:val="0"/>
      <w:marBottom w:val="0"/>
      <w:divBdr>
        <w:top w:val="none" w:sz="0" w:space="0" w:color="auto"/>
        <w:left w:val="none" w:sz="0" w:space="0" w:color="auto"/>
        <w:bottom w:val="none" w:sz="0" w:space="0" w:color="auto"/>
        <w:right w:val="none" w:sz="0" w:space="0" w:color="auto"/>
      </w:divBdr>
    </w:div>
    <w:div w:id="770979434">
      <w:bodyDiv w:val="1"/>
      <w:marLeft w:val="0"/>
      <w:marRight w:val="0"/>
      <w:marTop w:val="0"/>
      <w:marBottom w:val="0"/>
      <w:divBdr>
        <w:top w:val="none" w:sz="0" w:space="0" w:color="auto"/>
        <w:left w:val="none" w:sz="0" w:space="0" w:color="auto"/>
        <w:bottom w:val="none" w:sz="0" w:space="0" w:color="auto"/>
        <w:right w:val="none" w:sz="0" w:space="0" w:color="auto"/>
      </w:divBdr>
    </w:div>
    <w:div w:id="834078437">
      <w:bodyDiv w:val="1"/>
      <w:marLeft w:val="0"/>
      <w:marRight w:val="0"/>
      <w:marTop w:val="0"/>
      <w:marBottom w:val="0"/>
      <w:divBdr>
        <w:top w:val="none" w:sz="0" w:space="0" w:color="auto"/>
        <w:left w:val="none" w:sz="0" w:space="0" w:color="auto"/>
        <w:bottom w:val="none" w:sz="0" w:space="0" w:color="auto"/>
        <w:right w:val="none" w:sz="0" w:space="0" w:color="auto"/>
      </w:divBdr>
    </w:div>
    <w:div w:id="915944456">
      <w:bodyDiv w:val="1"/>
      <w:marLeft w:val="0"/>
      <w:marRight w:val="0"/>
      <w:marTop w:val="0"/>
      <w:marBottom w:val="0"/>
      <w:divBdr>
        <w:top w:val="none" w:sz="0" w:space="0" w:color="auto"/>
        <w:left w:val="none" w:sz="0" w:space="0" w:color="auto"/>
        <w:bottom w:val="none" w:sz="0" w:space="0" w:color="auto"/>
        <w:right w:val="none" w:sz="0" w:space="0" w:color="auto"/>
      </w:divBdr>
    </w:div>
    <w:div w:id="951984891">
      <w:bodyDiv w:val="1"/>
      <w:marLeft w:val="0"/>
      <w:marRight w:val="0"/>
      <w:marTop w:val="0"/>
      <w:marBottom w:val="0"/>
      <w:divBdr>
        <w:top w:val="none" w:sz="0" w:space="0" w:color="auto"/>
        <w:left w:val="none" w:sz="0" w:space="0" w:color="auto"/>
        <w:bottom w:val="none" w:sz="0" w:space="0" w:color="auto"/>
        <w:right w:val="none" w:sz="0" w:space="0" w:color="auto"/>
      </w:divBdr>
    </w:div>
    <w:div w:id="993946865">
      <w:bodyDiv w:val="1"/>
      <w:marLeft w:val="0"/>
      <w:marRight w:val="0"/>
      <w:marTop w:val="0"/>
      <w:marBottom w:val="0"/>
      <w:divBdr>
        <w:top w:val="none" w:sz="0" w:space="0" w:color="auto"/>
        <w:left w:val="none" w:sz="0" w:space="0" w:color="auto"/>
        <w:bottom w:val="none" w:sz="0" w:space="0" w:color="auto"/>
        <w:right w:val="none" w:sz="0" w:space="0" w:color="auto"/>
      </w:divBdr>
    </w:div>
    <w:div w:id="1066146817">
      <w:bodyDiv w:val="1"/>
      <w:marLeft w:val="0"/>
      <w:marRight w:val="0"/>
      <w:marTop w:val="0"/>
      <w:marBottom w:val="0"/>
      <w:divBdr>
        <w:top w:val="none" w:sz="0" w:space="0" w:color="auto"/>
        <w:left w:val="none" w:sz="0" w:space="0" w:color="auto"/>
        <w:bottom w:val="none" w:sz="0" w:space="0" w:color="auto"/>
        <w:right w:val="none" w:sz="0" w:space="0" w:color="auto"/>
      </w:divBdr>
      <w:divsChild>
        <w:div w:id="1546522079">
          <w:marLeft w:val="0"/>
          <w:marRight w:val="0"/>
          <w:marTop w:val="0"/>
          <w:marBottom w:val="0"/>
          <w:divBdr>
            <w:top w:val="none" w:sz="0" w:space="0" w:color="auto"/>
            <w:left w:val="none" w:sz="0" w:space="0" w:color="auto"/>
            <w:bottom w:val="none" w:sz="0" w:space="0" w:color="auto"/>
            <w:right w:val="none" w:sz="0" w:space="0" w:color="auto"/>
          </w:divBdr>
        </w:div>
      </w:divsChild>
    </w:div>
    <w:div w:id="1084373550">
      <w:bodyDiv w:val="1"/>
      <w:marLeft w:val="0"/>
      <w:marRight w:val="0"/>
      <w:marTop w:val="0"/>
      <w:marBottom w:val="0"/>
      <w:divBdr>
        <w:top w:val="none" w:sz="0" w:space="0" w:color="auto"/>
        <w:left w:val="none" w:sz="0" w:space="0" w:color="auto"/>
        <w:bottom w:val="none" w:sz="0" w:space="0" w:color="auto"/>
        <w:right w:val="none" w:sz="0" w:space="0" w:color="auto"/>
      </w:divBdr>
    </w:div>
    <w:div w:id="1096829170">
      <w:bodyDiv w:val="1"/>
      <w:marLeft w:val="0"/>
      <w:marRight w:val="0"/>
      <w:marTop w:val="0"/>
      <w:marBottom w:val="0"/>
      <w:divBdr>
        <w:top w:val="none" w:sz="0" w:space="0" w:color="auto"/>
        <w:left w:val="none" w:sz="0" w:space="0" w:color="auto"/>
        <w:bottom w:val="none" w:sz="0" w:space="0" w:color="auto"/>
        <w:right w:val="none" w:sz="0" w:space="0" w:color="auto"/>
      </w:divBdr>
    </w:div>
    <w:div w:id="1099712670">
      <w:bodyDiv w:val="1"/>
      <w:marLeft w:val="0"/>
      <w:marRight w:val="0"/>
      <w:marTop w:val="0"/>
      <w:marBottom w:val="0"/>
      <w:divBdr>
        <w:top w:val="none" w:sz="0" w:space="0" w:color="auto"/>
        <w:left w:val="none" w:sz="0" w:space="0" w:color="auto"/>
        <w:bottom w:val="none" w:sz="0" w:space="0" w:color="auto"/>
        <w:right w:val="none" w:sz="0" w:space="0" w:color="auto"/>
      </w:divBdr>
    </w:div>
    <w:div w:id="1118990807">
      <w:bodyDiv w:val="1"/>
      <w:marLeft w:val="0"/>
      <w:marRight w:val="0"/>
      <w:marTop w:val="0"/>
      <w:marBottom w:val="0"/>
      <w:divBdr>
        <w:top w:val="none" w:sz="0" w:space="0" w:color="auto"/>
        <w:left w:val="none" w:sz="0" w:space="0" w:color="auto"/>
        <w:bottom w:val="none" w:sz="0" w:space="0" w:color="auto"/>
        <w:right w:val="none" w:sz="0" w:space="0" w:color="auto"/>
      </w:divBdr>
    </w:div>
    <w:div w:id="1119451337">
      <w:bodyDiv w:val="1"/>
      <w:marLeft w:val="0"/>
      <w:marRight w:val="0"/>
      <w:marTop w:val="0"/>
      <w:marBottom w:val="0"/>
      <w:divBdr>
        <w:top w:val="none" w:sz="0" w:space="0" w:color="auto"/>
        <w:left w:val="none" w:sz="0" w:space="0" w:color="auto"/>
        <w:bottom w:val="none" w:sz="0" w:space="0" w:color="auto"/>
        <w:right w:val="none" w:sz="0" w:space="0" w:color="auto"/>
      </w:divBdr>
    </w:div>
    <w:div w:id="1121801865">
      <w:bodyDiv w:val="1"/>
      <w:marLeft w:val="0"/>
      <w:marRight w:val="0"/>
      <w:marTop w:val="0"/>
      <w:marBottom w:val="0"/>
      <w:divBdr>
        <w:top w:val="none" w:sz="0" w:space="0" w:color="auto"/>
        <w:left w:val="none" w:sz="0" w:space="0" w:color="auto"/>
        <w:bottom w:val="none" w:sz="0" w:space="0" w:color="auto"/>
        <w:right w:val="none" w:sz="0" w:space="0" w:color="auto"/>
      </w:divBdr>
    </w:div>
    <w:div w:id="1133601580">
      <w:bodyDiv w:val="1"/>
      <w:marLeft w:val="0"/>
      <w:marRight w:val="0"/>
      <w:marTop w:val="0"/>
      <w:marBottom w:val="0"/>
      <w:divBdr>
        <w:top w:val="none" w:sz="0" w:space="0" w:color="auto"/>
        <w:left w:val="none" w:sz="0" w:space="0" w:color="auto"/>
        <w:bottom w:val="none" w:sz="0" w:space="0" w:color="auto"/>
        <w:right w:val="none" w:sz="0" w:space="0" w:color="auto"/>
      </w:divBdr>
    </w:div>
    <w:div w:id="1158425409">
      <w:bodyDiv w:val="1"/>
      <w:marLeft w:val="0"/>
      <w:marRight w:val="0"/>
      <w:marTop w:val="0"/>
      <w:marBottom w:val="0"/>
      <w:divBdr>
        <w:top w:val="none" w:sz="0" w:space="0" w:color="auto"/>
        <w:left w:val="none" w:sz="0" w:space="0" w:color="auto"/>
        <w:bottom w:val="none" w:sz="0" w:space="0" w:color="auto"/>
        <w:right w:val="none" w:sz="0" w:space="0" w:color="auto"/>
      </w:divBdr>
    </w:div>
    <w:div w:id="1159611205">
      <w:bodyDiv w:val="1"/>
      <w:marLeft w:val="0"/>
      <w:marRight w:val="0"/>
      <w:marTop w:val="0"/>
      <w:marBottom w:val="0"/>
      <w:divBdr>
        <w:top w:val="none" w:sz="0" w:space="0" w:color="auto"/>
        <w:left w:val="none" w:sz="0" w:space="0" w:color="auto"/>
        <w:bottom w:val="none" w:sz="0" w:space="0" w:color="auto"/>
        <w:right w:val="none" w:sz="0" w:space="0" w:color="auto"/>
      </w:divBdr>
    </w:div>
    <w:div w:id="1219365145">
      <w:bodyDiv w:val="1"/>
      <w:marLeft w:val="0"/>
      <w:marRight w:val="0"/>
      <w:marTop w:val="0"/>
      <w:marBottom w:val="0"/>
      <w:divBdr>
        <w:top w:val="none" w:sz="0" w:space="0" w:color="auto"/>
        <w:left w:val="none" w:sz="0" w:space="0" w:color="auto"/>
        <w:bottom w:val="none" w:sz="0" w:space="0" w:color="auto"/>
        <w:right w:val="none" w:sz="0" w:space="0" w:color="auto"/>
      </w:divBdr>
    </w:div>
    <w:div w:id="1247114472">
      <w:bodyDiv w:val="1"/>
      <w:marLeft w:val="0"/>
      <w:marRight w:val="0"/>
      <w:marTop w:val="0"/>
      <w:marBottom w:val="0"/>
      <w:divBdr>
        <w:top w:val="none" w:sz="0" w:space="0" w:color="auto"/>
        <w:left w:val="none" w:sz="0" w:space="0" w:color="auto"/>
        <w:bottom w:val="none" w:sz="0" w:space="0" w:color="auto"/>
        <w:right w:val="none" w:sz="0" w:space="0" w:color="auto"/>
      </w:divBdr>
    </w:div>
    <w:div w:id="1280991337">
      <w:bodyDiv w:val="1"/>
      <w:marLeft w:val="0"/>
      <w:marRight w:val="0"/>
      <w:marTop w:val="0"/>
      <w:marBottom w:val="0"/>
      <w:divBdr>
        <w:top w:val="none" w:sz="0" w:space="0" w:color="auto"/>
        <w:left w:val="none" w:sz="0" w:space="0" w:color="auto"/>
        <w:bottom w:val="none" w:sz="0" w:space="0" w:color="auto"/>
        <w:right w:val="none" w:sz="0" w:space="0" w:color="auto"/>
      </w:divBdr>
    </w:div>
    <w:div w:id="1285841728">
      <w:bodyDiv w:val="1"/>
      <w:marLeft w:val="0"/>
      <w:marRight w:val="0"/>
      <w:marTop w:val="0"/>
      <w:marBottom w:val="0"/>
      <w:divBdr>
        <w:top w:val="none" w:sz="0" w:space="0" w:color="auto"/>
        <w:left w:val="none" w:sz="0" w:space="0" w:color="auto"/>
        <w:bottom w:val="none" w:sz="0" w:space="0" w:color="auto"/>
        <w:right w:val="none" w:sz="0" w:space="0" w:color="auto"/>
      </w:divBdr>
    </w:div>
    <w:div w:id="1303345946">
      <w:bodyDiv w:val="1"/>
      <w:marLeft w:val="0"/>
      <w:marRight w:val="0"/>
      <w:marTop w:val="0"/>
      <w:marBottom w:val="0"/>
      <w:divBdr>
        <w:top w:val="none" w:sz="0" w:space="0" w:color="auto"/>
        <w:left w:val="none" w:sz="0" w:space="0" w:color="auto"/>
        <w:bottom w:val="none" w:sz="0" w:space="0" w:color="auto"/>
        <w:right w:val="none" w:sz="0" w:space="0" w:color="auto"/>
      </w:divBdr>
    </w:div>
    <w:div w:id="1351178706">
      <w:bodyDiv w:val="1"/>
      <w:marLeft w:val="0"/>
      <w:marRight w:val="0"/>
      <w:marTop w:val="0"/>
      <w:marBottom w:val="0"/>
      <w:divBdr>
        <w:top w:val="none" w:sz="0" w:space="0" w:color="auto"/>
        <w:left w:val="none" w:sz="0" w:space="0" w:color="auto"/>
        <w:bottom w:val="none" w:sz="0" w:space="0" w:color="auto"/>
        <w:right w:val="none" w:sz="0" w:space="0" w:color="auto"/>
      </w:divBdr>
    </w:div>
    <w:div w:id="1354264319">
      <w:bodyDiv w:val="1"/>
      <w:marLeft w:val="0"/>
      <w:marRight w:val="0"/>
      <w:marTop w:val="0"/>
      <w:marBottom w:val="0"/>
      <w:divBdr>
        <w:top w:val="none" w:sz="0" w:space="0" w:color="auto"/>
        <w:left w:val="none" w:sz="0" w:space="0" w:color="auto"/>
        <w:bottom w:val="none" w:sz="0" w:space="0" w:color="auto"/>
        <w:right w:val="none" w:sz="0" w:space="0" w:color="auto"/>
      </w:divBdr>
    </w:div>
    <w:div w:id="1364210392">
      <w:bodyDiv w:val="1"/>
      <w:marLeft w:val="0"/>
      <w:marRight w:val="0"/>
      <w:marTop w:val="0"/>
      <w:marBottom w:val="0"/>
      <w:divBdr>
        <w:top w:val="none" w:sz="0" w:space="0" w:color="auto"/>
        <w:left w:val="none" w:sz="0" w:space="0" w:color="auto"/>
        <w:bottom w:val="none" w:sz="0" w:space="0" w:color="auto"/>
        <w:right w:val="none" w:sz="0" w:space="0" w:color="auto"/>
      </w:divBdr>
    </w:div>
    <w:div w:id="1369910566">
      <w:bodyDiv w:val="1"/>
      <w:marLeft w:val="0"/>
      <w:marRight w:val="0"/>
      <w:marTop w:val="0"/>
      <w:marBottom w:val="0"/>
      <w:divBdr>
        <w:top w:val="none" w:sz="0" w:space="0" w:color="auto"/>
        <w:left w:val="none" w:sz="0" w:space="0" w:color="auto"/>
        <w:bottom w:val="none" w:sz="0" w:space="0" w:color="auto"/>
        <w:right w:val="none" w:sz="0" w:space="0" w:color="auto"/>
      </w:divBdr>
    </w:div>
    <w:div w:id="1370105414">
      <w:bodyDiv w:val="1"/>
      <w:marLeft w:val="0"/>
      <w:marRight w:val="0"/>
      <w:marTop w:val="0"/>
      <w:marBottom w:val="0"/>
      <w:divBdr>
        <w:top w:val="none" w:sz="0" w:space="0" w:color="auto"/>
        <w:left w:val="none" w:sz="0" w:space="0" w:color="auto"/>
        <w:bottom w:val="none" w:sz="0" w:space="0" w:color="auto"/>
        <w:right w:val="none" w:sz="0" w:space="0" w:color="auto"/>
      </w:divBdr>
    </w:div>
    <w:div w:id="1384406889">
      <w:bodyDiv w:val="1"/>
      <w:marLeft w:val="0"/>
      <w:marRight w:val="0"/>
      <w:marTop w:val="0"/>
      <w:marBottom w:val="0"/>
      <w:divBdr>
        <w:top w:val="none" w:sz="0" w:space="0" w:color="auto"/>
        <w:left w:val="none" w:sz="0" w:space="0" w:color="auto"/>
        <w:bottom w:val="none" w:sz="0" w:space="0" w:color="auto"/>
        <w:right w:val="none" w:sz="0" w:space="0" w:color="auto"/>
      </w:divBdr>
      <w:divsChild>
        <w:div w:id="1157500701">
          <w:marLeft w:val="0"/>
          <w:marRight w:val="0"/>
          <w:marTop w:val="0"/>
          <w:marBottom w:val="0"/>
          <w:divBdr>
            <w:top w:val="none" w:sz="0" w:space="0" w:color="auto"/>
            <w:left w:val="none" w:sz="0" w:space="0" w:color="auto"/>
            <w:bottom w:val="none" w:sz="0" w:space="0" w:color="auto"/>
            <w:right w:val="none" w:sz="0" w:space="0" w:color="auto"/>
          </w:divBdr>
        </w:div>
        <w:div w:id="1309018955">
          <w:marLeft w:val="0"/>
          <w:marRight w:val="0"/>
          <w:marTop w:val="0"/>
          <w:marBottom w:val="0"/>
          <w:divBdr>
            <w:top w:val="none" w:sz="0" w:space="0" w:color="auto"/>
            <w:left w:val="none" w:sz="0" w:space="0" w:color="auto"/>
            <w:bottom w:val="none" w:sz="0" w:space="0" w:color="auto"/>
            <w:right w:val="none" w:sz="0" w:space="0" w:color="auto"/>
          </w:divBdr>
        </w:div>
        <w:div w:id="1513568969">
          <w:marLeft w:val="0"/>
          <w:marRight w:val="0"/>
          <w:marTop w:val="0"/>
          <w:marBottom w:val="0"/>
          <w:divBdr>
            <w:top w:val="none" w:sz="0" w:space="0" w:color="auto"/>
            <w:left w:val="none" w:sz="0" w:space="0" w:color="auto"/>
            <w:bottom w:val="none" w:sz="0" w:space="0" w:color="auto"/>
            <w:right w:val="none" w:sz="0" w:space="0" w:color="auto"/>
          </w:divBdr>
        </w:div>
      </w:divsChild>
    </w:div>
    <w:div w:id="1389037882">
      <w:bodyDiv w:val="1"/>
      <w:marLeft w:val="0"/>
      <w:marRight w:val="0"/>
      <w:marTop w:val="0"/>
      <w:marBottom w:val="0"/>
      <w:divBdr>
        <w:top w:val="none" w:sz="0" w:space="0" w:color="auto"/>
        <w:left w:val="none" w:sz="0" w:space="0" w:color="auto"/>
        <w:bottom w:val="none" w:sz="0" w:space="0" w:color="auto"/>
        <w:right w:val="none" w:sz="0" w:space="0" w:color="auto"/>
      </w:divBdr>
    </w:div>
    <w:div w:id="1501314986">
      <w:bodyDiv w:val="1"/>
      <w:marLeft w:val="0"/>
      <w:marRight w:val="0"/>
      <w:marTop w:val="0"/>
      <w:marBottom w:val="0"/>
      <w:divBdr>
        <w:top w:val="none" w:sz="0" w:space="0" w:color="auto"/>
        <w:left w:val="none" w:sz="0" w:space="0" w:color="auto"/>
        <w:bottom w:val="none" w:sz="0" w:space="0" w:color="auto"/>
        <w:right w:val="none" w:sz="0" w:space="0" w:color="auto"/>
      </w:divBdr>
    </w:div>
    <w:div w:id="1507404042">
      <w:bodyDiv w:val="1"/>
      <w:marLeft w:val="0"/>
      <w:marRight w:val="0"/>
      <w:marTop w:val="0"/>
      <w:marBottom w:val="0"/>
      <w:divBdr>
        <w:top w:val="none" w:sz="0" w:space="0" w:color="auto"/>
        <w:left w:val="none" w:sz="0" w:space="0" w:color="auto"/>
        <w:bottom w:val="none" w:sz="0" w:space="0" w:color="auto"/>
        <w:right w:val="none" w:sz="0" w:space="0" w:color="auto"/>
      </w:divBdr>
    </w:div>
    <w:div w:id="1522206043">
      <w:bodyDiv w:val="1"/>
      <w:marLeft w:val="0"/>
      <w:marRight w:val="0"/>
      <w:marTop w:val="0"/>
      <w:marBottom w:val="0"/>
      <w:divBdr>
        <w:top w:val="none" w:sz="0" w:space="0" w:color="auto"/>
        <w:left w:val="none" w:sz="0" w:space="0" w:color="auto"/>
        <w:bottom w:val="none" w:sz="0" w:space="0" w:color="auto"/>
        <w:right w:val="none" w:sz="0" w:space="0" w:color="auto"/>
      </w:divBdr>
    </w:div>
    <w:div w:id="1658731859">
      <w:bodyDiv w:val="1"/>
      <w:marLeft w:val="0"/>
      <w:marRight w:val="0"/>
      <w:marTop w:val="0"/>
      <w:marBottom w:val="0"/>
      <w:divBdr>
        <w:top w:val="none" w:sz="0" w:space="0" w:color="auto"/>
        <w:left w:val="none" w:sz="0" w:space="0" w:color="auto"/>
        <w:bottom w:val="none" w:sz="0" w:space="0" w:color="auto"/>
        <w:right w:val="none" w:sz="0" w:space="0" w:color="auto"/>
      </w:divBdr>
    </w:div>
    <w:div w:id="1668164599">
      <w:bodyDiv w:val="1"/>
      <w:marLeft w:val="0"/>
      <w:marRight w:val="0"/>
      <w:marTop w:val="0"/>
      <w:marBottom w:val="0"/>
      <w:divBdr>
        <w:top w:val="none" w:sz="0" w:space="0" w:color="auto"/>
        <w:left w:val="none" w:sz="0" w:space="0" w:color="auto"/>
        <w:bottom w:val="none" w:sz="0" w:space="0" w:color="auto"/>
        <w:right w:val="none" w:sz="0" w:space="0" w:color="auto"/>
      </w:divBdr>
    </w:div>
    <w:div w:id="1672372315">
      <w:bodyDiv w:val="1"/>
      <w:marLeft w:val="0"/>
      <w:marRight w:val="0"/>
      <w:marTop w:val="0"/>
      <w:marBottom w:val="0"/>
      <w:divBdr>
        <w:top w:val="none" w:sz="0" w:space="0" w:color="auto"/>
        <w:left w:val="none" w:sz="0" w:space="0" w:color="auto"/>
        <w:bottom w:val="none" w:sz="0" w:space="0" w:color="auto"/>
        <w:right w:val="none" w:sz="0" w:space="0" w:color="auto"/>
      </w:divBdr>
    </w:div>
    <w:div w:id="1706445835">
      <w:bodyDiv w:val="1"/>
      <w:marLeft w:val="0"/>
      <w:marRight w:val="0"/>
      <w:marTop w:val="0"/>
      <w:marBottom w:val="0"/>
      <w:divBdr>
        <w:top w:val="none" w:sz="0" w:space="0" w:color="auto"/>
        <w:left w:val="none" w:sz="0" w:space="0" w:color="auto"/>
        <w:bottom w:val="none" w:sz="0" w:space="0" w:color="auto"/>
        <w:right w:val="none" w:sz="0" w:space="0" w:color="auto"/>
      </w:divBdr>
    </w:div>
    <w:div w:id="1760633677">
      <w:bodyDiv w:val="1"/>
      <w:marLeft w:val="0"/>
      <w:marRight w:val="0"/>
      <w:marTop w:val="0"/>
      <w:marBottom w:val="0"/>
      <w:divBdr>
        <w:top w:val="none" w:sz="0" w:space="0" w:color="auto"/>
        <w:left w:val="none" w:sz="0" w:space="0" w:color="auto"/>
        <w:bottom w:val="none" w:sz="0" w:space="0" w:color="auto"/>
        <w:right w:val="none" w:sz="0" w:space="0" w:color="auto"/>
      </w:divBdr>
    </w:div>
    <w:div w:id="1789660552">
      <w:bodyDiv w:val="1"/>
      <w:marLeft w:val="0"/>
      <w:marRight w:val="0"/>
      <w:marTop w:val="0"/>
      <w:marBottom w:val="0"/>
      <w:divBdr>
        <w:top w:val="none" w:sz="0" w:space="0" w:color="auto"/>
        <w:left w:val="none" w:sz="0" w:space="0" w:color="auto"/>
        <w:bottom w:val="none" w:sz="0" w:space="0" w:color="auto"/>
        <w:right w:val="none" w:sz="0" w:space="0" w:color="auto"/>
      </w:divBdr>
      <w:divsChild>
        <w:div w:id="8069499">
          <w:marLeft w:val="0"/>
          <w:marRight w:val="0"/>
          <w:marTop w:val="0"/>
          <w:marBottom w:val="0"/>
          <w:divBdr>
            <w:top w:val="none" w:sz="0" w:space="0" w:color="auto"/>
            <w:left w:val="none" w:sz="0" w:space="0" w:color="auto"/>
            <w:bottom w:val="none" w:sz="0" w:space="0" w:color="auto"/>
            <w:right w:val="none" w:sz="0" w:space="0" w:color="auto"/>
          </w:divBdr>
        </w:div>
        <w:div w:id="812408710">
          <w:marLeft w:val="0"/>
          <w:marRight w:val="0"/>
          <w:marTop w:val="0"/>
          <w:marBottom w:val="0"/>
          <w:divBdr>
            <w:top w:val="none" w:sz="0" w:space="0" w:color="auto"/>
            <w:left w:val="none" w:sz="0" w:space="0" w:color="auto"/>
            <w:bottom w:val="none" w:sz="0" w:space="0" w:color="auto"/>
            <w:right w:val="none" w:sz="0" w:space="0" w:color="auto"/>
          </w:divBdr>
        </w:div>
        <w:div w:id="1119224008">
          <w:marLeft w:val="0"/>
          <w:marRight w:val="0"/>
          <w:marTop w:val="0"/>
          <w:marBottom w:val="0"/>
          <w:divBdr>
            <w:top w:val="none" w:sz="0" w:space="0" w:color="auto"/>
            <w:left w:val="none" w:sz="0" w:space="0" w:color="auto"/>
            <w:bottom w:val="none" w:sz="0" w:space="0" w:color="auto"/>
            <w:right w:val="none" w:sz="0" w:space="0" w:color="auto"/>
          </w:divBdr>
        </w:div>
      </w:divsChild>
    </w:div>
    <w:div w:id="1804152653">
      <w:bodyDiv w:val="1"/>
      <w:marLeft w:val="0"/>
      <w:marRight w:val="0"/>
      <w:marTop w:val="0"/>
      <w:marBottom w:val="0"/>
      <w:divBdr>
        <w:top w:val="none" w:sz="0" w:space="0" w:color="auto"/>
        <w:left w:val="none" w:sz="0" w:space="0" w:color="auto"/>
        <w:bottom w:val="none" w:sz="0" w:space="0" w:color="auto"/>
        <w:right w:val="none" w:sz="0" w:space="0" w:color="auto"/>
      </w:divBdr>
    </w:div>
    <w:div w:id="1837261285">
      <w:bodyDiv w:val="1"/>
      <w:marLeft w:val="0"/>
      <w:marRight w:val="0"/>
      <w:marTop w:val="0"/>
      <w:marBottom w:val="0"/>
      <w:divBdr>
        <w:top w:val="none" w:sz="0" w:space="0" w:color="auto"/>
        <w:left w:val="none" w:sz="0" w:space="0" w:color="auto"/>
        <w:bottom w:val="none" w:sz="0" w:space="0" w:color="auto"/>
        <w:right w:val="none" w:sz="0" w:space="0" w:color="auto"/>
      </w:divBdr>
    </w:div>
    <w:div w:id="1916548414">
      <w:bodyDiv w:val="1"/>
      <w:marLeft w:val="0"/>
      <w:marRight w:val="0"/>
      <w:marTop w:val="0"/>
      <w:marBottom w:val="0"/>
      <w:divBdr>
        <w:top w:val="none" w:sz="0" w:space="0" w:color="auto"/>
        <w:left w:val="none" w:sz="0" w:space="0" w:color="auto"/>
        <w:bottom w:val="none" w:sz="0" w:space="0" w:color="auto"/>
        <w:right w:val="none" w:sz="0" w:space="0" w:color="auto"/>
      </w:divBdr>
    </w:div>
    <w:div w:id="2039307052">
      <w:bodyDiv w:val="1"/>
      <w:marLeft w:val="0"/>
      <w:marRight w:val="0"/>
      <w:marTop w:val="0"/>
      <w:marBottom w:val="0"/>
      <w:divBdr>
        <w:top w:val="none" w:sz="0" w:space="0" w:color="auto"/>
        <w:left w:val="none" w:sz="0" w:space="0" w:color="auto"/>
        <w:bottom w:val="none" w:sz="0" w:space="0" w:color="auto"/>
        <w:right w:val="none" w:sz="0" w:space="0" w:color="auto"/>
      </w:divBdr>
    </w:div>
    <w:div w:id="2063939881">
      <w:bodyDiv w:val="1"/>
      <w:marLeft w:val="0"/>
      <w:marRight w:val="0"/>
      <w:marTop w:val="0"/>
      <w:marBottom w:val="0"/>
      <w:divBdr>
        <w:top w:val="none" w:sz="0" w:space="0" w:color="auto"/>
        <w:left w:val="none" w:sz="0" w:space="0" w:color="auto"/>
        <w:bottom w:val="none" w:sz="0" w:space="0" w:color="auto"/>
        <w:right w:val="none" w:sz="0" w:space="0" w:color="auto"/>
      </w:divBdr>
    </w:div>
    <w:div w:id="211898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image" Target="media/image9.png"/><Relationship Id="rId21" Type="http://schemas.openxmlformats.org/officeDocument/2006/relationships/image" Target="media/image4.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footer" Target="footer4.xml"/><Relationship Id="rId37"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3.xml"/><Relationship Id="rId35"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bolton\Downloads\02%20&#8211;%20Template%20&#8211;%20SOW%20Full%203.3%20(9).dotx" TargetMode="External"/></Relationships>
</file>

<file path=word/documenttasks/documenttasks1.xml><?xml version="1.0" encoding="utf-8"?>
<t:Tasks xmlns:t="http://schemas.microsoft.com/office/tasks/2019/documenttasks" xmlns:oel="http://schemas.microsoft.com/office/2019/extlst">
  <t:Task id="{7E1644E8-AE9F-44AB-A6D2-722681BC4243}">
    <t:Anchor>
      <t:Comment id="672628470"/>
    </t:Anchor>
    <t:History>
      <t:Event id="{6FECF9F7-6BD7-44CA-BA41-B3027687436E}" time="2023-05-23T10:05:42.027Z">
        <t:Attribution userId="S::shravan.tiwari@thermofisher.com::4c27891f-95d4-4976-825b-8d72b130123b" userProvider="AD" userName="Tiwari, Shravan"/>
        <t:Anchor>
          <t:Comment id="672628470"/>
        </t:Anchor>
        <t:Create/>
      </t:Event>
      <t:Event id="{EB327B23-8B2B-4E3E-BCF5-C4F322E6CCF0}" time="2023-05-23T10:05:42.027Z">
        <t:Attribution userId="S::shravan.tiwari@thermofisher.com::4c27891f-95d4-4976-825b-8d72b130123b" userProvider="AD" userName="Tiwari, Shravan"/>
        <t:Anchor>
          <t:Comment id="672628470"/>
        </t:Anchor>
        <t:Assign userId="S::effat.selim@thermofisher.com::8bf2fc4a-3e47-43fb-b15c-1db0c7f24386" userProvider="AD" userName="Selim, Effat"/>
      </t:Event>
      <t:Event id="{D649BDAE-7B01-4D2A-B785-E4A1B281D401}" time="2023-05-23T10:05:42.027Z">
        <t:Attribution userId="S::shravan.tiwari@thermofisher.com::4c27891f-95d4-4976-825b-8d72b130123b" userProvider="AD" userName="Tiwari, Shravan"/>
        <t:Anchor>
          <t:Comment id="672628470"/>
        </t:Anchor>
        <t:SetTitle title="@Selim, Effat Is project management our of scope?"/>
      </t:Event>
      <t:Event id="{31AF8396-199C-4EA9-AA83-93582912C260}" time="2023-05-23T16:40:32.372Z">
        <t:Attribution userId="S::effat.selim@thermofisher.com::8bf2fc4a-3e47-43fb-b15c-1db0c7f24386" userProvider="AD" userName="Selim, Effat"/>
        <t:Progress percentComplete="100"/>
      </t:Event>
    </t:History>
  </t:Task>
  <t:Task id="{1AD40EAF-DD66-40C3-BABE-A62918C78B14}">
    <t:Anchor>
      <t:Comment id="672618165"/>
    </t:Anchor>
    <t:History>
      <t:Event id="{D0DC9437-9242-4ACA-9B67-CD9F2DE87752}" time="2023-05-23T08:48:23.489Z">
        <t:Attribution userId="S::shravan.tiwari@thermofisher.com::4c27891f-95d4-4976-825b-8d72b130123b" userProvider="AD" userName="Tiwari, Shravan"/>
        <t:Anchor>
          <t:Comment id="672623831"/>
        </t:Anchor>
        <t:Create/>
      </t:Event>
      <t:Event id="{FB156C1E-C7F1-4DDC-AD4A-A0096D218262}" time="2023-05-23T08:48:23.489Z">
        <t:Attribution userId="S::shravan.tiwari@thermofisher.com::4c27891f-95d4-4976-825b-8d72b130123b" userProvider="AD" userName="Tiwari, Shravan"/>
        <t:Anchor>
          <t:Comment id="672623831"/>
        </t:Anchor>
        <t:Assign userId="S::effat.selim@thermofisher.com::8bf2fc4a-3e47-43fb-b15c-1db0c7f24386" userProvider="AD" userName="Selim, Effat"/>
      </t:Event>
      <t:Event id="{978CBDD1-FF9F-4510-8C39-46757D101811}" time="2023-05-23T08:48:23.489Z">
        <t:Attribution userId="S::shravan.tiwari@thermofisher.com::4c27891f-95d4-4976-825b-8d72b130123b" userProvider="AD" userName="Tiwari, Shravan"/>
        <t:Anchor>
          <t:Comment id="672623831"/>
        </t:Anchor>
        <t:SetTitle title="@Selim, Effat looks like only 5 days training."/>
      </t:Event>
      <t:Event id="{8BE0A38A-ACBA-4BAC-8C68-84A9BF7DF17A}" time="2023-05-25T02:33:12.577Z">
        <t:Attribution userId="S::shravan.tiwari@thermofisher.com::4c27891f-95d4-4976-825b-8d72b130123b" userProvider="AD" userName="Tiwari, Shravan"/>
        <t:Progress percentComplete="100"/>
      </t:Event>
    </t:History>
  </t:Task>
  <t:Task id="{84FE2099-A7B8-4916-92DF-721697CD7485}">
    <t:Anchor>
      <t:Comment id="1462235069"/>
    </t:Anchor>
    <t:History>
      <t:Event id="{7AD109E9-9A8F-49D7-B50F-13818D54D533}" time="2023-05-23T10:28:32.911Z">
        <t:Attribution userId="S::effat.selim@thermofisher.com::8bf2fc4a-3e47-43fb-b15c-1db0c7f24386" userProvider="AD" userName="Selim, Effat"/>
        <t:Anchor>
          <t:Comment id="1462235069"/>
        </t:Anchor>
        <t:Create/>
      </t:Event>
      <t:Event id="{1A358EBB-F8C2-4986-935B-CEF2B5EEC64D}" time="2023-05-23T10:28:32.911Z">
        <t:Attribution userId="S::effat.selim@thermofisher.com::8bf2fc4a-3e47-43fb-b15c-1db0c7f24386" userProvider="AD" userName="Selim, Effat"/>
        <t:Anchor>
          <t:Comment id="1462235069"/>
        </t:Anchor>
        <t:Assign userId="S::shravan.tiwari@thermofisher.com::4c27891f-95d4-4976-825b-8d72b130123b" userProvider="AD" userName="Tiwari, Shravan"/>
      </t:Event>
      <t:Event id="{677FE018-9502-4B67-A813-D71715B3698C}" time="2023-05-23T10:28:32.911Z">
        <t:Attribution userId="S::effat.selim@thermofisher.com::8bf2fc4a-3e47-43fb-b15c-1db0c7f24386" userProvider="AD" userName="Selim, Effat"/>
        <t:Anchor>
          <t:Comment id="1462235069"/>
        </t:Anchor>
        <t:SetTitle title="@Tiwari, Shravan @Nair, B.Hrishikesh CSIRO will start by 250 instruments in Year 1 so please put 246 instruments integration in the out of scope section and highlight the sweeper training to enable CSIRO to integrate the 246 instruments in the assumption."/>
      </t:Event>
      <t:Event id="{8DC79ABE-FD25-4A68-AC37-73DC4DCD32B4}" time="2023-05-23T10:40:40.356Z">
        <t:Attribution userId="S::shravan.tiwari@thermofisher.com::4c27891f-95d4-4976-825b-8d72b130123b" userProvider="AD" userName="Tiwari, Shravan"/>
        <t:Progress percentComplete="100"/>
      </t:Event>
    </t:History>
  </t:Task>
  <t:Task id="{71FEBDB2-2022-48E6-8606-FC106A35949E}">
    <t:Anchor>
      <t:Comment id="672605382"/>
    </t:Anchor>
    <t:History>
      <t:Event id="{444D3E0C-C475-480B-975F-B78B5A8F039C}" time="2023-05-23T09:46:35.351Z">
        <t:Attribution userId="S::shravan.tiwari@thermofisher.com::4c27891f-95d4-4976-825b-8d72b130123b" userProvider="AD" userName="Tiwari, Shravan"/>
        <t:Anchor>
          <t:Comment id="672627323"/>
        </t:Anchor>
        <t:Create/>
      </t:Event>
      <t:Event id="{21EFC22E-7D08-44FC-BB6A-335DBCB53F41}" time="2023-05-23T09:46:35.351Z">
        <t:Attribution userId="S::shravan.tiwari@thermofisher.com::4c27891f-95d4-4976-825b-8d72b130123b" userProvider="AD" userName="Tiwari, Shravan"/>
        <t:Anchor>
          <t:Comment id="672627323"/>
        </t:Anchor>
        <t:Assign userId="S::effat.selim@thermofisher.com::8bf2fc4a-3e47-43fb-b15c-1db0c7f24386" userProvider="AD" userName="Selim, Effat"/>
      </t:Event>
      <t:Event id="{67E98C8F-2B3F-4F8C-A0C3-29E3AC67D1FD}" time="2023-05-23T09:46:35.351Z">
        <t:Attribution userId="S::shravan.tiwari@thermofisher.com::4c27891f-95d4-4976-825b-8d72b130123b" userProvider="AD" userName="Tiwari, Shravan"/>
        <t:Anchor>
          <t:Comment id="672627323"/>
        </t:Anchor>
        <t:SetTitle title="@Selim, Effat address please"/>
      </t:Event>
      <t:Event id="{184FA735-F775-43AE-B9D3-05465F8B0F86}" time="2023-05-25T02:31:39.266Z">
        <t:Attribution userId="S::shravan.tiwari@thermofisher.com::4c27891f-95d4-4976-825b-8d72b130123b" userProvider="AD" userName="Tiwari, Shravan"/>
        <t:Progress percentComplete="100"/>
      </t:Event>
    </t:History>
  </t:Task>
  <t:Task id="{7BBA18CF-881E-4C51-B68F-220582574D7C}">
    <t:Anchor>
      <t:Comment id="672629915"/>
    </t:Anchor>
    <t:History>
      <t:Event id="{0AE8451A-7CA5-4203-80C5-8CF65C1B9ACD}" time="2023-05-23T10:23:54.535Z">
        <t:Attribution userId="S::effat.selim@thermofisher.com::8bf2fc4a-3e47-43fb-b15c-1db0c7f24386" userProvider="AD" userName="Selim, Effat"/>
        <t:Anchor>
          <t:Comment id="672629915"/>
        </t:Anchor>
        <t:Create/>
      </t:Event>
      <t:Event id="{B70A5AA6-2456-4C68-AA4A-01A5C95A88FC}" time="2023-05-23T10:23:54.535Z">
        <t:Attribution userId="S::effat.selim@thermofisher.com::8bf2fc4a-3e47-43fb-b15c-1db0c7f24386" userProvider="AD" userName="Selim, Effat"/>
        <t:Anchor>
          <t:Comment id="672629915"/>
        </t:Anchor>
        <t:Assign userId="S::shravan.tiwari@thermofisher.com::4c27891f-95d4-4976-825b-8d72b130123b" userProvider="AD" userName="Tiwari, Shravan"/>
      </t:Event>
      <t:Event id="{1C647D40-3200-41E8-9504-0607942ADB89}" time="2023-05-23T10:23:54.535Z">
        <t:Attribution userId="S::effat.selim@thermofisher.com::8bf2fc4a-3e47-43fb-b15c-1db0c7f24386" userProvider="AD" userName="Selim, Effat"/>
        <t:Anchor>
          <t:Comment id="672629915"/>
        </t:Anchor>
        <t:SetTitle title="@Tiwari, Shravan Please add this to the out of scope section."/>
      </t:Event>
      <t:Event id="{5852E68E-1686-41D7-BA6E-3352AA3F5E0A}" time="2023-05-23T10:30:32.583Z">
        <t:Attribution userId="S::shravan.tiwari@thermofisher.com::4c27891f-95d4-4976-825b-8d72b130123b" userProvider="AD" userName="Tiwari, Shravan"/>
        <t:Progress percentComplete="100"/>
      </t:Event>
    </t:History>
  </t:Task>
  <t:Task id="{1DB0D68C-7E02-4BF6-9705-BD563BE19199}">
    <t:Anchor>
      <t:Comment id="672627147"/>
    </t:Anchor>
    <t:History>
      <t:Event id="{AC07D80A-2AF3-4910-8576-60740D82884C}" time="2023-05-23T09:43:39.206Z">
        <t:Attribution userId="S::shravan.tiwari@thermofisher.com::4c27891f-95d4-4976-825b-8d72b130123b" userProvider="AD" userName="Tiwari, Shravan"/>
        <t:Anchor>
          <t:Comment id="672627147"/>
        </t:Anchor>
        <t:Create/>
      </t:Event>
      <t:Event id="{0D7C656D-B52B-49FA-8596-A6494E74280D}" time="2023-05-23T09:43:39.206Z">
        <t:Attribution userId="S::shravan.tiwari@thermofisher.com::4c27891f-95d4-4976-825b-8d72b130123b" userProvider="AD" userName="Tiwari, Shravan"/>
        <t:Anchor>
          <t:Comment id="672627147"/>
        </t:Anchor>
        <t:Assign userId="S::effat.selim@thermofisher.com::8bf2fc4a-3e47-43fb-b15c-1db0c7f24386" userProvider="AD" userName="Selim, Effat"/>
      </t:Event>
      <t:Event id="{5DEC02B8-BD25-4389-84D9-CEDB53141585}" time="2023-05-23T09:43:39.206Z">
        <t:Attribution userId="S::shravan.tiwari@thermofisher.com::4c27891f-95d4-4976-825b-8d72b130123b" userProvider="AD" userName="Tiwari, Shravan"/>
        <t:Anchor>
          <t:Comment id="672627147"/>
        </t:Anchor>
        <t:SetTitle title="@Selim, Effat Do we need to mention anything specific about trips, cost etc"/>
      </t:Event>
      <t:Event id="{FD75E483-BEFE-4196-901E-1D441887448F}" time="2023-05-23T10:28:41.609Z">
        <t:Attribution userId="S::shravan.tiwari@thermofisher.com::4c27891f-95d4-4976-825b-8d72b130123b" userProvider="AD" userName="Tiwari, Shravan"/>
        <t:Progress percentComplete="100"/>
      </t:Event>
    </t:History>
  </t:Task>
  <t:Task id="{06F6C664-3C6E-4ECB-9B31-CE351FE654B0}">
    <t:Anchor>
      <t:Comment id="1897482062"/>
    </t:Anchor>
    <t:History>
      <t:Event id="{916A6601-0464-40AF-9C99-5FD52256595F}" time="2023-05-23T10:34:44.847Z">
        <t:Attribution userId="S::effat.selim@thermofisher.com::8bf2fc4a-3e47-43fb-b15c-1db0c7f24386" userProvider="AD" userName="Selim, Effat"/>
        <t:Anchor>
          <t:Comment id="1897482062"/>
        </t:Anchor>
        <t:Create/>
      </t:Event>
      <t:Event id="{F295B314-A7E6-4C39-9A56-5B6C6E26416F}" time="2023-05-23T10:34:44.847Z">
        <t:Attribution userId="S::effat.selim@thermofisher.com::8bf2fc4a-3e47-43fb-b15c-1db0c7f24386" userProvider="AD" userName="Selim, Effat"/>
        <t:Anchor>
          <t:Comment id="1897482062"/>
        </t:Anchor>
        <t:Assign userId="S::bhrishikesh.nair@thermofisher.com::4ac13d10-c37b-4769-afa9-4d353b826e4d" userProvider="AD" userName="Nair, B.Hrishikesh"/>
      </t:Event>
      <t:Event id="{E86D3B2F-98C9-4AFF-87A7-73FFEDFAC7E9}" time="2023-05-23T10:34:44.847Z">
        <t:Attribution userId="S::effat.selim@thermofisher.com::8bf2fc4a-3e47-43fb-b15c-1db0c7f24386" userProvider="AD" userName="Selim, Effat"/>
        <t:Anchor>
          <t:Comment id="1897482062"/>
        </t:Anchor>
        <t:SetTitle title="@Nair, B.Hrishikesh Can we add an assumption that &quot;thrid party application interfaces will be delivered via web services and REST API will not be required?&quot;"/>
      </t:Event>
    </t:History>
  </t:Task>
  <t:Task id="{D38E0B90-2CB7-435B-B1DE-E71FDA761DB4}">
    <t:Anchor>
      <t:Comment id="377936742"/>
    </t:Anchor>
    <t:History>
      <t:Event id="{A2BF1A3E-1E64-4BF1-8F67-60A70BEEE311}" time="2023-05-23T17:03:42.343Z">
        <t:Attribution userId="S::effat.selim@thermofisher.com::8bf2fc4a-3e47-43fb-b15c-1db0c7f24386" userProvider="AD" userName="Selim, Effat"/>
        <t:Anchor>
          <t:Comment id="377936742"/>
        </t:Anchor>
        <t:Create/>
      </t:Event>
      <t:Event id="{7595F133-8DA0-4498-985E-298347C1F181}" time="2023-05-23T17:03:42.343Z">
        <t:Attribution userId="S::effat.selim@thermofisher.com::8bf2fc4a-3e47-43fb-b15c-1db0c7f24386" userProvider="AD" userName="Selim, Effat"/>
        <t:Anchor>
          <t:Comment id="377936742"/>
        </t:Anchor>
        <t:Assign userId="S::bhrishikesh.nair@thermofisher.com::4ac13d10-c37b-4769-afa9-4d353b826e4d" userProvider="AD" userName="Nair, B.Hrishikesh"/>
      </t:Event>
      <t:Event id="{86BBD749-9C41-407D-BC2A-1C294604BFDF}" time="2023-05-23T17:03:42.343Z">
        <t:Attribution userId="S::effat.selim@thermofisher.com::8bf2fc4a-3e47-43fb-b15c-1db0c7f24386" userProvider="AD" userName="Selim, Effat"/>
        <t:Anchor>
          <t:Comment id="377936742"/>
        </t:Anchor>
        <t:SetTitle title="@Tiwari, Shravan @Nair, B.Hrishikesh Please add RFID tagging, SQC, 3rd party interfaces to ELN (RSpace and LabArchives), SAP (not SMIDI) via API, DoneSafe (HSE System) and Redcap to the scope of services."/>
      </t:Event>
      <t:Event id="{1F84A13F-B50F-44D8-9BFA-EB7A79212B7E}" time="2023-05-25T02:33:03.304Z">
        <t:Attribution userId="S::shravan.tiwari@thermofisher.com::4c27891f-95d4-4976-825b-8d72b130123b" userProvider="AD" userName="Tiwari, Shravan"/>
        <t:Anchor>
          <t:Comment id="672774111"/>
        </t:Anchor>
        <t:UnassignAll/>
      </t:Event>
      <t:Event id="{61EED863-089D-4228-87BC-A7FACA6A45CC}" time="2023-05-25T02:33:03.304Z">
        <t:Attribution userId="S::shravan.tiwari@thermofisher.com::4c27891f-95d4-4976-825b-8d72b130123b" userProvider="AD" userName="Tiwari, Shravan"/>
        <t:Anchor>
          <t:Comment id="672774111"/>
        </t:Anchor>
        <t:Assign userId="S::effat.selim@thermofisher.com::8bf2fc4a-3e47-43fb-b15c-1db0c7f24386" userProvider="AD" userName="Selim, Effat"/>
      </t:Event>
      <t:Event id="{41A04C9E-6D7F-4BDD-86CE-45243A349F18}" time="2023-05-25T03:32:51.179Z">
        <t:Attribution userId="S::effat.selim@thermofisher.com::8bf2fc4a-3e47-43fb-b15c-1db0c7f24386" userProvider="AD" userName="Selim, Effat"/>
        <t:Anchor>
          <t:Comment id="484566926"/>
        </t:Anchor>
        <t:UnassignAll/>
      </t:Event>
      <t:Event id="{AA5C36E0-0250-4CE0-B622-05DD3724F3AF}" time="2023-05-25T03:32:51.179Z">
        <t:Attribution userId="S::effat.selim@thermofisher.com::8bf2fc4a-3e47-43fb-b15c-1db0c7f24386" userProvider="AD" userName="Selim, Effat"/>
        <t:Anchor>
          <t:Comment id="484566926"/>
        </t:Anchor>
        <t:Assign userId="S::shravan.tiwari@thermofisher.com::4c27891f-95d4-4976-825b-8d72b130123b" userProvider="AD" userName="Tiwari, Shravan"/>
      </t:Event>
      <t:Event id="{440B5502-DBDB-47C5-BB42-9A4981090117}" time="2023-05-26T01:45:21.092Z">
        <t:Attribution userId="S::shravan.tiwari@thermofisher.com::4c27891f-95d4-4976-825b-8d72b130123b" userProvider="AD" userName="Tiwari, Shravan"/>
        <t:Anchor>
          <t:Comment id="1176534123"/>
        </t:Anchor>
        <t:UnassignAll/>
      </t:Event>
      <t:Event id="{5D98EA51-A2AC-4867-B05B-44186A95AB5A}" time="2023-05-26T01:45:21.092Z">
        <t:Attribution userId="S::shravan.tiwari@thermofisher.com::4c27891f-95d4-4976-825b-8d72b130123b" userProvider="AD" userName="Tiwari, Shravan"/>
        <t:Anchor>
          <t:Comment id="1176534123"/>
        </t:Anchor>
        <t:Assign userId="S::bhrishikesh.nair@thermofisher.com::4ac13d10-c37b-4769-afa9-4d353b826e4d" userProvider="AD" userName="Nair, B.Hrishikesh"/>
      </t:Event>
      <t:Event id="{46D324B0-B78F-4338-8534-F70187592A9E}" time="2023-05-29T01:31:16.836Z">
        <t:Attribution userId="S::shravan.tiwari@thermofisher.com::4c27891f-95d4-4976-825b-8d72b130123b" userProvider="AD" userName="Tiwari, Shravan"/>
        <t:Progress percentComplete="100"/>
      </t:Event>
    </t:History>
  </t:Task>
  <t:Task id="{42A031F9-3CDD-4082-B496-01DAA1BC6F30}">
    <t:Anchor>
      <t:Comment id="1094213066"/>
    </t:Anchor>
    <t:History>
      <t:Event id="{839786B8-5E4D-46FB-A20B-D905744B52F1}" time="2023-05-25T03:34:11.481Z">
        <t:Attribution userId="S::effat.selim@thermofisher.com::8bf2fc4a-3e47-43fb-b15c-1db0c7f24386" userProvider="AD" userName="Selim, Effat"/>
        <t:Anchor>
          <t:Comment id="1094213066"/>
        </t:Anchor>
        <t:Create/>
      </t:Event>
      <t:Event id="{57F9FB40-10ED-4162-9A74-88DD9D93DFB2}" time="2023-05-25T03:34:11.481Z">
        <t:Attribution userId="S::effat.selim@thermofisher.com::8bf2fc4a-3e47-43fb-b15c-1db0c7f24386" userProvider="AD" userName="Selim, Effat"/>
        <t:Anchor>
          <t:Comment id="1094213066"/>
        </t:Anchor>
        <t:Assign userId="S::shravan.tiwari@thermofisher.com::4c27891f-95d4-4976-825b-8d72b130123b" userProvider="AD" userName="Tiwari, Shravan"/>
      </t:Event>
      <t:Event id="{34E1841D-7F5E-4C2A-805E-835D2A07CDE7}" time="2023-05-25T03:34:11.481Z">
        <t:Attribution userId="S::effat.selim@thermofisher.com::8bf2fc4a-3e47-43fb-b15c-1db0c7f24386" userProvider="AD" userName="Selim, Effat"/>
        <t:Anchor>
          <t:Comment id="1094213066"/>
        </t:Anchor>
        <t:SetTitle title="@Tiwari, Shravan Please change to onsite since the travel cost is accounted for."/>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196039D8C457A84BAB5D344712D9A"/>
        <w:category>
          <w:name w:val="General"/>
          <w:gallery w:val="placeholder"/>
        </w:category>
        <w:types>
          <w:type w:val="bbPlcHdr"/>
        </w:types>
        <w:behaviors>
          <w:behavior w:val="content"/>
        </w:behaviors>
        <w:guid w:val="{648324DD-A262-410F-88E4-21B16C39023C}"/>
      </w:docPartPr>
      <w:docPartBody>
        <w:p w:rsidR="00AE047D" w:rsidRDefault="003F450B">
          <w:pPr>
            <w:pStyle w:val="728196039D8C457A84BAB5D344712D9A"/>
          </w:pPr>
          <w:r w:rsidRPr="009732D6">
            <w:rPr>
              <w:rStyle w:val="PlaceholderText"/>
            </w:rPr>
            <w:t>[Status]</w:t>
          </w:r>
        </w:p>
      </w:docPartBody>
    </w:docPart>
    <w:docPart>
      <w:docPartPr>
        <w:name w:val="92C416CFEF6B4F67BD2B1CC3C102688F"/>
        <w:category>
          <w:name w:val="General"/>
          <w:gallery w:val="placeholder"/>
        </w:category>
        <w:types>
          <w:type w:val="bbPlcHdr"/>
        </w:types>
        <w:behaviors>
          <w:behavior w:val="content"/>
        </w:behaviors>
        <w:guid w:val="{A4582855-1E48-4E83-8964-19C110D5FAF2}"/>
      </w:docPartPr>
      <w:docPartBody>
        <w:p w:rsidR="00AE047D" w:rsidRDefault="003F450B">
          <w:pPr>
            <w:pStyle w:val="92C416CFEF6B4F67BD2B1CC3C102688F"/>
          </w:pPr>
          <w:r w:rsidRPr="001C04DA">
            <w:rPr>
              <w:rStyle w:val="PlaceholderText"/>
            </w:rPr>
            <w:t>[Subject]</w:t>
          </w:r>
        </w:p>
      </w:docPartBody>
    </w:docPart>
    <w:docPart>
      <w:docPartPr>
        <w:name w:val="4F4B49CDC3EB4771A8706544F99EB85D"/>
        <w:category>
          <w:name w:val="General"/>
          <w:gallery w:val="placeholder"/>
        </w:category>
        <w:types>
          <w:type w:val="bbPlcHdr"/>
        </w:types>
        <w:behaviors>
          <w:behavior w:val="content"/>
        </w:behaviors>
        <w:guid w:val="{829A7745-15F2-4E9F-A04A-2839F45F732F}"/>
      </w:docPartPr>
      <w:docPartBody>
        <w:p w:rsidR="00AE047D" w:rsidRDefault="003F450B">
          <w:pPr>
            <w:pStyle w:val="4F4B49CDC3EB4771A8706544F99EB85D"/>
          </w:pPr>
          <w:r w:rsidRPr="00C462AB">
            <w:rPr>
              <w:rStyle w:val="PlaceholderText"/>
            </w:rPr>
            <w:t>[Title]</w:t>
          </w:r>
        </w:p>
      </w:docPartBody>
    </w:docPart>
    <w:docPart>
      <w:docPartPr>
        <w:name w:val="E94A8BE1EEDD46E6B0832826E29723F7"/>
        <w:category>
          <w:name w:val="General"/>
          <w:gallery w:val="placeholder"/>
        </w:category>
        <w:types>
          <w:type w:val="bbPlcHdr"/>
        </w:types>
        <w:behaviors>
          <w:behavior w:val="content"/>
        </w:behaviors>
        <w:guid w:val="{94DEAD36-CF17-40B9-A6A6-CD5CC262DC0F}"/>
      </w:docPartPr>
      <w:docPartBody>
        <w:p w:rsidR="00AE047D" w:rsidRDefault="003F450B">
          <w:pPr>
            <w:pStyle w:val="E94A8BE1EEDD46E6B0832826E29723F7"/>
          </w:pPr>
          <w:r w:rsidRPr="001C04DA">
            <w:rPr>
              <w:rStyle w:val="PlaceholderText"/>
            </w:rPr>
            <w:t>[Category]</w:t>
          </w:r>
        </w:p>
      </w:docPartBody>
    </w:docPart>
    <w:docPart>
      <w:docPartPr>
        <w:name w:val="7A53346E587E4EDB8F380663619FD759"/>
        <w:category>
          <w:name w:val="General"/>
          <w:gallery w:val="placeholder"/>
        </w:category>
        <w:types>
          <w:type w:val="bbPlcHdr"/>
        </w:types>
        <w:behaviors>
          <w:behavior w:val="content"/>
        </w:behaviors>
        <w:guid w:val="{2615AA64-EE34-4C8B-B878-2A5D38EC31B5}"/>
      </w:docPartPr>
      <w:docPartBody>
        <w:p w:rsidR="00AE047D" w:rsidRDefault="003F450B">
          <w:pPr>
            <w:pStyle w:val="7A53346E587E4EDB8F380663619FD759"/>
          </w:pPr>
          <w:r w:rsidRPr="00BD5543">
            <w:rPr>
              <w:rStyle w:val="PlaceholderText"/>
            </w:rPr>
            <w:t>[Subject]</w:t>
          </w:r>
        </w:p>
      </w:docPartBody>
    </w:docPart>
    <w:docPart>
      <w:docPartPr>
        <w:name w:val="F10822F49406426B8FFF22FC43F42D12"/>
        <w:category>
          <w:name w:val="General"/>
          <w:gallery w:val="placeholder"/>
        </w:category>
        <w:types>
          <w:type w:val="bbPlcHdr"/>
        </w:types>
        <w:behaviors>
          <w:behavior w:val="content"/>
        </w:behaviors>
        <w:guid w:val="{EA2CA380-875A-425C-9368-A08735D6ECC6}"/>
      </w:docPartPr>
      <w:docPartBody>
        <w:p w:rsidR="00AE047D" w:rsidRDefault="003F450B">
          <w:pPr>
            <w:pStyle w:val="F10822F49406426B8FFF22FC43F42D12"/>
          </w:pPr>
          <w:r w:rsidRPr="000A6320">
            <w:rPr>
              <w:rStyle w:val="PlaceholderText"/>
            </w:rPr>
            <w:t>[Subject]</w:t>
          </w:r>
        </w:p>
      </w:docPartBody>
    </w:docPart>
    <w:docPart>
      <w:docPartPr>
        <w:name w:val="4F27B724F8FC4157A2DAD51CE345A2D3"/>
        <w:category>
          <w:name w:val="General"/>
          <w:gallery w:val="placeholder"/>
        </w:category>
        <w:types>
          <w:type w:val="bbPlcHdr"/>
        </w:types>
        <w:behaviors>
          <w:behavior w:val="content"/>
        </w:behaviors>
        <w:guid w:val="{7AA399FC-A50D-4D8C-BA9A-95BA851355B7}"/>
      </w:docPartPr>
      <w:docPartBody>
        <w:p w:rsidR="003474AC" w:rsidRDefault="00A97EE5" w:rsidP="00A97EE5">
          <w:pPr>
            <w:pStyle w:val="4F27B724F8FC4157A2DAD51CE345A2D3"/>
          </w:pPr>
          <w:r w:rsidRPr="00F676BD">
            <w:rPr>
              <w:rStyle w:val="PlaceholderText"/>
            </w:rPr>
            <w:t>Choose an item.</w:t>
          </w:r>
        </w:p>
      </w:docPartBody>
    </w:docPart>
    <w:docPart>
      <w:docPartPr>
        <w:name w:val="F009C9FCCD264BA099CAA3146FBA4F6D"/>
        <w:category>
          <w:name w:val="General"/>
          <w:gallery w:val="placeholder"/>
        </w:category>
        <w:types>
          <w:type w:val="bbPlcHdr"/>
        </w:types>
        <w:behaviors>
          <w:behavior w:val="content"/>
        </w:behaviors>
        <w:guid w:val="{D256B460-427B-4A87-93AD-91601E9CEFA2}"/>
      </w:docPartPr>
      <w:docPartBody>
        <w:p w:rsidR="003474AC" w:rsidRDefault="00A97EE5" w:rsidP="00A97EE5">
          <w:pPr>
            <w:pStyle w:val="F009C9FCCD264BA099CAA3146FBA4F6D"/>
          </w:pPr>
          <w:r w:rsidRPr="00F676BD">
            <w:rPr>
              <w:rStyle w:val="PlaceholderText"/>
            </w:rPr>
            <w:t>Choose an item.</w:t>
          </w:r>
        </w:p>
      </w:docPartBody>
    </w:docPart>
    <w:docPart>
      <w:docPartPr>
        <w:name w:val="CEB6AAC72D1B4503A9D5C51EA55E3B70"/>
        <w:category>
          <w:name w:val="General"/>
          <w:gallery w:val="placeholder"/>
        </w:category>
        <w:types>
          <w:type w:val="bbPlcHdr"/>
        </w:types>
        <w:behaviors>
          <w:behavior w:val="content"/>
        </w:behaviors>
        <w:guid w:val="{5EEE0B6E-C32A-405D-A6FE-2B12F0CDE718}"/>
      </w:docPartPr>
      <w:docPartBody>
        <w:p w:rsidR="0059369E" w:rsidRDefault="00A332DE">
          <w:pPr>
            <w:pStyle w:val="CEB6AAC72D1B4503A9D5C51EA55E3B70"/>
          </w:pPr>
          <w:r w:rsidRPr="002F6530">
            <w:rPr>
              <w:rStyle w:val="PlaceholderText"/>
            </w:rPr>
            <w:t>[Keywords]</w:t>
          </w:r>
        </w:p>
      </w:docPartBody>
    </w:docPart>
    <w:docPart>
      <w:docPartPr>
        <w:name w:val="27BE4FD98A094E99B28E5A64B5D8E389"/>
        <w:category>
          <w:name w:val="General"/>
          <w:gallery w:val="placeholder"/>
        </w:category>
        <w:types>
          <w:type w:val="bbPlcHdr"/>
        </w:types>
        <w:behaviors>
          <w:behavior w:val="content"/>
        </w:behaviors>
        <w:guid w:val="{F6309626-0855-43E9-90A2-DA3989390F7A}"/>
      </w:docPartPr>
      <w:docPartBody>
        <w:p w:rsidR="00FE3227" w:rsidRDefault="003F450B">
          <w:pPr>
            <w:pStyle w:val="27BE4FD98A094E99B28E5A64B5D8E389"/>
          </w:pPr>
          <w:r w:rsidRPr="009732D6">
            <w:rPr>
              <w:rStyle w:val="PlaceholderText"/>
            </w:rPr>
            <w:t>[Comments]</w:t>
          </w:r>
        </w:p>
      </w:docPartBody>
    </w:docPart>
    <w:docPart>
      <w:docPartPr>
        <w:name w:val="10BD8879BC2E462795690AB6D5500326"/>
        <w:category>
          <w:name w:val="General"/>
          <w:gallery w:val="placeholder"/>
        </w:category>
        <w:types>
          <w:type w:val="bbPlcHdr"/>
        </w:types>
        <w:behaviors>
          <w:behavior w:val="content"/>
        </w:behaviors>
        <w:guid w:val="{B63FF19E-54D0-4E47-B5CE-EDB605342A4B}"/>
      </w:docPartPr>
      <w:docPartBody>
        <w:p w:rsidR="009F6BA3" w:rsidRDefault="009F6BA3" w:rsidP="009F6BA3">
          <w:pPr>
            <w:pStyle w:val="10BD8879BC2E462795690AB6D5500326"/>
          </w:pPr>
          <w:r w:rsidRPr="002F6530">
            <w:rPr>
              <w:rStyle w:val="PlaceholderText"/>
            </w:rPr>
            <w:t>[Keywords]</w:t>
          </w:r>
        </w:p>
      </w:docPartBody>
    </w:docPart>
    <w:docPart>
      <w:docPartPr>
        <w:name w:val="6EDF854131564D8A9A085133E147AD53"/>
        <w:category>
          <w:name w:val="General"/>
          <w:gallery w:val="placeholder"/>
        </w:category>
        <w:types>
          <w:type w:val="bbPlcHdr"/>
        </w:types>
        <w:behaviors>
          <w:behavior w:val="content"/>
        </w:behaviors>
        <w:guid w:val="{CABD578F-BC89-4B43-919A-0955C7FBAC99}"/>
      </w:docPartPr>
      <w:docPartBody>
        <w:p w:rsidR="00B3115B" w:rsidRDefault="005F423A" w:rsidP="005F423A">
          <w:pPr>
            <w:pStyle w:val="6EDF854131564D8A9A085133E147AD53"/>
          </w:pPr>
          <w:r w:rsidRPr="001C04DA">
            <w:rPr>
              <w:rStyle w:val="PlaceholderText"/>
            </w:rPr>
            <w:t>[Subject]</w:t>
          </w:r>
        </w:p>
      </w:docPartBody>
    </w:docPart>
    <w:docPart>
      <w:docPartPr>
        <w:name w:val="2EA1B91D76BF477D802A368FE40A50F0"/>
        <w:category>
          <w:name w:val="General"/>
          <w:gallery w:val="placeholder"/>
        </w:category>
        <w:types>
          <w:type w:val="bbPlcHdr"/>
        </w:types>
        <w:behaviors>
          <w:behavior w:val="content"/>
        </w:behaviors>
        <w:guid w:val="{96B6223A-F52C-4E2E-9B10-D3F75F0780BF}"/>
      </w:docPartPr>
      <w:docPartBody>
        <w:p w:rsidR="00D66484" w:rsidRDefault="00D66484" w:rsidP="00D66484">
          <w:pPr>
            <w:pStyle w:val="2EA1B91D76BF477D802A368FE40A50F0"/>
          </w:pPr>
          <w:r w:rsidRPr="00F676BD">
            <w:rPr>
              <w:rStyle w:val="PlaceholderText"/>
            </w:rPr>
            <w:t>Choose an item.</w:t>
          </w:r>
        </w:p>
      </w:docPartBody>
    </w:docPart>
    <w:docPart>
      <w:docPartPr>
        <w:name w:val="13BFC04FDEB64F6A88DBC46C1E7C4ECB"/>
        <w:category>
          <w:name w:val="General"/>
          <w:gallery w:val="placeholder"/>
        </w:category>
        <w:types>
          <w:type w:val="bbPlcHdr"/>
        </w:types>
        <w:behaviors>
          <w:behavior w:val="content"/>
        </w:behaviors>
        <w:guid w:val="{CBCAB7DA-AFD8-4F2B-8BB9-B981956CD7C9}"/>
      </w:docPartPr>
      <w:docPartBody>
        <w:p w:rsidR="00D66484" w:rsidRDefault="00D66484" w:rsidP="00D66484">
          <w:pPr>
            <w:pStyle w:val="13BFC04FDEB64F6A88DBC46C1E7C4ECB"/>
          </w:pPr>
          <w:r w:rsidRPr="00F676BD">
            <w:rPr>
              <w:rStyle w:val="PlaceholderText"/>
            </w:rPr>
            <w:t>Choose an item.</w:t>
          </w:r>
        </w:p>
      </w:docPartBody>
    </w:docPart>
    <w:docPart>
      <w:docPartPr>
        <w:name w:val="55772E2B0B84493D9BB098D3EA11F6C2"/>
        <w:category>
          <w:name w:val="General"/>
          <w:gallery w:val="placeholder"/>
        </w:category>
        <w:types>
          <w:type w:val="bbPlcHdr"/>
        </w:types>
        <w:behaviors>
          <w:behavior w:val="content"/>
        </w:behaviors>
        <w:guid w:val="{14D840C0-9B3A-49BA-BB20-6CCA1F5984A8}"/>
      </w:docPartPr>
      <w:docPartBody>
        <w:p w:rsidR="00D66484" w:rsidRDefault="00D66484" w:rsidP="00D66484">
          <w:pPr>
            <w:pStyle w:val="55772E2B0B84493D9BB098D3EA11F6C2"/>
          </w:pPr>
          <w:r w:rsidRPr="00F676BD">
            <w:rPr>
              <w:rStyle w:val="PlaceholderText"/>
            </w:rPr>
            <w:t>Choose an item.</w:t>
          </w:r>
        </w:p>
      </w:docPartBody>
    </w:docPart>
    <w:docPart>
      <w:docPartPr>
        <w:name w:val="239CFD142D6940BDB14B2DCDE6AA620F"/>
        <w:category>
          <w:name w:val="General"/>
          <w:gallery w:val="placeholder"/>
        </w:category>
        <w:types>
          <w:type w:val="bbPlcHdr"/>
        </w:types>
        <w:behaviors>
          <w:behavior w:val="content"/>
        </w:behaviors>
        <w:guid w:val="{A75E15D4-5E2C-4936-869E-2562752569EA}"/>
      </w:docPartPr>
      <w:docPartBody>
        <w:p w:rsidR="00D66484" w:rsidRDefault="00D66484" w:rsidP="00D66484">
          <w:pPr>
            <w:pStyle w:val="239CFD142D6940BDB14B2DCDE6AA620F"/>
          </w:pPr>
          <w:r w:rsidRPr="00F676BD">
            <w:rPr>
              <w:rStyle w:val="PlaceholderText"/>
            </w:rPr>
            <w:t>Choose an item.</w:t>
          </w:r>
        </w:p>
      </w:docPartBody>
    </w:docPart>
    <w:docPart>
      <w:docPartPr>
        <w:name w:val="F43C867AB3234D8EB8EB38DB59B5DBE9"/>
        <w:category>
          <w:name w:val="General"/>
          <w:gallery w:val="placeholder"/>
        </w:category>
        <w:types>
          <w:type w:val="bbPlcHdr"/>
        </w:types>
        <w:behaviors>
          <w:behavior w:val="content"/>
        </w:behaviors>
        <w:guid w:val="{CF658F8A-64E0-480D-841A-FE4FC67F3B9A}"/>
      </w:docPartPr>
      <w:docPartBody>
        <w:p w:rsidR="00D66484" w:rsidRDefault="00D66484" w:rsidP="00D66484">
          <w:pPr>
            <w:pStyle w:val="F43C867AB3234D8EB8EB38DB59B5DBE9"/>
          </w:pPr>
          <w:r w:rsidRPr="00F676BD">
            <w:rPr>
              <w:rStyle w:val="PlaceholderText"/>
            </w:rPr>
            <w:t>Choose an item.</w:t>
          </w:r>
        </w:p>
      </w:docPartBody>
    </w:docPart>
    <w:docPart>
      <w:docPartPr>
        <w:name w:val="EFDECB12FE39481BB3E260FDC3CA8633"/>
        <w:category>
          <w:name w:val="General"/>
          <w:gallery w:val="placeholder"/>
        </w:category>
        <w:types>
          <w:type w:val="bbPlcHdr"/>
        </w:types>
        <w:behaviors>
          <w:behavior w:val="content"/>
        </w:behaviors>
        <w:guid w:val="{C4DC2B6E-EAE3-4FEC-A67B-F6A5EC2AF90D}"/>
      </w:docPartPr>
      <w:docPartBody>
        <w:p w:rsidR="00D66484" w:rsidRDefault="00D66484" w:rsidP="00D66484">
          <w:pPr>
            <w:pStyle w:val="EFDECB12FE39481BB3E260FDC3CA8633"/>
          </w:pPr>
          <w:r w:rsidRPr="00F676BD">
            <w:rPr>
              <w:rStyle w:val="PlaceholderText"/>
            </w:rPr>
            <w:t>Choose an item.</w:t>
          </w:r>
        </w:p>
      </w:docPartBody>
    </w:docPart>
    <w:docPart>
      <w:docPartPr>
        <w:name w:val="64AD33AC2A894783A37FAF44E7C39D60"/>
        <w:category>
          <w:name w:val="General"/>
          <w:gallery w:val="placeholder"/>
        </w:category>
        <w:types>
          <w:type w:val="bbPlcHdr"/>
        </w:types>
        <w:behaviors>
          <w:behavior w:val="content"/>
        </w:behaviors>
        <w:guid w:val="{2507EA0E-19B5-4552-B7B1-ABB1308022A7}"/>
      </w:docPartPr>
      <w:docPartBody>
        <w:p w:rsidR="00D66484" w:rsidRDefault="00D66484" w:rsidP="00D66484">
          <w:pPr>
            <w:pStyle w:val="64AD33AC2A894783A37FAF44E7C39D60"/>
          </w:pPr>
          <w:r w:rsidRPr="00F676BD">
            <w:rPr>
              <w:rStyle w:val="PlaceholderText"/>
            </w:rPr>
            <w:t>Choose an item.</w:t>
          </w:r>
        </w:p>
      </w:docPartBody>
    </w:docPart>
    <w:docPart>
      <w:docPartPr>
        <w:name w:val="54C7307DE32B4131945B6C31B4BE7D9C"/>
        <w:category>
          <w:name w:val="General"/>
          <w:gallery w:val="placeholder"/>
        </w:category>
        <w:types>
          <w:type w:val="bbPlcHdr"/>
        </w:types>
        <w:behaviors>
          <w:behavior w:val="content"/>
        </w:behaviors>
        <w:guid w:val="{7A625F74-B571-4B60-B30D-7D83C238EB5D}"/>
      </w:docPartPr>
      <w:docPartBody>
        <w:p w:rsidR="00D66484" w:rsidRDefault="00D66484" w:rsidP="00D66484">
          <w:pPr>
            <w:pStyle w:val="54C7307DE32B4131945B6C31B4BE7D9C"/>
          </w:pPr>
          <w:r w:rsidRPr="00F676BD">
            <w:rPr>
              <w:rStyle w:val="PlaceholderText"/>
            </w:rPr>
            <w:t>Choose an item.</w:t>
          </w:r>
        </w:p>
      </w:docPartBody>
    </w:docPart>
    <w:docPart>
      <w:docPartPr>
        <w:name w:val="766912AAC23F46F1AB6BAAF0F1C68D7E"/>
        <w:category>
          <w:name w:val="General"/>
          <w:gallery w:val="placeholder"/>
        </w:category>
        <w:types>
          <w:type w:val="bbPlcHdr"/>
        </w:types>
        <w:behaviors>
          <w:behavior w:val="content"/>
        </w:behaviors>
        <w:guid w:val="{AE4F93A0-9F99-4DF8-94E6-21F1314FF975}"/>
      </w:docPartPr>
      <w:docPartBody>
        <w:p w:rsidR="00D66484" w:rsidRDefault="00D66484" w:rsidP="00D66484">
          <w:pPr>
            <w:pStyle w:val="766912AAC23F46F1AB6BAAF0F1C68D7E"/>
          </w:pPr>
          <w:r w:rsidRPr="00F676BD">
            <w:rPr>
              <w:rStyle w:val="PlaceholderText"/>
            </w:rPr>
            <w:t>Choose an item.</w:t>
          </w:r>
        </w:p>
      </w:docPartBody>
    </w:docPart>
    <w:docPart>
      <w:docPartPr>
        <w:name w:val="00465992D0A048F88C67F61411C7249B"/>
        <w:category>
          <w:name w:val="General"/>
          <w:gallery w:val="placeholder"/>
        </w:category>
        <w:types>
          <w:type w:val="bbPlcHdr"/>
        </w:types>
        <w:behaviors>
          <w:behavior w:val="content"/>
        </w:behaviors>
        <w:guid w:val="{B3D245A2-6A02-4AA1-ABAD-764CCFB36E51}"/>
      </w:docPartPr>
      <w:docPartBody>
        <w:p w:rsidR="00D66484" w:rsidRDefault="00D66484" w:rsidP="00D66484">
          <w:pPr>
            <w:pStyle w:val="00465992D0A048F88C67F61411C7249B"/>
          </w:pPr>
          <w:r w:rsidRPr="00F676BD">
            <w:rPr>
              <w:rStyle w:val="PlaceholderText"/>
            </w:rPr>
            <w:t>Choose an item.</w:t>
          </w:r>
        </w:p>
      </w:docPartBody>
    </w:docPart>
    <w:docPart>
      <w:docPartPr>
        <w:name w:val="C6FFC9B4B4724037BCE7A4699D633266"/>
        <w:category>
          <w:name w:val="General"/>
          <w:gallery w:val="placeholder"/>
        </w:category>
        <w:types>
          <w:type w:val="bbPlcHdr"/>
        </w:types>
        <w:behaviors>
          <w:behavior w:val="content"/>
        </w:behaviors>
        <w:guid w:val="{610A85A4-6010-474E-94EB-E37804D0C670}"/>
      </w:docPartPr>
      <w:docPartBody>
        <w:p w:rsidR="00D66484" w:rsidRDefault="00D66484" w:rsidP="00D66484">
          <w:pPr>
            <w:pStyle w:val="C6FFC9B4B4724037BCE7A4699D633266"/>
          </w:pPr>
          <w:r w:rsidRPr="00F676BD">
            <w:rPr>
              <w:rStyle w:val="PlaceholderText"/>
            </w:rPr>
            <w:t>Choose an item.</w:t>
          </w:r>
        </w:p>
      </w:docPartBody>
    </w:docPart>
    <w:docPart>
      <w:docPartPr>
        <w:name w:val="0FBDA48E141046269310F6A4DD569EF4"/>
        <w:category>
          <w:name w:val="General"/>
          <w:gallery w:val="placeholder"/>
        </w:category>
        <w:types>
          <w:type w:val="bbPlcHdr"/>
        </w:types>
        <w:behaviors>
          <w:behavior w:val="content"/>
        </w:behaviors>
        <w:guid w:val="{D957BC59-56A3-40EA-9822-0A77C61B8515}"/>
      </w:docPartPr>
      <w:docPartBody>
        <w:p w:rsidR="00D66484" w:rsidRDefault="00D66484" w:rsidP="00D66484">
          <w:pPr>
            <w:pStyle w:val="0FBDA48E141046269310F6A4DD569EF4"/>
          </w:pPr>
          <w:r w:rsidRPr="00F676BD">
            <w:rPr>
              <w:rStyle w:val="PlaceholderText"/>
            </w:rPr>
            <w:t>Choose an item.</w:t>
          </w:r>
        </w:p>
      </w:docPartBody>
    </w:docPart>
    <w:docPart>
      <w:docPartPr>
        <w:name w:val="76CF2BF818B546D2B16D9DAB990FE3ED"/>
        <w:category>
          <w:name w:val="General"/>
          <w:gallery w:val="placeholder"/>
        </w:category>
        <w:types>
          <w:type w:val="bbPlcHdr"/>
        </w:types>
        <w:behaviors>
          <w:behavior w:val="content"/>
        </w:behaviors>
        <w:guid w:val="{0E0464A6-C999-4B79-B6C8-D040432423BE}"/>
      </w:docPartPr>
      <w:docPartBody>
        <w:p w:rsidR="00D66484" w:rsidRDefault="00D66484" w:rsidP="00D66484">
          <w:pPr>
            <w:pStyle w:val="76CF2BF818B546D2B16D9DAB990FE3ED"/>
          </w:pPr>
          <w:r w:rsidRPr="00F676BD">
            <w:rPr>
              <w:rStyle w:val="PlaceholderText"/>
            </w:rPr>
            <w:t>Choose an item.</w:t>
          </w:r>
        </w:p>
      </w:docPartBody>
    </w:docPart>
    <w:docPart>
      <w:docPartPr>
        <w:name w:val="DB3F85A7E4F24761AD5D69E22176BABB"/>
        <w:category>
          <w:name w:val="General"/>
          <w:gallery w:val="placeholder"/>
        </w:category>
        <w:types>
          <w:type w:val="bbPlcHdr"/>
        </w:types>
        <w:behaviors>
          <w:behavior w:val="content"/>
        </w:behaviors>
        <w:guid w:val="{0DD61431-E5ED-4C2F-8ED6-2F9E091F833C}"/>
      </w:docPartPr>
      <w:docPartBody>
        <w:p w:rsidR="00D66484" w:rsidRDefault="00D66484" w:rsidP="00D66484">
          <w:pPr>
            <w:pStyle w:val="DB3F85A7E4F24761AD5D69E22176BABB"/>
          </w:pPr>
          <w:r w:rsidRPr="00F676BD">
            <w:rPr>
              <w:rStyle w:val="PlaceholderText"/>
            </w:rPr>
            <w:t>Choose an item.</w:t>
          </w:r>
        </w:p>
      </w:docPartBody>
    </w:docPart>
    <w:docPart>
      <w:docPartPr>
        <w:name w:val="26DCD24CA5034427B3B0A379D78DF874"/>
        <w:category>
          <w:name w:val="General"/>
          <w:gallery w:val="placeholder"/>
        </w:category>
        <w:types>
          <w:type w:val="bbPlcHdr"/>
        </w:types>
        <w:behaviors>
          <w:behavior w:val="content"/>
        </w:behaviors>
        <w:guid w:val="{8BC9C45C-E4AE-4591-9887-6CB341C83D6B}"/>
      </w:docPartPr>
      <w:docPartBody>
        <w:p w:rsidR="00D66484" w:rsidRDefault="00D66484" w:rsidP="00D66484">
          <w:pPr>
            <w:pStyle w:val="26DCD24CA5034427B3B0A379D78DF874"/>
          </w:pPr>
          <w:r w:rsidRPr="00F676BD">
            <w:rPr>
              <w:rStyle w:val="PlaceholderText"/>
            </w:rPr>
            <w:t>Choose an item.</w:t>
          </w:r>
        </w:p>
      </w:docPartBody>
    </w:docPart>
    <w:docPart>
      <w:docPartPr>
        <w:name w:val="214BBE76667640F1A409B6CE61A99691"/>
        <w:category>
          <w:name w:val="General"/>
          <w:gallery w:val="placeholder"/>
        </w:category>
        <w:types>
          <w:type w:val="bbPlcHdr"/>
        </w:types>
        <w:behaviors>
          <w:behavior w:val="content"/>
        </w:behaviors>
        <w:guid w:val="{FABA93C8-0D11-43E3-B9D7-CBAD1C520FE5}"/>
      </w:docPartPr>
      <w:docPartBody>
        <w:p w:rsidR="00D66484" w:rsidRDefault="00D66484" w:rsidP="00D66484">
          <w:pPr>
            <w:pStyle w:val="214BBE76667640F1A409B6CE61A99691"/>
          </w:pPr>
          <w:r w:rsidRPr="00F676BD">
            <w:rPr>
              <w:rStyle w:val="PlaceholderText"/>
            </w:rPr>
            <w:t>Choose an item.</w:t>
          </w:r>
        </w:p>
      </w:docPartBody>
    </w:docPart>
    <w:docPart>
      <w:docPartPr>
        <w:name w:val="093008BD0F0D4D2A805577023BD69E7B"/>
        <w:category>
          <w:name w:val="General"/>
          <w:gallery w:val="placeholder"/>
        </w:category>
        <w:types>
          <w:type w:val="bbPlcHdr"/>
        </w:types>
        <w:behaviors>
          <w:behavior w:val="content"/>
        </w:behaviors>
        <w:guid w:val="{942684B8-86FE-4F79-8CD6-059344751C34}"/>
      </w:docPartPr>
      <w:docPartBody>
        <w:p w:rsidR="00D66484" w:rsidRDefault="00D66484" w:rsidP="00D66484">
          <w:pPr>
            <w:pStyle w:val="093008BD0F0D4D2A805577023BD69E7B"/>
          </w:pPr>
          <w:r w:rsidRPr="00F676BD">
            <w:rPr>
              <w:rStyle w:val="PlaceholderText"/>
            </w:rPr>
            <w:t>Choose an item.</w:t>
          </w:r>
        </w:p>
      </w:docPartBody>
    </w:docPart>
    <w:docPart>
      <w:docPartPr>
        <w:name w:val="0971DE9A21E94942B3ABC9E1C9F689F9"/>
        <w:category>
          <w:name w:val="General"/>
          <w:gallery w:val="placeholder"/>
        </w:category>
        <w:types>
          <w:type w:val="bbPlcHdr"/>
        </w:types>
        <w:behaviors>
          <w:behavior w:val="content"/>
        </w:behaviors>
        <w:guid w:val="{58F9F03C-1E13-4E7F-9C41-F8D9C74DD6EC}"/>
      </w:docPartPr>
      <w:docPartBody>
        <w:p w:rsidR="00D66484" w:rsidRDefault="00D66484" w:rsidP="00D66484">
          <w:pPr>
            <w:pStyle w:val="0971DE9A21E94942B3ABC9E1C9F689F9"/>
          </w:pPr>
          <w:r w:rsidRPr="00F676BD">
            <w:rPr>
              <w:rStyle w:val="PlaceholderText"/>
            </w:rPr>
            <w:t>Choose an item.</w:t>
          </w:r>
        </w:p>
      </w:docPartBody>
    </w:docPart>
    <w:docPart>
      <w:docPartPr>
        <w:name w:val="D0550A4E0A6043C7986E9EA81300E527"/>
        <w:category>
          <w:name w:val="General"/>
          <w:gallery w:val="placeholder"/>
        </w:category>
        <w:types>
          <w:type w:val="bbPlcHdr"/>
        </w:types>
        <w:behaviors>
          <w:behavior w:val="content"/>
        </w:behaviors>
        <w:guid w:val="{9D829C27-9B6A-4411-922D-408C874E406C}"/>
      </w:docPartPr>
      <w:docPartBody>
        <w:p w:rsidR="00D66484" w:rsidRDefault="00D66484" w:rsidP="00D66484">
          <w:pPr>
            <w:pStyle w:val="D0550A4E0A6043C7986E9EA81300E527"/>
          </w:pPr>
          <w:r w:rsidRPr="00F676BD">
            <w:rPr>
              <w:rStyle w:val="PlaceholderText"/>
            </w:rPr>
            <w:t>Choose an item.</w:t>
          </w:r>
        </w:p>
      </w:docPartBody>
    </w:docPart>
    <w:docPart>
      <w:docPartPr>
        <w:name w:val="19989B7D7D144EB7902D929CC2AA72E4"/>
        <w:category>
          <w:name w:val="General"/>
          <w:gallery w:val="placeholder"/>
        </w:category>
        <w:types>
          <w:type w:val="bbPlcHdr"/>
        </w:types>
        <w:behaviors>
          <w:behavior w:val="content"/>
        </w:behaviors>
        <w:guid w:val="{6CD3BBF1-E83B-4D24-806E-E0ADBC5E0A6F}"/>
      </w:docPartPr>
      <w:docPartBody>
        <w:p w:rsidR="00D66484" w:rsidRDefault="00D66484" w:rsidP="00D66484">
          <w:pPr>
            <w:pStyle w:val="19989B7D7D144EB7902D929CC2AA72E4"/>
          </w:pPr>
          <w:r w:rsidRPr="00F676BD">
            <w:rPr>
              <w:rStyle w:val="PlaceholderText"/>
            </w:rPr>
            <w:t>Choose an item.</w:t>
          </w:r>
        </w:p>
      </w:docPartBody>
    </w:docPart>
    <w:docPart>
      <w:docPartPr>
        <w:name w:val="B891B902F5E84207A6CD0E1C305B9C47"/>
        <w:category>
          <w:name w:val="General"/>
          <w:gallery w:val="placeholder"/>
        </w:category>
        <w:types>
          <w:type w:val="bbPlcHdr"/>
        </w:types>
        <w:behaviors>
          <w:behavior w:val="content"/>
        </w:behaviors>
        <w:guid w:val="{0EAAD931-CF4E-4DC1-AB49-825EF52501B8}"/>
      </w:docPartPr>
      <w:docPartBody>
        <w:p w:rsidR="00D66484" w:rsidRDefault="00D66484" w:rsidP="00D66484">
          <w:pPr>
            <w:pStyle w:val="B891B902F5E84207A6CD0E1C305B9C47"/>
          </w:pPr>
          <w:r w:rsidRPr="00F676B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ystem-u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0B"/>
    <w:rsid w:val="000176C5"/>
    <w:rsid w:val="00025A93"/>
    <w:rsid w:val="00032540"/>
    <w:rsid w:val="00061469"/>
    <w:rsid w:val="0008669C"/>
    <w:rsid w:val="000D0BBC"/>
    <w:rsid w:val="000F33D6"/>
    <w:rsid w:val="001211BD"/>
    <w:rsid w:val="0012592A"/>
    <w:rsid w:val="001278C9"/>
    <w:rsid w:val="00132188"/>
    <w:rsid w:val="001364D4"/>
    <w:rsid w:val="001370BB"/>
    <w:rsid w:val="0014670D"/>
    <w:rsid w:val="00156C5D"/>
    <w:rsid w:val="001815FB"/>
    <w:rsid w:val="001A631B"/>
    <w:rsid w:val="001C236C"/>
    <w:rsid w:val="001C23E5"/>
    <w:rsid w:val="001E4BB8"/>
    <w:rsid w:val="002149A4"/>
    <w:rsid w:val="002568F8"/>
    <w:rsid w:val="002607CA"/>
    <w:rsid w:val="0026379F"/>
    <w:rsid w:val="002B6AC7"/>
    <w:rsid w:val="002C76C9"/>
    <w:rsid w:val="002E782C"/>
    <w:rsid w:val="002F303E"/>
    <w:rsid w:val="00300454"/>
    <w:rsid w:val="00321AB2"/>
    <w:rsid w:val="003237AF"/>
    <w:rsid w:val="00324131"/>
    <w:rsid w:val="003474AC"/>
    <w:rsid w:val="00357EF5"/>
    <w:rsid w:val="003A2839"/>
    <w:rsid w:val="003B3866"/>
    <w:rsid w:val="003B40DF"/>
    <w:rsid w:val="003F450B"/>
    <w:rsid w:val="00407FE6"/>
    <w:rsid w:val="00425055"/>
    <w:rsid w:val="00437D66"/>
    <w:rsid w:val="00441D83"/>
    <w:rsid w:val="00491BD2"/>
    <w:rsid w:val="004B5370"/>
    <w:rsid w:val="004C1170"/>
    <w:rsid w:val="004E3B88"/>
    <w:rsid w:val="004F3D9C"/>
    <w:rsid w:val="004F687A"/>
    <w:rsid w:val="005831D6"/>
    <w:rsid w:val="0059369E"/>
    <w:rsid w:val="005A65D3"/>
    <w:rsid w:val="005B34BE"/>
    <w:rsid w:val="005D5B2B"/>
    <w:rsid w:val="005F423A"/>
    <w:rsid w:val="005F6772"/>
    <w:rsid w:val="00624036"/>
    <w:rsid w:val="006320D3"/>
    <w:rsid w:val="006635A4"/>
    <w:rsid w:val="006657DD"/>
    <w:rsid w:val="00672582"/>
    <w:rsid w:val="00675097"/>
    <w:rsid w:val="00690764"/>
    <w:rsid w:val="00697D84"/>
    <w:rsid w:val="006A0C8B"/>
    <w:rsid w:val="006A7C95"/>
    <w:rsid w:val="006B0217"/>
    <w:rsid w:val="006B2FE0"/>
    <w:rsid w:val="006B715F"/>
    <w:rsid w:val="006E5319"/>
    <w:rsid w:val="00736750"/>
    <w:rsid w:val="007E153C"/>
    <w:rsid w:val="007F26E6"/>
    <w:rsid w:val="00803467"/>
    <w:rsid w:val="00805163"/>
    <w:rsid w:val="008066EE"/>
    <w:rsid w:val="00834093"/>
    <w:rsid w:val="008428E4"/>
    <w:rsid w:val="008E330A"/>
    <w:rsid w:val="008F5421"/>
    <w:rsid w:val="00924F0B"/>
    <w:rsid w:val="009625B3"/>
    <w:rsid w:val="00966739"/>
    <w:rsid w:val="0098792B"/>
    <w:rsid w:val="009B58AE"/>
    <w:rsid w:val="009F6BA3"/>
    <w:rsid w:val="00A332DE"/>
    <w:rsid w:val="00A33B79"/>
    <w:rsid w:val="00A369F1"/>
    <w:rsid w:val="00A47C8E"/>
    <w:rsid w:val="00A875A9"/>
    <w:rsid w:val="00A97EE5"/>
    <w:rsid w:val="00AE047D"/>
    <w:rsid w:val="00B07432"/>
    <w:rsid w:val="00B267D4"/>
    <w:rsid w:val="00B3115B"/>
    <w:rsid w:val="00B862BB"/>
    <w:rsid w:val="00B93091"/>
    <w:rsid w:val="00B963F0"/>
    <w:rsid w:val="00BB4220"/>
    <w:rsid w:val="00BB432D"/>
    <w:rsid w:val="00BB69BB"/>
    <w:rsid w:val="00BC3E4C"/>
    <w:rsid w:val="00BD3C73"/>
    <w:rsid w:val="00BD6841"/>
    <w:rsid w:val="00C14EDA"/>
    <w:rsid w:val="00C24FAF"/>
    <w:rsid w:val="00C4660E"/>
    <w:rsid w:val="00C7195F"/>
    <w:rsid w:val="00C85775"/>
    <w:rsid w:val="00D63DF3"/>
    <w:rsid w:val="00D65B63"/>
    <w:rsid w:val="00D66484"/>
    <w:rsid w:val="00DD0C7B"/>
    <w:rsid w:val="00DD1413"/>
    <w:rsid w:val="00DD6A68"/>
    <w:rsid w:val="00DF5F37"/>
    <w:rsid w:val="00E00433"/>
    <w:rsid w:val="00E4485F"/>
    <w:rsid w:val="00E47726"/>
    <w:rsid w:val="00E568B7"/>
    <w:rsid w:val="00E77BF2"/>
    <w:rsid w:val="00EC7E7C"/>
    <w:rsid w:val="00ED1B02"/>
    <w:rsid w:val="00EE19A3"/>
    <w:rsid w:val="00F04096"/>
    <w:rsid w:val="00F44252"/>
    <w:rsid w:val="00F93A7C"/>
    <w:rsid w:val="00FE322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6484"/>
    <w:rPr>
      <w:color w:val="808080"/>
    </w:rPr>
  </w:style>
  <w:style w:type="paragraph" w:customStyle="1" w:styleId="4F27B724F8FC4157A2DAD51CE345A2D3">
    <w:name w:val="4F27B724F8FC4157A2DAD51CE345A2D3"/>
    <w:rsid w:val="00A97EE5"/>
    <w:rPr>
      <w:lang w:val="en-US" w:eastAsia="en-US"/>
    </w:rPr>
  </w:style>
  <w:style w:type="paragraph" w:customStyle="1" w:styleId="728196039D8C457A84BAB5D344712D9A">
    <w:name w:val="728196039D8C457A84BAB5D344712D9A"/>
  </w:style>
  <w:style w:type="paragraph" w:customStyle="1" w:styleId="92C416CFEF6B4F67BD2B1CC3C102688F">
    <w:name w:val="92C416CFEF6B4F67BD2B1CC3C102688F"/>
  </w:style>
  <w:style w:type="paragraph" w:customStyle="1" w:styleId="4F4B49CDC3EB4771A8706544F99EB85D">
    <w:name w:val="4F4B49CDC3EB4771A8706544F99EB85D"/>
  </w:style>
  <w:style w:type="paragraph" w:customStyle="1" w:styleId="E94A8BE1EEDD46E6B0832826E29723F7">
    <w:name w:val="E94A8BE1EEDD46E6B0832826E29723F7"/>
  </w:style>
  <w:style w:type="paragraph" w:customStyle="1" w:styleId="F009C9FCCD264BA099CAA3146FBA4F6D">
    <w:name w:val="F009C9FCCD264BA099CAA3146FBA4F6D"/>
    <w:rsid w:val="00A97EE5"/>
    <w:rPr>
      <w:lang w:val="en-US" w:eastAsia="en-US"/>
    </w:rPr>
  </w:style>
  <w:style w:type="paragraph" w:customStyle="1" w:styleId="7A53346E587E4EDB8F380663619FD759">
    <w:name w:val="7A53346E587E4EDB8F380663619FD759"/>
  </w:style>
  <w:style w:type="paragraph" w:customStyle="1" w:styleId="2EA1B91D76BF477D802A368FE40A50F0">
    <w:name w:val="2EA1B91D76BF477D802A368FE40A50F0"/>
    <w:rsid w:val="00D66484"/>
    <w:pPr>
      <w:spacing w:line="278" w:lineRule="auto"/>
    </w:pPr>
    <w:rPr>
      <w:kern w:val="2"/>
      <w:sz w:val="24"/>
      <w:szCs w:val="24"/>
      <w:lang w:val="en-US" w:eastAsia="zh-CN"/>
      <w14:ligatures w14:val="standardContextual"/>
    </w:rPr>
  </w:style>
  <w:style w:type="paragraph" w:customStyle="1" w:styleId="13BFC04FDEB64F6A88DBC46C1E7C4ECB">
    <w:name w:val="13BFC04FDEB64F6A88DBC46C1E7C4ECB"/>
    <w:rsid w:val="00D66484"/>
    <w:pPr>
      <w:spacing w:line="278" w:lineRule="auto"/>
    </w:pPr>
    <w:rPr>
      <w:kern w:val="2"/>
      <w:sz w:val="24"/>
      <w:szCs w:val="24"/>
      <w:lang w:val="en-US" w:eastAsia="zh-CN"/>
      <w14:ligatures w14:val="standardContextual"/>
    </w:rPr>
  </w:style>
  <w:style w:type="paragraph" w:customStyle="1" w:styleId="55772E2B0B84493D9BB098D3EA11F6C2">
    <w:name w:val="55772E2B0B84493D9BB098D3EA11F6C2"/>
    <w:rsid w:val="00D66484"/>
    <w:pPr>
      <w:spacing w:line="278" w:lineRule="auto"/>
    </w:pPr>
    <w:rPr>
      <w:kern w:val="2"/>
      <w:sz w:val="24"/>
      <w:szCs w:val="24"/>
      <w:lang w:val="en-US" w:eastAsia="zh-CN"/>
      <w14:ligatures w14:val="standardContextual"/>
    </w:rPr>
  </w:style>
  <w:style w:type="paragraph" w:customStyle="1" w:styleId="239CFD142D6940BDB14B2DCDE6AA620F">
    <w:name w:val="239CFD142D6940BDB14B2DCDE6AA620F"/>
    <w:rsid w:val="00D66484"/>
    <w:pPr>
      <w:spacing w:line="278" w:lineRule="auto"/>
    </w:pPr>
    <w:rPr>
      <w:kern w:val="2"/>
      <w:sz w:val="24"/>
      <w:szCs w:val="24"/>
      <w:lang w:val="en-US" w:eastAsia="zh-CN"/>
      <w14:ligatures w14:val="standardContextual"/>
    </w:rPr>
  </w:style>
  <w:style w:type="paragraph" w:customStyle="1" w:styleId="F43C867AB3234D8EB8EB38DB59B5DBE9">
    <w:name w:val="F43C867AB3234D8EB8EB38DB59B5DBE9"/>
    <w:rsid w:val="00D66484"/>
    <w:pPr>
      <w:spacing w:line="278" w:lineRule="auto"/>
    </w:pPr>
    <w:rPr>
      <w:kern w:val="2"/>
      <w:sz w:val="24"/>
      <w:szCs w:val="24"/>
      <w:lang w:val="en-US" w:eastAsia="zh-CN"/>
      <w14:ligatures w14:val="standardContextual"/>
    </w:rPr>
  </w:style>
  <w:style w:type="paragraph" w:customStyle="1" w:styleId="EFDECB12FE39481BB3E260FDC3CA8633">
    <w:name w:val="EFDECB12FE39481BB3E260FDC3CA8633"/>
    <w:rsid w:val="00D66484"/>
    <w:pPr>
      <w:spacing w:line="278" w:lineRule="auto"/>
    </w:pPr>
    <w:rPr>
      <w:kern w:val="2"/>
      <w:sz w:val="24"/>
      <w:szCs w:val="24"/>
      <w:lang w:val="en-US" w:eastAsia="zh-CN"/>
      <w14:ligatures w14:val="standardContextual"/>
    </w:rPr>
  </w:style>
  <w:style w:type="paragraph" w:customStyle="1" w:styleId="64AD33AC2A894783A37FAF44E7C39D60">
    <w:name w:val="64AD33AC2A894783A37FAF44E7C39D60"/>
    <w:rsid w:val="00D66484"/>
    <w:pPr>
      <w:spacing w:line="278" w:lineRule="auto"/>
    </w:pPr>
    <w:rPr>
      <w:kern w:val="2"/>
      <w:sz w:val="24"/>
      <w:szCs w:val="24"/>
      <w:lang w:val="en-US" w:eastAsia="zh-CN"/>
      <w14:ligatures w14:val="standardContextual"/>
    </w:rPr>
  </w:style>
  <w:style w:type="paragraph" w:customStyle="1" w:styleId="54C7307DE32B4131945B6C31B4BE7D9C">
    <w:name w:val="54C7307DE32B4131945B6C31B4BE7D9C"/>
    <w:rsid w:val="00D66484"/>
    <w:pPr>
      <w:spacing w:line="278" w:lineRule="auto"/>
    </w:pPr>
    <w:rPr>
      <w:kern w:val="2"/>
      <w:sz w:val="24"/>
      <w:szCs w:val="24"/>
      <w:lang w:val="en-US" w:eastAsia="zh-CN"/>
      <w14:ligatures w14:val="standardContextual"/>
    </w:rPr>
  </w:style>
  <w:style w:type="paragraph" w:customStyle="1" w:styleId="766912AAC23F46F1AB6BAAF0F1C68D7E">
    <w:name w:val="766912AAC23F46F1AB6BAAF0F1C68D7E"/>
    <w:rsid w:val="00D66484"/>
    <w:pPr>
      <w:spacing w:line="278" w:lineRule="auto"/>
    </w:pPr>
    <w:rPr>
      <w:kern w:val="2"/>
      <w:sz w:val="24"/>
      <w:szCs w:val="24"/>
      <w:lang w:val="en-US" w:eastAsia="zh-CN"/>
      <w14:ligatures w14:val="standardContextual"/>
    </w:rPr>
  </w:style>
  <w:style w:type="paragraph" w:customStyle="1" w:styleId="00465992D0A048F88C67F61411C7249B">
    <w:name w:val="00465992D0A048F88C67F61411C7249B"/>
    <w:rsid w:val="00D66484"/>
    <w:pPr>
      <w:spacing w:line="278" w:lineRule="auto"/>
    </w:pPr>
    <w:rPr>
      <w:kern w:val="2"/>
      <w:sz w:val="24"/>
      <w:szCs w:val="24"/>
      <w:lang w:val="en-US" w:eastAsia="zh-CN"/>
      <w14:ligatures w14:val="standardContextual"/>
    </w:rPr>
  </w:style>
  <w:style w:type="paragraph" w:customStyle="1" w:styleId="C6FFC9B4B4724037BCE7A4699D633266">
    <w:name w:val="C6FFC9B4B4724037BCE7A4699D633266"/>
    <w:rsid w:val="00D66484"/>
    <w:pPr>
      <w:spacing w:line="278" w:lineRule="auto"/>
    </w:pPr>
    <w:rPr>
      <w:kern w:val="2"/>
      <w:sz w:val="24"/>
      <w:szCs w:val="24"/>
      <w:lang w:val="en-US" w:eastAsia="zh-CN"/>
      <w14:ligatures w14:val="standardContextual"/>
    </w:rPr>
  </w:style>
  <w:style w:type="paragraph" w:customStyle="1" w:styleId="F10822F49406426B8FFF22FC43F42D12">
    <w:name w:val="F10822F49406426B8FFF22FC43F42D12"/>
  </w:style>
  <w:style w:type="paragraph" w:customStyle="1" w:styleId="0FBDA48E141046269310F6A4DD569EF4">
    <w:name w:val="0FBDA48E141046269310F6A4DD569EF4"/>
    <w:rsid w:val="00D66484"/>
    <w:pPr>
      <w:spacing w:line="278" w:lineRule="auto"/>
    </w:pPr>
    <w:rPr>
      <w:kern w:val="2"/>
      <w:sz w:val="24"/>
      <w:szCs w:val="24"/>
      <w:lang w:val="en-US" w:eastAsia="zh-CN"/>
      <w14:ligatures w14:val="standardContextual"/>
    </w:rPr>
  </w:style>
  <w:style w:type="paragraph" w:customStyle="1" w:styleId="76CF2BF818B546D2B16D9DAB990FE3ED">
    <w:name w:val="76CF2BF818B546D2B16D9DAB990FE3ED"/>
    <w:rsid w:val="00D66484"/>
    <w:pPr>
      <w:spacing w:line="278" w:lineRule="auto"/>
    </w:pPr>
    <w:rPr>
      <w:kern w:val="2"/>
      <w:sz w:val="24"/>
      <w:szCs w:val="24"/>
      <w:lang w:val="en-US" w:eastAsia="zh-CN"/>
      <w14:ligatures w14:val="standardContextual"/>
    </w:rPr>
  </w:style>
  <w:style w:type="paragraph" w:customStyle="1" w:styleId="DB3F85A7E4F24761AD5D69E22176BABB">
    <w:name w:val="DB3F85A7E4F24761AD5D69E22176BABB"/>
    <w:rsid w:val="00D66484"/>
    <w:pPr>
      <w:spacing w:line="278" w:lineRule="auto"/>
    </w:pPr>
    <w:rPr>
      <w:kern w:val="2"/>
      <w:sz w:val="24"/>
      <w:szCs w:val="24"/>
      <w:lang w:val="en-US" w:eastAsia="zh-CN"/>
      <w14:ligatures w14:val="standardContextual"/>
    </w:rPr>
  </w:style>
  <w:style w:type="paragraph" w:customStyle="1" w:styleId="26DCD24CA5034427B3B0A379D78DF874">
    <w:name w:val="26DCD24CA5034427B3B0A379D78DF874"/>
    <w:rsid w:val="00D66484"/>
    <w:pPr>
      <w:spacing w:line="278" w:lineRule="auto"/>
    </w:pPr>
    <w:rPr>
      <w:kern w:val="2"/>
      <w:sz w:val="24"/>
      <w:szCs w:val="24"/>
      <w:lang w:val="en-US" w:eastAsia="zh-CN"/>
      <w14:ligatures w14:val="standardContextual"/>
    </w:rPr>
  </w:style>
  <w:style w:type="paragraph" w:customStyle="1" w:styleId="214BBE76667640F1A409B6CE61A99691">
    <w:name w:val="214BBE76667640F1A409B6CE61A99691"/>
    <w:rsid w:val="00D66484"/>
    <w:pPr>
      <w:spacing w:line="278" w:lineRule="auto"/>
    </w:pPr>
    <w:rPr>
      <w:kern w:val="2"/>
      <w:sz w:val="24"/>
      <w:szCs w:val="24"/>
      <w:lang w:val="en-US" w:eastAsia="zh-CN"/>
      <w14:ligatures w14:val="standardContextual"/>
    </w:rPr>
  </w:style>
  <w:style w:type="paragraph" w:customStyle="1" w:styleId="27BE4FD98A094E99B28E5A64B5D8E389">
    <w:name w:val="27BE4FD98A094E99B28E5A64B5D8E389"/>
    <w:rPr>
      <w:kern w:val="2"/>
      <w:lang w:val="en-US" w:eastAsia="ko-KR"/>
      <w14:ligatures w14:val="standardContextual"/>
    </w:rPr>
  </w:style>
  <w:style w:type="paragraph" w:customStyle="1" w:styleId="093008BD0F0D4D2A805577023BD69E7B">
    <w:name w:val="093008BD0F0D4D2A805577023BD69E7B"/>
    <w:rsid w:val="00D66484"/>
    <w:pPr>
      <w:spacing w:line="278" w:lineRule="auto"/>
    </w:pPr>
    <w:rPr>
      <w:kern w:val="2"/>
      <w:sz w:val="24"/>
      <w:szCs w:val="24"/>
      <w:lang w:val="en-US" w:eastAsia="zh-CN"/>
      <w14:ligatures w14:val="standardContextual"/>
    </w:rPr>
  </w:style>
  <w:style w:type="paragraph" w:customStyle="1" w:styleId="0971DE9A21E94942B3ABC9E1C9F689F9">
    <w:name w:val="0971DE9A21E94942B3ABC9E1C9F689F9"/>
    <w:rsid w:val="00D66484"/>
    <w:pPr>
      <w:spacing w:line="278" w:lineRule="auto"/>
    </w:pPr>
    <w:rPr>
      <w:kern w:val="2"/>
      <w:sz w:val="24"/>
      <w:szCs w:val="24"/>
      <w:lang w:val="en-US" w:eastAsia="zh-CN"/>
      <w14:ligatures w14:val="standardContextual"/>
    </w:rPr>
  </w:style>
  <w:style w:type="paragraph" w:customStyle="1" w:styleId="D0550A4E0A6043C7986E9EA81300E527">
    <w:name w:val="D0550A4E0A6043C7986E9EA81300E527"/>
    <w:rsid w:val="00D66484"/>
    <w:pPr>
      <w:spacing w:line="278" w:lineRule="auto"/>
    </w:pPr>
    <w:rPr>
      <w:kern w:val="2"/>
      <w:sz w:val="24"/>
      <w:szCs w:val="24"/>
      <w:lang w:val="en-US" w:eastAsia="zh-CN"/>
      <w14:ligatures w14:val="standardContextual"/>
    </w:rPr>
  </w:style>
  <w:style w:type="paragraph" w:customStyle="1" w:styleId="19989B7D7D144EB7902D929CC2AA72E4">
    <w:name w:val="19989B7D7D144EB7902D929CC2AA72E4"/>
    <w:rsid w:val="00D66484"/>
    <w:pPr>
      <w:spacing w:line="278" w:lineRule="auto"/>
    </w:pPr>
    <w:rPr>
      <w:kern w:val="2"/>
      <w:sz w:val="24"/>
      <w:szCs w:val="24"/>
      <w:lang w:val="en-US" w:eastAsia="zh-CN"/>
      <w14:ligatures w14:val="standardContextual"/>
    </w:rPr>
  </w:style>
  <w:style w:type="paragraph" w:customStyle="1" w:styleId="CEB6AAC72D1B4503A9D5C51EA55E3B70">
    <w:name w:val="CEB6AAC72D1B4503A9D5C51EA55E3B70"/>
    <w:rPr>
      <w:kern w:val="2"/>
      <w:lang w:val="en-US" w:eastAsia="en-US"/>
      <w14:ligatures w14:val="standardContextual"/>
    </w:rPr>
  </w:style>
  <w:style w:type="paragraph" w:customStyle="1" w:styleId="10BD8879BC2E462795690AB6D5500326">
    <w:name w:val="10BD8879BC2E462795690AB6D5500326"/>
    <w:rsid w:val="009F6BA3"/>
    <w:rPr>
      <w:kern w:val="2"/>
      <w:lang w:val="en-US" w:eastAsia="zh-CN"/>
      <w14:ligatures w14:val="standardContextual"/>
    </w:rPr>
  </w:style>
  <w:style w:type="paragraph" w:customStyle="1" w:styleId="B891B902F5E84207A6CD0E1C305B9C47">
    <w:name w:val="B891B902F5E84207A6CD0E1C305B9C47"/>
    <w:rsid w:val="00D66484"/>
    <w:pPr>
      <w:spacing w:line="278" w:lineRule="auto"/>
    </w:pPr>
    <w:rPr>
      <w:kern w:val="2"/>
      <w:sz w:val="24"/>
      <w:szCs w:val="24"/>
      <w:lang w:val="en-US" w:eastAsia="zh-CN"/>
      <w14:ligatures w14:val="standardContextual"/>
    </w:rPr>
  </w:style>
  <w:style w:type="paragraph" w:customStyle="1" w:styleId="6EDF854131564D8A9A085133E147AD53">
    <w:name w:val="6EDF854131564D8A9A085133E147AD53"/>
    <w:rsid w:val="005F423A"/>
    <w:pPr>
      <w:spacing w:line="278" w:lineRule="auto"/>
    </w:pPr>
    <w:rPr>
      <w:kern w:val="2"/>
      <w:sz w:val="24"/>
      <w:szCs w:val="24"/>
      <w:lang w:val="en-US"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optimizeForBrowser/>
  <w:allowPNG/>
</w:webSettings>
</file>

<file path=word/theme/theme1.xml><?xml version="1.0" encoding="utf-8"?>
<a:theme xmlns:a="http://schemas.openxmlformats.org/drawingml/2006/main" name="Thermo Theme">
  <a:themeElements>
    <a:clrScheme name="2015-CorpColor-PPT">
      <a:dk1>
        <a:srgbClr val="000000"/>
      </a:dk1>
      <a:lt1>
        <a:srgbClr val="FFFFFF"/>
      </a:lt1>
      <a:dk2>
        <a:srgbClr val="262262"/>
      </a:dk2>
      <a:lt2>
        <a:srgbClr val="B6B8BA"/>
      </a:lt2>
      <a:accent1>
        <a:srgbClr val="2583D1"/>
      </a:accent1>
      <a:accent2>
        <a:srgbClr val="32642B"/>
      </a:accent2>
      <a:accent3>
        <a:srgbClr val="00548B"/>
      </a:accent3>
      <a:accent4>
        <a:srgbClr val="EE3134"/>
      </a:accent4>
      <a:accent5>
        <a:srgbClr val="555759"/>
      </a:accent5>
      <a:accent6>
        <a:srgbClr val="EBB220"/>
      </a:accent6>
      <a:hlink>
        <a:srgbClr val="00B0F0"/>
      </a:hlink>
      <a:folHlink>
        <a:srgbClr val="FF000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bg2">
            <a:lumMod val="60000"/>
            <a:lumOff val="40000"/>
          </a:schemeClr>
        </a:solidFill>
        <a:ln w="9525" cap="flat" cmpd="sng" algn="ctr">
          <a:noFill/>
          <a:prstDash val="solid"/>
          <a:round/>
          <a:headEnd type="none" w="med" len="med"/>
          <a:tailEnd type="none" w="med" len="med"/>
        </a:ln>
        <a:effectLst/>
      </a:spPr>
      <a:bodyPr vert="horz" wrap="square" lIns="91440" tIns="45720" rIns="91440" bIns="45720" numCol="1" rtlCol="0"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sz="1800" dirty="0" smtClean="0">
            <a:latin typeface="Arial" pitchFamily="124"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chemeClr val="tx1"/>
            </a:solidFill>
            <a:effectLst/>
            <a:latin typeface="Arial" pitchFamily="124" charset="0"/>
          </a:defRPr>
        </a:defPPr>
      </a:lstStyle>
    </a:lnDef>
  </a:objectDefaults>
  <a:extraClrSchemeLst/>
  <a:custClrLst>
    <a:custClr name="Red 187">
      <a:srgbClr val="AD1E2D"/>
    </a:custClr>
    <a:custClr name="Orange 716">
      <a:srgbClr val="ED7700"/>
    </a:custClr>
    <a:custClr name="716 Light">
      <a:srgbClr val="EA9F54"/>
    </a:custClr>
    <a:custClr name="Green 390">
      <a:srgbClr val="7FBA00"/>
    </a:custClr>
    <a:custClr name="BlueGreen 7476">
      <a:srgbClr val="065056"/>
    </a:custClr>
    <a:custClr name="7476 Light">
      <a:srgbClr val="09757D"/>
    </a:custClr>
    <a:custClr name="629 Dark">
      <a:srgbClr val="3A9CB0"/>
    </a:custClr>
    <a:custClr name="Blue 284">
      <a:srgbClr val="6DABE4"/>
    </a:custClr>
    <a:custClr name="Purple 272">
      <a:srgbClr val="7474C1"/>
    </a:custClr>
    <a:custClr name="Purple 269">
      <a:srgbClr val="522D6D"/>
    </a:custClr>
  </a:custClrLst>
  <a:extLst>
    <a:ext uri="{05A4C25C-085E-4340-85A3-A5531E510DB2}">
      <thm15:themeFamily xmlns:thm15="http://schemas.microsoft.com/office/thememl/2012/main" name="Thermo Theme" id="{C15E0CBC-5218-4D26-8567-547FE6F68375}" vid="{E22C48FE-C0CD-4BDD-819F-B7744FED73CF}"/>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CD24C8-D480-4085-A70A-13E9675A503E}">
  <we:reference id="0f25bb42-c543-4925-8104-3b761e5dc605" version="1.0.0.1" store="EXCatalog" storeType="EXCatalog"/>
  <we:alternateReferences>
    <we:reference id="WA200002707"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Props1.xml><?xml version="1.0" encoding="utf-8"?>
<ds:datastoreItem xmlns:ds="http://schemas.openxmlformats.org/officeDocument/2006/customXml" ds:itemID="{E758890B-05F5-4E5E-9BF7-DB75C35C7EA3}">
  <ds:schemaRefs>
    <ds:schemaRef ds:uri="http://schemas.openxmlformats.org/officeDocument/2006/bibliography"/>
  </ds:schemaRefs>
</ds:datastoreItem>
</file>

<file path=customXml/itemProps2.xml><?xml version="1.0" encoding="utf-8"?>
<ds:datastoreItem xmlns:ds="http://schemas.openxmlformats.org/officeDocument/2006/customXml" ds:itemID="{2570FD83-5350-4581-B31D-928C4A3AE8AA}">
  <ds:schemaRefs>
    <ds:schemaRef ds:uri="http://schemas.microsoft.com/sharepoint/v3/contenttype/forms"/>
  </ds:schemaRefs>
</ds:datastoreItem>
</file>

<file path=customXml/itemProps3.xml><?xml version="1.0" encoding="utf-8"?>
<ds:datastoreItem xmlns:ds="http://schemas.openxmlformats.org/officeDocument/2006/customXml" ds:itemID="{C72BFC97-1176-4DC5-BE54-E7DA74E0E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97DEDC-E25A-4ABD-9506-2129C92A9FFF}">
  <ds:schemaRefs>
    <ds:schemaRef ds:uri="http://schemas.microsoft.com/office/2006/metadata/properties"/>
    <ds:schemaRef ds:uri="http://schemas.microsoft.com/office/infopath/2007/PartnerControls"/>
    <ds:schemaRef ds:uri="afd156ce-c20c-4333-9016-100ff8d3ce5f"/>
    <ds:schemaRef ds:uri="e3de43da-a351-43e5-b7a1-980afc0d19d1"/>
  </ds:schemaRefs>
</ds:datastoreItem>
</file>

<file path=docProps/app.xml><?xml version="1.0" encoding="utf-8"?>
<Properties xmlns="http://schemas.openxmlformats.org/officeDocument/2006/extended-properties" xmlns:vt="http://schemas.openxmlformats.org/officeDocument/2006/docPropsVTypes">
  <Template>02 – Template – SOW Full 3.3 (9)</Template>
  <TotalTime>405</TotalTime>
  <Pages>36</Pages>
  <Words>8567</Words>
  <Characters>48838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Statement of Work</vt:lpstr>
    </vt:vector>
  </TitlesOfParts>
  <Manager>22</Manager>
  <Company>Thermo Fisher Scientific</Company>
  <LinksUpToDate>false</LinksUpToDate>
  <CharactersWithSpaces>57291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HENKEL AG &amp; Co. KGaA</dc:subject>
  <dc:creator>shravan.tiwari@thermofisher.com</dc:creator>
  <cp:keywords>155</cp:keywords>
  <dc:description>0.3</dc:description>
  <cp:lastModifiedBy>Huo, Wendy</cp:lastModifiedBy>
  <cp:revision>483</cp:revision>
  <cp:lastPrinted>2023-06-09T19:51:00Z</cp:lastPrinted>
  <dcterms:created xsi:type="dcterms:W3CDTF">2024-06-03T11:05:00Z</dcterms:created>
  <dcterms:modified xsi:type="dcterms:W3CDTF">2025-10-26T08:50:00Z</dcterms:modified>
  <cp:category>SampleManager Rollout</cp:category>
  <cp:contentStatus>In Review</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Template Version 3.3</vt:lpwstr>
  </property>
  <property fmtid="{D5CDD505-2E9C-101B-9397-08002B2CF9AE}" pid="3" name="MediaServiceImageTags">
    <vt:lpwstr/>
  </property>
  <property fmtid="{D5CDD505-2E9C-101B-9397-08002B2CF9AE}" pid="4" name="ContentTypeId">
    <vt:lpwstr>0x01010092A6694D2AC78A48A7C8E53FEF04F831</vt:lpwstr>
  </property>
</Properties>
</file>